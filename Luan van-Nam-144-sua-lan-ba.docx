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151FE" w14:textId="77777777" w:rsidR="0068279A" w:rsidRPr="0068279A" w:rsidRDefault="0068279A" w:rsidP="0068279A">
      <w:pPr>
        <w:pStyle w:val="Subtitle"/>
        <w:rPr>
          <w:b/>
          <w:sz w:val="32"/>
          <w:szCs w:val="46"/>
        </w:rPr>
      </w:pPr>
      <w:r w:rsidRPr="006B3154">
        <w:rPr>
          <w:b/>
          <w:sz w:val="30"/>
          <w:szCs w:val="46"/>
        </w:rPr>
        <w:t>TRƯỜNG ĐẠI HỌC BÁCH KHOA HÀ NỘI</w:t>
      </w:r>
    </w:p>
    <w:p w14:paraId="3F6358C3" w14:textId="77777777" w:rsidR="00BA7C85" w:rsidRDefault="00BA7C85" w:rsidP="00B71184"/>
    <w:p w14:paraId="6151025C" w14:textId="77777777" w:rsidR="0068279A" w:rsidRPr="00B5528F" w:rsidRDefault="00B5528F" w:rsidP="00B5528F">
      <w:pPr>
        <w:pStyle w:val="Subtitle"/>
        <w:rPr>
          <w:b/>
        </w:rPr>
      </w:pPr>
      <w:r>
        <w:rPr>
          <w:b/>
          <w:noProof/>
        </w:rPr>
        <w:drawing>
          <wp:inline distT="0" distB="0" distL="0" distR="0" wp14:anchorId="06B084B2" wp14:editId="3CDF65D3">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14:paraId="7BD4753C" w14:textId="77777777" w:rsidR="00B716A0" w:rsidRDefault="00B716A0" w:rsidP="00B71184">
      <w:pPr>
        <w:pStyle w:val="Subtitle"/>
        <w:rPr>
          <w:b/>
          <w:sz w:val="46"/>
          <w:szCs w:val="46"/>
        </w:rPr>
      </w:pPr>
    </w:p>
    <w:p w14:paraId="20A27BA1" w14:textId="77777777" w:rsidR="00BA7C85" w:rsidRDefault="00CB4077" w:rsidP="00B71184">
      <w:pPr>
        <w:pStyle w:val="Subtitle"/>
        <w:rPr>
          <w:b/>
          <w:sz w:val="50"/>
          <w:szCs w:val="46"/>
        </w:rPr>
      </w:pPr>
      <w:r>
        <w:rPr>
          <w:b/>
          <w:sz w:val="50"/>
          <w:szCs w:val="46"/>
        </w:rPr>
        <w:t>LUẬN VĂN THẠC SĨ</w:t>
      </w:r>
    </w:p>
    <w:p w14:paraId="146D9AA5" w14:textId="77777777" w:rsidR="00B5528F" w:rsidRPr="00B5528F" w:rsidRDefault="00B5528F" w:rsidP="00B5528F"/>
    <w:p w14:paraId="4BD26689" w14:textId="77777777" w:rsidR="00B5528F" w:rsidRPr="00B5528F" w:rsidRDefault="00750FC8" w:rsidP="00B5528F">
      <w:pPr>
        <w:pStyle w:val="Subtitle"/>
        <w:spacing w:before="0"/>
        <w:rPr>
          <w:b/>
          <w:sz w:val="46"/>
          <w:szCs w:val="46"/>
        </w:rPr>
      </w:pPr>
      <w:proofErr w:type="spellStart"/>
      <w:r>
        <w:rPr>
          <w:b/>
          <w:sz w:val="46"/>
          <w:szCs w:val="46"/>
        </w:rPr>
        <w:t>Tối</w:t>
      </w:r>
      <w:proofErr w:type="spellEnd"/>
      <w:r>
        <w:rPr>
          <w:b/>
          <w:sz w:val="46"/>
          <w:szCs w:val="46"/>
        </w:rPr>
        <w:t xml:space="preserve"> </w:t>
      </w:r>
      <w:proofErr w:type="spellStart"/>
      <w:r>
        <w:rPr>
          <w:b/>
          <w:sz w:val="46"/>
          <w:szCs w:val="46"/>
        </w:rPr>
        <w:t>ưu</w:t>
      </w:r>
      <w:proofErr w:type="spellEnd"/>
      <w:r>
        <w:rPr>
          <w:b/>
          <w:sz w:val="46"/>
          <w:szCs w:val="46"/>
        </w:rPr>
        <w:t xml:space="preserve"> </w:t>
      </w:r>
      <w:proofErr w:type="spellStart"/>
      <w:r>
        <w:rPr>
          <w:b/>
          <w:sz w:val="46"/>
          <w:szCs w:val="46"/>
        </w:rPr>
        <w:t>hóa</w:t>
      </w:r>
      <w:proofErr w:type="spellEnd"/>
      <w:r>
        <w:rPr>
          <w:b/>
          <w:sz w:val="46"/>
          <w:szCs w:val="46"/>
        </w:rPr>
        <w:t xml:space="preserve"> </w:t>
      </w:r>
      <w:proofErr w:type="spellStart"/>
      <w:r>
        <w:rPr>
          <w:b/>
          <w:sz w:val="46"/>
          <w:szCs w:val="46"/>
        </w:rPr>
        <w:t>dữ</w:t>
      </w:r>
      <w:proofErr w:type="spellEnd"/>
      <w:r>
        <w:rPr>
          <w:b/>
          <w:sz w:val="46"/>
          <w:szCs w:val="46"/>
        </w:rPr>
        <w:t xml:space="preserve"> </w:t>
      </w:r>
      <w:proofErr w:type="spellStart"/>
      <w:r>
        <w:rPr>
          <w:b/>
          <w:sz w:val="46"/>
          <w:szCs w:val="46"/>
        </w:rPr>
        <w:t>liệu</w:t>
      </w:r>
      <w:proofErr w:type="spellEnd"/>
      <w:r>
        <w:rPr>
          <w:b/>
          <w:sz w:val="46"/>
          <w:szCs w:val="46"/>
        </w:rPr>
        <w:t xml:space="preserve"> </w:t>
      </w:r>
      <w:proofErr w:type="spellStart"/>
      <w:r>
        <w:rPr>
          <w:b/>
          <w:sz w:val="46"/>
          <w:szCs w:val="46"/>
        </w:rPr>
        <w:t>và</w:t>
      </w:r>
      <w:proofErr w:type="spellEnd"/>
      <w:r>
        <w:rPr>
          <w:b/>
          <w:sz w:val="46"/>
          <w:szCs w:val="46"/>
        </w:rPr>
        <w:t xml:space="preserve"> </w:t>
      </w:r>
      <w:proofErr w:type="spellStart"/>
      <w:r>
        <w:rPr>
          <w:b/>
          <w:sz w:val="46"/>
          <w:szCs w:val="46"/>
        </w:rPr>
        <w:t>mô</w:t>
      </w:r>
      <w:proofErr w:type="spellEnd"/>
      <w:r>
        <w:rPr>
          <w:b/>
          <w:sz w:val="46"/>
          <w:szCs w:val="46"/>
        </w:rPr>
        <w:t xml:space="preserve"> </w:t>
      </w:r>
      <w:proofErr w:type="spellStart"/>
      <w:r>
        <w:rPr>
          <w:b/>
          <w:sz w:val="46"/>
          <w:szCs w:val="46"/>
        </w:rPr>
        <w:t>hình</w:t>
      </w:r>
      <w:proofErr w:type="spellEnd"/>
      <w:r>
        <w:rPr>
          <w:b/>
          <w:sz w:val="46"/>
          <w:szCs w:val="46"/>
        </w:rPr>
        <w:t xml:space="preserve"> </w:t>
      </w:r>
      <w:proofErr w:type="spellStart"/>
      <w:r>
        <w:rPr>
          <w:b/>
          <w:sz w:val="46"/>
          <w:szCs w:val="46"/>
        </w:rPr>
        <w:t>phân</w:t>
      </w:r>
      <w:proofErr w:type="spellEnd"/>
      <w:r>
        <w:rPr>
          <w:b/>
          <w:sz w:val="46"/>
          <w:szCs w:val="46"/>
        </w:rPr>
        <w:t xml:space="preserve"> </w:t>
      </w:r>
      <w:proofErr w:type="spellStart"/>
      <w:r>
        <w:rPr>
          <w:b/>
          <w:sz w:val="46"/>
          <w:szCs w:val="46"/>
        </w:rPr>
        <w:t>lớp</w:t>
      </w:r>
      <w:proofErr w:type="spellEnd"/>
      <w:r>
        <w:rPr>
          <w:b/>
          <w:sz w:val="46"/>
          <w:szCs w:val="46"/>
        </w:rPr>
        <w:t xml:space="preserve"> </w:t>
      </w:r>
      <w:proofErr w:type="spellStart"/>
      <w:r>
        <w:rPr>
          <w:b/>
          <w:sz w:val="46"/>
          <w:szCs w:val="46"/>
        </w:rPr>
        <w:t>nhằm</w:t>
      </w:r>
      <w:proofErr w:type="spellEnd"/>
      <w:r>
        <w:rPr>
          <w:b/>
          <w:sz w:val="46"/>
          <w:szCs w:val="46"/>
        </w:rPr>
        <w:t xml:space="preserve"> </w:t>
      </w:r>
      <w:proofErr w:type="spellStart"/>
      <w:r>
        <w:rPr>
          <w:b/>
          <w:sz w:val="46"/>
          <w:szCs w:val="46"/>
        </w:rPr>
        <w:t>nâng</w:t>
      </w:r>
      <w:proofErr w:type="spellEnd"/>
      <w:r>
        <w:rPr>
          <w:b/>
          <w:sz w:val="46"/>
          <w:szCs w:val="46"/>
        </w:rPr>
        <w:t xml:space="preserve"> </w:t>
      </w:r>
      <w:proofErr w:type="spellStart"/>
      <w:r>
        <w:rPr>
          <w:b/>
          <w:sz w:val="46"/>
          <w:szCs w:val="46"/>
        </w:rPr>
        <w:t>cao</w:t>
      </w:r>
      <w:proofErr w:type="spellEnd"/>
      <w:r>
        <w:rPr>
          <w:b/>
          <w:sz w:val="46"/>
          <w:szCs w:val="46"/>
        </w:rPr>
        <w:t xml:space="preserve"> </w:t>
      </w:r>
      <w:proofErr w:type="spellStart"/>
      <w:r>
        <w:rPr>
          <w:b/>
          <w:sz w:val="46"/>
          <w:szCs w:val="46"/>
        </w:rPr>
        <w:t>chất</w:t>
      </w:r>
      <w:proofErr w:type="spellEnd"/>
      <w:r>
        <w:rPr>
          <w:b/>
          <w:sz w:val="46"/>
          <w:szCs w:val="46"/>
        </w:rPr>
        <w:t xml:space="preserve"> </w:t>
      </w:r>
      <w:proofErr w:type="spellStart"/>
      <w:r>
        <w:rPr>
          <w:b/>
          <w:sz w:val="46"/>
          <w:szCs w:val="46"/>
        </w:rPr>
        <w:t>lượng</w:t>
      </w:r>
      <w:proofErr w:type="spellEnd"/>
      <w:r>
        <w:rPr>
          <w:b/>
          <w:sz w:val="46"/>
          <w:szCs w:val="46"/>
        </w:rPr>
        <w:t xml:space="preserve"> </w:t>
      </w:r>
      <w:proofErr w:type="spellStart"/>
      <w:r>
        <w:rPr>
          <w:b/>
          <w:sz w:val="46"/>
          <w:szCs w:val="46"/>
        </w:rPr>
        <w:t>nhận</w:t>
      </w:r>
      <w:proofErr w:type="spellEnd"/>
      <w:r>
        <w:rPr>
          <w:b/>
          <w:sz w:val="46"/>
          <w:szCs w:val="46"/>
        </w:rPr>
        <w:t xml:space="preserve"> </w:t>
      </w:r>
      <w:proofErr w:type="spellStart"/>
      <w:r>
        <w:rPr>
          <w:b/>
          <w:sz w:val="46"/>
          <w:szCs w:val="46"/>
        </w:rPr>
        <w:t>dạng</w:t>
      </w:r>
      <w:proofErr w:type="spellEnd"/>
      <w:r>
        <w:rPr>
          <w:b/>
          <w:sz w:val="46"/>
          <w:szCs w:val="46"/>
        </w:rPr>
        <w:t xml:space="preserve"> </w:t>
      </w:r>
      <w:proofErr w:type="spellStart"/>
      <w:r>
        <w:rPr>
          <w:b/>
          <w:sz w:val="46"/>
          <w:szCs w:val="46"/>
        </w:rPr>
        <w:t>cảm</w:t>
      </w:r>
      <w:proofErr w:type="spellEnd"/>
      <w:r>
        <w:rPr>
          <w:b/>
          <w:sz w:val="46"/>
          <w:szCs w:val="46"/>
        </w:rPr>
        <w:t xml:space="preserve"> </w:t>
      </w:r>
      <w:proofErr w:type="spellStart"/>
      <w:r>
        <w:rPr>
          <w:b/>
          <w:sz w:val="46"/>
          <w:szCs w:val="46"/>
        </w:rPr>
        <w:t>xúc</w:t>
      </w:r>
      <w:proofErr w:type="spellEnd"/>
      <w:r>
        <w:rPr>
          <w:b/>
          <w:sz w:val="46"/>
          <w:szCs w:val="46"/>
        </w:rPr>
        <w:t xml:space="preserve"> </w:t>
      </w:r>
      <w:proofErr w:type="spellStart"/>
      <w:r>
        <w:rPr>
          <w:b/>
          <w:sz w:val="46"/>
          <w:szCs w:val="46"/>
        </w:rPr>
        <w:t>sử</w:t>
      </w:r>
      <w:proofErr w:type="spellEnd"/>
      <w:r>
        <w:rPr>
          <w:b/>
          <w:sz w:val="46"/>
          <w:szCs w:val="46"/>
        </w:rPr>
        <w:t xml:space="preserve"> </w:t>
      </w:r>
      <w:proofErr w:type="spellStart"/>
      <w:r>
        <w:rPr>
          <w:b/>
          <w:sz w:val="46"/>
          <w:szCs w:val="46"/>
        </w:rPr>
        <w:t>dụng</w:t>
      </w:r>
      <w:proofErr w:type="spellEnd"/>
      <w:r>
        <w:rPr>
          <w:b/>
          <w:sz w:val="46"/>
          <w:szCs w:val="46"/>
        </w:rPr>
        <w:t xml:space="preserve"> </w:t>
      </w:r>
      <w:proofErr w:type="spellStart"/>
      <w:r>
        <w:rPr>
          <w:b/>
          <w:sz w:val="46"/>
          <w:szCs w:val="46"/>
        </w:rPr>
        <w:t>bộ</w:t>
      </w:r>
      <w:proofErr w:type="spellEnd"/>
      <w:r>
        <w:rPr>
          <w:b/>
          <w:sz w:val="46"/>
          <w:szCs w:val="46"/>
        </w:rPr>
        <w:t xml:space="preserve"> </w:t>
      </w:r>
      <w:proofErr w:type="spellStart"/>
      <w:r>
        <w:rPr>
          <w:b/>
          <w:sz w:val="46"/>
          <w:szCs w:val="46"/>
        </w:rPr>
        <w:t>dữ</w:t>
      </w:r>
      <w:proofErr w:type="spellEnd"/>
      <w:r>
        <w:rPr>
          <w:b/>
          <w:sz w:val="46"/>
          <w:szCs w:val="46"/>
        </w:rPr>
        <w:t xml:space="preserve"> </w:t>
      </w:r>
      <w:proofErr w:type="spellStart"/>
      <w:r>
        <w:rPr>
          <w:b/>
          <w:sz w:val="46"/>
          <w:szCs w:val="46"/>
        </w:rPr>
        <w:t>liệu</w:t>
      </w:r>
      <w:proofErr w:type="spellEnd"/>
      <w:r>
        <w:rPr>
          <w:b/>
          <w:sz w:val="46"/>
          <w:szCs w:val="46"/>
        </w:rPr>
        <w:t xml:space="preserve"> </w:t>
      </w:r>
      <w:proofErr w:type="spellStart"/>
      <w:r>
        <w:rPr>
          <w:b/>
          <w:sz w:val="46"/>
          <w:szCs w:val="46"/>
        </w:rPr>
        <w:t>sinh</w:t>
      </w:r>
      <w:proofErr w:type="spellEnd"/>
      <w:r>
        <w:rPr>
          <w:b/>
          <w:sz w:val="46"/>
          <w:szCs w:val="46"/>
        </w:rPr>
        <w:t xml:space="preserve"> </w:t>
      </w:r>
      <w:proofErr w:type="spellStart"/>
      <w:r>
        <w:rPr>
          <w:b/>
          <w:sz w:val="46"/>
          <w:szCs w:val="46"/>
        </w:rPr>
        <w:t>học</w:t>
      </w:r>
      <w:proofErr w:type="spellEnd"/>
      <w:r>
        <w:rPr>
          <w:b/>
          <w:sz w:val="46"/>
          <w:szCs w:val="46"/>
        </w:rPr>
        <w:t xml:space="preserve"> </w:t>
      </w:r>
      <w:proofErr w:type="spellStart"/>
      <w:r>
        <w:rPr>
          <w:b/>
          <w:sz w:val="46"/>
          <w:szCs w:val="46"/>
        </w:rPr>
        <w:t>của</w:t>
      </w:r>
      <w:proofErr w:type="spellEnd"/>
      <w:r>
        <w:rPr>
          <w:b/>
          <w:sz w:val="46"/>
          <w:szCs w:val="46"/>
        </w:rPr>
        <w:t xml:space="preserve"> MIT</w:t>
      </w:r>
    </w:p>
    <w:p w14:paraId="61B47141" w14:textId="77777777"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14:paraId="6269C27F" w14:textId="77777777" w:rsidR="00197BEA" w:rsidRPr="00DC4546" w:rsidRDefault="00B5528F" w:rsidP="0019225B">
      <w:pPr>
        <w:spacing w:line="240" w:lineRule="auto"/>
        <w:jc w:val="center"/>
      </w:pPr>
      <w:r>
        <w:t>n</w:t>
      </w:r>
      <w:r w:rsidR="009C3460">
        <w:t>guyennam291096@gmail.com</w:t>
      </w:r>
    </w:p>
    <w:p w14:paraId="0E5773F5" w14:textId="77777777" w:rsidR="00025E44" w:rsidRPr="00B5528F" w:rsidRDefault="006C1D6F" w:rsidP="00B5528F">
      <w:pPr>
        <w:spacing w:before="240"/>
        <w:jc w:val="center"/>
        <w:rPr>
          <w:b/>
          <w:sz w:val="28"/>
        </w:rPr>
      </w:pPr>
      <w:proofErr w:type="spellStart"/>
      <w:r>
        <w:rPr>
          <w:b/>
          <w:sz w:val="28"/>
        </w:rPr>
        <w:t>Kỹ</w:t>
      </w:r>
      <w:proofErr w:type="spellEnd"/>
      <w:r>
        <w:rPr>
          <w:b/>
          <w:sz w:val="28"/>
        </w:rPr>
        <w:t xml:space="preserve"> </w:t>
      </w:r>
      <w:proofErr w:type="spellStart"/>
      <w:r>
        <w:rPr>
          <w:b/>
          <w:sz w:val="28"/>
        </w:rPr>
        <w:t>thuật</w:t>
      </w:r>
      <w:proofErr w:type="spellEnd"/>
      <w:r>
        <w:rPr>
          <w:b/>
          <w:sz w:val="28"/>
        </w:rPr>
        <w:t xml:space="preserve"> </w:t>
      </w:r>
      <w:proofErr w:type="spellStart"/>
      <w:r w:rsidR="009C3460">
        <w:rPr>
          <w:b/>
          <w:sz w:val="28"/>
        </w:rPr>
        <w:t>Điều</w:t>
      </w:r>
      <w:proofErr w:type="spellEnd"/>
      <w:r w:rsidR="009C3460">
        <w:rPr>
          <w:b/>
          <w:sz w:val="28"/>
        </w:rPr>
        <w:t xml:space="preserve"> </w:t>
      </w:r>
      <w:proofErr w:type="spellStart"/>
      <w:r w:rsidR="009C3460">
        <w:rPr>
          <w:b/>
          <w:sz w:val="28"/>
        </w:rPr>
        <w:t>khiển</w:t>
      </w:r>
      <w:proofErr w:type="spellEnd"/>
      <w:r w:rsidR="009C3460">
        <w:rPr>
          <w:b/>
          <w:sz w:val="28"/>
        </w:rPr>
        <w:t xml:space="preserve"> </w:t>
      </w:r>
      <w:proofErr w:type="spellStart"/>
      <w:r w:rsidR="009C3460">
        <w:rPr>
          <w:b/>
          <w:sz w:val="28"/>
        </w:rPr>
        <w:t>và</w:t>
      </w:r>
      <w:proofErr w:type="spellEnd"/>
      <w:r w:rsidR="009C3460">
        <w:rPr>
          <w:b/>
          <w:sz w:val="28"/>
        </w:rPr>
        <w:t xml:space="preserve"> </w:t>
      </w:r>
      <w:proofErr w:type="spellStart"/>
      <w:r w:rsidR="009C3460">
        <w:rPr>
          <w:b/>
          <w:sz w:val="28"/>
        </w:rPr>
        <w:t>tự</w:t>
      </w:r>
      <w:proofErr w:type="spellEnd"/>
      <w:r w:rsidR="009C3460">
        <w:rPr>
          <w:b/>
          <w:sz w:val="28"/>
        </w:rPr>
        <w:t xml:space="preserve"> </w:t>
      </w:r>
      <w:proofErr w:type="spellStart"/>
      <w:r w:rsidR="009C3460">
        <w:rPr>
          <w:b/>
          <w:sz w:val="28"/>
        </w:rPr>
        <w:t>động</w:t>
      </w:r>
      <w:proofErr w:type="spellEnd"/>
      <w:r w:rsidR="009C3460">
        <w:rPr>
          <w:b/>
          <w:sz w:val="28"/>
        </w:rPr>
        <w:t xml:space="preserve"> </w:t>
      </w:r>
      <w:proofErr w:type="spellStart"/>
      <w:r w:rsidR="009C3460">
        <w:rPr>
          <w:b/>
          <w:sz w:val="28"/>
        </w:rPr>
        <w:t>hóa</w:t>
      </w:r>
      <w:proofErr w:type="spellEnd"/>
    </w:p>
    <w:p w14:paraId="4C082E1C" w14:textId="77777777" w:rsidR="00025E44" w:rsidRPr="00847CAC" w:rsidRDefault="00025E44" w:rsidP="00B71184"/>
    <w:p w14:paraId="70DDB32C" w14:textId="77777777"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14:paraId="49875583" w14:textId="77777777" w:rsidTr="008115DD">
        <w:tc>
          <w:tcPr>
            <w:tcW w:w="3261" w:type="dxa"/>
            <w:shd w:val="clear" w:color="auto" w:fill="auto"/>
          </w:tcPr>
          <w:p w14:paraId="042F985F" w14:textId="77777777" w:rsidR="00EE1F29" w:rsidRPr="008115DD" w:rsidRDefault="00EE5F53" w:rsidP="008115DD">
            <w:pPr>
              <w:spacing w:line="240" w:lineRule="auto"/>
              <w:ind w:firstLine="318"/>
              <w:rPr>
                <w:b/>
              </w:rPr>
            </w:pPr>
            <w:proofErr w:type="spellStart"/>
            <w:r w:rsidRPr="008115DD">
              <w:rPr>
                <w:b/>
              </w:rPr>
              <w:t>Giảng</w:t>
            </w:r>
            <w:proofErr w:type="spellEnd"/>
            <w:r w:rsidRPr="008115DD">
              <w:rPr>
                <w:b/>
              </w:rPr>
              <w:t xml:space="preserve"> </w:t>
            </w:r>
            <w:proofErr w:type="spellStart"/>
            <w:r w:rsidRPr="008115DD">
              <w:rPr>
                <w:b/>
              </w:rPr>
              <w:t>viên</w:t>
            </w:r>
            <w:proofErr w:type="spellEnd"/>
            <w:r w:rsidRPr="008115DD">
              <w:rPr>
                <w:b/>
              </w:rPr>
              <w:t xml:space="preserve"> </w:t>
            </w:r>
            <w:proofErr w:type="spellStart"/>
            <w:r w:rsidRPr="008115DD">
              <w:rPr>
                <w:b/>
              </w:rPr>
              <w:t>hướng</w:t>
            </w:r>
            <w:proofErr w:type="spellEnd"/>
            <w:r w:rsidRPr="008115DD">
              <w:rPr>
                <w:b/>
              </w:rPr>
              <w:t xml:space="preserve"> </w:t>
            </w:r>
            <w:proofErr w:type="spellStart"/>
            <w:r w:rsidRPr="008115DD">
              <w:rPr>
                <w:b/>
              </w:rPr>
              <w:t>dẫn</w:t>
            </w:r>
            <w:proofErr w:type="spellEnd"/>
            <w:r w:rsidRPr="008115DD">
              <w:rPr>
                <w:b/>
              </w:rPr>
              <w:t>:</w:t>
            </w:r>
          </w:p>
        </w:tc>
        <w:tc>
          <w:tcPr>
            <w:tcW w:w="5351" w:type="dxa"/>
            <w:shd w:val="clear" w:color="auto" w:fill="auto"/>
          </w:tcPr>
          <w:p w14:paraId="30F531E1" w14:textId="77777777"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14:anchorId="61521C3A" wp14:editId="2611CF56">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14:paraId="3DD59F25" w14:textId="77777777" w:rsidR="0082527F" w:rsidRPr="007A73B4" w:rsidRDefault="0082527F"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21C3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" filled="f" stroked="f" strokeweight=".5pt">
                      <v:textbox>
                        <w:txbxContent>
                          <w:p w14:paraId="3DD59F25" w14:textId="77777777" w:rsidR="0082527F" w:rsidRPr="007A73B4" w:rsidRDefault="0082527F"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14:anchorId="144BF029" wp14:editId="4049072C">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 xml:space="preserve">Cung </w:t>
            </w:r>
            <w:proofErr w:type="spellStart"/>
            <w:r w:rsidR="009C3460">
              <w:t>Thành</w:t>
            </w:r>
            <w:proofErr w:type="spellEnd"/>
            <w:r w:rsidR="009C3460">
              <w:t xml:space="preserve"> Long</w:t>
            </w:r>
          </w:p>
        </w:tc>
      </w:tr>
      <w:tr w:rsidR="00EE1F29" w:rsidRPr="008115DD" w14:paraId="7D659456" w14:textId="77777777" w:rsidTr="008115DD">
        <w:tc>
          <w:tcPr>
            <w:tcW w:w="3261" w:type="dxa"/>
            <w:shd w:val="clear" w:color="auto" w:fill="auto"/>
          </w:tcPr>
          <w:p w14:paraId="67E85515" w14:textId="77777777" w:rsidR="003F7EDF" w:rsidRPr="008115DD" w:rsidRDefault="003F7EDF" w:rsidP="008115DD">
            <w:pPr>
              <w:spacing w:line="240" w:lineRule="auto"/>
              <w:ind w:firstLine="318"/>
              <w:rPr>
                <w:b/>
              </w:rPr>
            </w:pPr>
          </w:p>
          <w:p w14:paraId="5715064E" w14:textId="77777777" w:rsidR="00EE1F29" w:rsidRPr="008115DD" w:rsidRDefault="00CB4077" w:rsidP="008115DD">
            <w:pPr>
              <w:spacing w:line="240" w:lineRule="auto"/>
              <w:ind w:firstLine="318"/>
              <w:rPr>
                <w:b/>
              </w:rPr>
            </w:pPr>
            <w:proofErr w:type="spellStart"/>
            <w:r w:rsidRPr="008115DD">
              <w:rPr>
                <w:b/>
              </w:rPr>
              <w:t>Viện</w:t>
            </w:r>
            <w:proofErr w:type="spellEnd"/>
            <w:r w:rsidRPr="008115DD">
              <w:rPr>
                <w:b/>
              </w:rPr>
              <w:t>:</w:t>
            </w:r>
          </w:p>
        </w:tc>
        <w:tc>
          <w:tcPr>
            <w:tcW w:w="5351" w:type="dxa"/>
            <w:shd w:val="clear" w:color="auto" w:fill="auto"/>
          </w:tcPr>
          <w:p w14:paraId="5C9FCBF4" w14:textId="77777777" w:rsidR="003F7EDF" w:rsidRPr="008115DD" w:rsidRDefault="003F7EDF" w:rsidP="008115DD">
            <w:pPr>
              <w:spacing w:line="240" w:lineRule="auto"/>
            </w:pPr>
          </w:p>
          <w:p w14:paraId="796045E0" w14:textId="77777777" w:rsidR="00EE1F29" w:rsidRPr="008115DD" w:rsidRDefault="009C3460" w:rsidP="008115DD">
            <w:pPr>
              <w:spacing w:line="240" w:lineRule="auto"/>
            </w:pPr>
            <w:proofErr w:type="spellStart"/>
            <w:r>
              <w:t>Điện</w:t>
            </w:r>
            <w:proofErr w:type="spellEnd"/>
            <w:r w:rsidR="003F7EDF" w:rsidRPr="008115DD">
              <w:t xml:space="preserve"> </w:t>
            </w:r>
          </w:p>
        </w:tc>
      </w:tr>
      <w:tr w:rsidR="00EE1F29" w:rsidRPr="008115DD" w14:paraId="676A7782" w14:textId="77777777" w:rsidTr="008115DD">
        <w:tc>
          <w:tcPr>
            <w:tcW w:w="3261" w:type="dxa"/>
            <w:shd w:val="clear" w:color="auto" w:fill="auto"/>
          </w:tcPr>
          <w:p w14:paraId="3CF8B216" w14:textId="77777777" w:rsidR="00EE1F29" w:rsidRPr="008115DD" w:rsidRDefault="00EE1F29" w:rsidP="008115DD">
            <w:pPr>
              <w:spacing w:line="240" w:lineRule="auto"/>
              <w:ind w:firstLine="318"/>
              <w:rPr>
                <w:b/>
              </w:rPr>
            </w:pPr>
          </w:p>
        </w:tc>
        <w:tc>
          <w:tcPr>
            <w:tcW w:w="5351" w:type="dxa"/>
            <w:shd w:val="clear" w:color="auto" w:fill="auto"/>
          </w:tcPr>
          <w:p w14:paraId="2BD4BFCC" w14:textId="77777777" w:rsidR="00B716A0" w:rsidRPr="008115DD" w:rsidRDefault="00B716A0" w:rsidP="008115DD">
            <w:pPr>
              <w:spacing w:line="240" w:lineRule="auto"/>
            </w:pPr>
          </w:p>
          <w:p w14:paraId="1BCECBBB" w14:textId="77777777" w:rsidR="00B716A0" w:rsidRPr="008115DD" w:rsidRDefault="00B716A0" w:rsidP="008115DD">
            <w:pPr>
              <w:spacing w:line="240" w:lineRule="auto"/>
            </w:pPr>
          </w:p>
        </w:tc>
      </w:tr>
      <w:tr w:rsidR="00B716A0" w:rsidRPr="008115DD" w14:paraId="38393150" w14:textId="77777777" w:rsidTr="008115DD">
        <w:tc>
          <w:tcPr>
            <w:tcW w:w="8612" w:type="dxa"/>
            <w:gridSpan w:val="2"/>
            <w:shd w:val="clear" w:color="auto" w:fill="auto"/>
          </w:tcPr>
          <w:p w14:paraId="7A77A75D" w14:textId="77777777" w:rsidR="00B716A0" w:rsidRPr="008115DD" w:rsidRDefault="00B716A0" w:rsidP="008115DD">
            <w:pPr>
              <w:spacing w:line="240" w:lineRule="auto"/>
            </w:pPr>
          </w:p>
          <w:p w14:paraId="5B5CA5A0" w14:textId="77777777" w:rsidR="00B716A0" w:rsidRPr="008115DD" w:rsidRDefault="00B716A0" w:rsidP="008115DD">
            <w:pPr>
              <w:spacing w:line="240" w:lineRule="auto"/>
            </w:pPr>
          </w:p>
          <w:p w14:paraId="0C4ADB4C" w14:textId="77777777" w:rsidR="00B716A0" w:rsidRPr="008115DD" w:rsidRDefault="00B716A0" w:rsidP="008115DD">
            <w:pPr>
              <w:spacing w:line="240" w:lineRule="auto"/>
              <w:jc w:val="center"/>
              <w:rPr>
                <w:b/>
              </w:rPr>
            </w:pPr>
          </w:p>
          <w:p w14:paraId="2ECBA2DD" w14:textId="77777777" w:rsidR="00B716A0" w:rsidRPr="008115DD" w:rsidRDefault="00B716A0" w:rsidP="00B5528F">
            <w:pPr>
              <w:spacing w:line="240" w:lineRule="auto"/>
              <w:rPr>
                <w:b/>
              </w:rPr>
            </w:pPr>
          </w:p>
          <w:p w14:paraId="5533D139" w14:textId="77777777" w:rsidR="00B716A0" w:rsidRPr="008115DD" w:rsidRDefault="00B716A0" w:rsidP="008115DD">
            <w:pPr>
              <w:spacing w:line="240" w:lineRule="auto"/>
              <w:jc w:val="center"/>
              <w:rPr>
                <w:b/>
              </w:rPr>
            </w:pPr>
          </w:p>
          <w:p w14:paraId="3FEE68D9" w14:textId="77777777" w:rsidR="00B716A0" w:rsidRPr="008115DD" w:rsidRDefault="00B716A0" w:rsidP="008115DD">
            <w:pPr>
              <w:spacing w:line="240" w:lineRule="auto"/>
              <w:jc w:val="center"/>
            </w:pPr>
            <w:r w:rsidRPr="008115DD">
              <w:rPr>
                <w:b/>
              </w:rPr>
              <w:t xml:space="preserve">HÀ NỘI, </w:t>
            </w:r>
            <w:r w:rsidR="009C3460">
              <w:rPr>
                <w:b/>
              </w:rPr>
              <w:t>3/2021</w:t>
            </w:r>
          </w:p>
        </w:tc>
      </w:tr>
    </w:tbl>
    <w:p w14:paraId="052593CC" w14:textId="77777777" w:rsidR="00C53967" w:rsidRDefault="00C53967" w:rsidP="00C53967">
      <w:pPr>
        <w:jc w:val="center"/>
      </w:pPr>
    </w:p>
    <w:p w14:paraId="0DA3A266" w14:textId="77777777" w:rsidR="00C53967" w:rsidRPr="00250017" w:rsidRDefault="000F7D4D" w:rsidP="00250017">
      <w:pPr>
        <w:spacing w:before="0" w:line="240" w:lineRule="auto"/>
        <w:jc w:val="left"/>
      </w:pPr>
      <w:r>
        <w:lastRenderedPageBreak/>
        <w:br w:type="page"/>
      </w:r>
    </w:p>
    <w:p w14:paraId="5999D9C0" w14:textId="77777777" w:rsidR="007753E1" w:rsidRDefault="007753E1" w:rsidP="007753E1">
      <w:pPr>
        <w:spacing w:before="480"/>
        <w:jc w:val="center"/>
        <w:rPr>
          <w:b/>
        </w:rPr>
      </w:pPr>
      <w:r>
        <w:rPr>
          <w:b/>
        </w:rPr>
        <w:lastRenderedPageBreak/>
        <w:t xml:space="preserve">ĐỀ TÀI </w:t>
      </w:r>
      <w:r w:rsidR="00FE1C1A">
        <w:rPr>
          <w:b/>
        </w:rPr>
        <w:t>LUẬN VĂN</w:t>
      </w:r>
    </w:p>
    <w:p w14:paraId="7E438B83" w14:textId="77777777" w:rsidR="00A54C81" w:rsidRPr="00B71184" w:rsidRDefault="00A54C81" w:rsidP="007753E1">
      <w:pPr>
        <w:spacing w:before="480"/>
        <w:jc w:val="center"/>
        <w:rPr>
          <w:b/>
        </w:rPr>
      </w:pPr>
    </w:p>
    <w:p w14:paraId="004C2EF5" w14:textId="77777777" w:rsidR="007753E1" w:rsidRPr="00F95C8F" w:rsidRDefault="00F95C8F" w:rsidP="007753E1">
      <w:pPr>
        <w:rPr>
          <w:b/>
          <w:sz w:val="28"/>
        </w:rPr>
      </w:pPr>
      <w:proofErr w:type="spellStart"/>
      <w:r w:rsidRPr="00F95C8F">
        <w:rPr>
          <w:b/>
          <w:sz w:val="28"/>
        </w:rPr>
        <w:t>Tối</w:t>
      </w:r>
      <w:proofErr w:type="spellEnd"/>
      <w:r w:rsidRPr="00F95C8F">
        <w:rPr>
          <w:b/>
          <w:sz w:val="28"/>
        </w:rPr>
        <w:t xml:space="preserve"> </w:t>
      </w:r>
      <w:proofErr w:type="spellStart"/>
      <w:r w:rsidRPr="00F95C8F">
        <w:rPr>
          <w:b/>
          <w:sz w:val="28"/>
        </w:rPr>
        <w:t>ưu</w:t>
      </w:r>
      <w:proofErr w:type="spellEnd"/>
      <w:r w:rsidRPr="00F95C8F">
        <w:rPr>
          <w:b/>
          <w:sz w:val="28"/>
        </w:rPr>
        <w:t xml:space="preserve"> </w:t>
      </w:r>
      <w:proofErr w:type="spellStart"/>
      <w:r w:rsidRPr="00F95C8F">
        <w:rPr>
          <w:b/>
          <w:sz w:val="28"/>
        </w:rPr>
        <w:t>hóa</w:t>
      </w:r>
      <w:proofErr w:type="spellEnd"/>
      <w:r w:rsidRPr="00F95C8F">
        <w:rPr>
          <w:b/>
          <w:sz w:val="28"/>
        </w:rPr>
        <w:t xml:space="preserve"> </w:t>
      </w:r>
      <w:proofErr w:type="spellStart"/>
      <w:r w:rsidRPr="00F95C8F">
        <w:rPr>
          <w:b/>
          <w:sz w:val="28"/>
        </w:rPr>
        <w:t>dữ</w:t>
      </w:r>
      <w:proofErr w:type="spellEnd"/>
      <w:r w:rsidRPr="00F95C8F">
        <w:rPr>
          <w:b/>
          <w:sz w:val="28"/>
        </w:rPr>
        <w:t xml:space="preserve"> </w:t>
      </w:r>
      <w:proofErr w:type="spellStart"/>
      <w:r w:rsidRPr="00F95C8F">
        <w:rPr>
          <w:b/>
          <w:sz w:val="28"/>
        </w:rPr>
        <w:t>liệu</w:t>
      </w:r>
      <w:proofErr w:type="spellEnd"/>
      <w:r w:rsidRPr="00F95C8F">
        <w:rPr>
          <w:b/>
          <w:sz w:val="28"/>
        </w:rPr>
        <w:t xml:space="preserve"> </w:t>
      </w:r>
      <w:proofErr w:type="spellStart"/>
      <w:r w:rsidRPr="00F95C8F">
        <w:rPr>
          <w:b/>
          <w:sz w:val="28"/>
        </w:rPr>
        <w:t>và</w:t>
      </w:r>
      <w:proofErr w:type="spellEnd"/>
      <w:r w:rsidRPr="00F95C8F">
        <w:rPr>
          <w:b/>
          <w:sz w:val="28"/>
        </w:rPr>
        <w:t xml:space="preserve"> </w:t>
      </w:r>
      <w:proofErr w:type="spellStart"/>
      <w:r w:rsidRPr="00F95C8F">
        <w:rPr>
          <w:b/>
          <w:sz w:val="28"/>
        </w:rPr>
        <w:t>mô</w:t>
      </w:r>
      <w:proofErr w:type="spellEnd"/>
      <w:r w:rsidRPr="00F95C8F">
        <w:rPr>
          <w:b/>
          <w:sz w:val="28"/>
        </w:rPr>
        <w:t xml:space="preserve"> </w:t>
      </w:r>
      <w:proofErr w:type="spellStart"/>
      <w:r w:rsidRPr="00F95C8F">
        <w:rPr>
          <w:b/>
          <w:sz w:val="28"/>
        </w:rPr>
        <w:t>hình</w:t>
      </w:r>
      <w:proofErr w:type="spellEnd"/>
      <w:r w:rsidRPr="00F95C8F">
        <w:rPr>
          <w:b/>
          <w:sz w:val="28"/>
        </w:rPr>
        <w:t xml:space="preserve"> </w:t>
      </w:r>
      <w:proofErr w:type="spellStart"/>
      <w:r w:rsidRPr="00F95C8F">
        <w:rPr>
          <w:b/>
          <w:sz w:val="28"/>
        </w:rPr>
        <w:t>phân</w:t>
      </w:r>
      <w:proofErr w:type="spellEnd"/>
      <w:r w:rsidRPr="00F95C8F">
        <w:rPr>
          <w:b/>
          <w:sz w:val="28"/>
        </w:rPr>
        <w:t xml:space="preserve"> </w:t>
      </w:r>
      <w:proofErr w:type="spellStart"/>
      <w:r w:rsidRPr="00F95C8F">
        <w:rPr>
          <w:b/>
          <w:sz w:val="28"/>
        </w:rPr>
        <w:t>lớp</w:t>
      </w:r>
      <w:proofErr w:type="spellEnd"/>
      <w:r w:rsidRPr="00F95C8F">
        <w:rPr>
          <w:b/>
          <w:sz w:val="28"/>
        </w:rPr>
        <w:t xml:space="preserve"> </w:t>
      </w:r>
      <w:proofErr w:type="spellStart"/>
      <w:r w:rsidRPr="00F95C8F">
        <w:rPr>
          <w:b/>
          <w:sz w:val="28"/>
        </w:rPr>
        <w:t>nhằm</w:t>
      </w:r>
      <w:proofErr w:type="spellEnd"/>
      <w:r w:rsidRPr="00F95C8F">
        <w:rPr>
          <w:b/>
          <w:sz w:val="28"/>
        </w:rPr>
        <w:t xml:space="preserve"> </w:t>
      </w:r>
      <w:proofErr w:type="spellStart"/>
      <w:r w:rsidRPr="00F95C8F">
        <w:rPr>
          <w:b/>
          <w:sz w:val="28"/>
        </w:rPr>
        <w:t>nâng</w:t>
      </w:r>
      <w:proofErr w:type="spellEnd"/>
      <w:r w:rsidRPr="00F95C8F">
        <w:rPr>
          <w:b/>
          <w:sz w:val="28"/>
        </w:rPr>
        <w:t xml:space="preserve"> </w:t>
      </w:r>
      <w:proofErr w:type="spellStart"/>
      <w:r w:rsidRPr="00F95C8F">
        <w:rPr>
          <w:b/>
          <w:sz w:val="28"/>
        </w:rPr>
        <w:t>cao</w:t>
      </w:r>
      <w:proofErr w:type="spellEnd"/>
      <w:r w:rsidRPr="00F95C8F">
        <w:rPr>
          <w:b/>
          <w:sz w:val="28"/>
        </w:rPr>
        <w:t xml:space="preserve"> </w:t>
      </w:r>
      <w:proofErr w:type="spellStart"/>
      <w:r w:rsidRPr="00F95C8F">
        <w:rPr>
          <w:b/>
          <w:sz w:val="28"/>
        </w:rPr>
        <w:t>chất</w:t>
      </w:r>
      <w:proofErr w:type="spellEnd"/>
      <w:r w:rsidRPr="00F95C8F">
        <w:rPr>
          <w:b/>
          <w:sz w:val="28"/>
        </w:rPr>
        <w:t xml:space="preserve"> </w:t>
      </w:r>
      <w:proofErr w:type="spellStart"/>
      <w:r w:rsidRPr="00F95C8F">
        <w:rPr>
          <w:b/>
          <w:sz w:val="28"/>
        </w:rPr>
        <w:t>lượng</w:t>
      </w:r>
      <w:proofErr w:type="spellEnd"/>
      <w:r w:rsidRPr="00F95C8F">
        <w:rPr>
          <w:b/>
          <w:sz w:val="28"/>
        </w:rPr>
        <w:t xml:space="preserve"> </w:t>
      </w:r>
      <w:proofErr w:type="spellStart"/>
      <w:r w:rsidRPr="00F95C8F">
        <w:rPr>
          <w:b/>
          <w:sz w:val="28"/>
        </w:rPr>
        <w:t>nhận</w:t>
      </w:r>
      <w:proofErr w:type="spellEnd"/>
      <w:r w:rsidRPr="00F95C8F">
        <w:rPr>
          <w:b/>
          <w:sz w:val="28"/>
        </w:rPr>
        <w:t xml:space="preserve"> </w:t>
      </w:r>
      <w:proofErr w:type="spellStart"/>
      <w:r w:rsidRPr="00F95C8F">
        <w:rPr>
          <w:b/>
          <w:sz w:val="28"/>
        </w:rPr>
        <w:t>dạng</w:t>
      </w:r>
      <w:proofErr w:type="spellEnd"/>
      <w:r w:rsidRPr="00F95C8F">
        <w:rPr>
          <w:b/>
          <w:sz w:val="28"/>
        </w:rPr>
        <w:t xml:space="preserve"> </w:t>
      </w:r>
      <w:proofErr w:type="spellStart"/>
      <w:r w:rsidRPr="00F95C8F">
        <w:rPr>
          <w:b/>
          <w:sz w:val="28"/>
        </w:rPr>
        <w:t>cảm</w:t>
      </w:r>
      <w:proofErr w:type="spellEnd"/>
      <w:r w:rsidRPr="00F95C8F">
        <w:rPr>
          <w:b/>
          <w:sz w:val="28"/>
        </w:rPr>
        <w:t xml:space="preserve"> </w:t>
      </w:r>
      <w:proofErr w:type="spellStart"/>
      <w:r w:rsidRPr="00F95C8F">
        <w:rPr>
          <w:b/>
          <w:sz w:val="28"/>
        </w:rPr>
        <w:t>xúc</w:t>
      </w:r>
      <w:proofErr w:type="spellEnd"/>
      <w:r w:rsidRPr="00F95C8F">
        <w:rPr>
          <w:b/>
          <w:sz w:val="28"/>
        </w:rPr>
        <w:t xml:space="preserve"> </w:t>
      </w:r>
      <w:proofErr w:type="spellStart"/>
      <w:r w:rsidRPr="00F95C8F">
        <w:rPr>
          <w:b/>
          <w:sz w:val="28"/>
        </w:rPr>
        <w:t>sử</w:t>
      </w:r>
      <w:proofErr w:type="spellEnd"/>
      <w:r w:rsidRPr="00F95C8F">
        <w:rPr>
          <w:b/>
          <w:sz w:val="28"/>
        </w:rPr>
        <w:t xml:space="preserve"> </w:t>
      </w:r>
      <w:proofErr w:type="spellStart"/>
      <w:r w:rsidRPr="00F95C8F">
        <w:rPr>
          <w:b/>
          <w:sz w:val="28"/>
        </w:rPr>
        <w:t>dụng</w:t>
      </w:r>
      <w:proofErr w:type="spellEnd"/>
      <w:r w:rsidRPr="00F95C8F">
        <w:rPr>
          <w:b/>
          <w:sz w:val="28"/>
        </w:rPr>
        <w:t xml:space="preserve"> </w:t>
      </w:r>
      <w:proofErr w:type="spellStart"/>
      <w:r w:rsidRPr="00F95C8F">
        <w:rPr>
          <w:b/>
          <w:sz w:val="28"/>
        </w:rPr>
        <w:t>bộ</w:t>
      </w:r>
      <w:proofErr w:type="spellEnd"/>
      <w:r w:rsidRPr="00F95C8F">
        <w:rPr>
          <w:b/>
          <w:sz w:val="28"/>
        </w:rPr>
        <w:t xml:space="preserve"> </w:t>
      </w:r>
      <w:proofErr w:type="spellStart"/>
      <w:r w:rsidRPr="00F95C8F">
        <w:rPr>
          <w:b/>
          <w:sz w:val="28"/>
        </w:rPr>
        <w:t>dữ</w:t>
      </w:r>
      <w:proofErr w:type="spellEnd"/>
      <w:r w:rsidRPr="00F95C8F">
        <w:rPr>
          <w:b/>
          <w:sz w:val="28"/>
        </w:rPr>
        <w:t xml:space="preserve"> </w:t>
      </w:r>
      <w:proofErr w:type="spellStart"/>
      <w:r w:rsidRPr="00F95C8F">
        <w:rPr>
          <w:b/>
          <w:sz w:val="28"/>
        </w:rPr>
        <w:t>liệu</w:t>
      </w:r>
      <w:proofErr w:type="spellEnd"/>
      <w:r w:rsidRPr="00F95C8F">
        <w:rPr>
          <w:b/>
          <w:sz w:val="28"/>
        </w:rPr>
        <w:t xml:space="preserve"> </w:t>
      </w:r>
      <w:proofErr w:type="spellStart"/>
      <w:r w:rsidRPr="00F95C8F">
        <w:rPr>
          <w:b/>
          <w:sz w:val="28"/>
        </w:rPr>
        <w:t>sinh</w:t>
      </w:r>
      <w:proofErr w:type="spellEnd"/>
      <w:r w:rsidRPr="00F95C8F">
        <w:rPr>
          <w:b/>
          <w:sz w:val="28"/>
        </w:rPr>
        <w:t xml:space="preserve"> </w:t>
      </w:r>
      <w:proofErr w:type="spellStart"/>
      <w:r w:rsidRPr="00F95C8F">
        <w:rPr>
          <w:b/>
          <w:sz w:val="28"/>
        </w:rPr>
        <w:t>học</w:t>
      </w:r>
      <w:proofErr w:type="spellEnd"/>
      <w:r w:rsidRPr="00F95C8F">
        <w:rPr>
          <w:b/>
          <w:sz w:val="28"/>
        </w:rPr>
        <w:t xml:space="preserve"> </w:t>
      </w:r>
      <w:proofErr w:type="spellStart"/>
      <w:r w:rsidRPr="00F95C8F">
        <w:rPr>
          <w:b/>
          <w:sz w:val="28"/>
        </w:rPr>
        <w:t>của</w:t>
      </w:r>
      <w:proofErr w:type="spellEnd"/>
      <w:r w:rsidRPr="00F95C8F">
        <w:rPr>
          <w:b/>
          <w:sz w:val="28"/>
        </w:rPr>
        <w:t xml:space="preserve"> MIT</w:t>
      </w:r>
    </w:p>
    <w:p w14:paraId="05B224FB" w14:textId="77777777" w:rsidR="007753E1" w:rsidRPr="00B71184" w:rsidRDefault="007753E1" w:rsidP="007753E1"/>
    <w:p w14:paraId="1E41589A" w14:textId="77777777" w:rsidR="007753E1" w:rsidRDefault="001F64DD" w:rsidP="007753E1">
      <w:r>
        <w:rPr>
          <w:noProof/>
        </w:rPr>
        <mc:AlternateContent>
          <mc:Choice Requires="wps">
            <w:drawing>
              <wp:anchor distT="0" distB="0" distL="114300" distR="114300" simplePos="0" relativeHeight="251658240" behindDoc="0" locked="0" layoutInCell="1" allowOverlap="1" wp14:anchorId="4CA4F841" wp14:editId="6FD4A436">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1070DD5D" w14:textId="77777777" w:rsidR="0082527F" w:rsidRDefault="0082527F"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54E903F0" w14:textId="77777777" w:rsidR="0082527F" w:rsidRDefault="0082527F"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0A48EF26" w14:textId="77777777" w:rsidR="0082527F" w:rsidRPr="00DD3675" w:rsidRDefault="0082527F"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4F841"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" filled="f" stroked="f" strokeweight=".5pt">
                <v:textbox>
                  <w:txbxContent>
                    <w:p w14:paraId="1070DD5D" w14:textId="77777777" w:rsidR="0082527F" w:rsidRDefault="0082527F"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54E903F0" w14:textId="77777777" w:rsidR="0082527F" w:rsidRDefault="0082527F"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0A48EF26" w14:textId="77777777" w:rsidR="0082527F" w:rsidRPr="00DD3675" w:rsidRDefault="0082527F" w:rsidP="007753E1"/>
                  </w:txbxContent>
                </v:textbox>
              </v:shape>
            </w:pict>
          </mc:Fallback>
        </mc:AlternateContent>
      </w:r>
      <w:r w:rsidR="007753E1">
        <w:br w:type="page"/>
      </w:r>
    </w:p>
    <w:p w14:paraId="4BF0BC42" w14:textId="77777777" w:rsidR="00466DF4" w:rsidRDefault="00466DF4" w:rsidP="00FC3782">
      <w:pPr>
        <w:spacing w:before="480"/>
        <w:jc w:val="center"/>
        <w:rPr>
          <w:b/>
        </w:rPr>
      </w:pPr>
    </w:p>
    <w:p w14:paraId="6D731F5B" w14:textId="77777777" w:rsidR="00503C51" w:rsidRPr="00B71184" w:rsidRDefault="00503C51" w:rsidP="00FC3782">
      <w:pPr>
        <w:spacing w:before="480"/>
        <w:jc w:val="center"/>
        <w:rPr>
          <w:b/>
        </w:rPr>
      </w:pPr>
      <w:proofErr w:type="spellStart"/>
      <w:r w:rsidRPr="00B71184">
        <w:rPr>
          <w:b/>
        </w:rPr>
        <w:t>Lời</w:t>
      </w:r>
      <w:proofErr w:type="spellEnd"/>
      <w:r w:rsidRPr="00B71184">
        <w:rPr>
          <w:b/>
        </w:rPr>
        <w:t xml:space="preserve"> </w:t>
      </w:r>
      <w:proofErr w:type="spellStart"/>
      <w:r w:rsidRPr="00B71184">
        <w:rPr>
          <w:b/>
        </w:rPr>
        <w:t>cảm</w:t>
      </w:r>
      <w:proofErr w:type="spellEnd"/>
      <w:r w:rsidRPr="00B71184">
        <w:rPr>
          <w:b/>
        </w:rPr>
        <w:t xml:space="preserve"> </w:t>
      </w:r>
      <w:proofErr w:type="spellStart"/>
      <w:r w:rsidRPr="00B71184">
        <w:rPr>
          <w:b/>
        </w:rPr>
        <w:t>ơn</w:t>
      </w:r>
      <w:proofErr w:type="spellEnd"/>
    </w:p>
    <w:p w14:paraId="7486D373" w14:textId="77777777" w:rsidR="00C6037E" w:rsidRDefault="00F013D7" w:rsidP="006D39AF">
      <w:pPr>
        <w:spacing w:after="120"/>
        <w:ind w:firstLine="562"/>
      </w:pP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được</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này</w:t>
      </w:r>
      <w:proofErr w:type="spellEnd"/>
      <w:r>
        <w:t>,</w:t>
      </w:r>
      <w:r w:rsidR="005A64EC">
        <w:t xml:space="preserve"> </w:t>
      </w:r>
      <w:proofErr w:type="spellStart"/>
      <w:r w:rsidR="005A64EC">
        <w:t>thật</w:t>
      </w:r>
      <w:proofErr w:type="spellEnd"/>
      <w:r w:rsidR="005A64EC">
        <w:t xml:space="preserve"> </w:t>
      </w:r>
      <w:proofErr w:type="spellStart"/>
      <w:r w:rsidR="005A64EC">
        <w:t>không</w:t>
      </w:r>
      <w:proofErr w:type="spellEnd"/>
      <w:r w:rsidR="005A64EC">
        <w:t xml:space="preserve"> </w:t>
      </w:r>
      <w:proofErr w:type="spellStart"/>
      <w:r w:rsidR="005A64EC">
        <w:t>thể</w:t>
      </w:r>
      <w:proofErr w:type="spellEnd"/>
      <w:r w:rsidR="005A64EC">
        <w:t xml:space="preserve"> </w:t>
      </w:r>
      <w:proofErr w:type="spellStart"/>
      <w:r w:rsidR="005A64EC">
        <w:t>thiếu</w:t>
      </w:r>
      <w:proofErr w:type="spellEnd"/>
      <w:r w:rsidR="005A64EC">
        <w:t xml:space="preserve"> </w:t>
      </w:r>
      <w:proofErr w:type="spellStart"/>
      <w:r w:rsidR="005A64EC">
        <w:t>sự</w:t>
      </w:r>
      <w:proofErr w:type="spellEnd"/>
      <w:r w:rsidR="005A64EC">
        <w:t xml:space="preserve"> </w:t>
      </w:r>
      <w:proofErr w:type="spellStart"/>
      <w:r w:rsidR="005A64EC">
        <w:t>giúp</w:t>
      </w:r>
      <w:proofErr w:type="spellEnd"/>
      <w:r w:rsidR="005A64EC">
        <w:t xml:space="preserve"> </w:t>
      </w:r>
      <w:proofErr w:type="spellStart"/>
      <w:r w:rsidR="005A64EC">
        <w:t>sức</w:t>
      </w:r>
      <w:proofErr w:type="spellEnd"/>
      <w:r w:rsidR="005A64EC">
        <w:t xml:space="preserve"> </w:t>
      </w:r>
      <w:proofErr w:type="spellStart"/>
      <w:r w:rsidR="005A64EC">
        <w:t>của</w:t>
      </w:r>
      <w:proofErr w:type="spellEnd"/>
      <w:r w:rsidR="005A64EC">
        <w:t xml:space="preserve"> </w:t>
      </w:r>
      <w:proofErr w:type="spellStart"/>
      <w:r w:rsidR="005A64EC">
        <w:t>những</w:t>
      </w:r>
      <w:proofErr w:type="spellEnd"/>
      <w:r w:rsidR="005A64EC">
        <w:t xml:space="preserve"> </w:t>
      </w:r>
      <w:proofErr w:type="spellStart"/>
      <w:r w:rsidR="005A64EC">
        <w:t>người</w:t>
      </w:r>
      <w:proofErr w:type="spellEnd"/>
      <w:r w:rsidR="005A64EC">
        <w:t xml:space="preserve"> </w:t>
      </w:r>
      <w:proofErr w:type="spellStart"/>
      <w:r w:rsidR="005A64EC">
        <w:t>xung</w:t>
      </w:r>
      <w:proofErr w:type="spellEnd"/>
      <w:r w:rsidR="005A64EC">
        <w:t xml:space="preserve"> </w:t>
      </w:r>
      <w:proofErr w:type="spellStart"/>
      <w:r w:rsidR="005A64EC">
        <w:t>quanh</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rsidR="003C02E8">
        <w:t xml:space="preserve"> </w:t>
      </w:r>
      <w:proofErr w:type="spellStart"/>
      <w:r w:rsidR="003C02E8">
        <w:t>chân</w:t>
      </w:r>
      <w:proofErr w:type="spellEnd"/>
      <w:r w:rsidR="003C02E8">
        <w:t xml:space="preserve"> </w:t>
      </w:r>
      <w:proofErr w:type="spellStart"/>
      <w:r w:rsidR="003C02E8">
        <w:t>thành</w:t>
      </w:r>
      <w:proofErr w:type="spellEnd"/>
      <w:r>
        <w:t xml:space="preserve"> </w:t>
      </w:r>
      <w:proofErr w:type="spellStart"/>
      <w:r>
        <w:t>tới</w:t>
      </w:r>
      <w:proofErr w:type="spellEnd"/>
      <w:r>
        <w:t xml:space="preserve"> </w:t>
      </w:r>
      <w:proofErr w:type="spellStart"/>
      <w:r>
        <w:t>thầy</w:t>
      </w:r>
      <w:proofErr w:type="spellEnd"/>
      <w:r>
        <w:t xml:space="preserve"> </w:t>
      </w:r>
      <w:proofErr w:type="spellStart"/>
      <w:r>
        <w:t>hướng</w:t>
      </w:r>
      <w:proofErr w:type="spellEnd"/>
      <w:r>
        <w:t xml:space="preserve"> </w:t>
      </w:r>
      <w:proofErr w:type="spellStart"/>
      <w:r>
        <w:t>dẫn</w:t>
      </w:r>
      <w:proofErr w:type="spellEnd"/>
      <w:r>
        <w:t xml:space="preserve">, TS. Cung </w:t>
      </w:r>
      <w:proofErr w:type="spellStart"/>
      <w:r>
        <w:t>Thành</w:t>
      </w:r>
      <w:proofErr w:type="spellEnd"/>
      <w:r>
        <w:t xml:space="preserve"> Long, </w:t>
      </w:r>
      <w:proofErr w:type="spellStart"/>
      <w:r>
        <w:t>người</w:t>
      </w:r>
      <w:proofErr w:type="spellEnd"/>
      <w:r>
        <w:t xml:space="preserve"> </w:t>
      </w:r>
      <w:proofErr w:type="spellStart"/>
      <w:r>
        <w:t>đã</w:t>
      </w:r>
      <w:proofErr w:type="spellEnd"/>
      <w:r>
        <w:t xml:space="preserve"> </w:t>
      </w:r>
      <w:proofErr w:type="spellStart"/>
      <w:r>
        <w:t>giúp</w:t>
      </w:r>
      <w:proofErr w:type="spellEnd"/>
      <w:r>
        <w:t xml:space="preserve"> </w:t>
      </w:r>
      <w:proofErr w:type="spellStart"/>
      <w:r>
        <w:t>đỡ</w:t>
      </w:r>
      <w:proofErr w:type="spellEnd"/>
      <w:r>
        <w:t xml:space="preserve"> </w:t>
      </w:r>
      <w:proofErr w:type="spellStart"/>
      <w:r w:rsidR="005A64EC">
        <w:t>em</w:t>
      </w:r>
      <w:proofErr w:type="spellEnd"/>
      <w:r w:rsidR="005A64EC">
        <w:t xml:space="preserve"> </w:t>
      </w:r>
      <w:proofErr w:type="spellStart"/>
      <w:r>
        <w:t>rất</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rsidR="003C02E8">
        <w:t>làm</w:t>
      </w:r>
      <w:proofErr w:type="spellEnd"/>
      <w:r w:rsidR="003C02E8">
        <w:t xml:space="preserve"> </w:t>
      </w:r>
      <w:proofErr w:type="spellStart"/>
      <w:r w:rsidR="003C02E8">
        <w:t>luận</w:t>
      </w:r>
      <w:proofErr w:type="spellEnd"/>
      <w:r w:rsidR="003C02E8">
        <w:t xml:space="preserve"> </w:t>
      </w:r>
      <w:proofErr w:type="spellStart"/>
      <w:r w:rsidR="003C02E8">
        <w:t>văn</w:t>
      </w:r>
      <w:proofErr w:type="spellEnd"/>
      <w:r>
        <w:t xml:space="preserve">, </w:t>
      </w:r>
      <w:proofErr w:type="spellStart"/>
      <w:r w:rsidR="005A64EC">
        <w:t>trong</w:t>
      </w:r>
      <w:proofErr w:type="spellEnd"/>
      <w:r>
        <w:t xml:space="preserve"> </w:t>
      </w:r>
      <w:proofErr w:type="spellStart"/>
      <w:r>
        <w:t>việc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lên</w:t>
      </w:r>
      <w:proofErr w:type="spellEnd"/>
      <w:r>
        <w:t xml:space="preserve"> ý </w:t>
      </w:r>
      <w:proofErr w:type="spellStart"/>
      <w:r>
        <w:t>tưởn</w:t>
      </w:r>
      <w:r w:rsidR="003C02E8">
        <w:t>g</w:t>
      </w:r>
      <w:proofErr w:type="spellEnd"/>
      <w:r w:rsidR="003C02E8">
        <w:t xml:space="preserve"> </w:t>
      </w:r>
      <w:proofErr w:type="spellStart"/>
      <w:r>
        <w:t>và</w:t>
      </w:r>
      <w:proofErr w:type="spellEnd"/>
      <w:r>
        <w:t xml:space="preserve"> </w:t>
      </w:r>
      <w:proofErr w:type="spellStart"/>
      <w:r w:rsidR="003C02E8">
        <w:t>đưa</w:t>
      </w:r>
      <w:proofErr w:type="spellEnd"/>
      <w:r w:rsidR="003C02E8">
        <w:t xml:space="preserve"> ra </w:t>
      </w:r>
      <w:proofErr w:type="spellStart"/>
      <w:r w:rsidR="003C02E8">
        <w:t>các</w:t>
      </w:r>
      <w:proofErr w:type="spellEnd"/>
      <w:r w:rsidR="003C02E8">
        <w:t xml:space="preserve"> </w:t>
      </w:r>
      <w:proofErr w:type="spellStart"/>
      <w:r>
        <w:t>phương</w:t>
      </w:r>
      <w:proofErr w:type="spellEnd"/>
      <w:r>
        <w:t xml:space="preserve"> </w:t>
      </w:r>
      <w:proofErr w:type="spellStart"/>
      <w:r>
        <w:t>pháp</w:t>
      </w:r>
      <w:proofErr w:type="spellEnd"/>
      <w:r>
        <w:t xml:space="preserve"> </w:t>
      </w:r>
      <w:proofErr w:type="spellStart"/>
      <w:r w:rsidR="003C02E8">
        <w:t>nghiên</w:t>
      </w:r>
      <w:proofErr w:type="spellEnd"/>
      <w:r w:rsidR="003C02E8">
        <w:t xml:space="preserve"> </w:t>
      </w:r>
      <w:proofErr w:type="spellStart"/>
      <w:r w:rsidR="003C02E8">
        <w:t>cứu</w:t>
      </w:r>
      <w:proofErr w:type="spellEnd"/>
      <w:r w:rsidR="003C02E8">
        <w:t xml:space="preserve">. </w:t>
      </w:r>
      <w:proofErr w:type="spellStart"/>
      <w:r w:rsidR="003C02E8">
        <w:t>E</w:t>
      </w:r>
      <w:r w:rsidR="005A64EC">
        <w:t>m</w:t>
      </w:r>
      <w:proofErr w:type="spellEnd"/>
      <w:r w:rsidR="005A64EC">
        <w:t xml:space="preserve"> </w:t>
      </w:r>
      <w:proofErr w:type="spellStart"/>
      <w:r w:rsidR="005A64EC">
        <w:t>xin</w:t>
      </w:r>
      <w:proofErr w:type="spellEnd"/>
      <w:r w:rsidR="005A64EC">
        <w:t xml:space="preserve"> </w:t>
      </w:r>
      <w:proofErr w:type="spellStart"/>
      <w:r w:rsidR="005A64EC">
        <w:t>bày</w:t>
      </w:r>
      <w:proofErr w:type="spellEnd"/>
      <w:r w:rsidR="005A64EC">
        <w:t xml:space="preserve"> </w:t>
      </w:r>
      <w:proofErr w:type="spellStart"/>
      <w:r w:rsidR="005A64EC">
        <w:t>tỏ</w:t>
      </w:r>
      <w:proofErr w:type="spellEnd"/>
      <w:r w:rsidR="005A64EC">
        <w:t xml:space="preserve"> </w:t>
      </w:r>
      <w:proofErr w:type="spellStart"/>
      <w:r w:rsidR="005A64EC">
        <w:t>lòng</w:t>
      </w:r>
      <w:proofErr w:type="spellEnd"/>
      <w:r w:rsidR="005A64EC">
        <w:t xml:space="preserve"> </w:t>
      </w:r>
      <w:proofErr w:type="spellStart"/>
      <w:r w:rsidR="005A64EC">
        <w:t>biết</w:t>
      </w:r>
      <w:proofErr w:type="spellEnd"/>
      <w:r w:rsidR="005A64EC">
        <w:t xml:space="preserve"> </w:t>
      </w:r>
      <w:proofErr w:type="spellStart"/>
      <w:r w:rsidR="005A64EC">
        <w:t>ơn</w:t>
      </w:r>
      <w:proofErr w:type="spellEnd"/>
      <w:r w:rsidR="005A64EC">
        <w:t xml:space="preserve"> </w:t>
      </w:r>
      <w:proofErr w:type="spellStart"/>
      <w:r w:rsidR="005A64EC">
        <w:t>sâu</w:t>
      </w:r>
      <w:proofErr w:type="spellEnd"/>
      <w:r w:rsidR="005A64EC">
        <w:t xml:space="preserve"> </w:t>
      </w:r>
      <w:proofErr w:type="spellStart"/>
      <w:r w:rsidR="005A64EC">
        <w:t>sắc</w:t>
      </w:r>
      <w:proofErr w:type="spellEnd"/>
      <w:r w:rsidR="005A64EC">
        <w:t xml:space="preserve"> </w:t>
      </w:r>
      <w:proofErr w:type="spellStart"/>
      <w:r w:rsidR="005A64EC">
        <w:t>đến</w:t>
      </w:r>
      <w:proofErr w:type="spellEnd"/>
      <w:r w:rsidR="005A64EC">
        <w:t xml:space="preserve"> </w:t>
      </w:r>
      <w:proofErr w:type="spellStart"/>
      <w:r w:rsidR="005A64EC">
        <w:t>tập</w:t>
      </w:r>
      <w:proofErr w:type="spellEnd"/>
      <w:r w:rsidR="005A64EC">
        <w:t xml:space="preserve"> </w:t>
      </w:r>
      <w:proofErr w:type="spellStart"/>
      <w:r w:rsidR="005A64EC">
        <w:t>thể</w:t>
      </w:r>
      <w:proofErr w:type="spellEnd"/>
      <w:r w:rsidR="005A64EC">
        <w:t xml:space="preserve"> </w:t>
      </w:r>
      <w:proofErr w:type="spellStart"/>
      <w:r w:rsidR="005A64EC">
        <w:t>thầy</w:t>
      </w:r>
      <w:proofErr w:type="spellEnd"/>
      <w:r w:rsidR="005A64EC">
        <w:t xml:space="preserve"> </w:t>
      </w:r>
      <w:proofErr w:type="spellStart"/>
      <w:r w:rsidR="005A64EC">
        <w:t>cô</w:t>
      </w:r>
      <w:proofErr w:type="spellEnd"/>
      <w:r w:rsidR="005A64EC">
        <w:t xml:space="preserve"> </w:t>
      </w:r>
      <w:proofErr w:type="spellStart"/>
      <w:r w:rsidR="005A64EC">
        <w:t>bộ</w:t>
      </w:r>
      <w:proofErr w:type="spellEnd"/>
      <w:r w:rsidR="005A64EC">
        <w:t xml:space="preserve"> </w:t>
      </w:r>
      <w:proofErr w:type="spellStart"/>
      <w:r w:rsidR="005A64EC">
        <w:t>môn</w:t>
      </w:r>
      <w:proofErr w:type="spellEnd"/>
      <w:r w:rsidR="005A64EC">
        <w:t xml:space="preserve"> </w:t>
      </w:r>
      <w:proofErr w:type="spellStart"/>
      <w:r w:rsidR="005A64EC">
        <w:t>đã</w:t>
      </w:r>
      <w:proofErr w:type="spellEnd"/>
      <w:r w:rsidR="005A64EC">
        <w:t xml:space="preserve"> </w:t>
      </w:r>
      <w:proofErr w:type="spellStart"/>
      <w:r w:rsidR="005A64EC">
        <w:t>giúp</w:t>
      </w:r>
      <w:proofErr w:type="spellEnd"/>
      <w:r w:rsidR="005A64EC">
        <w:t xml:space="preserve"> </w:t>
      </w:r>
      <w:proofErr w:type="spellStart"/>
      <w:r w:rsidR="005A64EC">
        <w:t>em</w:t>
      </w:r>
      <w:proofErr w:type="spellEnd"/>
      <w:r w:rsidR="005A64EC">
        <w:t xml:space="preserve"> </w:t>
      </w:r>
      <w:proofErr w:type="spellStart"/>
      <w:r w:rsidR="005A64EC">
        <w:t>có</w:t>
      </w:r>
      <w:proofErr w:type="spellEnd"/>
      <w:r w:rsidR="005A64EC">
        <w:t xml:space="preserve"> </w:t>
      </w:r>
      <w:proofErr w:type="spellStart"/>
      <w:r w:rsidR="005A64EC">
        <w:t>cái</w:t>
      </w:r>
      <w:proofErr w:type="spellEnd"/>
      <w:r w:rsidR="005A64EC">
        <w:t xml:space="preserve"> </w:t>
      </w:r>
      <w:proofErr w:type="spellStart"/>
      <w:r w:rsidR="005A64EC">
        <w:t>nhìn</w:t>
      </w:r>
      <w:proofErr w:type="spellEnd"/>
      <w:r w:rsidR="005A64EC">
        <w:t xml:space="preserve"> </w:t>
      </w:r>
      <w:proofErr w:type="spellStart"/>
      <w:r w:rsidR="005A64EC">
        <w:t>chuyên</w:t>
      </w:r>
      <w:proofErr w:type="spellEnd"/>
      <w:r w:rsidR="005A64EC">
        <w:t xml:space="preserve"> </w:t>
      </w:r>
      <w:proofErr w:type="spellStart"/>
      <w:r w:rsidR="005A64EC">
        <w:t>sâu</w:t>
      </w:r>
      <w:proofErr w:type="spellEnd"/>
      <w:r w:rsidR="005A64EC">
        <w:t xml:space="preserve"> </w:t>
      </w:r>
      <w:proofErr w:type="spellStart"/>
      <w:r w:rsidR="005A64EC">
        <w:t>về</w:t>
      </w:r>
      <w:proofErr w:type="spellEnd"/>
      <w:r w:rsidR="005A64EC">
        <w:t xml:space="preserve"> </w:t>
      </w:r>
      <w:proofErr w:type="spellStart"/>
      <w:r w:rsidR="005A64EC">
        <w:t>đề</w:t>
      </w:r>
      <w:proofErr w:type="spellEnd"/>
      <w:r w:rsidR="005A64EC">
        <w:t xml:space="preserve"> </w:t>
      </w:r>
      <w:proofErr w:type="spellStart"/>
      <w:r w:rsidR="005A64EC">
        <w:t>tài</w:t>
      </w:r>
      <w:proofErr w:type="spellEnd"/>
      <w:r w:rsidR="005A64EC">
        <w:t xml:space="preserve"> </w:t>
      </w:r>
      <w:proofErr w:type="spellStart"/>
      <w:r w:rsidR="005A64EC">
        <w:t>nghiên</w:t>
      </w:r>
      <w:proofErr w:type="spellEnd"/>
      <w:r w:rsidR="005A64EC">
        <w:t xml:space="preserve"> </w:t>
      </w:r>
      <w:proofErr w:type="spellStart"/>
      <w:r w:rsidR="005A64EC">
        <w:t>cứu</w:t>
      </w:r>
      <w:proofErr w:type="spellEnd"/>
      <w:r w:rsidR="005A64EC">
        <w:t xml:space="preserve">, </w:t>
      </w:r>
      <w:proofErr w:type="spellStart"/>
      <w:r w:rsidR="005A64EC">
        <w:t>đưa</w:t>
      </w:r>
      <w:proofErr w:type="spellEnd"/>
      <w:r w:rsidR="005A64EC">
        <w:t xml:space="preserve"> ra </w:t>
      </w:r>
      <w:proofErr w:type="spellStart"/>
      <w:r w:rsidR="005A64EC">
        <w:t>những</w:t>
      </w:r>
      <w:proofErr w:type="spellEnd"/>
      <w:r w:rsidR="005A64EC">
        <w:t xml:space="preserve"> </w:t>
      </w:r>
      <w:proofErr w:type="spellStart"/>
      <w:r w:rsidR="005A64EC">
        <w:t>gợi</w:t>
      </w:r>
      <w:proofErr w:type="spellEnd"/>
      <w:r w:rsidR="005A64EC">
        <w:t xml:space="preserve"> ý </w:t>
      </w:r>
      <w:proofErr w:type="spellStart"/>
      <w:r w:rsidR="005A64EC">
        <w:t>và</w:t>
      </w:r>
      <w:proofErr w:type="spellEnd"/>
      <w:r w:rsidR="005A64EC">
        <w:t xml:space="preserve"> ý </w:t>
      </w:r>
      <w:proofErr w:type="spellStart"/>
      <w:r w:rsidR="005A64EC">
        <w:t>tưởng</w:t>
      </w:r>
      <w:proofErr w:type="spellEnd"/>
      <w:r w:rsidR="005A64EC">
        <w:t xml:space="preserve"> </w:t>
      </w:r>
      <w:proofErr w:type="spellStart"/>
      <w:r w:rsidR="005A64EC">
        <w:t>vô</w:t>
      </w:r>
      <w:proofErr w:type="spellEnd"/>
      <w:r w:rsidR="005A64EC">
        <w:t xml:space="preserve"> </w:t>
      </w:r>
      <w:proofErr w:type="spellStart"/>
      <w:r w:rsidR="005A64EC">
        <w:t>cùng</w:t>
      </w:r>
      <w:proofErr w:type="spellEnd"/>
      <w:r w:rsidR="005A64EC">
        <w:t xml:space="preserve"> </w:t>
      </w:r>
      <w:proofErr w:type="spellStart"/>
      <w:r w:rsidR="005A64EC">
        <w:t>đáng</w:t>
      </w:r>
      <w:proofErr w:type="spellEnd"/>
      <w:r w:rsidR="005A64EC">
        <w:t xml:space="preserve"> </w:t>
      </w:r>
      <w:proofErr w:type="spellStart"/>
      <w:r w:rsidR="005A64EC">
        <w:t>giá</w:t>
      </w:r>
      <w:proofErr w:type="spellEnd"/>
      <w:r w:rsidR="005A64EC">
        <w:t xml:space="preserve">. </w:t>
      </w:r>
      <w:proofErr w:type="spellStart"/>
      <w:r w:rsidR="005A64EC">
        <w:t>Bên</w:t>
      </w:r>
      <w:proofErr w:type="spellEnd"/>
      <w:r w:rsidR="005A64EC">
        <w:t xml:space="preserve"> </w:t>
      </w:r>
      <w:proofErr w:type="spellStart"/>
      <w:r w:rsidR="005A64EC">
        <w:t>cạnh</w:t>
      </w:r>
      <w:proofErr w:type="spellEnd"/>
      <w:r w:rsidR="005A64EC">
        <w:t xml:space="preserve"> </w:t>
      </w:r>
      <w:proofErr w:type="spellStart"/>
      <w:r w:rsidR="005A64EC">
        <w:t>đó</w:t>
      </w:r>
      <w:proofErr w:type="spellEnd"/>
      <w:r w:rsidR="005A64EC">
        <w:t xml:space="preserve"> </w:t>
      </w:r>
      <w:proofErr w:type="spellStart"/>
      <w:r w:rsidR="005A64EC">
        <w:t>cũng</w:t>
      </w:r>
      <w:proofErr w:type="spellEnd"/>
      <w:r w:rsidR="005A64EC">
        <w:t xml:space="preserve"> </w:t>
      </w:r>
      <w:proofErr w:type="spellStart"/>
      <w:r w:rsidR="005A64EC">
        <w:t>là</w:t>
      </w:r>
      <w:proofErr w:type="spellEnd"/>
      <w:r w:rsidR="005A64EC">
        <w:t xml:space="preserve"> </w:t>
      </w:r>
      <w:proofErr w:type="spellStart"/>
      <w:r w:rsidR="005A64EC">
        <w:t>sự</w:t>
      </w:r>
      <w:proofErr w:type="spellEnd"/>
      <w:r w:rsidR="005A64EC">
        <w:t xml:space="preserve"> </w:t>
      </w:r>
      <w:proofErr w:type="spellStart"/>
      <w:r w:rsidR="004F15E9">
        <w:t>hỗ</w:t>
      </w:r>
      <w:proofErr w:type="spellEnd"/>
      <w:r w:rsidR="004F15E9">
        <w:t xml:space="preserve"> </w:t>
      </w:r>
      <w:proofErr w:type="spellStart"/>
      <w:r w:rsidR="004F15E9">
        <w:t>trợ</w:t>
      </w:r>
      <w:proofErr w:type="spellEnd"/>
      <w:r w:rsidR="005A64EC">
        <w:t xml:space="preserve"> </w:t>
      </w:r>
      <w:proofErr w:type="spellStart"/>
      <w:r w:rsidR="005A64EC">
        <w:t>không</w:t>
      </w:r>
      <w:proofErr w:type="spellEnd"/>
      <w:r w:rsidR="005A64EC">
        <w:t xml:space="preserve"> </w:t>
      </w:r>
      <w:proofErr w:type="spellStart"/>
      <w:r w:rsidR="005A64EC">
        <w:t>nhỏ</w:t>
      </w:r>
      <w:proofErr w:type="spellEnd"/>
      <w:r w:rsidR="005A64EC">
        <w:t xml:space="preserve"> </w:t>
      </w:r>
      <w:proofErr w:type="spellStart"/>
      <w:r w:rsidR="005A64EC">
        <w:t>của</w:t>
      </w:r>
      <w:proofErr w:type="spellEnd"/>
      <w:r w:rsidR="005A64EC">
        <w:t xml:space="preserve"> </w:t>
      </w:r>
      <w:proofErr w:type="spellStart"/>
      <w:r w:rsidR="004F15E9">
        <w:t>em</w:t>
      </w:r>
      <w:proofErr w:type="spellEnd"/>
      <w:r w:rsidR="004F15E9">
        <w:t xml:space="preserve"> </w:t>
      </w:r>
      <w:proofErr w:type="spellStart"/>
      <w:r w:rsidR="004F15E9">
        <w:t>Phạm</w:t>
      </w:r>
      <w:proofErr w:type="spellEnd"/>
      <w:r w:rsidR="004F15E9">
        <w:t xml:space="preserve"> </w:t>
      </w:r>
      <w:proofErr w:type="spellStart"/>
      <w:r w:rsidR="004F15E9">
        <w:t>Văn</w:t>
      </w:r>
      <w:proofErr w:type="spellEnd"/>
      <w:r w:rsidR="004F15E9">
        <w:t xml:space="preserve"> </w:t>
      </w:r>
      <w:proofErr w:type="spellStart"/>
      <w:r w:rsidR="004F15E9">
        <w:t>Dũng</w:t>
      </w:r>
      <w:proofErr w:type="spellEnd"/>
      <w:r w:rsidR="004F15E9">
        <w:t xml:space="preserve"> </w:t>
      </w:r>
      <w:proofErr w:type="spellStart"/>
      <w:r w:rsidR="004F15E9">
        <w:t>đã</w:t>
      </w:r>
      <w:proofErr w:type="spellEnd"/>
      <w:r w:rsidR="004F15E9">
        <w:t xml:space="preserve"> </w:t>
      </w:r>
      <w:proofErr w:type="spellStart"/>
      <w:r w:rsidR="004F15E9">
        <w:t>cùng</w:t>
      </w:r>
      <w:proofErr w:type="spellEnd"/>
      <w:r w:rsidR="004F15E9">
        <w:t xml:space="preserve"> </w:t>
      </w:r>
      <w:proofErr w:type="spellStart"/>
      <w:r w:rsidR="004F15E9">
        <w:t>nghiên</w:t>
      </w:r>
      <w:proofErr w:type="spellEnd"/>
      <w:r w:rsidR="004F15E9">
        <w:t xml:space="preserve"> </w:t>
      </w:r>
      <w:proofErr w:type="spellStart"/>
      <w:r w:rsidR="004F15E9">
        <w:t>cứu</w:t>
      </w:r>
      <w:proofErr w:type="spellEnd"/>
      <w:r w:rsidR="004F15E9">
        <w:t xml:space="preserve"> </w:t>
      </w:r>
      <w:proofErr w:type="spellStart"/>
      <w:r w:rsidR="004F15E9">
        <w:t>và</w:t>
      </w:r>
      <w:proofErr w:type="spellEnd"/>
      <w:r w:rsidR="004F15E9">
        <w:t xml:space="preserve"> </w:t>
      </w:r>
      <w:proofErr w:type="spellStart"/>
      <w:r w:rsidR="004F15E9">
        <w:t>thảo</w:t>
      </w:r>
      <w:proofErr w:type="spellEnd"/>
      <w:r w:rsidR="004F15E9">
        <w:t xml:space="preserve"> </w:t>
      </w:r>
      <w:proofErr w:type="spellStart"/>
      <w:r w:rsidR="004F15E9">
        <w:t>luận</w:t>
      </w:r>
      <w:proofErr w:type="spellEnd"/>
      <w:r w:rsidR="004F15E9">
        <w:t xml:space="preserve"> </w:t>
      </w:r>
      <w:proofErr w:type="spellStart"/>
      <w:r w:rsidR="004F15E9">
        <w:t>trong</w:t>
      </w:r>
      <w:proofErr w:type="spellEnd"/>
      <w:r w:rsidR="004F15E9">
        <w:t xml:space="preserve"> </w:t>
      </w:r>
      <w:proofErr w:type="spellStart"/>
      <w:r w:rsidR="004F15E9">
        <w:t>suốt</w:t>
      </w:r>
      <w:proofErr w:type="spellEnd"/>
      <w:r w:rsidR="004F15E9">
        <w:t xml:space="preserve"> </w:t>
      </w:r>
      <w:proofErr w:type="spellStart"/>
      <w:r w:rsidR="004F15E9">
        <w:t>thời</w:t>
      </w:r>
      <w:proofErr w:type="spellEnd"/>
      <w:r w:rsidR="004F15E9">
        <w:t xml:space="preserve"> </w:t>
      </w:r>
      <w:proofErr w:type="spellStart"/>
      <w:r w:rsidR="004F15E9">
        <w:t>gian</w:t>
      </w:r>
      <w:proofErr w:type="spellEnd"/>
      <w:r w:rsidR="004F15E9">
        <w:t xml:space="preserve"> qua.</w:t>
      </w:r>
    </w:p>
    <w:p w14:paraId="736AEA78" w14:textId="77777777" w:rsidR="00503C51" w:rsidRDefault="004F15E9" w:rsidP="00FD4511">
      <w:pPr>
        <w:spacing w:after="120"/>
        <w:ind w:firstLine="562"/>
      </w:pPr>
      <w:proofErr w:type="spellStart"/>
      <w:r>
        <w:t>C</w:t>
      </w:r>
      <w:r w:rsidR="003C02E8">
        <w:t>uối</w:t>
      </w:r>
      <w:proofErr w:type="spellEnd"/>
      <w:r w:rsidR="003C02E8">
        <w:t xml:space="preserve"> </w:t>
      </w:r>
      <w:proofErr w:type="spellStart"/>
      <w:r w:rsidR="003C02E8">
        <w:t>cùng</w:t>
      </w:r>
      <w:proofErr w:type="spellEnd"/>
      <w:r w:rsidR="003C02E8">
        <w:t xml:space="preserve">, </w:t>
      </w:r>
      <w:proofErr w:type="spellStart"/>
      <w:r w:rsidR="005A64EC">
        <w:t>em</w:t>
      </w:r>
      <w:proofErr w:type="spellEnd"/>
      <w:r w:rsidR="005A64EC">
        <w:t xml:space="preserve"> </w:t>
      </w:r>
      <w:proofErr w:type="spellStart"/>
      <w:r w:rsidR="005A64EC">
        <w:t>xin</w:t>
      </w:r>
      <w:proofErr w:type="spellEnd"/>
      <w:r w:rsidR="005A64EC">
        <w:t xml:space="preserve"> </w:t>
      </w:r>
      <w:proofErr w:type="spellStart"/>
      <w:r w:rsidR="005A64EC">
        <w:t>cảm</w:t>
      </w:r>
      <w:proofErr w:type="spellEnd"/>
      <w:r w:rsidR="005A64EC">
        <w:t xml:space="preserve"> </w:t>
      </w:r>
      <w:proofErr w:type="spellStart"/>
      <w:r w:rsidR="005A64EC">
        <w:t>ơn</w:t>
      </w:r>
      <w:proofErr w:type="spellEnd"/>
      <w:r w:rsidR="005A64EC">
        <w:t xml:space="preserve"> </w:t>
      </w:r>
      <w:proofErr w:type="spellStart"/>
      <w:r w:rsidR="005A64EC">
        <w:t>gia</w:t>
      </w:r>
      <w:proofErr w:type="spellEnd"/>
      <w:r w:rsidR="005A64EC">
        <w:t xml:space="preserve"> </w:t>
      </w:r>
      <w:proofErr w:type="spellStart"/>
      <w:r w:rsidR="005A64EC">
        <w:t>đình</w:t>
      </w:r>
      <w:proofErr w:type="spellEnd"/>
      <w:r w:rsidR="005A64EC">
        <w:t xml:space="preserve"> </w:t>
      </w:r>
      <w:proofErr w:type="spellStart"/>
      <w:r w:rsidR="005A64EC">
        <w:t>và</w:t>
      </w:r>
      <w:proofErr w:type="spellEnd"/>
      <w:r w:rsidR="005A64EC">
        <w:t xml:space="preserve"> </w:t>
      </w:r>
      <w:proofErr w:type="spellStart"/>
      <w:r w:rsidR="005A64EC">
        <w:t>đồng</w:t>
      </w:r>
      <w:proofErr w:type="spellEnd"/>
      <w:r w:rsidR="005A64EC">
        <w:t xml:space="preserve"> </w:t>
      </w:r>
      <w:proofErr w:type="spellStart"/>
      <w:r w:rsidR="005A64EC">
        <w:t>nghiệp</w:t>
      </w:r>
      <w:proofErr w:type="spellEnd"/>
      <w:r w:rsidR="005A64EC">
        <w:t xml:space="preserve">, </w:t>
      </w:r>
      <w:proofErr w:type="spellStart"/>
      <w:r w:rsidR="005A64EC">
        <w:t>những</w:t>
      </w:r>
      <w:proofErr w:type="spellEnd"/>
      <w:r w:rsidR="005A64EC">
        <w:t xml:space="preserve"> </w:t>
      </w:r>
      <w:proofErr w:type="spellStart"/>
      <w:r w:rsidR="005A64EC">
        <w:t>người</w:t>
      </w:r>
      <w:proofErr w:type="spellEnd"/>
      <w:r w:rsidR="005A64EC">
        <w:t xml:space="preserve"> </w:t>
      </w:r>
      <w:proofErr w:type="spellStart"/>
      <w:r w:rsidR="005A64EC">
        <w:t>luôn</w:t>
      </w:r>
      <w:proofErr w:type="spellEnd"/>
      <w:r w:rsidR="005A64EC">
        <w:t xml:space="preserve"> </w:t>
      </w:r>
      <w:proofErr w:type="spellStart"/>
      <w:r w:rsidR="005A64EC">
        <w:t>giúp</w:t>
      </w:r>
      <w:proofErr w:type="spellEnd"/>
      <w:r w:rsidR="005A64EC">
        <w:t xml:space="preserve"> </w:t>
      </w:r>
      <w:proofErr w:type="spellStart"/>
      <w:r w:rsidR="005A64EC">
        <w:t>đỡ</w:t>
      </w:r>
      <w:proofErr w:type="spellEnd"/>
      <w:r w:rsidR="005A64EC">
        <w:t xml:space="preserve"> </w:t>
      </w:r>
      <w:proofErr w:type="spellStart"/>
      <w:r w:rsidR="005A64EC">
        <w:t>và</w:t>
      </w:r>
      <w:proofErr w:type="spellEnd"/>
      <w:r w:rsidR="005A64EC">
        <w:t xml:space="preserve"> </w:t>
      </w:r>
      <w:proofErr w:type="spellStart"/>
      <w:r w:rsidR="005A64EC">
        <w:t>ủng</w:t>
      </w:r>
      <w:proofErr w:type="spellEnd"/>
      <w:r w:rsidR="005A64EC">
        <w:t xml:space="preserve"> </w:t>
      </w:r>
      <w:proofErr w:type="spellStart"/>
      <w:r w:rsidR="005A64EC">
        <w:t>hộ</w:t>
      </w:r>
      <w:proofErr w:type="spellEnd"/>
      <w:r w:rsidR="005A64EC">
        <w:t xml:space="preserve"> </w:t>
      </w:r>
      <w:proofErr w:type="spellStart"/>
      <w:r w:rsidR="005A64EC">
        <w:t>trong</w:t>
      </w:r>
      <w:proofErr w:type="spellEnd"/>
      <w:r w:rsidR="005A64EC">
        <w:t xml:space="preserve"> </w:t>
      </w:r>
      <w:proofErr w:type="spellStart"/>
      <w:r w:rsidR="005A64EC">
        <w:t>suốt</w:t>
      </w:r>
      <w:proofErr w:type="spellEnd"/>
      <w:r w:rsidR="005A64EC">
        <w:t xml:space="preserve"> </w:t>
      </w:r>
      <w:proofErr w:type="spellStart"/>
      <w:r w:rsidR="005A64EC">
        <w:t>quá</w:t>
      </w:r>
      <w:proofErr w:type="spellEnd"/>
      <w:r w:rsidR="005A64EC">
        <w:t xml:space="preserve"> </w:t>
      </w:r>
      <w:proofErr w:type="spellStart"/>
      <w:r w:rsidR="005A64EC">
        <w:t>trình</w:t>
      </w:r>
      <w:proofErr w:type="spellEnd"/>
      <w:r w:rsidR="005A64EC">
        <w:t xml:space="preserve"> </w:t>
      </w:r>
      <w:proofErr w:type="spellStart"/>
      <w:r w:rsidR="005A64EC">
        <w:t>làm</w:t>
      </w:r>
      <w:proofErr w:type="spellEnd"/>
      <w:r w:rsidR="005A64EC">
        <w:t xml:space="preserve"> </w:t>
      </w:r>
      <w:proofErr w:type="spellStart"/>
      <w:r w:rsidR="005A64EC">
        <w:t>việc</w:t>
      </w:r>
      <w:proofErr w:type="spellEnd"/>
      <w:r w:rsidR="005A64EC">
        <w:t xml:space="preserve"> </w:t>
      </w:r>
      <w:proofErr w:type="spellStart"/>
      <w:r w:rsidR="005A64EC">
        <w:t>và</w:t>
      </w:r>
      <w:proofErr w:type="spellEnd"/>
      <w:r w:rsidR="005A64EC">
        <w:t xml:space="preserve"> </w:t>
      </w:r>
      <w:proofErr w:type="spellStart"/>
      <w:r w:rsidR="005A64EC">
        <w:t>nghiên</w:t>
      </w:r>
      <w:proofErr w:type="spellEnd"/>
      <w:r w:rsidR="005A64EC">
        <w:t xml:space="preserve"> </w:t>
      </w:r>
      <w:proofErr w:type="spellStart"/>
      <w:r w:rsidR="005A64EC">
        <w:t>cứu</w:t>
      </w:r>
      <w:proofErr w:type="spellEnd"/>
      <w:r w:rsidR="005A64EC">
        <w:t xml:space="preserve"> </w:t>
      </w:r>
      <w:proofErr w:type="spellStart"/>
      <w:r w:rsidR="005A64EC">
        <w:t>này</w:t>
      </w:r>
      <w:proofErr w:type="spellEnd"/>
      <w:r w:rsidR="005A64EC">
        <w:t>.</w:t>
      </w:r>
      <w:r w:rsidR="00305129">
        <w:t xml:space="preserve"> </w:t>
      </w:r>
    </w:p>
    <w:p w14:paraId="67B1FBFF" w14:textId="77777777" w:rsidR="00503C51" w:rsidRDefault="00503C51" w:rsidP="00B71184"/>
    <w:p w14:paraId="321D4FF6" w14:textId="77777777" w:rsidR="001E41C1" w:rsidRDefault="001E41C1" w:rsidP="00B71184"/>
    <w:p w14:paraId="2991608B" w14:textId="77777777" w:rsidR="001E41C1" w:rsidRDefault="001E41C1" w:rsidP="00B71184"/>
    <w:p w14:paraId="4931759C" w14:textId="77777777" w:rsidR="00F95C8F" w:rsidRDefault="00F95C8F">
      <w:pPr>
        <w:spacing w:before="0" w:line="240" w:lineRule="auto"/>
        <w:jc w:val="left"/>
        <w:rPr>
          <w:b/>
        </w:rPr>
      </w:pPr>
      <w:r>
        <w:rPr>
          <w:b/>
        </w:rPr>
        <w:br w:type="page"/>
      </w:r>
    </w:p>
    <w:p w14:paraId="0979B598" w14:textId="77777777" w:rsidR="00250017" w:rsidRDefault="00250017" w:rsidP="00250017">
      <w:pPr>
        <w:spacing w:before="960"/>
        <w:jc w:val="center"/>
      </w:pPr>
      <w:proofErr w:type="spellStart"/>
      <w:r w:rsidRPr="00B71184">
        <w:rPr>
          <w:b/>
        </w:rPr>
        <w:lastRenderedPageBreak/>
        <w:t>Tóm</w:t>
      </w:r>
      <w:proofErr w:type="spellEnd"/>
      <w:r w:rsidRPr="00B71184">
        <w:rPr>
          <w:b/>
        </w:rPr>
        <w:t xml:space="preserve"> </w:t>
      </w:r>
      <w:proofErr w:type="spellStart"/>
      <w:r w:rsidRPr="00B71184">
        <w:rPr>
          <w:b/>
        </w:rPr>
        <w:t>tắt</w:t>
      </w:r>
      <w:proofErr w:type="spellEnd"/>
      <w:r w:rsidRPr="00B71184">
        <w:rPr>
          <w:b/>
        </w:rPr>
        <w:t xml:space="preserve"> </w:t>
      </w:r>
      <w:proofErr w:type="spellStart"/>
      <w:r w:rsidRPr="00B71184">
        <w:rPr>
          <w:b/>
        </w:rPr>
        <w:t>nội</w:t>
      </w:r>
      <w:proofErr w:type="spellEnd"/>
      <w:r w:rsidRPr="00B71184">
        <w:rPr>
          <w:b/>
        </w:rPr>
        <w:t xml:space="preserve"> dung</w:t>
      </w:r>
      <w:r>
        <w:rPr>
          <w:b/>
        </w:rPr>
        <w:t xml:space="preserve"> </w:t>
      </w:r>
      <w:proofErr w:type="spellStart"/>
      <w:r>
        <w:rPr>
          <w:b/>
        </w:rPr>
        <w:t>luận</w:t>
      </w:r>
      <w:proofErr w:type="spellEnd"/>
      <w:r>
        <w:rPr>
          <w:b/>
        </w:rPr>
        <w:t xml:space="preserve"> </w:t>
      </w:r>
      <w:proofErr w:type="spellStart"/>
      <w:r>
        <w:rPr>
          <w:b/>
        </w:rPr>
        <w:t>văn</w:t>
      </w:r>
      <w:proofErr w:type="spellEnd"/>
    </w:p>
    <w:p w14:paraId="1D384C7B" w14:textId="77777777" w:rsidR="00250017" w:rsidRDefault="00250017" w:rsidP="00250017">
      <w:pPr>
        <w:pStyle w:val="ListParagraph"/>
        <w:numPr>
          <w:ilvl w:val="0"/>
          <w:numId w:val="7"/>
        </w:numPr>
      </w:pPr>
      <w:proofErr w:type="spellStart"/>
      <w:r w:rsidRPr="0057403C">
        <w:rPr>
          <w:b/>
          <w:bCs/>
        </w:rPr>
        <w:t>Lý</w:t>
      </w:r>
      <w:proofErr w:type="spellEnd"/>
      <w:r w:rsidRPr="0057403C">
        <w:rPr>
          <w:b/>
          <w:bCs/>
        </w:rPr>
        <w:t xml:space="preserve"> do </w:t>
      </w:r>
      <w:proofErr w:type="spellStart"/>
      <w:r w:rsidRPr="0057403C">
        <w:rPr>
          <w:b/>
          <w:bCs/>
        </w:rPr>
        <w:t>chọn</w:t>
      </w:r>
      <w:proofErr w:type="spellEnd"/>
      <w:r w:rsidRPr="0057403C">
        <w:rPr>
          <w:b/>
          <w:bCs/>
        </w:rPr>
        <w:t xml:space="preserve"> </w:t>
      </w:r>
      <w:proofErr w:type="spellStart"/>
      <w:r w:rsidRPr="0057403C">
        <w:rPr>
          <w:b/>
          <w:bCs/>
        </w:rPr>
        <w:t>đề</w:t>
      </w:r>
      <w:proofErr w:type="spellEnd"/>
      <w:r w:rsidRPr="0057403C">
        <w:rPr>
          <w:b/>
          <w:bCs/>
        </w:rPr>
        <w:t xml:space="preserve"> </w:t>
      </w:r>
      <w:proofErr w:type="spellStart"/>
      <w:r w:rsidRPr="0057403C">
        <w:rPr>
          <w:b/>
          <w:bCs/>
        </w:rPr>
        <w:t>tài</w:t>
      </w:r>
      <w:proofErr w:type="spellEnd"/>
      <w:r>
        <w:t>:</w:t>
      </w:r>
    </w:p>
    <w:p w14:paraId="13DAD05F" w14:textId="77777777" w:rsidR="00250017" w:rsidRDefault="00250017" w:rsidP="00FD4511">
      <w:pPr>
        <w:ind w:firstLine="562"/>
      </w:pPr>
      <w:proofErr w:type="spellStart"/>
      <w:r>
        <w:t>Cảm</w:t>
      </w:r>
      <w:proofErr w:type="spellEnd"/>
      <w:r>
        <w:t xml:space="preserve"> </w:t>
      </w:r>
      <w:proofErr w:type="spellStart"/>
      <w:r>
        <w:t>xúc</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tâm</w:t>
      </w:r>
      <w:proofErr w:type="spellEnd"/>
      <w:r>
        <w:t xml:space="preserve"> </w:t>
      </w:r>
      <w:proofErr w:type="spellStart"/>
      <w:r>
        <w:t>sinh</w:t>
      </w:r>
      <w:proofErr w:type="spellEnd"/>
      <w:r>
        <w:t xml:space="preserve"> </w:t>
      </w:r>
      <w:proofErr w:type="spellStart"/>
      <w:r>
        <w:t>lý</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đóng</w:t>
      </w:r>
      <w:proofErr w:type="spellEnd"/>
      <w:r>
        <w:t xml:space="preserve"> </w:t>
      </w:r>
      <w:proofErr w:type="spellStart"/>
      <w:r>
        <w:t>một</w:t>
      </w:r>
      <w:proofErr w:type="spellEnd"/>
      <w:r>
        <w:t xml:space="preserve"> </w:t>
      </w:r>
      <w:proofErr w:type="spellStart"/>
      <w:r>
        <w:t>vai</w:t>
      </w:r>
      <w:proofErr w:type="spellEnd"/>
      <w:r>
        <w:t xml:space="preserve"> </w:t>
      </w:r>
      <w:proofErr w:type="spellStart"/>
      <w:r>
        <w:t>trò</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sức</w:t>
      </w:r>
      <w:proofErr w:type="spellEnd"/>
      <w:r>
        <w:t xml:space="preserve"> </w:t>
      </w:r>
      <w:proofErr w:type="spellStart"/>
      <w:r>
        <w:t>khỏe</w:t>
      </w:r>
      <w:proofErr w:type="spellEnd"/>
      <w:r>
        <w:t xml:space="preserve"> con </w:t>
      </w:r>
      <w:proofErr w:type="spellStart"/>
      <w:r>
        <w:t>người</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khi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tiêu</w:t>
      </w:r>
      <w:proofErr w:type="spellEnd"/>
      <w:r>
        <w:t xml:space="preserve"> </w:t>
      </w:r>
      <w:proofErr w:type="spellStart"/>
      <w:r>
        <w:t>cực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ra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quá</w:t>
      </w:r>
      <w:proofErr w:type="spellEnd"/>
      <w:r>
        <w:t xml:space="preserve"> </w:t>
      </w:r>
      <w:proofErr w:type="spellStart"/>
      <w:r>
        <w:t>nhiều</w:t>
      </w:r>
      <w:proofErr w:type="spellEnd"/>
      <w:r>
        <w:t xml:space="preserve"> </w:t>
      </w:r>
      <w:proofErr w:type="spellStart"/>
      <w:r>
        <w:t>cảm</w:t>
      </w:r>
      <w:proofErr w:type="spellEnd"/>
      <w:r>
        <w:t xml:space="preserve"> </w:t>
      </w:r>
      <w:proofErr w:type="spellStart"/>
      <w:r>
        <w:t>xúc</w:t>
      </w:r>
      <w:proofErr w:type="spellEnd"/>
      <w:r>
        <w:t xml:space="preserve"> </w:t>
      </w:r>
      <w:proofErr w:type="spellStart"/>
      <w:r>
        <w:t>sẽ</w:t>
      </w:r>
      <w:proofErr w:type="spellEnd"/>
      <w:r>
        <w:t xml:space="preserve"> </w:t>
      </w:r>
      <w:proofErr w:type="spellStart"/>
      <w:r>
        <w:t>gây</w:t>
      </w:r>
      <w:proofErr w:type="spellEnd"/>
      <w:r>
        <w:t xml:space="preserve"> </w:t>
      </w:r>
      <w:proofErr w:type="spellStart"/>
      <w:r>
        <w:t>những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không</w:t>
      </w:r>
      <w:proofErr w:type="spellEnd"/>
      <w:r>
        <w:t xml:space="preserve"> </w:t>
      </w:r>
      <w:proofErr w:type="spellStart"/>
      <w:r>
        <w:t>tốt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suy</w:t>
      </w:r>
      <w:proofErr w:type="spellEnd"/>
      <w:r>
        <w:t xml:space="preserve"> </w:t>
      </w:r>
      <w:proofErr w:type="spellStart"/>
      <w:r>
        <w:t>nghĩ</w:t>
      </w:r>
      <w:proofErr w:type="spellEnd"/>
      <w:r>
        <w:t xml:space="preserve"> </w:t>
      </w:r>
      <w:proofErr w:type="spellStart"/>
      <w:r>
        <w:t>theo</w:t>
      </w:r>
      <w:proofErr w:type="spellEnd"/>
      <w:r>
        <w:t xml:space="preserve"> </w:t>
      </w:r>
      <w:proofErr w:type="spellStart"/>
      <w:r>
        <w:t>những</w:t>
      </w:r>
      <w:proofErr w:type="spellEnd"/>
      <w:r>
        <w:t xml:space="preserve"> </w:t>
      </w:r>
      <w:proofErr w:type="spellStart"/>
      <w:r>
        <w:t>cách</w:t>
      </w:r>
      <w:proofErr w:type="spellEnd"/>
      <w:r>
        <w:t xml:space="preserve"> </w:t>
      </w:r>
      <w:proofErr w:type="spellStart"/>
      <w:r>
        <w:t>không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nhưng</w:t>
      </w:r>
      <w:proofErr w:type="spellEnd"/>
      <w:r>
        <w:t xml:space="preserve"> </w:t>
      </w:r>
      <w:proofErr w:type="spellStart"/>
      <w:r>
        <w:t>lại</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trí</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sự</w:t>
      </w:r>
      <w:proofErr w:type="spellEnd"/>
      <w:r>
        <w:t xml:space="preserve"> </w:t>
      </w:r>
      <w:proofErr w:type="spellStart"/>
      <w:r>
        <w:t>tích</w:t>
      </w:r>
      <w:proofErr w:type="spellEnd"/>
      <w:r>
        <w:t xml:space="preserve"> </w:t>
      </w:r>
      <w:proofErr w:type="spellStart"/>
      <w:r>
        <w:t>tụ</w:t>
      </w:r>
      <w:proofErr w:type="spellEnd"/>
      <w:r>
        <w:t xml:space="preserve"> </w:t>
      </w:r>
      <w:proofErr w:type="spellStart"/>
      <w:r>
        <w:t>lâu</w:t>
      </w:r>
      <w:proofErr w:type="spellEnd"/>
      <w:r>
        <w:t xml:space="preserve"> </w:t>
      </w:r>
      <w:proofErr w:type="spellStart"/>
      <w:r>
        <w:t>dài</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tiêu</w:t>
      </w:r>
      <w:proofErr w:type="spellEnd"/>
      <w:r>
        <w:t xml:space="preserve"> </w:t>
      </w:r>
      <w:proofErr w:type="spellStart"/>
      <w:r>
        <w:t>cực</w:t>
      </w:r>
      <w:proofErr w:type="spellEnd"/>
      <w:r>
        <w:t xml:space="preserve"> </w:t>
      </w:r>
      <w:proofErr w:type="spellStart"/>
      <w:r>
        <w:t>là</w:t>
      </w:r>
      <w:proofErr w:type="spellEnd"/>
      <w:r>
        <w:t xml:space="preserve"> </w:t>
      </w:r>
      <w:proofErr w:type="spellStart"/>
      <w:r>
        <w:t>yếu</w:t>
      </w:r>
      <w:proofErr w:type="spellEnd"/>
      <w:r>
        <w:t xml:space="preserve"> </w:t>
      </w:r>
      <w:proofErr w:type="spellStart"/>
      <w:r>
        <w:t>tố</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tinh</w:t>
      </w:r>
      <w:proofErr w:type="spellEnd"/>
      <w:r>
        <w:t xml:space="preserve"> </w:t>
      </w:r>
      <w:proofErr w:type="spellStart"/>
      <w:r>
        <w:t>thần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tự</w:t>
      </w:r>
      <w:proofErr w:type="spellEnd"/>
      <w:r>
        <w:t xml:space="preserve"> </w:t>
      </w:r>
      <w:proofErr w:type="spellStart"/>
      <w:r>
        <w:t>phát</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thông</w:t>
      </w:r>
      <w:proofErr w:type="spellEnd"/>
      <w:r>
        <w:t xml:space="preserve"> qua </w:t>
      </w:r>
      <w:proofErr w:type="spellStart"/>
      <w:r>
        <w:t>nỗ</w:t>
      </w:r>
      <w:proofErr w:type="spellEnd"/>
      <w:r>
        <w:t xml:space="preserve"> </w:t>
      </w:r>
      <w:proofErr w:type="spellStart"/>
      <w:r>
        <w:t>lực</w:t>
      </w:r>
      <w:proofErr w:type="spellEnd"/>
      <w:r>
        <w:t xml:space="preserve"> </w:t>
      </w:r>
      <w:proofErr w:type="spellStart"/>
      <w:r>
        <w:t>có</w:t>
      </w:r>
      <w:proofErr w:type="spellEnd"/>
      <w:r>
        <w:t xml:space="preserve"> ý </w:t>
      </w:r>
      <w:proofErr w:type="spellStart"/>
      <w:r>
        <w:t>thức</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về</w:t>
      </w:r>
      <w:proofErr w:type="spellEnd"/>
      <w:r>
        <w:t xml:space="preserve"> </w:t>
      </w:r>
      <w:proofErr w:type="spellStart"/>
      <w:r>
        <w:t>thể</w:t>
      </w:r>
      <w:proofErr w:type="spellEnd"/>
      <w:r>
        <w:t xml:space="preserve"> </w:t>
      </w:r>
      <w:proofErr w:type="spellStart"/>
      <w:r>
        <w:t>chất</w:t>
      </w:r>
      <w:proofErr w:type="spellEnd"/>
      <w:r>
        <w:t xml:space="preserve"> </w:t>
      </w:r>
      <w:proofErr w:type="spellStart"/>
      <w:r>
        <w:t>và</w:t>
      </w:r>
      <w:proofErr w:type="spellEnd"/>
      <w:r>
        <w:t xml:space="preserve"> </w:t>
      </w:r>
      <w:proofErr w:type="spellStart"/>
      <w:r>
        <w:t>sinh</w:t>
      </w:r>
      <w:proofErr w:type="spellEnd"/>
      <w:r>
        <w:t xml:space="preserve"> </w:t>
      </w:r>
      <w:proofErr w:type="spellStart"/>
      <w:r>
        <w:t>lý</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cơ</w:t>
      </w:r>
      <w:proofErr w:type="spellEnd"/>
      <w:r>
        <w:t xml:space="preserve"> </w:t>
      </w:r>
      <w:proofErr w:type="spellStart"/>
      <w:r>
        <w:t>quan</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như</w:t>
      </w:r>
      <w:proofErr w:type="spellEnd"/>
      <w:r>
        <w:t xml:space="preserve"> </w:t>
      </w:r>
      <w:proofErr w:type="spellStart"/>
      <w:r>
        <w:t>não</w:t>
      </w:r>
      <w:proofErr w:type="spellEnd"/>
      <w:r>
        <w:t xml:space="preserve">, </w:t>
      </w:r>
      <w:proofErr w:type="spellStart"/>
      <w:r>
        <w:t>tim</w:t>
      </w:r>
      <w:proofErr w:type="spellEnd"/>
      <w:r>
        <w:t xml:space="preserve">, da, </w:t>
      </w:r>
      <w:proofErr w:type="spellStart"/>
      <w:r>
        <w:t>lưu</w:t>
      </w:r>
      <w:proofErr w:type="spellEnd"/>
      <w:r>
        <w:t xml:space="preserve"> </w:t>
      </w:r>
      <w:proofErr w:type="spellStart"/>
      <w:r>
        <w:t>lượng</w:t>
      </w:r>
      <w:proofErr w:type="spellEnd"/>
      <w:r>
        <w:t xml:space="preserve"> </w:t>
      </w:r>
      <w:proofErr w:type="spellStart"/>
      <w:r>
        <w:t>máu</w:t>
      </w:r>
      <w:proofErr w:type="spellEnd"/>
      <w:r>
        <w:t xml:space="preserve">, </w:t>
      </w:r>
      <w:proofErr w:type="spellStart"/>
      <w:r>
        <w:t>cơ</w:t>
      </w:r>
      <w:proofErr w:type="spellEnd"/>
      <w:r>
        <w:t xml:space="preserve">, </w:t>
      </w:r>
      <w:proofErr w:type="spellStart"/>
      <w:r>
        <w:t>nét</w:t>
      </w:r>
      <w:proofErr w:type="spellEnd"/>
      <w:r>
        <w:t xml:space="preserve"> </w:t>
      </w:r>
      <w:proofErr w:type="spellStart"/>
      <w:r>
        <w:t>mặt</w:t>
      </w:r>
      <w:proofErr w:type="spellEnd"/>
      <w:r>
        <w:t xml:space="preserve">, </w:t>
      </w:r>
      <w:proofErr w:type="spellStart"/>
      <w:r>
        <w:t>giọ</w:t>
      </w:r>
      <w:r w:rsidR="00DF79EE">
        <w:t>ng</w:t>
      </w:r>
      <w:proofErr w:type="spellEnd"/>
      <w:r w:rsidR="00DF79EE">
        <w:t xml:space="preserve"> </w:t>
      </w:r>
      <w:proofErr w:type="spellStart"/>
      <w:r w:rsidR="00DF79EE">
        <w:t>nói</w:t>
      </w:r>
      <w:proofErr w:type="spellEnd"/>
      <w:del w:id="0" w:author="Cung Thanh Long" w:date="2021-04-14T10:19:00Z">
        <w:r w:rsidR="00DF79EE" w:rsidDel="006C64F2">
          <w:delText>,</w:delText>
        </w:r>
      </w:del>
      <w:r>
        <w:t xml:space="preserve">... Do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lẫn</w:t>
      </w:r>
      <w:proofErr w:type="spellEnd"/>
      <w:r>
        <w:t xml:space="preserve"> </w:t>
      </w:r>
      <w:proofErr w:type="spellStart"/>
      <w:r>
        <w:t>nhau</w:t>
      </w:r>
      <w:proofErr w:type="spellEnd"/>
      <w:r>
        <w:t xml:space="preserve"> </w:t>
      </w:r>
      <w:proofErr w:type="spellStart"/>
      <w:r>
        <w:t>giữa</w:t>
      </w:r>
      <w:proofErr w:type="spellEnd"/>
      <w:r>
        <w:t xml:space="preserve"> </w:t>
      </w:r>
      <w:proofErr w:type="spellStart"/>
      <w:r>
        <w:t>sinh</w:t>
      </w:r>
      <w:proofErr w:type="spellEnd"/>
      <w:r>
        <w:t xml:space="preserve"> </w:t>
      </w:r>
      <w:proofErr w:type="spellStart"/>
      <w:r>
        <w:t>lý</w:t>
      </w:r>
      <w:proofErr w:type="spellEnd"/>
      <w:r>
        <w:t xml:space="preserve"> </w:t>
      </w:r>
      <w:proofErr w:type="spellStart"/>
      <w:r>
        <w:t>và</w:t>
      </w:r>
      <w:proofErr w:type="spellEnd"/>
      <w:r>
        <w:t xml:space="preserve"> </w:t>
      </w:r>
      <w:proofErr w:type="spellStart"/>
      <w:r>
        <w:t>tâm</w:t>
      </w:r>
      <w:proofErr w:type="spellEnd"/>
      <w:r>
        <w:t xml:space="preserve"> </w:t>
      </w:r>
      <w:proofErr w:type="spellStart"/>
      <w:r>
        <w:t>lý</w:t>
      </w:r>
      <w:proofErr w:type="spellEnd"/>
      <w:r>
        <w:t xml:space="preserve"> </w:t>
      </w:r>
      <w:proofErr w:type="spellStart"/>
      <w:r>
        <w:t>trong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vẫn</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thách</w:t>
      </w:r>
      <w:proofErr w:type="spellEnd"/>
      <w:r>
        <w:t xml:space="preserve"> </w:t>
      </w:r>
      <w:proofErr w:type="spellStart"/>
      <w:r>
        <w:t>thức</w:t>
      </w:r>
      <w:proofErr w:type="spellEnd"/>
      <w:r>
        <w:t xml:space="preserve">. </w:t>
      </w:r>
    </w:p>
    <w:p w14:paraId="4C787D24" w14:textId="77777777" w:rsidR="00250017" w:rsidRDefault="00250017" w:rsidP="00FD4511">
      <w:pPr>
        <w:ind w:firstLine="562"/>
      </w:pPr>
      <w:proofErr w:type="spellStart"/>
      <w:r>
        <w:t>Nhận</w:t>
      </w:r>
      <w:proofErr w:type="spellEnd"/>
      <w:r>
        <w:t xml:space="preserve"> </w:t>
      </w:r>
      <w:proofErr w:type="spellStart"/>
      <w:r>
        <w:t>biết</w:t>
      </w:r>
      <w:proofErr w:type="spellEnd"/>
      <w:r>
        <w:t xml:space="preserve"> </w:t>
      </w:r>
      <w:proofErr w:type="spellStart"/>
      <w:r>
        <w:t>biểu</w:t>
      </w:r>
      <w:proofErr w:type="spellEnd"/>
      <w:r>
        <w:t xml:space="preserve"> </w:t>
      </w:r>
      <w:proofErr w:type="spellStart"/>
      <w:r>
        <w:t>cảm</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là</w:t>
      </w:r>
      <w:proofErr w:type="spellEnd"/>
      <w:r>
        <w:t xml:space="preserve"> </w:t>
      </w:r>
      <w:proofErr w:type="spellStart"/>
      <w:r>
        <w:t>đóng</w:t>
      </w:r>
      <w:proofErr w:type="spellEnd"/>
      <w:r>
        <w:t xml:space="preserve"> </w:t>
      </w:r>
      <w:proofErr w:type="spellStart"/>
      <w:r>
        <w:t>một</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so </w:t>
      </w:r>
      <w:proofErr w:type="spellStart"/>
      <w:r>
        <w:t>với</w:t>
      </w:r>
      <w:proofErr w:type="spellEnd"/>
      <w:r>
        <w:t xml:space="preserve"> </w:t>
      </w:r>
      <w:proofErr w:type="spellStart"/>
      <w:r>
        <w:t>trẻ</w:t>
      </w:r>
      <w:proofErr w:type="spellEnd"/>
      <w:r>
        <w:t xml:space="preserve"> </w:t>
      </w:r>
      <w:proofErr w:type="spellStart"/>
      <w:r>
        <w:t>tự</w:t>
      </w:r>
      <w:proofErr w:type="spellEnd"/>
      <w:r>
        <w:t xml:space="preserve"> </w:t>
      </w:r>
      <w:proofErr w:type="spellStart"/>
      <w:r>
        <w:t>kỷ</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thường</w:t>
      </w:r>
      <w:proofErr w:type="spellEnd"/>
      <w:r>
        <w:t xml:space="preserve"> </w:t>
      </w:r>
      <w:proofErr w:type="spellStart"/>
      <w:r>
        <w:t>bị</w:t>
      </w:r>
      <w:proofErr w:type="spellEnd"/>
      <w:r>
        <w:t xml:space="preserve"> </w:t>
      </w:r>
      <w:proofErr w:type="spellStart"/>
      <w:r>
        <w:t>suy</w:t>
      </w:r>
      <w:proofErr w:type="spellEnd"/>
      <w:r>
        <w:t xml:space="preserve"> </w:t>
      </w:r>
      <w:proofErr w:type="spellStart"/>
      <w:r>
        <w:t>giảm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cảm</w:t>
      </w:r>
      <w:proofErr w:type="spellEnd"/>
      <w:r>
        <w:t xml:space="preserve"> </w:t>
      </w:r>
      <w:proofErr w:type="spellStart"/>
      <w:r>
        <w:t>xúc</w:t>
      </w:r>
      <w:proofErr w:type="spellEnd"/>
      <w:r>
        <w:t xml:space="preserve">. </w:t>
      </w:r>
    </w:p>
    <w:p w14:paraId="4565A37F" w14:textId="77777777" w:rsidR="00250017" w:rsidRDefault="00250017" w:rsidP="00FD4511">
      <w:pPr>
        <w:ind w:firstLine="562"/>
      </w:pP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đã</w:t>
      </w:r>
      <w:proofErr w:type="spellEnd"/>
      <w:r>
        <w:t xml:space="preserve"> </w:t>
      </w:r>
      <w:proofErr w:type="spellStart"/>
      <w:r>
        <w:t>bước</w:t>
      </w:r>
      <w:proofErr w:type="spellEnd"/>
      <w:r>
        <w:t xml:space="preserve"> </w:t>
      </w:r>
      <w:proofErr w:type="spellStart"/>
      <w:r>
        <w:t>đầu</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lái</w:t>
      </w:r>
      <w:proofErr w:type="spellEnd"/>
      <w:r>
        <w:t xml:space="preserve"> </w:t>
      </w:r>
      <w:proofErr w:type="spellStart"/>
      <w:r>
        <w:t>xe</w:t>
      </w:r>
      <w:proofErr w:type="spellEnd"/>
      <w:r>
        <w:t xml:space="preserve"> an </w:t>
      </w:r>
      <w:proofErr w:type="spellStart"/>
      <w:r>
        <w:t>toàn</w:t>
      </w:r>
      <w:proofErr w:type="spellEnd"/>
      <w:r>
        <w:t xml:space="preserve">, </w:t>
      </w:r>
      <w:proofErr w:type="spellStart"/>
      <w:r>
        <w:t>theo</w:t>
      </w:r>
      <w:proofErr w:type="spellEnd"/>
      <w:r>
        <w:t xml:space="preserve">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con </w:t>
      </w:r>
      <w:proofErr w:type="spellStart"/>
      <w:r>
        <w:t>người</w:t>
      </w:r>
      <w:proofErr w:type="spellEnd"/>
      <w:r>
        <w:t>,…</w:t>
      </w:r>
      <w:proofErr w:type="spellStart"/>
      <w:r>
        <w:t>Ngoài</w:t>
      </w:r>
      <w:proofErr w:type="spellEnd"/>
      <w:r>
        <w:t xml:space="preserve"> ra,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con </w:t>
      </w:r>
      <w:proofErr w:type="spellStart"/>
      <w:r>
        <w:t>người</w:t>
      </w:r>
      <w:proofErr w:type="spellEnd"/>
      <w:r>
        <w:t xml:space="preserve">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từ</w:t>
      </w:r>
      <w:proofErr w:type="spellEnd"/>
      <w:r>
        <w:t xml:space="preserve"> </w:t>
      </w:r>
      <w:proofErr w:type="spellStart"/>
      <w:r>
        <w:t>xa</w:t>
      </w:r>
      <w:proofErr w:type="spellEnd"/>
      <w:r>
        <w:t xml:space="preserve"> </w:t>
      </w:r>
      <w:proofErr w:type="spellStart"/>
      <w:r>
        <w:t>có</w:t>
      </w:r>
      <w:proofErr w:type="spellEnd"/>
      <w:r>
        <w:t xml:space="preserve"> </w:t>
      </w:r>
      <w:proofErr w:type="spellStart"/>
      <w:r>
        <w:t>cảm</w:t>
      </w:r>
      <w:proofErr w:type="spellEnd"/>
      <w:r>
        <w:t xml:space="preserve"> </w:t>
      </w:r>
      <w:proofErr w:type="spellStart"/>
      <w:r>
        <w:t>xúc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có</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và</w:t>
      </w:r>
      <w:proofErr w:type="spellEnd"/>
      <w:r>
        <w:t xml:space="preserve"> </w:t>
      </w:r>
      <w:proofErr w:type="spellStart"/>
      <w:r>
        <w:t>máy</w:t>
      </w:r>
      <w:proofErr w:type="spellEnd"/>
      <w:r>
        <w:t xml:space="preserve">, </w:t>
      </w:r>
      <w:proofErr w:type="spellStart"/>
      <w:r>
        <w:t>phát</w:t>
      </w:r>
      <w:proofErr w:type="spellEnd"/>
      <w:r>
        <w:t xml:space="preserve"> </w:t>
      </w:r>
      <w:proofErr w:type="spellStart"/>
      <w:r>
        <w:t>triển</w:t>
      </w:r>
      <w:proofErr w:type="spellEnd"/>
      <w:r>
        <w:t xml:space="preserve"> robot </w:t>
      </w:r>
      <w:proofErr w:type="spellStart"/>
      <w:r>
        <w:t>thông</w:t>
      </w:r>
      <w:proofErr w:type="spellEnd"/>
      <w:r>
        <w:t xml:space="preserve"> </w:t>
      </w:r>
      <w:proofErr w:type="spellStart"/>
      <w:r>
        <w:t>minh</w:t>
      </w:r>
      <w:proofErr w:type="spellEnd"/>
      <w:r>
        <w:t xml:space="preserve">, </w:t>
      </w:r>
      <w:proofErr w:type="spellStart"/>
      <w:r>
        <w:t>cùng</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an </w:t>
      </w:r>
      <w:proofErr w:type="spellStart"/>
      <w:r>
        <w:t>ninh</w:t>
      </w:r>
      <w:proofErr w:type="spellEnd"/>
      <w:r>
        <w:t xml:space="preserve"> </w:t>
      </w:r>
      <w:proofErr w:type="spellStart"/>
      <w:r>
        <w:t>khác</w:t>
      </w:r>
      <w:proofErr w:type="spellEnd"/>
      <w:r>
        <w:t xml:space="preserve">. </w:t>
      </w:r>
    </w:p>
    <w:p w14:paraId="673E1BAC" w14:textId="77777777" w:rsidR="00250017" w:rsidRDefault="00250017" w:rsidP="00FD4511">
      <w:pPr>
        <w:ind w:firstLine="562"/>
      </w:pP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con </w:t>
      </w:r>
      <w:proofErr w:type="spellStart"/>
      <w:r>
        <w:t>người</w:t>
      </w:r>
      <w:proofErr w:type="spellEnd"/>
      <w:r>
        <w:t xml:space="preserve"> </w:t>
      </w:r>
      <w:proofErr w:type="spellStart"/>
      <w:r>
        <w:t>như</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phía</w:t>
      </w:r>
      <w:proofErr w:type="spellEnd"/>
      <w:r>
        <w:t xml:space="preserve"> </w:t>
      </w:r>
      <w:proofErr w:type="spellStart"/>
      <w:r>
        <w:t>trên</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đây</w:t>
      </w:r>
      <w:proofErr w:type="spellEnd"/>
      <w:r>
        <w:t xml:space="preserve"> </w:t>
      </w:r>
      <w:proofErr w:type="spellStart"/>
      <w:r>
        <w:t>là</w:t>
      </w:r>
      <w:proofErr w:type="spellEnd"/>
      <w:r>
        <w:t xml:space="preserve"> </w:t>
      </w:r>
      <w:proofErr w:type="spellStart"/>
      <w:r>
        <w:t>hướng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nhiều</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mặt</w:t>
      </w:r>
      <w:proofErr w:type="spellEnd"/>
      <w:r>
        <w:t xml:space="preserve"> khoa </w:t>
      </w:r>
      <w:proofErr w:type="spellStart"/>
      <w:r>
        <w:t>học</w:t>
      </w:r>
      <w:proofErr w:type="spellEnd"/>
      <w:r>
        <w:t xml:space="preserve">. </w:t>
      </w:r>
      <w:proofErr w:type="spellStart"/>
      <w:r>
        <w:t>Đó</w:t>
      </w:r>
      <w:proofErr w:type="spellEnd"/>
      <w:r>
        <w:t xml:space="preserve"> </w:t>
      </w:r>
      <w:proofErr w:type="spellStart"/>
      <w:r>
        <w:t>cũng</w:t>
      </w:r>
      <w:proofErr w:type="spellEnd"/>
      <w:r>
        <w:t xml:space="preserve"> </w:t>
      </w:r>
      <w:proofErr w:type="spellStart"/>
      <w:r>
        <w:t>là</w:t>
      </w:r>
      <w:proofErr w:type="spellEnd"/>
      <w:r>
        <w:t xml:space="preserve"> </w:t>
      </w:r>
      <w:proofErr w:type="spellStart"/>
      <w:r>
        <w:t>lý</w:t>
      </w:r>
      <w:proofErr w:type="spellEnd"/>
      <w:r>
        <w:t xml:space="preserve"> do </w:t>
      </w:r>
      <w:proofErr w:type="spellStart"/>
      <w:r>
        <w:t>học</w:t>
      </w:r>
      <w:proofErr w:type="spellEnd"/>
      <w:r>
        <w:t xml:space="preserve"> </w:t>
      </w:r>
      <w:proofErr w:type="spellStart"/>
      <w:r>
        <w:t>viên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làm</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cho</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tốt</w:t>
      </w:r>
      <w:proofErr w:type="spellEnd"/>
      <w:r>
        <w:t xml:space="preserve"> </w:t>
      </w:r>
      <w:proofErr w:type="spellStart"/>
      <w:r>
        <w:t>nghiệp</w:t>
      </w:r>
      <w:proofErr w:type="spellEnd"/>
      <w:r>
        <w:t>.</w:t>
      </w:r>
    </w:p>
    <w:p w14:paraId="54B87BD6" w14:textId="77777777" w:rsidR="00250017" w:rsidRDefault="00250017" w:rsidP="00250017">
      <w:pPr>
        <w:ind w:firstLine="360"/>
      </w:pPr>
    </w:p>
    <w:p w14:paraId="44739F3A" w14:textId="77777777" w:rsidR="00250017" w:rsidRDefault="00250017" w:rsidP="00250017">
      <w:pPr>
        <w:pStyle w:val="ListParagraph"/>
        <w:numPr>
          <w:ilvl w:val="0"/>
          <w:numId w:val="6"/>
        </w:numPr>
      </w:pPr>
      <w:proofErr w:type="spellStart"/>
      <w:r w:rsidRPr="0057403C">
        <w:rPr>
          <w:b/>
          <w:bCs/>
        </w:rPr>
        <w:t>Mục</w:t>
      </w:r>
      <w:proofErr w:type="spellEnd"/>
      <w:r w:rsidRPr="0057403C">
        <w:rPr>
          <w:b/>
          <w:bCs/>
        </w:rPr>
        <w:t xml:space="preserve"> </w:t>
      </w:r>
      <w:proofErr w:type="spellStart"/>
      <w:r w:rsidRPr="0057403C">
        <w:rPr>
          <w:b/>
          <w:bCs/>
        </w:rPr>
        <w:t>đích</w:t>
      </w:r>
      <w:proofErr w:type="spellEnd"/>
      <w:r w:rsidRPr="0057403C">
        <w:rPr>
          <w:b/>
          <w:bCs/>
        </w:rPr>
        <w:t xml:space="preserve"> </w:t>
      </w:r>
      <w:proofErr w:type="spellStart"/>
      <w:r w:rsidRPr="0057403C">
        <w:rPr>
          <w:b/>
          <w:bCs/>
        </w:rPr>
        <w:t>nghiên</w:t>
      </w:r>
      <w:proofErr w:type="spellEnd"/>
      <w:r w:rsidRPr="0057403C">
        <w:rPr>
          <w:b/>
          <w:bCs/>
        </w:rPr>
        <w:t xml:space="preserve"> </w:t>
      </w:r>
      <w:proofErr w:type="spellStart"/>
      <w:r w:rsidRPr="0057403C">
        <w:rPr>
          <w:b/>
          <w:bCs/>
        </w:rPr>
        <w:t>cứu</w:t>
      </w:r>
      <w:proofErr w:type="spellEnd"/>
      <w:r w:rsidRPr="0057403C">
        <w:rPr>
          <w:b/>
          <w:bCs/>
        </w:rPr>
        <w:t xml:space="preserve"> </w:t>
      </w:r>
      <w:proofErr w:type="spellStart"/>
      <w:r w:rsidRPr="0057403C">
        <w:rPr>
          <w:b/>
          <w:bCs/>
        </w:rPr>
        <w:t>của</w:t>
      </w:r>
      <w:proofErr w:type="spellEnd"/>
      <w:r w:rsidRPr="0057403C">
        <w:rPr>
          <w:b/>
          <w:bCs/>
        </w:rPr>
        <w:t xml:space="preserve"> </w:t>
      </w:r>
      <w:proofErr w:type="spellStart"/>
      <w:r w:rsidRPr="0057403C">
        <w:rPr>
          <w:b/>
          <w:bCs/>
        </w:rPr>
        <w:t>luận</w:t>
      </w:r>
      <w:proofErr w:type="spellEnd"/>
      <w:r w:rsidRPr="0057403C">
        <w:rPr>
          <w:b/>
          <w:bCs/>
        </w:rPr>
        <w:t xml:space="preserve"> </w:t>
      </w:r>
      <w:proofErr w:type="spellStart"/>
      <w:r w:rsidRPr="0057403C">
        <w:rPr>
          <w:b/>
          <w:bCs/>
        </w:rPr>
        <w:t>văn</w:t>
      </w:r>
      <w:proofErr w:type="spellEnd"/>
      <w:r w:rsidRPr="0057403C">
        <w:rPr>
          <w:b/>
          <w:bCs/>
        </w:rPr>
        <w:t xml:space="preserve">, </w:t>
      </w:r>
      <w:proofErr w:type="spellStart"/>
      <w:r w:rsidRPr="0057403C">
        <w:rPr>
          <w:b/>
          <w:bCs/>
        </w:rPr>
        <w:t>đối</w:t>
      </w:r>
      <w:proofErr w:type="spellEnd"/>
      <w:r w:rsidRPr="0057403C">
        <w:rPr>
          <w:b/>
          <w:bCs/>
        </w:rPr>
        <w:t xml:space="preserve"> </w:t>
      </w:r>
      <w:proofErr w:type="spellStart"/>
      <w:r w:rsidRPr="0057403C">
        <w:rPr>
          <w:b/>
          <w:bCs/>
        </w:rPr>
        <w:t>tượng</w:t>
      </w:r>
      <w:proofErr w:type="spellEnd"/>
      <w:r w:rsidRPr="0057403C">
        <w:rPr>
          <w:b/>
          <w:bCs/>
        </w:rPr>
        <w:t xml:space="preserve">, </w:t>
      </w:r>
      <w:proofErr w:type="spellStart"/>
      <w:r w:rsidRPr="0057403C">
        <w:rPr>
          <w:b/>
          <w:bCs/>
        </w:rPr>
        <w:t>phạm</w:t>
      </w:r>
      <w:proofErr w:type="spellEnd"/>
      <w:r w:rsidRPr="0057403C">
        <w:rPr>
          <w:b/>
          <w:bCs/>
        </w:rPr>
        <w:t xml:space="preserve"> vi </w:t>
      </w:r>
      <w:proofErr w:type="spellStart"/>
      <w:r w:rsidRPr="0057403C">
        <w:rPr>
          <w:b/>
          <w:bCs/>
        </w:rPr>
        <w:t>nghiên</w:t>
      </w:r>
      <w:proofErr w:type="spellEnd"/>
      <w:r w:rsidRPr="0057403C">
        <w:rPr>
          <w:b/>
          <w:bCs/>
        </w:rPr>
        <w:t xml:space="preserve"> </w:t>
      </w:r>
      <w:proofErr w:type="spellStart"/>
      <w:r w:rsidRPr="0057403C">
        <w:rPr>
          <w:b/>
          <w:bCs/>
        </w:rPr>
        <w:t>cứu</w:t>
      </w:r>
      <w:proofErr w:type="spellEnd"/>
      <w:r>
        <w:t>:</w:t>
      </w:r>
    </w:p>
    <w:p w14:paraId="22B04FC9" w14:textId="77777777" w:rsidR="00250017" w:rsidRDefault="00250017" w:rsidP="00FD4511">
      <w:pPr>
        <w:ind w:firstLine="562"/>
      </w:pPr>
      <w:r>
        <w:t xml:space="preserve">- </w:t>
      </w:r>
      <w:proofErr w:type="spellStart"/>
      <w:r>
        <w:t>Nghiên</w:t>
      </w:r>
      <w:proofErr w:type="spellEnd"/>
      <w:r>
        <w:t xml:space="preserve"> </w:t>
      </w:r>
      <w:proofErr w:type="spellStart"/>
      <w:r>
        <w:t>cứu</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chuẩn</w:t>
      </w:r>
      <w:proofErr w:type="spellEnd"/>
      <w:r>
        <w:t xml:space="preserve"> </w:t>
      </w:r>
      <w:proofErr w:type="spellStart"/>
      <w:r>
        <w:t>của</w:t>
      </w:r>
      <w:proofErr w:type="spellEnd"/>
      <w:r>
        <w:t xml:space="preserve"> MIT</w:t>
      </w:r>
    </w:p>
    <w:p w14:paraId="60F19215" w14:textId="77777777" w:rsidR="00250017" w:rsidRDefault="00250017" w:rsidP="00FD4511">
      <w:pPr>
        <w:ind w:firstLine="562"/>
      </w:pPr>
      <w:r>
        <w:t>-</w:t>
      </w:r>
      <w:r>
        <w:tab/>
      </w:r>
      <w:proofErr w:type="spellStart"/>
      <w:r>
        <w:t>Nhận</w:t>
      </w:r>
      <w:proofErr w:type="spellEnd"/>
      <w:r>
        <w:t xml:space="preserve"> </w:t>
      </w:r>
      <w:proofErr w:type="spellStart"/>
      <w:r>
        <w:t>dạng</w:t>
      </w:r>
      <w:proofErr w:type="spellEnd"/>
      <w:r>
        <w:t xml:space="preserve"> 8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 xml:space="preserve"> ở </w:t>
      </w:r>
      <w:proofErr w:type="spellStart"/>
      <w:r>
        <w:t>người</w:t>
      </w:r>
      <w:proofErr w:type="spellEnd"/>
      <w:r>
        <w:t xml:space="preserve"> bao </w:t>
      </w:r>
      <w:proofErr w:type="spellStart"/>
      <w:r>
        <w:t>gồm</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ghét</w:t>
      </w:r>
      <w:proofErr w:type="spellEnd"/>
      <w:r>
        <w:t xml:space="preserve"> </w:t>
      </w:r>
      <w:proofErr w:type="spellStart"/>
      <w:r>
        <w:t>bỏ</w:t>
      </w:r>
      <w:proofErr w:type="spellEnd"/>
      <w:r>
        <w:t xml:space="preserve">, </w:t>
      </w:r>
      <w:proofErr w:type="spellStart"/>
      <w:r>
        <w:t>đau</w:t>
      </w:r>
      <w:proofErr w:type="spellEnd"/>
      <w:r>
        <w:t xml:space="preserve"> </w:t>
      </w:r>
      <w:proofErr w:type="spellStart"/>
      <w:r>
        <w:t>buồn</w:t>
      </w:r>
      <w:proofErr w:type="spellEnd"/>
      <w:r>
        <w:t xml:space="preserve">, </w:t>
      </w:r>
      <w:proofErr w:type="spellStart"/>
      <w:r>
        <w:t>đồng</w:t>
      </w:r>
      <w:proofErr w:type="spellEnd"/>
      <w:r>
        <w:t xml:space="preserve"> </w:t>
      </w:r>
      <w:proofErr w:type="spellStart"/>
      <w:r>
        <w:t>cảm</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vui</w:t>
      </w:r>
      <w:proofErr w:type="spellEnd"/>
      <w:r>
        <w:t xml:space="preserve"> </w:t>
      </w:r>
      <w:proofErr w:type="spellStart"/>
      <w:r>
        <w:t>vẻ</w:t>
      </w:r>
      <w:proofErr w:type="spellEnd"/>
      <w:r>
        <w:t xml:space="preserve"> </w:t>
      </w:r>
      <w:proofErr w:type="spellStart"/>
      <w:r>
        <w:t>và</w:t>
      </w:r>
      <w:proofErr w:type="spellEnd"/>
      <w:r>
        <w:t xml:space="preserve"> </w:t>
      </w:r>
      <w:proofErr w:type="spellStart"/>
      <w:r>
        <w:t>tôn</w:t>
      </w:r>
      <w:proofErr w:type="spellEnd"/>
      <w:r>
        <w:t xml:space="preserve"> </w:t>
      </w:r>
      <w:proofErr w:type="spellStart"/>
      <w:r>
        <w:t>kính</w:t>
      </w:r>
      <w:proofErr w:type="spellEnd"/>
      <w:r>
        <w:t xml:space="preserve"> </w:t>
      </w:r>
      <w:proofErr w:type="spellStart"/>
      <w:r>
        <w:t>từ</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nêu</w:t>
      </w:r>
      <w:proofErr w:type="spellEnd"/>
      <w:r>
        <w:t xml:space="preserve"> </w:t>
      </w:r>
      <w:proofErr w:type="spellStart"/>
      <w:r>
        <w:t>trên</w:t>
      </w:r>
      <w:proofErr w:type="spellEnd"/>
      <w:r>
        <w:t>.</w:t>
      </w:r>
    </w:p>
    <w:p w14:paraId="2E7E1515" w14:textId="77777777" w:rsidR="00250017" w:rsidRDefault="00250017" w:rsidP="00FD4511">
      <w:pPr>
        <w:ind w:firstLine="562"/>
      </w:pPr>
      <w:r>
        <w:t>-</w:t>
      </w:r>
      <w:r>
        <w:tab/>
      </w:r>
      <w:proofErr w:type="spellStart"/>
      <w:r>
        <w:t>Tổ</w:t>
      </w:r>
      <w:proofErr w:type="spellEnd"/>
      <w:r>
        <w:t xml:space="preserve"> </w:t>
      </w:r>
      <w:proofErr w:type="spellStart"/>
      <w:r>
        <w:t>chức</w:t>
      </w:r>
      <w:proofErr w:type="spellEnd"/>
      <w:r>
        <w:t xml:space="preserve"> </w:t>
      </w:r>
      <w:proofErr w:type="spellStart"/>
      <w:r>
        <w:t>lại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MIT </w:t>
      </w:r>
      <w:proofErr w:type="spellStart"/>
      <w:r>
        <w:t>nhằm</w:t>
      </w:r>
      <w:proofErr w:type="spellEnd"/>
      <w:r>
        <w:t xml:space="preserve"> </w:t>
      </w:r>
      <w:proofErr w:type="spellStart"/>
      <w:r>
        <w:t>nâng</w:t>
      </w:r>
      <w:proofErr w:type="spellEnd"/>
      <w:r>
        <w:t xml:space="preserve"> </w:t>
      </w:r>
      <w:proofErr w:type="spellStart"/>
      <w:r>
        <w:t>cao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w:t>
      </w:r>
    </w:p>
    <w:p w14:paraId="35FB9E39" w14:textId="77777777" w:rsidR="00250017" w:rsidRDefault="00250017" w:rsidP="00250017"/>
    <w:p w14:paraId="10F1B126" w14:textId="77777777" w:rsidR="00250017" w:rsidRDefault="00250017" w:rsidP="00250017">
      <w:pPr>
        <w:pStyle w:val="ListParagraph"/>
        <w:numPr>
          <w:ilvl w:val="0"/>
          <w:numId w:val="6"/>
        </w:numPr>
      </w:pPr>
      <w:proofErr w:type="spellStart"/>
      <w:r w:rsidRPr="0057403C">
        <w:rPr>
          <w:b/>
          <w:bCs/>
        </w:rPr>
        <w:t>Tóm</w:t>
      </w:r>
      <w:proofErr w:type="spellEnd"/>
      <w:r w:rsidRPr="0057403C">
        <w:rPr>
          <w:b/>
          <w:bCs/>
        </w:rPr>
        <w:t xml:space="preserve"> </w:t>
      </w:r>
      <w:proofErr w:type="spellStart"/>
      <w:r w:rsidRPr="0057403C">
        <w:rPr>
          <w:b/>
          <w:bCs/>
        </w:rPr>
        <w:t>tắt</w:t>
      </w:r>
      <w:proofErr w:type="spellEnd"/>
      <w:r w:rsidRPr="0057403C">
        <w:rPr>
          <w:b/>
          <w:bCs/>
        </w:rPr>
        <w:t xml:space="preserve"> </w:t>
      </w:r>
      <w:proofErr w:type="spellStart"/>
      <w:r w:rsidRPr="0057403C">
        <w:rPr>
          <w:b/>
          <w:bCs/>
        </w:rPr>
        <w:t>cô</w:t>
      </w:r>
      <w:proofErr w:type="spellEnd"/>
      <w:r w:rsidRPr="0057403C">
        <w:rPr>
          <w:b/>
          <w:bCs/>
        </w:rPr>
        <w:t xml:space="preserve"> </w:t>
      </w:r>
      <w:proofErr w:type="spellStart"/>
      <w:r w:rsidRPr="0057403C">
        <w:rPr>
          <w:b/>
          <w:bCs/>
        </w:rPr>
        <w:t>đọng</w:t>
      </w:r>
      <w:proofErr w:type="spellEnd"/>
      <w:r w:rsidRPr="0057403C">
        <w:rPr>
          <w:b/>
          <w:bCs/>
        </w:rPr>
        <w:t xml:space="preserve"> </w:t>
      </w:r>
      <w:proofErr w:type="spellStart"/>
      <w:r w:rsidRPr="0057403C">
        <w:rPr>
          <w:b/>
          <w:bCs/>
        </w:rPr>
        <w:t>các</w:t>
      </w:r>
      <w:proofErr w:type="spellEnd"/>
      <w:r w:rsidRPr="0057403C">
        <w:rPr>
          <w:b/>
          <w:bCs/>
        </w:rPr>
        <w:t xml:space="preserve"> </w:t>
      </w:r>
      <w:proofErr w:type="spellStart"/>
      <w:r w:rsidRPr="0057403C">
        <w:rPr>
          <w:b/>
          <w:bCs/>
        </w:rPr>
        <w:t>nội</w:t>
      </w:r>
      <w:proofErr w:type="spellEnd"/>
      <w:r w:rsidRPr="0057403C">
        <w:rPr>
          <w:b/>
          <w:bCs/>
        </w:rPr>
        <w:t xml:space="preserve"> dung </w:t>
      </w:r>
      <w:proofErr w:type="spellStart"/>
      <w:r w:rsidRPr="0057403C">
        <w:rPr>
          <w:b/>
          <w:bCs/>
        </w:rPr>
        <w:t>chính</w:t>
      </w:r>
      <w:proofErr w:type="spellEnd"/>
      <w:r w:rsidRPr="0057403C">
        <w:rPr>
          <w:b/>
          <w:bCs/>
        </w:rPr>
        <w:t xml:space="preserve"> </w:t>
      </w:r>
      <w:proofErr w:type="spellStart"/>
      <w:r w:rsidRPr="0057403C">
        <w:rPr>
          <w:b/>
          <w:bCs/>
        </w:rPr>
        <w:t>và</w:t>
      </w:r>
      <w:proofErr w:type="spellEnd"/>
      <w:r w:rsidRPr="0057403C">
        <w:rPr>
          <w:b/>
          <w:bCs/>
        </w:rPr>
        <w:t xml:space="preserve"> </w:t>
      </w:r>
      <w:proofErr w:type="spellStart"/>
      <w:r w:rsidRPr="0057403C">
        <w:rPr>
          <w:b/>
          <w:bCs/>
        </w:rPr>
        <w:t>đóng</w:t>
      </w:r>
      <w:proofErr w:type="spellEnd"/>
      <w:r w:rsidRPr="0057403C">
        <w:rPr>
          <w:b/>
          <w:bCs/>
        </w:rPr>
        <w:t xml:space="preserve"> </w:t>
      </w:r>
      <w:proofErr w:type="spellStart"/>
      <w:r w:rsidRPr="0057403C">
        <w:rPr>
          <w:b/>
          <w:bCs/>
        </w:rPr>
        <w:t>góp</w:t>
      </w:r>
      <w:proofErr w:type="spellEnd"/>
      <w:r w:rsidRPr="0057403C">
        <w:rPr>
          <w:b/>
          <w:bCs/>
        </w:rPr>
        <w:t xml:space="preserve"> </w:t>
      </w:r>
      <w:proofErr w:type="spellStart"/>
      <w:r w:rsidRPr="0057403C">
        <w:rPr>
          <w:b/>
          <w:bCs/>
        </w:rPr>
        <w:t>mới</w:t>
      </w:r>
      <w:proofErr w:type="spellEnd"/>
      <w:r w:rsidRPr="0057403C">
        <w:rPr>
          <w:b/>
          <w:bCs/>
        </w:rPr>
        <w:t xml:space="preserve"> </w:t>
      </w:r>
      <w:proofErr w:type="spellStart"/>
      <w:r w:rsidRPr="0057403C">
        <w:rPr>
          <w:b/>
          <w:bCs/>
        </w:rPr>
        <w:t>của</w:t>
      </w:r>
      <w:proofErr w:type="spellEnd"/>
      <w:r w:rsidRPr="0057403C">
        <w:rPr>
          <w:b/>
          <w:bCs/>
        </w:rPr>
        <w:t xml:space="preserve"> </w:t>
      </w:r>
      <w:proofErr w:type="spellStart"/>
      <w:r w:rsidRPr="0057403C">
        <w:rPr>
          <w:b/>
          <w:bCs/>
        </w:rPr>
        <w:t>tác</w:t>
      </w:r>
      <w:proofErr w:type="spellEnd"/>
      <w:r w:rsidRPr="0057403C">
        <w:rPr>
          <w:b/>
          <w:bCs/>
        </w:rPr>
        <w:t xml:space="preserve"> </w:t>
      </w:r>
      <w:proofErr w:type="spellStart"/>
      <w:r w:rsidRPr="0057403C">
        <w:rPr>
          <w:b/>
          <w:bCs/>
        </w:rPr>
        <w:t>giả</w:t>
      </w:r>
      <w:proofErr w:type="spellEnd"/>
      <w:r>
        <w:t>:</w:t>
      </w:r>
    </w:p>
    <w:p w14:paraId="2325BA60" w14:textId="78DC630A" w:rsidR="00250017" w:rsidRDefault="00250017" w:rsidP="00FD4511">
      <w:pPr>
        <w:ind w:firstLine="562"/>
      </w:pPr>
      <w:r>
        <w:t>-</w:t>
      </w:r>
      <w:r>
        <w:tab/>
      </w:r>
      <w:proofErr w:type="spellStart"/>
      <w:r>
        <w:t>Luận</w:t>
      </w:r>
      <w:proofErr w:type="spellEnd"/>
      <w:r>
        <w:t xml:space="preserve"> </w:t>
      </w:r>
      <w:proofErr w:type="spellStart"/>
      <w:r>
        <w:t>văn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này</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nhằm</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bộ</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chuẩn</w:t>
      </w:r>
      <w:proofErr w:type="spellEnd"/>
      <w:r>
        <w:t xml:space="preserve"> </w:t>
      </w:r>
      <w:proofErr w:type="spellStart"/>
      <w:r>
        <w:t>của</w:t>
      </w:r>
      <w:proofErr w:type="spellEnd"/>
      <w:r>
        <w:t xml:space="preserve"> MIT, qua </w:t>
      </w:r>
      <w:proofErr w:type="spellStart"/>
      <w:r>
        <w:t>đó</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khả</w:t>
      </w:r>
      <w:proofErr w:type="spellEnd"/>
      <w:r>
        <w:t xml:space="preserve"> </w:t>
      </w:r>
      <w:proofErr w:type="spellStart"/>
      <w:r>
        <w:t>quan</w:t>
      </w:r>
      <w:proofErr w:type="spellEnd"/>
      <w:del w:id="1" w:author="Cung Thanh Long" w:date="2021-04-14T10:20:00Z">
        <w:r w:rsidDel="006C64F2">
          <w:delText>..</w:delText>
        </w:r>
      </w:del>
      <w:ins w:id="2" w:author="Cung Thanh Long" w:date="2021-04-14T10:20:00Z">
        <w:r w:rsidR="006C64F2">
          <w:t>…</w:t>
        </w:r>
      </w:ins>
    </w:p>
    <w:p w14:paraId="796BB7DC" w14:textId="77777777" w:rsidR="00250017" w:rsidRDefault="00250017" w:rsidP="00FD4511">
      <w:pPr>
        <w:ind w:firstLine="562"/>
      </w:pPr>
      <w:r>
        <w:lastRenderedPageBreak/>
        <w:t>-</w:t>
      </w:r>
      <w:r>
        <w:tab/>
      </w:r>
      <w:proofErr w:type="spellStart"/>
      <w:r>
        <w:t>Đưa</w:t>
      </w:r>
      <w:proofErr w:type="spellEnd"/>
      <w:r>
        <w:t xml:space="preserve"> ra </w:t>
      </w:r>
      <w:proofErr w:type="spellStart"/>
      <w:r>
        <w:t>phương</w:t>
      </w:r>
      <w:proofErr w:type="spellEnd"/>
      <w:r>
        <w:t xml:space="preserve"> </w:t>
      </w:r>
      <w:proofErr w:type="spellStart"/>
      <w:r>
        <w:t>pháp</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nhằm</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ngắn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nhằm</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tìm</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tối</w:t>
      </w:r>
      <w:proofErr w:type="spellEnd"/>
      <w:r>
        <w:t xml:space="preserve"> </w:t>
      </w:r>
      <w:proofErr w:type="spellStart"/>
      <w:r>
        <w:t>ưu</w:t>
      </w:r>
      <w:proofErr w:type="spellEnd"/>
      <w:r>
        <w:t xml:space="preserve"> </w:t>
      </w:r>
      <w:proofErr w:type="spellStart"/>
      <w:r>
        <w:t>theo</w:t>
      </w:r>
      <w:proofErr w:type="spellEnd"/>
      <w:r>
        <w:t xml:space="preserve"> </w:t>
      </w:r>
      <w:proofErr w:type="spellStart"/>
      <w:r>
        <w:t>nghĩa</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trở</w:t>
      </w:r>
      <w:proofErr w:type="spellEnd"/>
      <w:r w:rsidR="00FD4511">
        <w:t xml:space="preserve"> </w:t>
      </w:r>
      <w:proofErr w:type="spellStart"/>
      <w:r w:rsidR="00FD4511">
        <w:t>lên</w:t>
      </w:r>
      <w:proofErr w:type="spellEnd"/>
      <w:r w:rsidR="00FD4511">
        <w:t>.</w:t>
      </w:r>
    </w:p>
    <w:p w14:paraId="34795B99" w14:textId="77777777" w:rsidR="00250017" w:rsidRDefault="00250017" w:rsidP="00250017"/>
    <w:p w14:paraId="2EBBCCFB" w14:textId="77777777" w:rsidR="00250017" w:rsidRDefault="00250017" w:rsidP="00250017">
      <w:pPr>
        <w:pStyle w:val="ListParagraph"/>
        <w:numPr>
          <w:ilvl w:val="0"/>
          <w:numId w:val="6"/>
        </w:numPr>
      </w:pPr>
      <w:proofErr w:type="spellStart"/>
      <w:r w:rsidRPr="0057403C">
        <w:rPr>
          <w:b/>
          <w:bCs/>
        </w:rPr>
        <w:t>Phương</w:t>
      </w:r>
      <w:proofErr w:type="spellEnd"/>
      <w:r w:rsidRPr="0057403C">
        <w:rPr>
          <w:b/>
          <w:bCs/>
        </w:rPr>
        <w:t xml:space="preserve"> </w:t>
      </w:r>
      <w:proofErr w:type="spellStart"/>
      <w:r w:rsidRPr="0057403C">
        <w:rPr>
          <w:b/>
          <w:bCs/>
        </w:rPr>
        <w:t>pháp</w:t>
      </w:r>
      <w:proofErr w:type="spellEnd"/>
      <w:r w:rsidRPr="0057403C">
        <w:rPr>
          <w:b/>
          <w:bCs/>
        </w:rPr>
        <w:t xml:space="preserve"> </w:t>
      </w:r>
      <w:proofErr w:type="spellStart"/>
      <w:r w:rsidRPr="0057403C">
        <w:rPr>
          <w:b/>
          <w:bCs/>
        </w:rPr>
        <w:t>nghiên</w:t>
      </w:r>
      <w:proofErr w:type="spellEnd"/>
      <w:r w:rsidRPr="0057403C">
        <w:rPr>
          <w:b/>
          <w:bCs/>
        </w:rPr>
        <w:t xml:space="preserve"> </w:t>
      </w:r>
      <w:proofErr w:type="spellStart"/>
      <w:r w:rsidRPr="0057403C">
        <w:rPr>
          <w:b/>
          <w:bCs/>
        </w:rPr>
        <w:t>cứu</w:t>
      </w:r>
      <w:proofErr w:type="spellEnd"/>
      <w:r>
        <w:t>:</w:t>
      </w:r>
    </w:p>
    <w:p w14:paraId="75B38F33" w14:textId="77777777" w:rsidR="00250017" w:rsidRDefault="00250017" w:rsidP="00FD4511">
      <w:pPr>
        <w:ind w:firstLine="562"/>
      </w:pPr>
      <w:r>
        <w:t>-</w:t>
      </w:r>
      <w:r>
        <w:tab/>
      </w:r>
      <w:proofErr w:type="spellStart"/>
      <w:r>
        <w:t>Nghiên</w:t>
      </w:r>
      <w:proofErr w:type="spellEnd"/>
      <w:r>
        <w:t xml:space="preserve"> </w:t>
      </w:r>
      <w:proofErr w:type="spellStart"/>
      <w:r>
        <w:t>cứu</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để</w:t>
      </w:r>
      <w:proofErr w:type="spellEnd"/>
      <w:r>
        <w:t xml:space="preserve"> so </w:t>
      </w:r>
      <w:proofErr w:type="spellStart"/>
      <w:r>
        <w:t>sánh</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khác</w:t>
      </w:r>
      <w:proofErr w:type="spellEnd"/>
      <w:r>
        <w:t xml:space="preserve"> </w:t>
      </w:r>
      <w:proofErr w:type="spellStart"/>
      <w:r>
        <w:t>nhau</w:t>
      </w:r>
      <w:proofErr w:type="spellEnd"/>
      <w:r>
        <w:t>.</w:t>
      </w:r>
    </w:p>
    <w:p w14:paraId="04898573" w14:textId="0965CCE9" w:rsidR="00250017" w:rsidRDefault="00250017" w:rsidP="00FD4511">
      <w:pPr>
        <w:ind w:firstLine="562"/>
      </w:pPr>
      <w:r>
        <w:t>-</w:t>
      </w:r>
      <w:r>
        <w:tab/>
      </w:r>
      <w:proofErr w:type="spellStart"/>
      <w:r>
        <w:t>Đề</w:t>
      </w:r>
      <w:proofErr w:type="spellEnd"/>
      <w:r>
        <w:t xml:space="preserve"> </w:t>
      </w:r>
      <w:proofErr w:type="spellStart"/>
      <w:r>
        <w:t>xuất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riêng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nhằm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del w:id="3" w:author="Cung Thanh Long" w:date="2021-04-14T10:20:00Z">
        <w:r w:rsidDel="006C64F2">
          <w:delText>..</w:delText>
        </w:r>
      </w:del>
      <w:ins w:id="4" w:author="Cung Thanh Long" w:date="2021-04-14T10:20:00Z">
        <w:r w:rsidR="006C64F2">
          <w:t>…</w:t>
        </w:r>
      </w:ins>
    </w:p>
    <w:p w14:paraId="2AD1523D" w14:textId="77777777" w:rsidR="00250017" w:rsidRDefault="00250017" w:rsidP="00250017"/>
    <w:p w14:paraId="3B4CB03F" w14:textId="77777777" w:rsidR="00250017" w:rsidRDefault="00250017" w:rsidP="00250017"/>
    <w:p w14:paraId="081242AC" w14:textId="77777777" w:rsidR="00250017" w:rsidRDefault="00250017" w:rsidP="00250017">
      <w:pPr>
        <w:pStyle w:val="ListParagraph"/>
        <w:numPr>
          <w:ilvl w:val="0"/>
          <w:numId w:val="6"/>
        </w:numPr>
      </w:pPr>
      <w:proofErr w:type="spellStart"/>
      <w:r w:rsidRPr="0057403C">
        <w:rPr>
          <w:b/>
          <w:bCs/>
        </w:rPr>
        <w:t>Kết</w:t>
      </w:r>
      <w:proofErr w:type="spellEnd"/>
      <w:r w:rsidRPr="0057403C">
        <w:rPr>
          <w:b/>
          <w:bCs/>
        </w:rPr>
        <w:t xml:space="preserve"> </w:t>
      </w:r>
      <w:proofErr w:type="spellStart"/>
      <w:r w:rsidRPr="0057403C">
        <w:rPr>
          <w:b/>
          <w:bCs/>
        </w:rPr>
        <w:t>luận</w:t>
      </w:r>
      <w:proofErr w:type="spellEnd"/>
      <w:r>
        <w:t>:</w:t>
      </w:r>
    </w:p>
    <w:p w14:paraId="3F947589" w14:textId="6A631246" w:rsidR="00250017" w:rsidRPr="00B71184" w:rsidRDefault="00250017" w:rsidP="00FD4511">
      <w:pPr>
        <w:ind w:firstLine="562"/>
      </w:pPr>
      <w:proofErr w:type="spellStart"/>
      <w:r>
        <w:t>Nội</w:t>
      </w:r>
      <w:proofErr w:type="spellEnd"/>
      <w:r>
        <w:t xml:space="preserve"> dung </w:t>
      </w:r>
      <w:proofErr w:type="spellStart"/>
      <w:r>
        <w:t>luận</w:t>
      </w:r>
      <w:proofErr w:type="spellEnd"/>
      <w:r>
        <w:t xml:space="preserve"> </w:t>
      </w:r>
      <w:proofErr w:type="spellStart"/>
      <w:r>
        <w:t>văn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đúng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đặt</w:t>
      </w:r>
      <w:proofErr w:type="spellEnd"/>
      <w:r>
        <w:t xml:space="preserve"> ra, bao </w:t>
      </w:r>
      <w:proofErr w:type="spellStart"/>
      <w:r>
        <w:t>gồm</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b</w:t>
      </w:r>
      <w:ins w:id="5" w:author="Cung Thanh Long" w:date="2021-04-14T10:20:00Z">
        <w:r w:rsidR="006C64F2">
          <w:t>ộ</w:t>
        </w:r>
      </w:ins>
      <w:proofErr w:type="spellEnd"/>
      <w:del w:id="6" w:author="Cung Thanh Long" w:date="2021-04-14T10:20:00Z">
        <w:r w:rsidDel="006C64F2">
          <w:delText>ô</w:delText>
        </w:r>
      </w:del>
      <w:r>
        <w:t xml:space="preserve"> </w:t>
      </w:r>
      <w:proofErr w:type="spellStart"/>
      <w:r>
        <w:t>dữ</w:t>
      </w:r>
      <w:proofErr w:type="spellEnd"/>
      <w:r>
        <w:t xml:space="preserve"> </w:t>
      </w:r>
      <w:proofErr w:type="spellStart"/>
      <w:r>
        <w:t>liệu</w:t>
      </w:r>
      <w:proofErr w:type="spellEnd"/>
      <w:r>
        <w:t xml:space="preserve"> MIT; </w:t>
      </w: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trích</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nhằm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thực</w:t>
      </w:r>
      <w:proofErr w:type="spellEnd"/>
      <w:r>
        <w:t xml:space="preserve"> </w:t>
      </w:r>
      <w:proofErr w:type="spellStart"/>
      <w:r>
        <w:t>hiện</w:t>
      </w:r>
      <w:proofErr w:type="spellEnd"/>
      <w:r>
        <w:t xml:space="preserve"> ý </w:t>
      </w:r>
      <w:proofErr w:type="spellStart"/>
      <w:r>
        <w:t>tưởng</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nhằm</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nhiều</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tối</w:t>
      </w:r>
      <w:proofErr w:type="spellEnd"/>
      <w:r>
        <w:t xml:space="preserve"> </w:t>
      </w:r>
      <w:proofErr w:type="spellStart"/>
      <w:r>
        <w:t>ưu</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bước</w:t>
      </w:r>
      <w:proofErr w:type="spellEnd"/>
      <w:r>
        <w:t xml:space="preserve"> </w:t>
      </w:r>
      <w:proofErr w:type="spellStart"/>
      <w:r>
        <w:t>đầu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là</w:t>
      </w:r>
      <w:proofErr w:type="spellEnd"/>
      <w:r>
        <w:t xml:space="preserve"> </w:t>
      </w:r>
      <w:proofErr w:type="spellStart"/>
      <w:r>
        <w:t>khả</w:t>
      </w:r>
      <w:proofErr w:type="spellEnd"/>
      <w:r>
        <w:t xml:space="preserve"> </w:t>
      </w:r>
      <w:proofErr w:type="spellStart"/>
      <w:r>
        <w:t>quan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ra </w:t>
      </w:r>
      <w:proofErr w:type="spellStart"/>
      <w:r>
        <w:t>của</w:t>
      </w:r>
      <w:proofErr w:type="spellEnd"/>
      <w:r>
        <w:t xml:space="preserve"> </w:t>
      </w:r>
      <w:proofErr w:type="spellStart"/>
      <w:r>
        <w:t>luận</w:t>
      </w:r>
      <w:proofErr w:type="spellEnd"/>
      <w:r>
        <w:t xml:space="preserve"> </w:t>
      </w:r>
      <w:proofErr w:type="spellStart"/>
      <w:r>
        <w:t>văn</w:t>
      </w:r>
      <w:proofErr w:type="spellEnd"/>
      <w:r>
        <w:t xml:space="preserve">. </w:t>
      </w:r>
    </w:p>
    <w:p w14:paraId="3D6DD353" w14:textId="77777777" w:rsidR="00B22998" w:rsidRDefault="001F64DD" w:rsidP="00B71184">
      <w:r>
        <w:rPr>
          <w:noProof/>
        </w:rPr>
        <mc:AlternateContent>
          <mc:Choice Requires="wps">
            <w:drawing>
              <wp:anchor distT="0" distB="0" distL="114300" distR="114300" simplePos="0" relativeHeight="251659264" behindDoc="0" locked="0" layoutInCell="1" allowOverlap="1" wp14:anchorId="4BAC9A36" wp14:editId="37A4E75A">
                <wp:simplePos x="0" y="0"/>
                <wp:positionH relativeFrom="column">
                  <wp:posOffset>3346450</wp:posOffset>
                </wp:positionH>
                <wp:positionV relativeFrom="paragraph">
                  <wp:posOffset>3714750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68BA30FB" w14:textId="77777777" w:rsidR="0082527F" w:rsidRDefault="0082527F" w:rsidP="00DD3675">
                            <w:pPr>
                              <w:spacing w:before="0" w:line="240" w:lineRule="auto"/>
                              <w:jc w:val="center"/>
                            </w:pPr>
                            <w:r>
                              <w:t>HỌC VIÊN</w:t>
                            </w:r>
                          </w:p>
                          <w:p w14:paraId="49F5FF00" w14:textId="77777777" w:rsidR="0082527F" w:rsidRDefault="0082527F"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7D447977" w14:textId="77777777" w:rsidR="0082527F" w:rsidRPr="00DD3675" w:rsidRDefault="0082527F"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C9A36" id="Text Box 35" o:spid="_x0000_s1028" type="#_x0000_t202" style="position:absolute;left:0;text-align:left;margin-left:263.5pt;margin-top:292.5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" filled="f" stroked="f" strokeweight=".5pt">
                <v:textbox>
                  <w:txbxContent>
                    <w:p w14:paraId="68BA30FB" w14:textId="77777777" w:rsidR="0082527F" w:rsidRDefault="0082527F" w:rsidP="00DD3675">
                      <w:pPr>
                        <w:spacing w:before="0" w:line="240" w:lineRule="auto"/>
                        <w:jc w:val="center"/>
                      </w:pPr>
                      <w:r>
                        <w:t>HỌC VIÊN</w:t>
                      </w:r>
                    </w:p>
                    <w:p w14:paraId="49F5FF00" w14:textId="77777777" w:rsidR="0082527F" w:rsidRDefault="0082527F"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7D447977" w14:textId="77777777" w:rsidR="0082527F" w:rsidRPr="00DD3675" w:rsidRDefault="0082527F" w:rsidP="00DD3675"/>
                  </w:txbxContent>
                </v:textbox>
              </v:shape>
            </w:pict>
          </mc:Fallback>
        </mc:AlternateContent>
      </w:r>
      <w:r w:rsidR="00B22998">
        <w:br w:type="page"/>
      </w:r>
    </w:p>
    <w:p w14:paraId="3950E6BA" w14:textId="77777777" w:rsidR="00FB171E" w:rsidRPr="00120C98" w:rsidRDefault="00F15E73" w:rsidP="00120C98">
      <w:pPr>
        <w:jc w:val="center"/>
        <w:rPr>
          <w:b/>
        </w:rPr>
      </w:pPr>
      <w:r w:rsidRPr="00120C98">
        <w:rPr>
          <w:b/>
        </w:rPr>
        <w:lastRenderedPageBreak/>
        <w:t>MỤC LỤC</w:t>
      </w:r>
    </w:p>
    <w:p w14:paraId="6FB043A9" w14:textId="77777777" w:rsidR="00120C98" w:rsidRDefault="00120C98" w:rsidP="00120C98">
      <w:pPr>
        <w:pStyle w:val="TOCHeading"/>
        <w:spacing w:before="0" w:after="0" w:line="240" w:lineRule="auto"/>
      </w:pPr>
    </w:p>
    <w:p w14:paraId="58209F48" w14:textId="77777777" w:rsidR="0032158F"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9243354" w:history="1">
        <w:r w:rsidR="0032158F" w:rsidRPr="00DF4477">
          <w:rPr>
            <w:rStyle w:val="Hyperlink"/>
            <w:noProof/>
          </w:rPr>
          <w:t>CHƯƠNG 1. TỔNG QUAN VỀ NHẬN DẠNG CẢM XÚC</w:t>
        </w:r>
        <w:r w:rsidR="0032158F">
          <w:rPr>
            <w:noProof/>
            <w:webHidden/>
          </w:rPr>
          <w:tab/>
        </w:r>
        <w:r w:rsidR="0032158F">
          <w:rPr>
            <w:noProof/>
            <w:webHidden/>
          </w:rPr>
          <w:fldChar w:fldCharType="begin"/>
        </w:r>
        <w:r w:rsidR="0032158F">
          <w:rPr>
            <w:noProof/>
            <w:webHidden/>
          </w:rPr>
          <w:instrText xml:space="preserve"> PAGEREF _Toc69243354 \h </w:instrText>
        </w:r>
        <w:r w:rsidR="0032158F">
          <w:rPr>
            <w:noProof/>
            <w:webHidden/>
          </w:rPr>
        </w:r>
        <w:r w:rsidR="0032158F">
          <w:rPr>
            <w:noProof/>
            <w:webHidden/>
          </w:rPr>
          <w:fldChar w:fldCharType="separate"/>
        </w:r>
        <w:r w:rsidR="0032158F">
          <w:rPr>
            <w:noProof/>
            <w:webHidden/>
          </w:rPr>
          <w:t>1</w:t>
        </w:r>
        <w:r w:rsidR="0032158F">
          <w:rPr>
            <w:noProof/>
            <w:webHidden/>
          </w:rPr>
          <w:fldChar w:fldCharType="end"/>
        </w:r>
      </w:hyperlink>
    </w:p>
    <w:p w14:paraId="768B74C7" w14:textId="77777777" w:rsidR="0032158F" w:rsidRDefault="006C64F2">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55" w:history="1">
        <w:r w:rsidR="0032158F" w:rsidRPr="00DF4477">
          <w:rPr>
            <w:rStyle w:val="Hyperlink"/>
            <w:noProof/>
          </w:rPr>
          <w:t>1.1</w:t>
        </w:r>
        <w:r w:rsidR="0032158F">
          <w:rPr>
            <w:rFonts w:asciiTheme="minorHAnsi" w:eastAsiaTheme="minorEastAsia" w:hAnsiTheme="minorHAnsi" w:cstheme="minorBidi"/>
            <w:noProof/>
            <w:color w:val="auto"/>
            <w:sz w:val="22"/>
            <w:szCs w:val="22"/>
          </w:rPr>
          <w:tab/>
        </w:r>
        <w:r w:rsidR="0032158F" w:rsidRPr="00DF4477">
          <w:rPr>
            <w:rStyle w:val="Hyperlink"/>
            <w:noProof/>
          </w:rPr>
          <w:t>Bài toán nhận dạng cảm xúc</w:t>
        </w:r>
        <w:r w:rsidR="0032158F">
          <w:rPr>
            <w:noProof/>
            <w:webHidden/>
          </w:rPr>
          <w:tab/>
        </w:r>
        <w:r w:rsidR="0032158F">
          <w:rPr>
            <w:noProof/>
            <w:webHidden/>
          </w:rPr>
          <w:fldChar w:fldCharType="begin"/>
        </w:r>
        <w:r w:rsidR="0032158F">
          <w:rPr>
            <w:noProof/>
            <w:webHidden/>
          </w:rPr>
          <w:instrText xml:space="preserve"> PAGEREF _Toc69243355 \h </w:instrText>
        </w:r>
        <w:r w:rsidR="0032158F">
          <w:rPr>
            <w:noProof/>
            <w:webHidden/>
          </w:rPr>
        </w:r>
        <w:r w:rsidR="0032158F">
          <w:rPr>
            <w:noProof/>
            <w:webHidden/>
          </w:rPr>
          <w:fldChar w:fldCharType="separate"/>
        </w:r>
        <w:r w:rsidR="0032158F">
          <w:rPr>
            <w:noProof/>
            <w:webHidden/>
          </w:rPr>
          <w:t>1</w:t>
        </w:r>
        <w:r w:rsidR="0032158F">
          <w:rPr>
            <w:noProof/>
            <w:webHidden/>
          </w:rPr>
          <w:fldChar w:fldCharType="end"/>
        </w:r>
      </w:hyperlink>
    </w:p>
    <w:p w14:paraId="5F0BFE83" w14:textId="77777777" w:rsidR="0032158F" w:rsidRDefault="006C64F2">
      <w:pPr>
        <w:pStyle w:val="TOC3"/>
        <w:rPr>
          <w:rFonts w:asciiTheme="minorHAnsi" w:eastAsiaTheme="minorEastAsia" w:hAnsiTheme="minorHAnsi" w:cstheme="minorBidi"/>
          <w:noProof/>
          <w:color w:val="auto"/>
          <w:sz w:val="22"/>
          <w:szCs w:val="22"/>
        </w:rPr>
      </w:pPr>
      <w:hyperlink w:anchor="_Toc69243356" w:history="1">
        <w:r w:rsidR="0032158F" w:rsidRPr="00DF4477">
          <w:rPr>
            <w:rStyle w:val="Hyperlink"/>
            <w:noProof/>
          </w:rPr>
          <w:t>1.1.1</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cảm xúc thông qua tín hiệu giọng nói</w:t>
        </w:r>
        <w:r w:rsidR="0032158F">
          <w:rPr>
            <w:noProof/>
            <w:webHidden/>
          </w:rPr>
          <w:tab/>
        </w:r>
        <w:r w:rsidR="0032158F">
          <w:rPr>
            <w:noProof/>
            <w:webHidden/>
          </w:rPr>
          <w:fldChar w:fldCharType="begin"/>
        </w:r>
        <w:r w:rsidR="0032158F">
          <w:rPr>
            <w:noProof/>
            <w:webHidden/>
          </w:rPr>
          <w:instrText xml:space="preserve"> PAGEREF _Toc69243356 \h </w:instrText>
        </w:r>
        <w:r w:rsidR="0032158F">
          <w:rPr>
            <w:noProof/>
            <w:webHidden/>
          </w:rPr>
        </w:r>
        <w:r w:rsidR="0032158F">
          <w:rPr>
            <w:noProof/>
            <w:webHidden/>
          </w:rPr>
          <w:fldChar w:fldCharType="separate"/>
        </w:r>
        <w:r w:rsidR="0032158F">
          <w:rPr>
            <w:noProof/>
            <w:webHidden/>
          </w:rPr>
          <w:t>2</w:t>
        </w:r>
        <w:r w:rsidR="0032158F">
          <w:rPr>
            <w:noProof/>
            <w:webHidden/>
          </w:rPr>
          <w:fldChar w:fldCharType="end"/>
        </w:r>
      </w:hyperlink>
    </w:p>
    <w:p w14:paraId="6A2FCA1E" w14:textId="77777777" w:rsidR="0032158F" w:rsidRDefault="006C64F2">
      <w:pPr>
        <w:pStyle w:val="TOC3"/>
        <w:rPr>
          <w:rFonts w:asciiTheme="minorHAnsi" w:eastAsiaTheme="minorEastAsia" w:hAnsiTheme="minorHAnsi" w:cstheme="minorBidi"/>
          <w:noProof/>
          <w:color w:val="auto"/>
          <w:sz w:val="22"/>
          <w:szCs w:val="22"/>
        </w:rPr>
      </w:pPr>
      <w:hyperlink w:anchor="_Toc69243357" w:history="1">
        <w:r w:rsidR="0032158F" w:rsidRPr="00DF4477">
          <w:rPr>
            <w:rStyle w:val="Hyperlink"/>
            <w:noProof/>
          </w:rPr>
          <w:t>1.1.2</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cảm xúc thông qua biểu cảm khuôn mặt</w:t>
        </w:r>
        <w:r w:rsidR="0032158F">
          <w:rPr>
            <w:noProof/>
            <w:webHidden/>
          </w:rPr>
          <w:tab/>
        </w:r>
        <w:r w:rsidR="0032158F">
          <w:rPr>
            <w:noProof/>
            <w:webHidden/>
          </w:rPr>
          <w:fldChar w:fldCharType="begin"/>
        </w:r>
        <w:r w:rsidR="0032158F">
          <w:rPr>
            <w:noProof/>
            <w:webHidden/>
          </w:rPr>
          <w:instrText xml:space="preserve"> PAGEREF _Toc69243357 \h </w:instrText>
        </w:r>
        <w:r w:rsidR="0032158F">
          <w:rPr>
            <w:noProof/>
            <w:webHidden/>
          </w:rPr>
        </w:r>
        <w:r w:rsidR="0032158F">
          <w:rPr>
            <w:noProof/>
            <w:webHidden/>
          </w:rPr>
          <w:fldChar w:fldCharType="separate"/>
        </w:r>
        <w:r w:rsidR="0032158F">
          <w:rPr>
            <w:noProof/>
            <w:webHidden/>
          </w:rPr>
          <w:t>2</w:t>
        </w:r>
        <w:r w:rsidR="0032158F">
          <w:rPr>
            <w:noProof/>
            <w:webHidden/>
          </w:rPr>
          <w:fldChar w:fldCharType="end"/>
        </w:r>
      </w:hyperlink>
    </w:p>
    <w:p w14:paraId="4669DBA2" w14:textId="77777777" w:rsidR="0032158F" w:rsidRDefault="006C64F2">
      <w:pPr>
        <w:pStyle w:val="TOC3"/>
        <w:rPr>
          <w:rFonts w:asciiTheme="minorHAnsi" w:eastAsiaTheme="minorEastAsia" w:hAnsiTheme="minorHAnsi" w:cstheme="minorBidi"/>
          <w:noProof/>
          <w:color w:val="auto"/>
          <w:sz w:val="22"/>
          <w:szCs w:val="22"/>
        </w:rPr>
      </w:pPr>
      <w:hyperlink w:anchor="_Toc69243358" w:history="1">
        <w:r w:rsidR="0032158F" w:rsidRPr="00DF4477">
          <w:rPr>
            <w:rStyle w:val="Hyperlink"/>
            <w:noProof/>
          </w:rPr>
          <w:t>1.1.3</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cảm xúc thông qua tín hiệu sinh học</w:t>
        </w:r>
        <w:r w:rsidR="0032158F">
          <w:rPr>
            <w:noProof/>
            <w:webHidden/>
          </w:rPr>
          <w:tab/>
        </w:r>
        <w:r w:rsidR="0032158F">
          <w:rPr>
            <w:noProof/>
            <w:webHidden/>
          </w:rPr>
          <w:fldChar w:fldCharType="begin"/>
        </w:r>
        <w:r w:rsidR="0032158F">
          <w:rPr>
            <w:noProof/>
            <w:webHidden/>
          </w:rPr>
          <w:instrText xml:space="preserve"> PAGEREF _Toc69243358 \h </w:instrText>
        </w:r>
        <w:r w:rsidR="0032158F">
          <w:rPr>
            <w:noProof/>
            <w:webHidden/>
          </w:rPr>
        </w:r>
        <w:r w:rsidR="0032158F">
          <w:rPr>
            <w:noProof/>
            <w:webHidden/>
          </w:rPr>
          <w:fldChar w:fldCharType="separate"/>
        </w:r>
        <w:r w:rsidR="0032158F">
          <w:rPr>
            <w:noProof/>
            <w:webHidden/>
          </w:rPr>
          <w:t>3</w:t>
        </w:r>
        <w:r w:rsidR="0032158F">
          <w:rPr>
            <w:noProof/>
            <w:webHidden/>
          </w:rPr>
          <w:fldChar w:fldCharType="end"/>
        </w:r>
      </w:hyperlink>
    </w:p>
    <w:p w14:paraId="661B9D8E" w14:textId="77777777" w:rsidR="0032158F" w:rsidRDefault="006C64F2">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59" w:history="1">
        <w:r w:rsidR="0032158F" w:rsidRPr="00DF4477">
          <w:rPr>
            <w:rStyle w:val="Hyperlink"/>
            <w:noProof/>
          </w:rPr>
          <w:t>1.2</w:t>
        </w:r>
        <w:r w:rsidR="0032158F">
          <w:rPr>
            <w:rFonts w:asciiTheme="minorHAnsi" w:eastAsiaTheme="minorEastAsia" w:hAnsiTheme="minorHAnsi" w:cstheme="minorBidi"/>
            <w:noProof/>
            <w:color w:val="auto"/>
            <w:sz w:val="22"/>
            <w:szCs w:val="22"/>
          </w:rPr>
          <w:tab/>
        </w:r>
        <w:r w:rsidR="0032158F" w:rsidRPr="00DF4477">
          <w:rPr>
            <w:rStyle w:val="Hyperlink"/>
            <w:noProof/>
          </w:rPr>
          <w:t>Bộ dữ liệu sinh học của MIT</w:t>
        </w:r>
        <w:r w:rsidR="0032158F">
          <w:rPr>
            <w:noProof/>
            <w:webHidden/>
          </w:rPr>
          <w:tab/>
        </w:r>
        <w:r w:rsidR="0032158F">
          <w:rPr>
            <w:noProof/>
            <w:webHidden/>
          </w:rPr>
          <w:fldChar w:fldCharType="begin"/>
        </w:r>
        <w:r w:rsidR="0032158F">
          <w:rPr>
            <w:noProof/>
            <w:webHidden/>
          </w:rPr>
          <w:instrText xml:space="preserve"> PAGEREF _Toc69243359 \h </w:instrText>
        </w:r>
        <w:r w:rsidR="0032158F">
          <w:rPr>
            <w:noProof/>
            <w:webHidden/>
          </w:rPr>
        </w:r>
        <w:r w:rsidR="0032158F">
          <w:rPr>
            <w:noProof/>
            <w:webHidden/>
          </w:rPr>
          <w:fldChar w:fldCharType="separate"/>
        </w:r>
        <w:r w:rsidR="0032158F">
          <w:rPr>
            <w:noProof/>
            <w:webHidden/>
          </w:rPr>
          <w:t>4</w:t>
        </w:r>
        <w:r w:rsidR="0032158F">
          <w:rPr>
            <w:noProof/>
            <w:webHidden/>
          </w:rPr>
          <w:fldChar w:fldCharType="end"/>
        </w:r>
      </w:hyperlink>
    </w:p>
    <w:p w14:paraId="4C784A45" w14:textId="77777777" w:rsidR="0032158F" w:rsidRDefault="006C64F2">
      <w:pPr>
        <w:pStyle w:val="TOC1"/>
        <w:tabs>
          <w:tab w:val="right" w:leader="dot" w:pos="8494"/>
        </w:tabs>
        <w:rPr>
          <w:rFonts w:asciiTheme="minorHAnsi" w:eastAsiaTheme="minorEastAsia" w:hAnsiTheme="minorHAnsi" w:cstheme="minorBidi"/>
          <w:b w:val="0"/>
          <w:noProof/>
          <w:color w:val="auto"/>
          <w:sz w:val="22"/>
          <w:szCs w:val="22"/>
        </w:rPr>
      </w:pPr>
      <w:hyperlink w:anchor="_Toc69243360" w:history="1">
        <w:r w:rsidR="0032158F" w:rsidRPr="00DF4477">
          <w:rPr>
            <w:rStyle w:val="Hyperlink"/>
            <w:noProof/>
          </w:rPr>
          <w:t>CHƯƠNG 2. HỌC MÁY VÀ ỨNG DỤNG TRONG NHẬN DẠNG CẢM XÚC</w:t>
        </w:r>
        <w:r w:rsidR="0032158F">
          <w:rPr>
            <w:noProof/>
            <w:webHidden/>
          </w:rPr>
          <w:tab/>
        </w:r>
        <w:r w:rsidR="0032158F">
          <w:rPr>
            <w:noProof/>
            <w:webHidden/>
          </w:rPr>
          <w:fldChar w:fldCharType="begin"/>
        </w:r>
        <w:r w:rsidR="0032158F">
          <w:rPr>
            <w:noProof/>
            <w:webHidden/>
          </w:rPr>
          <w:instrText xml:space="preserve"> PAGEREF _Toc69243360 \h </w:instrText>
        </w:r>
        <w:r w:rsidR="0032158F">
          <w:rPr>
            <w:noProof/>
            <w:webHidden/>
          </w:rPr>
        </w:r>
        <w:r w:rsidR="0032158F">
          <w:rPr>
            <w:noProof/>
            <w:webHidden/>
          </w:rPr>
          <w:fldChar w:fldCharType="separate"/>
        </w:r>
        <w:r w:rsidR="0032158F">
          <w:rPr>
            <w:noProof/>
            <w:webHidden/>
          </w:rPr>
          <w:t>10</w:t>
        </w:r>
        <w:r w:rsidR="0032158F">
          <w:rPr>
            <w:noProof/>
            <w:webHidden/>
          </w:rPr>
          <w:fldChar w:fldCharType="end"/>
        </w:r>
      </w:hyperlink>
    </w:p>
    <w:p w14:paraId="3DC6124E" w14:textId="77777777" w:rsidR="0032158F" w:rsidRDefault="006C64F2">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61" w:history="1">
        <w:r w:rsidR="0032158F" w:rsidRPr="00DF4477">
          <w:rPr>
            <w:rStyle w:val="Hyperlink"/>
            <w:noProof/>
          </w:rPr>
          <w:t>2.1</w:t>
        </w:r>
        <w:r w:rsidR="0032158F">
          <w:rPr>
            <w:rFonts w:asciiTheme="minorHAnsi" w:eastAsiaTheme="minorEastAsia" w:hAnsiTheme="minorHAnsi" w:cstheme="minorBidi"/>
            <w:noProof/>
            <w:color w:val="auto"/>
            <w:sz w:val="22"/>
            <w:szCs w:val="22"/>
          </w:rPr>
          <w:tab/>
        </w:r>
        <w:r w:rsidR="0032158F" w:rsidRPr="00DF4477">
          <w:rPr>
            <w:rStyle w:val="Hyperlink"/>
            <w:noProof/>
          </w:rPr>
          <w:t>Học máy và các kỹ thuật sử dụng trong bài toán phân loại</w:t>
        </w:r>
        <w:r w:rsidR="0032158F">
          <w:rPr>
            <w:noProof/>
            <w:webHidden/>
          </w:rPr>
          <w:tab/>
        </w:r>
        <w:r w:rsidR="0032158F">
          <w:rPr>
            <w:noProof/>
            <w:webHidden/>
          </w:rPr>
          <w:fldChar w:fldCharType="begin"/>
        </w:r>
        <w:r w:rsidR="0032158F">
          <w:rPr>
            <w:noProof/>
            <w:webHidden/>
          </w:rPr>
          <w:instrText xml:space="preserve"> PAGEREF _Toc69243361 \h </w:instrText>
        </w:r>
        <w:r w:rsidR="0032158F">
          <w:rPr>
            <w:noProof/>
            <w:webHidden/>
          </w:rPr>
        </w:r>
        <w:r w:rsidR="0032158F">
          <w:rPr>
            <w:noProof/>
            <w:webHidden/>
          </w:rPr>
          <w:fldChar w:fldCharType="separate"/>
        </w:r>
        <w:r w:rsidR="0032158F">
          <w:rPr>
            <w:noProof/>
            <w:webHidden/>
          </w:rPr>
          <w:t>10</w:t>
        </w:r>
        <w:r w:rsidR="0032158F">
          <w:rPr>
            <w:noProof/>
            <w:webHidden/>
          </w:rPr>
          <w:fldChar w:fldCharType="end"/>
        </w:r>
      </w:hyperlink>
    </w:p>
    <w:p w14:paraId="72B920FC" w14:textId="77777777" w:rsidR="0032158F" w:rsidRDefault="006C64F2">
      <w:pPr>
        <w:pStyle w:val="TOC3"/>
        <w:rPr>
          <w:rFonts w:asciiTheme="minorHAnsi" w:eastAsiaTheme="minorEastAsia" w:hAnsiTheme="minorHAnsi" w:cstheme="minorBidi"/>
          <w:noProof/>
          <w:color w:val="auto"/>
          <w:sz w:val="22"/>
          <w:szCs w:val="22"/>
        </w:rPr>
      </w:pPr>
      <w:hyperlink w:anchor="_Toc69243362" w:history="1">
        <w:r w:rsidR="0032158F" w:rsidRPr="00DF4477">
          <w:rPr>
            <w:rStyle w:val="Hyperlink"/>
            <w:noProof/>
          </w:rPr>
          <w:t>2.1.1</w:t>
        </w:r>
        <w:r w:rsidR="0032158F">
          <w:rPr>
            <w:rFonts w:asciiTheme="minorHAnsi" w:eastAsiaTheme="minorEastAsia" w:hAnsiTheme="minorHAnsi" w:cstheme="minorBidi"/>
            <w:noProof/>
            <w:color w:val="auto"/>
            <w:sz w:val="22"/>
            <w:szCs w:val="22"/>
          </w:rPr>
          <w:tab/>
        </w:r>
        <w:r w:rsidR="0032158F" w:rsidRPr="00DF4477">
          <w:rPr>
            <w:rStyle w:val="Hyperlink"/>
            <w:noProof/>
          </w:rPr>
          <w:t>Lựa chọn đặc trưng</w:t>
        </w:r>
        <w:r w:rsidR="0032158F">
          <w:rPr>
            <w:noProof/>
            <w:webHidden/>
          </w:rPr>
          <w:tab/>
        </w:r>
        <w:r w:rsidR="0032158F">
          <w:rPr>
            <w:noProof/>
            <w:webHidden/>
          </w:rPr>
          <w:fldChar w:fldCharType="begin"/>
        </w:r>
        <w:r w:rsidR="0032158F">
          <w:rPr>
            <w:noProof/>
            <w:webHidden/>
          </w:rPr>
          <w:instrText xml:space="preserve"> PAGEREF _Toc69243362 \h </w:instrText>
        </w:r>
        <w:r w:rsidR="0032158F">
          <w:rPr>
            <w:noProof/>
            <w:webHidden/>
          </w:rPr>
        </w:r>
        <w:r w:rsidR="0032158F">
          <w:rPr>
            <w:noProof/>
            <w:webHidden/>
          </w:rPr>
          <w:fldChar w:fldCharType="separate"/>
        </w:r>
        <w:r w:rsidR="0032158F">
          <w:rPr>
            <w:noProof/>
            <w:webHidden/>
          </w:rPr>
          <w:t>11</w:t>
        </w:r>
        <w:r w:rsidR="0032158F">
          <w:rPr>
            <w:noProof/>
            <w:webHidden/>
          </w:rPr>
          <w:fldChar w:fldCharType="end"/>
        </w:r>
      </w:hyperlink>
    </w:p>
    <w:p w14:paraId="43335DE8" w14:textId="77777777" w:rsidR="0032158F" w:rsidRDefault="006C64F2">
      <w:pPr>
        <w:pStyle w:val="TOC4"/>
        <w:rPr>
          <w:rFonts w:asciiTheme="minorHAnsi" w:eastAsiaTheme="minorEastAsia" w:hAnsiTheme="minorHAnsi" w:cstheme="minorBidi"/>
          <w:noProof/>
          <w:color w:val="auto"/>
          <w:sz w:val="22"/>
          <w:szCs w:val="22"/>
        </w:rPr>
      </w:pPr>
      <w:hyperlink w:anchor="_Toc69243363" w:history="1">
        <w:r w:rsidR="0032158F" w:rsidRPr="00DF4477">
          <w:rPr>
            <w:rStyle w:val="Hyperlink"/>
            <w:noProof/>
            <w14:scene3d>
              <w14:camera w14:prst="orthographicFront"/>
              <w14:lightRig w14:rig="threePt" w14:dir="t">
                <w14:rot w14:lat="0" w14:lon="0" w14:rev="0"/>
              </w14:lightRig>
            </w14:scene3d>
          </w:rPr>
          <w:t>2.1.1.1.</w:t>
        </w:r>
        <w:r w:rsidR="0032158F" w:rsidRPr="00DF4477">
          <w:rPr>
            <w:rStyle w:val="Hyperlink"/>
            <w:noProof/>
          </w:rPr>
          <w:t xml:space="preserve"> Recursive Feature Elimination (RFE)</w:t>
        </w:r>
        <w:r w:rsidR="0032158F">
          <w:rPr>
            <w:noProof/>
            <w:webHidden/>
          </w:rPr>
          <w:tab/>
        </w:r>
        <w:r w:rsidR="0032158F">
          <w:rPr>
            <w:noProof/>
            <w:webHidden/>
          </w:rPr>
          <w:fldChar w:fldCharType="begin"/>
        </w:r>
        <w:r w:rsidR="0032158F">
          <w:rPr>
            <w:noProof/>
            <w:webHidden/>
          </w:rPr>
          <w:instrText xml:space="preserve"> PAGEREF _Toc69243363 \h </w:instrText>
        </w:r>
        <w:r w:rsidR="0032158F">
          <w:rPr>
            <w:noProof/>
            <w:webHidden/>
          </w:rPr>
        </w:r>
        <w:r w:rsidR="0032158F">
          <w:rPr>
            <w:noProof/>
            <w:webHidden/>
          </w:rPr>
          <w:fldChar w:fldCharType="separate"/>
        </w:r>
        <w:r w:rsidR="0032158F">
          <w:rPr>
            <w:noProof/>
            <w:webHidden/>
          </w:rPr>
          <w:t>12</w:t>
        </w:r>
        <w:r w:rsidR="0032158F">
          <w:rPr>
            <w:noProof/>
            <w:webHidden/>
          </w:rPr>
          <w:fldChar w:fldCharType="end"/>
        </w:r>
      </w:hyperlink>
    </w:p>
    <w:p w14:paraId="24A65896" w14:textId="77777777" w:rsidR="0032158F" w:rsidRDefault="006C64F2">
      <w:pPr>
        <w:pStyle w:val="TOC4"/>
        <w:rPr>
          <w:rFonts w:asciiTheme="minorHAnsi" w:eastAsiaTheme="minorEastAsia" w:hAnsiTheme="minorHAnsi" w:cstheme="minorBidi"/>
          <w:noProof/>
          <w:color w:val="auto"/>
          <w:sz w:val="22"/>
          <w:szCs w:val="22"/>
        </w:rPr>
      </w:pPr>
      <w:hyperlink w:anchor="_Toc69243364" w:history="1">
        <w:r w:rsidR="0032158F" w:rsidRPr="00DF4477">
          <w:rPr>
            <w:rStyle w:val="Hyperlink"/>
            <w:noProof/>
            <w14:scene3d>
              <w14:camera w14:prst="orthographicFront"/>
              <w14:lightRig w14:rig="threePt" w14:dir="t">
                <w14:rot w14:lat="0" w14:lon="0" w14:rev="0"/>
              </w14:lightRig>
            </w14:scene3d>
          </w:rPr>
          <w:t>2.1.1.2.</w:t>
        </w:r>
        <w:r w:rsidR="0032158F" w:rsidRPr="00DF4477">
          <w:rPr>
            <w:rStyle w:val="Hyperlink"/>
            <w:noProof/>
          </w:rPr>
          <w:t xml:space="preserve"> Pearson Correlation và Chi-Squared</w:t>
        </w:r>
        <w:r w:rsidR="0032158F">
          <w:rPr>
            <w:noProof/>
            <w:webHidden/>
          </w:rPr>
          <w:tab/>
        </w:r>
        <w:r w:rsidR="0032158F">
          <w:rPr>
            <w:noProof/>
            <w:webHidden/>
          </w:rPr>
          <w:fldChar w:fldCharType="begin"/>
        </w:r>
        <w:r w:rsidR="0032158F">
          <w:rPr>
            <w:noProof/>
            <w:webHidden/>
          </w:rPr>
          <w:instrText xml:space="preserve"> PAGEREF _Toc69243364 \h </w:instrText>
        </w:r>
        <w:r w:rsidR="0032158F">
          <w:rPr>
            <w:noProof/>
            <w:webHidden/>
          </w:rPr>
        </w:r>
        <w:r w:rsidR="0032158F">
          <w:rPr>
            <w:noProof/>
            <w:webHidden/>
          </w:rPr>
          <w:fldChar w:fldCharType="separate"/>
        </w:r>
        <w:r w:rsidR="0032158F">
          <w:rPr>
            <w:noProof/>
            <w:webHidden/>
          </w:rPr>
          <w:t>13</w:t>
        </w:r>
        <w:r w:rsidR="0032158F">
          <w:rPr>
            <w:noProof/>
            <w:webHidden/>
          </w:rPr>
          <w:fldChar w:fldCharType="end"/>
        </w:r>
      </w:hyperlink>
    </w:p>
    <w:p w14:paraId="1CA13B06" w14:textId="77777777" w:rsidR="0032158F" w:rsidRDefault="006C64F2">
      <w:pPr>
        <w:pStyle w:val="TOC3"/>
        <w:rPr>
          <w:rFonts w:asciiTheme="minorHAnsi" w:eastAsiaTheme="minorEastAsia" w:hAnsiTheme="minorHAnsi" w:cstheme="minorBidi"/>
          <w:noProof/>
          <w:color w:val="auto"/>
          <w:sz w:val="22"/>
          <w:szCs w:val="22"/>
        </w:rPr>
      </w:pPr>
      <w:hyperlink w:anchor="_Toc69243365" w:history="1">
        <w:r w:rsidR="0032158F" w:rsidRPr="00DF4477">
          <w:rPr>
            <w:rStyle w:val="Hyperlink"/>
            <w:noProof/>
          </w:rPr>
          <w:t>2.1.2</w:t>
        </w:r>
        <w:r w:rsidR="0032158F">
          <w:rPr>
            <w:rFonts w:asciiTheme="minorHAnsi" w:eastAsiaTheme="minorEastAsia" w:hAnsiTheme="minorHAnsi" w:cstheme="minorBidi"/>
            <w:noProof/>
            <w:color w:val="auto"/>
            <w:sz w:val="22"/>
            <w:szCs w:val="22"/>
          </w:rPr>
          <w:tab/>
        </w:r>
        <w:r w:rsidR="0032158F" w:rsidRPr="00DF4477">
          <w:rPr>
            <w:rStyle w:val="Hyperlink"/>
            <w:noProof/>
          </w:rPr>
          <w:t>Phân lớp và ra quyết định nhận dạng</w:t>
        </w:r>
        <w:r w:rsidR="0032158F">
          <w:rPr>
            <w:noProof/>
            <w:webHidden/>
          </w:rPr>
          <w:tab/>
        </w:r>
        <w:r w:rsidR="0032158F">
          <w:rPr>
            <w:noProof/>
            <w:webHidden/>
          </w:rPr>
          <w:fldChar w:fldCharType="begin"/>
        </w:r>
        <w:r w:rsidR="0032158F">
          <w:rPr>
            <w:noProof/>
            <w:webHidden/>
          </w:rPr>
          <w:instrText xml:space="preserve"> PAGEREF _Toc69243365 \h </w:instrText>
        </w:r>
        <w:r w:rsidR="0032158F">
          <w:rPr>
            <w:noProof/>
            <w:webHidden/>
          </w:rPr>
        </w:r>
        <w:r w:rsidR="0032158F">
          <w:rPr>
            <w:noProof/>
            <w:webHidden/>
          </w:rPr>
          <w:fldChar w:fldCharType="separate"/>
        </w:r>
        <w:r w:rsidR="0032158F">
          <w:rPr>
            <w:noProof/>
            <w:webHidden/>
          </w:rPr>
          <w:t>14</w:t>
        </w:r>
        <w:r w:rsidR="0032158F">
          <w:rPr>
            <w:noProof/>
            <w:webHidden/>
          </w:rPr>
          <w:fldChar w:fldCharType="end"/>
        </w:r>
      </w:hyperlink>
    </w:p>
    <w:p w14:paraId="7062286C" w14:textId="77777777" w:rsidR="0032158F" w:rsidRDefault="006C64F2">
      <w:pPr>
        <w:pStyle w:val="TOC4"/>
        <w:rPr>
          <w:rFonts w:asciiTheme="minorHAnsi" w:eastAsiaTheme="minorEastAsia" w:hAnsiTheme="minorHAnsi" w:cstheme="minorBidi"/>
          <w:noProof/>
          <w:color w:val="auto"/>
          <w:sz w:val="22"/>
          <w:szCs w:val="22"/>
        </w:rPr>
      </w:pPr>
      <w:hyperlink w:anchor="_Toc69243366" w:history="1">
        <w:r w:rsidR="0032158F" w:rsidRPr="00DF4477">
          <w:rPr>
            <w:rStyle w:val="Hyperlink"/>
            <w:noProof/>
            <w14:scene3d>
              <w14:camera w14:prst="orthographicFront"/>
              <w14:lightRig w14:rig="threePt" w14:dir="t">
                <w14:rot w14:lat="0" w14:lon="0" w14:rev="0"/>
              </w14:lightRig>
            </w14:scene3d>
          </w:rPr>
          <w:t>2.1.2.1.</w:t>
        </w:r>
        <w:r w:rsidR="0032158F" w:rsidRPr="00DF4477">
          <w:rPr>
            <w:rStyle w:val="Hyperlink"/>
            <w:noProof/>
          </w:rPr>
          <w:t xml:space="preserve"> Support Vector Machine (SVM)</w:t>
        </w:r>
        <w:r w:rsidR="0032158F">
          <w:rPr>
            <w:noProof/>
            <w:webHidden/>
          </w:rPr>
          <w:tab/>
        </w:r>
        <w:r w:rsidR="0032158F">
          <w:rPr>
            <w:noProof/>
            <w:webHidden/>
          </w:rPr>
          <w:fldChar w:fldCharType="begin"/>
        </w:r>
        <w:r w:rsidR="0032158F">
          <w:rPr>
            <w:noProof/>
            <w:webHidden/>
          </w:rPr>
          <w:instrText xml:space="preserve"> PAGEREF _Toc69243366 \h </w:instrText>
        </w:r>
        <w:r w:rsidR="0032158F">
          <w:rPr>
            <w:noProof/>
            <w:webHidden/>
          </w:rPr>
        </w:r>
        <w:r w:rsidR="0032158F">
          <w:rPr>
            <w:noProof/>
            <w:webHidden/>
          </w:rPr>
          <w:fldChar w:fldCharType="separate"/>
        </w:r>
        <w:r w:rsidR="0032158F">
          <w:rPr>
            <w:noProof/>
            <w:webHidden/>
          </w:rPr>
          <w:t>14</w:t>
        </w:r>
        <w:r w:rsidR="0032158F">
          <w:rPr>
            <w:noProof/>
            <w:webHidden/>
          </w:rPr>
          <w:fldChar w:fldCharType="end"/>
        </w:r>
      </w:hyperlink>
    </w:p>
    <w:p w14:paraId="00B5AFE0" w14:textId="77777777" w:rsidR="0032158F" w:rsidRDefault="006C64F2">
      <w:pPr>
        <w:pStyle w:val="TOC4"/>
        <w:rPr>
          <w:rFonts w:asciiTheme="minorHAnsi" w:eastAsiaTheme="minorEastAsia" w:hAnsiTheme="minorHAnsi" w:cstheme="minorBidi"/>
          <w:noProof/>
          <w:color w:val="auto"/>
          <w:sz w:val="22"/>
          <w:szCs w:val="22"/>
        </w:rPr>
      </w:pPr>
      <w:hyperlink w:anchor="_Toc69243367" w:history="1">
        <w:r w:rsidR="0032158F" w:rsidRPr="00DF4477">
          <w:rPr>
            <w:rStyle w:val="Hyperlink"/>
            <w:noProof/>
            <w14:scene3d>
              <w14:camera w14:prst="orthographicFront"/>
              <w14:lightRig w14:rig="threePt" w14:dir="t">
                <w14:rot w14:lat="0" w14:lon="0" w14:rev="0"/>
              </w14:lightRig>
            </w14:scene3d>
          </w:rPr>
          <w:t>2.1.2.2.</w:t>
        </w:r>
        <w:r w:rsidR="0032158F" w:rsidRPr="00DF4477">
          <w:rPr>
            <w:rStyle w:val="Hyperlink"/>
            <w:noProof/>
          </w:rPr>
          <w:t xml:space="preserve"> Linear Discriminant Analysis (LDA)</w:t>
        </w:r>
        <w:r w:rsidR="0032158F">
          <w:rPr>
            <w:noProof/>
            <w:webHidden/>
          </w:rPr>
          <w:tab/>
        </w:r>
        <w:r w:rsidR="0032158F">
          <w:rPr>
            <w:noProof/>
            <w:webHidden/>
          </w:rPr>
          <w:fldChar w:fldCharType="begin"/>
        </w:r>
        <w:r w:rsidR="0032158F">
          <w:rPr>
            <w:noProof/>
            <w:webHidden/>
          </w:rPr>
          <w:instrText xml:space="preserve"> PAGEREF _Toc69243367 \h </w:instrText>
        </w:r>
        <w:r w:rsidR="0032158F">
          <w:rPr>
            <w:noProof/>
            <w:webHidden/>
          </w:rPr>
        </w:r>
        <w:r w:rsidR="0032158F">
          <w:rPr>
            <w:noProof/>
            <w:webHidden/>
          </w:rPr>
          <w:fldChar w:fldCharType="separate"/>
        </w:r>
        <w:r w:rsidR="0032158F">
          <w:rPr>
            <w:noProof/>
            <w:webHidden/>
          </w:rPr>
          <w:t>15</w:t>
        </w:r>
        <w:r w:rsidR="0032158F">
          <w:rPr>
            <w:noProof/>
            <w:webHidden/>
          </w:rPr>
          <w:fldChar w:fldCharType="end"/>
        </w:r>
      </w:hyperlink>
    </w:p>
    <w:p w14:paraId="5528C292" w14:textId="77777777" w:rsidR="0032158F" w:rsidRDefault="006C64F2">
      <w:pPr>
        <w:pStyle w:val="TOC4"/>
        <w:rPr>
          <w:rFonts w:asciiTheme="minorHAnsi" w:eastAsiaTheme="minorEastAsia" w:hAnsiTheme="minorHAnsi" w:cstheme="minorBidi"/>
          <w:noProof/>
          <w:color w:val="auto"/>
          <w:sz w:val="22"/>
          <w:szCs w:val="22"/>
        </w:rPr>
      </w:pPr>
      <w:hyperlink w:anchor="_Toc69243368" w:history="1">
        <w:r w:rsidR="0032158F" w:rsidRPr="00DF4477">
          <w:rPr>
            <w:rStyle w:val="Hyperlink"/>
            <w:noProof/>
            <w14:scene3d>
              <w14:camera w14:prst="orthographicFront"/>
              <w14:lightRig w14:rig="threePt" w14:dir="t">
                <w14:rot w14:lat="0" w14:lon="0" w14:rev="0"/>
              </w14:lightRig>
            </w14:scene3d>
          </w:rPr>
          <w:t>2.1.2.3.</w:t>
        </w:r>
        <w:r w:rsidR="0032158F" w:rsidRPr="00DF4477">
          <w:rPr>
            <w:rStyle w:val="Hyperlink"/>
            <w:noProof/>
          </w:rPr>
          <w:t xml:space="preserve"> Decision Tree (DT)</w:t>
        </w:r>
        <w:r w:rsidR="0032158F">
          <w:rPr>
            <w:noProof/>
            <w:webHidden/>
          </w:rPr>
          <w:tab/>
        </w:r>
        <w:r w:rsidR="0032158F">
          <w:rPr>
            <w:noProof/>
            <w:webHidden/>
          </w:rPr>
          <w:fldChar w:fldCharType="begin"/>
        </w:r>
        <w:r w:rsidR="0032158F">
          <w:rPr>
            <w:noProof/>
            <w:webHidden/>
          </w:rPr>
          <w:instrText xml:space="preserve"> PAGEREF _Toc69243368 \h </w:instrText>
        </w:r>
        <w:r w:rsidR="0032158F">
          <w:rPr>
            <w:noProof/>
            <w:webHidden/>
          </w:rPr>
        </w:r>
        <w:r w:rsidR="0032158F">
          <w:rPr>
            <w:noProof/>
            <w:webHidden/>
          </w:rPr>
          <w:fldChar w:fldCharType="separate"/>
        </w:r>
        <w:r w:rsidR="0032158F">
          <w:rPr>
            <w:noProof/>
            <w:webHidden/>
          </w:rPr>
          <w:t>17</w:t>
        </w:r>
        <w:r w:rsidR="0032158F">
          <w:rPr>
            <w:noProof/>
            <w:webHidden/>
          </w:rPr>
          <w:fldChar w:fldCharType="end"/>
        </w:r>
      </w:hyperlink>
    </w:p>
    <w:p w14:paraId="17BD3C9A" w14:textId="77777777" w:rsidR="0032158F" w:rsidRDefault="006C64F2">
      <w:pPr>
        <w:pStyle w:val="TOC4"/>
        <w:rPr>
          <w:rFonts w:asciiTheme="minorHAnsi" w:eastAsiaTheme="minorEastAsia" w:hAnsiTheme="minorHAnsi" w:cstheme="minorBidi"/>
          <w:noProof/>
          <w:color w:val="auto"/>
          <w:sz w:val="22"/>
          <w:szCs w:val="22"/>
        </w:rPr>
      </w:pPr>
      <w:hyperlink w:anchor="_Toc69243369" w:history="1">
        <w:r w:rsidR="0032158F" w:rsidRPr="00DF4477">
          <w:rPr>
            <w:rStyle w:val="Hyperlink"/>
            <w:noProof/>
            <w14:scene3d>
              <w14:camera w14:prst="orthographicFront"/>
              <w14:lightRig w14:rig="threePt" w14:dir="t">
                <w14:rot w14:lat="0" w14:lon="0" w14:rev="0"/>
              </w14:lightRig>
            </w14:scene3d>
          </w:rPr>
          <w:t>2.1.2.4.</w:t>
        </w:r>
        <w:r w:rsidR="0032158F" w:rsidRPr="00DF4477">
          <w:rPr>
            <w:rStyle w:val="Hyperlink"/>
            <w:noProof/>
          </w:rPr>
          <w:t xml:space="preserve"> Random Forest (RF)</w:t>
        </w:r>
        <w:r w:rsidR="0032158F">
          <w:rPr>
            <w:noProof/>
            <w:webHidden/>
          </w:rPr>
          <w:tab/>
        </w:r>
        <w:r w:rsidR="0032158F">
          <w:rPr>
            <w:noProof/>
            <w:webHidden/>
          </w:rPr>
          <w:fldChar w:fldCharType="begin"/>
        </w:r>
        <w:r w:rsidR="0032158F">
          <w:rPr>
            <w:noProof/>
            <w:webHidden/>
          </w:rPr>
          <w:instrText xml:space="preserve"> PAGEREF _Toc69243369 \h </w:instrText>
        </w:r>
        <w:r w:rsidR="0032158F">
          <w:rPr>
            <w:noProof/>
            <w:webHidden/>
          </w:rPr>
        </w:r>
        <w:r w:rsidR="0032158F">
          <w:rPr>
            <w:noProof/>
            <w:webHidden/>
          </w:rPr>
          <w:fldChar w:fldCharType="separate"/>
        </w:r>
        <w:r w:rsidR="0032158F">
          <w:rPr>
            <w:noProof/>
            <w:webHidden/>
          </w:rPr>
          <w:t>18</w:t>
        </w:r>
        <w:r w:rsidR="0032158F">
          <w:rPr>
            <w:noProof/>
            <w:webHidden/>
          </w:rPr>
          <w:fldChar w:fldCharType="end"/>
        </w:r>
      </w:hyperlink>
    </w:p>
    <w:p w14:paraId="51CA8B8E" w14:textId="77777777" w:rsidR="0032158F" w:rsidRDefault="006C64F2">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0" w:history="1">
        <w:r w:rsidR="0032158F" w:rsidRPr="00DF4477">
          <w:rPr>
            <w:rStyle w:val="Hyperlink"/>
            <w:noProof/>
          </w:rPr>
          <w:t>2.2</w:t>
        </w:r>
        <w:r w:rsidR="0032158F">
          <w:rPr>
            <w:rFonts w:asciiTheme="minorHAnsi" w:eastAsiaTheme="minorEastAsia" w:hAnsiTheme="minorHAnsi" w:cstheme="minorBidi"/>
            <w:noProof/>
            <w:color w:val="auto"/>
            <w:sz w:val="22"/>
            <w:szCs w:val="22"/>
          </w:rPr>
          <w:tab/>
        </w:r>
        <w:r w:rsidR="0032158F" w:rsidRPr="00DF4477">
          <w:rPr>
            <w:rStyle w:val="Hyperlink"/>
            <w:noProof/>
          </w:rPr>
          <w:t>Áp dụng với bộ dữ liệu MIT</w:t>
        </w:r>
        <w:r w:rsidR="0032158F">
          <w:rPr>
            <w:noProof/>
            <w:webHidden/>
          </w:rPr>
          <w:tab/>
        </w:r>
        <w:r w:rsidR="0032158F">
          <w:rPr>
            <w:noProof/>
            <w:webHidden/>
          </w:rPr>
          <w:fldChar w:fldCharType="begin"/>
        </w:r>
        <w:r w:rsidR="0032158F">
          <w:rPr>
            <w:noProof/>
            <w:webHidden/>
          </w:rPr>
          <w:instrText xml:space="preserve"> PAGEREF _Toc69243370 \h </w:instrText>
        </w:r>
        <w:r w:rsidR="0032158F">
          <w:rPr>
            <w:noProof/>
            <w:webHidden/>
          </w:rPr>
        </w:r>
        <w:r w:rsidR="0032158F">
          <w:rPr>
            <w:noProof/>
            <w:webHidden/>
          </w:rPr>
          <w:fldChar w:fldCharType="separate"/>
        </w:r>
        <w:r w:rsidR="0032158F">
          <w:rPr>
            <w:noProof/>
            <w:webHidden/>
          </w:rPr>
          <w:t>19</w:t>
        </w:r>
        <w:r w:rsidR="0032158F">
          <w:rPr>
            <w:noProof/>
            <w:webHidden/>
          </w:rPr>
          <w:fldChar w:fldCharType="end"/>
        </w:r>
      </w:hyperlink>
    </w:p>
    <w:p w14:paraId="6258957C" w14:textId="77777777" w:rsidR="0032158F" w:rsidRDefault="006C64F2">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1" w:history="1">
        <w:r w:rsidR="0032158F" w:rsidRPr="00DF4477">
          <w:rPr>
            <w:rStyle w:val="Hyperlink"/>
            <w:noProof/>
          </w:rPr>
          <w:t>2.3</w:t>
        </w:r>
        <w:r w:rsidR="0032158F">
          <w:rPr>
            <w:rFonts w:asciiTheme="minorHAnsi" w:eastAsiaTheme="minorEastAsia" w:hAnsiTheme="minorHAnsi" w:cstheme="minorBidi"/>
            <w:noProof/>
            <w:color w:val="auto"/>
            <w:sz w:val="22"/>
            <w:szCs w:val="22"/>
          </w:rPr>
          <w:tab/>
        </w:r>
        <w:r w:rsidR="0032158F" w:rsidRPr="00DF4477">
          <w:rPr>
            <w:rStyle w:val="Hyperlink"/>
            <w:noProof/>
          </w:rPr>
          <w:t>Thử nghiệm lựa chọn mô hình phân lớp phù hợp</w:t>
        </w:r>
        <w:r w:rsidR="0032158F">
          <w:rPr>
            <w:noProof/>
            <w:webHidden/>
          </w:rPr>
          <w:tab/>
        </w:r>
        <w:r w:rsidR="0032158F">
          <w:rPr>
            <w:noProof/>
            <w:webHidden/>
          </w:rPr>
          <w:fldChar w:fldCharType="begin"/>
        </w:r>
        <w:r w:rsidR="0032158F">
          <w:rPr>
            <w:noProof/>
            <w:webHidden/>
          </w:rPr>
          <w:instrText xml:space="preserve"> PAGEREF _Toc69243371 \h </w:instrText>
        </w:r>
        <w:r w:rsidR="0032158F">
          <w:rPr>
            <w:noProof/>
            <w:webHidden/>
          </w:rPr>
        </w:r>
        <w:r w:rsidR="0032158F">
          <w:rPr>
            <w:noProof/>
            <w:webHidden/>
          </w:rPr>
          <w:fldChar w:fldCharType="separate"/>
        </w:r>
        <w:r w:rsidR="0032158F">
          <w:rPr>
            <w:noProof/>
            <w:webHidden/>
          </w:rPr>
          <w:t>22</w:t>
        </w:r>
        <w:r w:rsidR="0032158F">
          <w:rPr>
            <w:noProof/>
            <w:webHidden/>
          </w:rPr>
          <w:fldChar w:fldCharType="end"/>
        </w:r>
      </w:hyperlink>
    </w:p>
    <w:p w14:paraId="7B6B9A26" w14:textId="77777777" w:rsidR="0032158F" w:rsidRDefault="006C64F2">
      <w:pPr>
        <w:pStyle w:val="TOC1"/>
        <w:tabs>
          <w:tab w:val="right" w:leader="dot" w:pos="8494"/>
        </w:tabs>
        <w:rPr>
          <w:rFonts w:asciiTheme="minorHAnsi" w:eastAsiaTheme="minorEastAsia" w:hAnsiTheme="minorHAnsi" w:cstheme="minorBidi"/>
          <w:b w:val="0"/>
          <w:noProof/>
          <w:color w:val="auto"/>
          <w:sz w:val="22"/>
          <w:szCs w:val="22"/>
        </w:rPr>
      </w:pPr>
      <w:hyperlink w:anchor="_Toc69243372" w:history="1">
        <w:r w:rsidR="0032158F" w:rsidRPr="00DF4477">
          <w:rPr>
            <w:rStyle w:val="Hyperlink"/>
            <w:noProof/>
          </w:rPr>
          <w:t>CHƯƠNG 3. TỔ CHỨC DỮ LIỆU ĐẦU VÀO NÂNG CAO CHẤT LƯỢNG NHẬN DẠNG CẢM XÚC</w:t>
        </w:r>
        <w:r w:rsidR="0032158F">
          <w:rPr>
            <w:noProof/>
            <w:webHidden/>
          </w:rPr>
          <w:tab/>
        </w:r>
        <w:r w:rsidR="0032158F">
          <w:rPr>
            <w:noProof/>
            <w:webHidden/>
          </w:rPr>
          <w:fldChar w:fldCharType="begin"/>
        </w:r>
        <w:r w:rsidR="0032158F">
          <w:rPr>
            <w:noProof/>
            <w:webHidden/>
          </w:rPr>
          <w:instrText xml:space="preserve"> PAGEREF _Toc69243372 \h </w:instrText>
        </w:r>
        <w:r w:rsidR="0032158F">
          <w:rPr>
            <w:noProof/>
            <w:webHidden/>
          </w:rPr>
        </w:r>
        <w:r w:rsidR="0032158F">
          <w:rPr>
            <w:noProof/>
            <w:webHidden/>
          </w:rPr>
          <w:fldChar w:fldCharType="separate"/>
        </w:r>
        <w:r w:rsidR="0032158F">
          <w:rPr>
            <w:noProof/>
            <w:webHidden/>
          </w:rPr>
          <w:t>25</w:t>
        </w:r>
        <w:r w:rsidR="0032158F">
          <w:rPr>
            <w:noProof/>
            <w:webHidden/>
          </w:rPr>
          <w:fldChar w:fldCharType="end"/>
        </w:r>
      </w:hyperlink>
    </w:p>
    <w:p w14:paraId="6A05976B" w14:textId="77777777" w:rsidR="0032158F" w:rsidRDefault="006C64F2">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3" w:history="1">
        <w:r w:rsidR="0032158F" w:rsidRPr="00DF4477">
          <w:rPr>
            <w:rStyle w:val="Hyperlink"/>
            <w:noProof/>
          </w:rPr>
          <w:t>3.1</w:t>
        </w:r>
        <w:r w:rsidR="0032158F">
          <w:rPr>
            <w:rFonts w:asciiTheme="minorHAnsi" w:eastAsiaTheme="minorEastAsia" w:hAnsiTheme="minorHAnsi" w:cstheme="minorBidi"/>
            <w:noProof/>
            <w:color w:val="auto"/>
            <w:sz w:val="22"/>
            <w:szCs w:val="22"/>
          </w:rPr>
          <w:tab/>
        </w:r>
        <w:r w:rsidR="0032158F" w:rsidRPr="00DF4477">
          <w:rPr>
            <w:rStyle w:val="Hyperlink"/>
            <w:noProof/>
          </w:rPr>
          <w:t>Nguyên tắc chồng chập dữ liệu</w:t>
        </w:r>
        <w:r w:rsidR="0032158F">
          <w:rPr>
            <w:noProof/>
            <w:webHidden/>
          </w:rPr>
          <w:tab/>
        </w:r>
        <w:r w:rsidR="0032158F">
          <w:rPr>
            <w:noProof/>
            <w:webHidden/>
          </w:rPr>
          <w:fldChar w:fldCharType="begin"/>
        </w:r>
        <w:r w:rsidR="0032158F">
          <w:rPr>
            <w:noProof/>
            <w:webHidden/>
          </w:rPr>
          <w:instrText xml:space="preserve"> PAGEREF _Toc69243373 \h </w:instrText>
        </w:r>
        <w:r w:rsidR="0032158F">
          <w:rPr>
            <w:noProof/>
            <w:webHidden/>
          </w:rPr>
        </w:r>
        <w:r w:rsidR="0032158F">
          <w:rPr>
            <w:noProof/>
            <w:webHidden/>
          </w:rPr>
          <w:fldChar w:fldCharType="separate"/>
        </w:r>
        <w:r w:rsidR="0032158F">
          <w:rPr>
            <w:noProof/>
            <w:webHidden/>
          </w:rPr>
          <w:t>25</w:t>
        </w:r>
        <w:r w:rsidR="0032158F">
          <w:rPr>
            <w:noProof/>
            <w:webHidden/>
          </w:rPr>
          <w:fldChar w:fldCharType="end"/>
        </w:r>
      </w:hyperlink>
    </w:p>
    <w:p w14:paraId="738EC832" w14:textId="77777777" w:rsidR="0032158F" w:rsidRDefault="006C64F2">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4" w:history="1">
        <w:r w:rsidR="0032158F" w:rsidRPr="00DF4477">
          <w:rPr>
            <w:rStyle w:val="Hyperlink"/>
            <w:noProof/>
          </w:rPr>
          <w:t>3.2</w:t>
        </w:r>
        <w:r w:rsidR="0032158F">
          <w:rPr>
            <w:rFonts w:asciiTheme="minorHAnsi" w:eastAsiaTheme="minorEastAsia" w:hAnsiTheme="minorHAnsi" w:cstheme="minorBidi"/>
            <w:noProof/>
            <w:color w:val="auto"/>
            <w:sz w:val="22"/>
            <w:szCs w:val="22"/>
          </w:rPr>
          <w:tab/>
        </w:r>
        <w:r w:rsidR="0032158F" w:rsidRPr="00DF4477">
          <w:rPr>
            <w:rStyle w:val="Hyperlink"/>
            <w:noProof/>
          </w:rPr>
          <w:t>Thử nghiệm các tỉ lệ chồng chập khác nhau</w:t>
        </w:r>
        <w:r w:rsidR="0032158F">
          <w:rPr>
            <w:noProof/>
            <w:webHidden/>
          </w:rPr>
          <w:tab/>
        </w:r>
        <w:r w:rsidR="0032158F">
          <w:rPr>
            <w:noProof/>
            <w:webHidden/>
          </w:rPr>
          <w:fldChar w:fldCharType="begin"/>
        </w:r>
        <w:r w:rsidR="0032158F">
          <w:rPr>
            <w:noProof/>
            <w:webHidden/>
          </w:rPr>
          <w:instrText xml:space="preserve"> PAGEREF _Toc69243374 \h </w:instrText>
        </w:r>
        <w:r w:rsidR="0032158F">
          <w:rPr>
            <w:noProof/>
            <w:webHidden/>
          </w:rPr>
        </w:r>
        <w:r w:rsidR="0032158F">
          <w:rPr>
            <w:noProof/>
            <w:webHidden/>
          </w:rPr>
          <w:fldChar w:fldCharType="separate"/>
        </w:r>
        <w:r w:rsidR="0032158F">
          <w:rPr>
            <w:noProof/>
            <w:webHidden/>
          </w:rPr>
          <w:t>25</w:t>
        </w:r>
        <w:r w:rsidR="0032158F">
          <w:rPr>
            <w:noProof/>
            <w:webHidden/>
          </w:rPr>
          <w:fldChar w:fldCharType="end"/>
        </w:r>
      </w:hyperlink>
    </w:p>
    <w:p w14:paraId="47A32EAF" w14:textId="77777777" w:rsidR="0032158F" w:rsidRDefault="006C64F2">
      <w:pPr>
        <w:pStyle w:val="TOC3"/>
        <w:rPr>
          <w:rFonts w:asciiTheme="minorHAnsi" w:eastAsiaTheme="minorEastAsia" w:hAnsiTheme="minorHAnsi" w:cstheme="minorBidi"/>
          <w:noProof/>
          <w:color w:val="auto"/>
          <w:sz w:val="22"/>
          <w:szCs w:val="22"/>
        </w:rPr>
      </w:pPr>
      <w:hyperlink w:anchor="_Toc69243375" w:history="1">
        <w:r w:rsidR="0032158F" w:rsidRPr="00DF4477">
          <w:rPr>
            <w:rStyle w:val="Hyperlink"/>
            <w:noProof/>
          </w:rPr>
          <w:t>3.2.1</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10%</w:t>
        </w:r>
        <w:r w:rsidR="0032158F">
          <w:rPr>
            <w:noProof/>
            <w:webHidden/>
          </w:rPr>
          <w:tab/>
        </w:r>
        <w:r w:rsidR="0032158F">
          <w:rPr>
            <w:noProof/>
            <w:webHidden/>
          </w:rPr>
          <w:fldChar w:fldCharType="begin"/>
        </w:r>
        <w:r w:rsidR="0032158F">
          <w:rPr>
            <w:noProof/>
            <w:webHidden/>
          </w:rPr>
          <w:instrText xml:space="preserve"> PAGEREF _Toc69243375 \h </w:instrText>
        </w:r>
        <w:r w:rsidR="0032158F">
          <w:rPr>
            <w:noProof/>
            <w:webHidden/>
          </w:rPr>
        </w:r>
        <w:r w:rsidR="0032158F">
          <w:rPr>
            <w:noProof/>
            <w:webHidden/>
          </w:rPr>
          <w:fldChar w:fldCharType="separate"/>
        </w:r>
        <w:r w:rsidR="0032158F">
          <w:rPr>
            <w:noProof/>
            <w:webHidden/>
          </w:rPr>
          <w:t>25</w:t>
        </w:r>
        <w:r w:rsidR="0032158F">
          <w:rPr>
            <w:noProof/>
            <w:webHidden/>
          </w:rPr>
          <w:fldChar w:fldCharType="end"/>
        </w:r>
      </w:hyperlink>
    </w:p>
    <w:p w14:paraId="5A42C79D" w14:textId="77777777" w:rsidR="0032158F" w:rsidRDefault="006C64F2">
      <w:pPr>
        <w:pStyle w:val="TOC3"/>
        <w:rPr>
          <w:rFonts w:asciiTheme="minorHAnsi" w:eastAsiaTheme="minorEastAsia" w:hAnsiTheme="minorHAnsi" w:cstheme="minorBidi"/>
          <w:noProof/>
          <w:color w:val="auto"/>
          <w:sz w:val="22"/>
          <w:szCs w:val="22"/>
        </w:rPr>
      </w:pPr>
      <w:hyperlink w:anchor="_Toc69243376" w:history="1">
        <w:r w:rsidR="0032158F" w:rsidRPr="00DF4477">
          <w:rPr>
            <w:rStyle w:val="Hyperlink"/>
            <w:noProof/>
          </w:rPr>
          <w:t>3.2.2</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20%</w:t>
        </w:r>
        <w:r w:rsidR="0032158F">
          <w:rPr>
            <w:noProof/>
            <w:webHidden/>
          </w:rPr>
          <w:tab/>
        </w:r>
        <w:r w:rsidR="0032158F">
          <w:rPr>
            <w:noProof/>
            <w:webHidden/>
          </w:rPr>
          <w:fldChar w:fldCharType="begin"/>
        </w:r>
        <w:r w:rsidR="0032158F">
          <w:rPr>
            <w:noProof/>
            <w:webHidden/>
          </w:rPr>
          <w:instrText xml:space="preserve"> PAGEREF _Toc69243376 \h </w:instrText>
        </w:r>
        <w:r w:rsidR="0032158F">
          <w:rPr>
            <w:noProof/>
            <w:webHidden/>
          </w:rPr>
        </w:r>
        <w:r w:rsidR="0032158F">
          <w:rPr>
            <w:noProof/>
            <w:webHidden/>
          </w:rPr>
          <w:fldChar w:fldCharType="separate"/>
        </w:r>
        <w:r w:rsidR="0032158F">
          <w:rPr>
            <w:noProof/>
            <w:webHidden/>
          </w:rPr>
          <w:t>27</w:t>
        </w:r>
        <w:r w:rsidR="0032158F">
          <w:rPr>
            <w:noProof/>
            <w:webHidden/>
          </w:rPr>
          <w:fldChar w:fldCharType="end"/>
        </w:r>
      </w:hyperlink>
    </w:p>
    <w:p w14:paraId="4EF0BC48" w14:textId="77777777" w:rsidR="0032158F" w:rsidRDefault="006C64F2">
      <w:pPr>
        <w:pStyle w:val="TOC3"/>
        <w:rPr>
          <w:rFonts w:asciiTheme="minorHAnsi" w:eastAsiaTheme="minorEastAsia" w:hAnsiTheme="minorHAnsi" w:cstheme="minorBidi"/>
          <w:noProof/>
          <w:color w:val="auto"/>
          <w:sz w:val="22"/>
          <w:szCs w:val="22"/>
        </w:rPr>
      </w:pPr>
      <w:hyperlink w:anchor="_Toc69243377" w:history="1">
        <w:r w:rsidR="0032158F" w:rsidRPr="00DF4477">
          <w:rPr>
            <w:rStyle w:val="Hyperlink"/>
            <w:noProof/>
          </w:rPr>
          <w:t>3.2.3</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30%</w:t>
        </w:r>
        <w:r w:rsidR="0032158F">
          <w:rPr>
            <w:noProof/>
            <w:webHidden/>
          </w:rPr>
          <w:tab/>
        </w:r>
        <w:r w:rsidR="0032158F">
          <w:rPr>
            <w:noProof/>
            <w:webHidden/>
          </w:rPr>
          <w:fldChar w:fldCharType="begin"/>
        </w:r>
        <w:r w:rsidR="0032158F">
          <w:rPr>
            <w:noProof/>
            <w:webHidden/>
          </w:rPr>
          <w:instrText xml:space="preserve"> PAGEREF _Toc69243377 \h </w:instrText>
        </w:r>
        <w:r w:rsidR="0032158F">
          <w:rPr>
            <w:noProof/>
            <w:webHidden/>
          </w:rPr>
        </w:r>
        <w:r w:rsidR="0032158F">
          <w:rPr>
            <w:noProof/>
            <w:webHidden/>
          </w:rPr>
          <w:fldChar w:fldCharType="separate"/>
        </w:r>
        <w:r w:rsidR="0032158F">
          <w:rPr>
            <w:noProof/>
            <w:webHidden/>
          </w:rPr>
          <w:t>28</w:t>
        </w:r>
        <w:r w:rsidR="0032158F">
          <w:rPr>
            <w:noProof/>
            <w:webHidden/>
          </w:rPr>
          <w:fldChar w:fldCharType="end"/>
        </w:r>
      </w:hyperlink>
    </w:p>
    <w:p w14:paraId="047405BA" w14:textId="77777777" w:rsidR="0032158F" w:rsidRDefault="006C64F2">
      <w:pPr>
        <w:pStyle w:val="TOC3"/>
        <w:rPr>
          <w:rFonts w:asciiTheme="minorHAnsi" w:eastAsiaTheme="minorEastAsia" w:hAnsiTheme="minorHAnsi" w:cstheme="minorBidi"/>
          <w:noProof/>
          <w:color w:val="auto"/>
          <w:sz w:val="22"/>
          <w:szCs w:val="22"/>
        </w:rPr>
      </w:pPr>
      <w:hyperlink w:anchor="_Toc69243378" w:history="1">
        <w:r w:rsidR="0032158F" w:rsidRPr="00DF4477">
          <w:rPr>
            <w:rStyle w:val="Hyperlink"/>
            <w:noProof/>
          </w:rPr>
          <w:t>3.2.4</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40%</w:t>
        </w:r>
        <w:r w:rsidR="0032158F">
          <w:rPr>
            <w:noProof/>
            <w:webHidden/>
          </w:rPr>
          <w:tab/>
        </w:r>
        <w:r w:rsidR="0032158F">
          <w:rPr>
            <w:noProof/>
            <w:webHidden/>
          </w:rPr>
          <w:fldChar w:fldCharType="begin"/>
        </w:r>
        <w:r w:rsidR="0032158F">
          <w:rPr>
            <w:noProof/>
            <w:webHidden/>
          </w:rPr>
          <w:instrText xml:space="preserve"> PAGEREF _Toc69243378 \h </w:instrText>
        </w:r>
        <w:r w:rsidR="0032158F">
          <w:rPr>
            <w:noProof/>
            <w:webHidden/>
          </w:rPr>
        </w:r>
        <w:r w:rsidR="0032158F">
          <w:rPr>
            <w:noProof/>
            <w:webHidden/>
          </w:rPr>
          <w:fldChar w:fldCharType="separate"/>
        </w:r>
        <w:r w:rsidR="0032158F">
          <w:rPr>
            <w:noProof/>
            <w:webHidden/>
          </w:rPr>
          <w:t>29</w:t>
        </w:r>
        <w:r w:rsidR="0032158F">
          <w:rPr>
            <w:noProof/>
            <w:webHidden/>
          </w:rPr>
          <w:fldChar w:fldCharType="end"/>
        </w:r>
      </w:hyperlink>
    </w:p>
    <w:p w14:paraId="720C75CD" w14:textId="77777777" w:rsidR="0032158F" w:rsidRDefault="006C64F2">
      <w:pPr>
        <w:pStyle w:val="TOC3"/>
        <w:rPr>
          <w:rFonts w:asciiTheme="minorHAnsi" w:eastAsiaTheme="minorEastAsia" w:hAnsiTheme="minorHAnsi" w:cstheme="minorBidi"/>
          <w:noProof/>
          <w:color w:val="auto"/>
          <w:sz w:val="22"/>
          <w:szCs w:val="22"/>
        </w:rPr>
      </w:pPr>
      <w:hyperlink w:anchor="_Toc69243379" w:history="1">
        <w:r w:rsidR="0032158F" w:rsidRPr="00DF4477">
          <w:rPr>
            <w:rStyle w:val="Hyperlink"/>
            <w:noProof/>
          </w:rPr>
          <w:t>3.2.5</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50%</w:t>
        </w:r>
        <w:r w:rsidR="0032158F">
          <w:rPr>
            <w:noProof/>
            <w:webHidden/>
          </w:rPr>
          <w:tab/>
        </w:r>
        <w:r w:rsidR="0032158F">
          <w:rPr>
            <w:noProof/>
            <w:webHidden/>
          </w:rPr>
          <w:fldChar w:fldCharType="begin"/>
        </w:r>
        <w:r w:rsidR="0032158F">
          <w:rPr>
            <w:noProof/>
            <w:webHidden/>
          </w:rPr>
          <w:instrText xml:space="preserve"> PAGEREF _Toc69243379 \h </w:instrText>
        </w:r>
        <w:r w:rsidR="0032158F">
          <w:rPr>
            <w:noProof/>
            <w:webHidden/>
          </w:rPr>
        </w:r>
        <w:r w:rsidR="0032158F">
          <w:rPr>
            <w:noProof/>
            <w:webHidden/>
          </w:rPr>
          <w:fldChar w:fldCharType="separate"/>
        </w:r>
        <w:r w:rsidR="0032158F">
          <w:rPr>
            <w:noProof/>
            <w:webHidden/>
          </w:rPr>
          <w:t>31</w:t>
        </w:r>
        <w:r w:rsidR="0032158F">
          <w:rPr>
            <w:noProof/>
            <w:webHidden/>
          </w:rPr>
          <w:fldChar w:fldCharType="end"/>
        </w:r>
      </w:hyperlink>
    </w:p>
    <w:p w14:paraId="63103361" w14:textId="77777777" w:rsidR="0032158F" w:rsidRDefault="006C64F2">
      <w:pPr>
        <w:pStyle w:val="TOC3"/>
        <w:rPr>
          <w:rFonts w:asciiTheme="minorHAnsi" w:eastAsiaTheme="minorEastAsia" w:hAnsiTheme="minorHAnsi" w:cstheme="minorBidi"/>
          <w:noProof/>
          <w:color w:val="auto"/>
          <w:sz w:val="22"/>
          <w:szCs w:val="22"/>
        </w:rPr>
      </w:pPr>
      <w:hyperlink w:anchor="_Toc69243380" w:history="1">
        <w:r w:rsidR="0032158F" w:rsidRPr="00DF4477">
          <w:rPr>
            <w:rStyle w:val="Hyperlink"/>
            <w:noProof/>
          </w:rPr>
          <w:t>3.2.6</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60%</w:t>
        </w:r>
        <w:r w:rsidR="0032158F">
          <w:rPr>
            <w:noProof/>
            <w:webHidden/>
          </w:rPr>
          <w:tab/>
        </w:r>
        <w:r w:rsidR="0032158F">
          <w:rPr>
            <w:noProof/>
            <w:webHidden/>
          </w:rPr>
          <w:fldChar w:fldCharType="begin"/>
        </w:r>
        <w:r w:rsidR="0032158F">
          <w:rPr>
            <w:noProof/>
            <w:webHidden/>
          </w:rPr>
          <w:instrText xml:space="preserve"> PAGEREF _Toc69243380 \h </w:instrText>
        </w:r>
        <w:r w:rsidR="0032158F">
          <w:rPr>
            <w:noProof/>
            <w:webHidden/>
          </w:rPr>
        </w:r>
        <w:r w:rsidR="0032158F">
          <w:rPr>
            <w:noProof/>
            <w:webHidden/>
          </w:rPr>
          <w:fldChar w:fldCharType="separate"/>
        </w:r>
        <w:r w:rsidR="0032158F">
          <w:rPr>
            <w:noProof/>
            <w:webHidden/>
          </w:rPr>
          <w:t>32</w:t>
        </w:r>
        <w:r w:rsidR="0032158F">
          <w:rPr>
            <w:noProof/>
            <w:webHidden/>
          </w:rPr>
          <w:fldChar w:fldCharType="end"/>
        </w:r>
      </w:hyperlink>
    </w:p>
    <w:p w14:paraId="7F8FFE74" w14:textId="77777777" w:rsidR="0032158F" w:rsidRDefault="006C64F2">
      <w:pPr>
        <w:pStyle w:val="TOC3"/>
        <w:rPr>
          <w:rFonts w:asciiTheme="minorHAnsi" w:eastAsiaTheme="minorEastAsia" w:hAnsiTheme="minorHAnsi" w:cstheme="minorBidi"/>
          <w:noProof/>
          <w:color w:val="auto"/>
          <w:sz w:val="22"/>
          <w:szCs w:val="22"/>
        </w:rPr>
      </w:pPr>
      <w:hyperlink w:anchor="_Toc69243381" w:history="1">
        <w:r w:rsidR="0032158F" w:rsidRPr="00DF4477">
          <w:rPr>
            <w:rStyle w:val="Hyperlink"/>
            <w:noProof/>
          </w:rPr>
          <w:t>3.2.7</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70%</w:t>
        </w:r>
        <w:r w:rsidR="0032158F">
          <w:rPr>
            <w:noProof/>
            <w:webHidden/>
          </w:rPr>
          <w:tab/>
        </w:r>
        <w:r w:rsidR="0032158F">
          <w:rPr>
            <w:noProof/>
            <w:webHidden/>
          </w:rPr>
          <w:fldChar w:fldCharType="begin"/>
        </w:r>
        <w:r w:rsidR="0032158F">
          <w:rPr>
            <w:noProof/>
            <w:webHidden/>
          </w:rPr>
          <w:instrText xml:space="preserve"> PAGEREF _Toc69243381 \h </w:instrText>
        </w:r>
        <w:r w:rsidR="0032158F">
          <w:rPr>
            <w:noProof/>
            <w:webHidden/>
          </w:rPr>
        </w:r>
        <w:r w:rsidR="0032158F">
          <w:rPr>
            <w:noProof/>
            <w:webHidden/>
          </w:rPr>
          <w:fldChar w:fldCharType="separate"/>
        </w:r>
        <w:r w:rsidR="0032158F">
          <w:rPr>
            <w:noProof/>
            <w:webHidden/>
          </w:rPr>
          <w:t>33</w:t>
        </w:r>
        <w:r w:rsidR="0032158F">
          <w:rPr>
            <w:noProof/>
            <w:webHidden/>
          </w:rPr>
          <w:fldChar w:fldCharType="end"/>
        </w:r>
      </w:hyperlink>
    </w:p>
    <w:p w14:paraId="5221AFC3" w14:textId="77777777" w:rsidR="0032158F" w:rsidRDefault="006C64F2">
      <w:pPr>
        <w:pStyle w:val="TOC3"/>
        <w:rPr>
          <w:rFonts w:asciiTheme="minorHAnsi" w:eastAsiaTheme="minorEastAsia" w:hAnsiTheme="minorHAnsi" w:cstheme="minorBidi"/>
          <w:noProof/>
          <w:color w:val="auto"/>
          <w:sz w:val="22"/>
          <w:szCs w:val="22"/>
        </w:rPr>
      </w:pPr>
      <w:hyperlink w:anchor="_Toc69243382" w:history="1">
        <w:r w:rsidR="0032158F" w:rsidRPr="00DF4477">
          <w:rPr>
            <w:rStyle w:val="Hyperlink"/>
            <w:noProof/>
          </w:rPr>
          <w:t>3.2.8</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80%</w:t>
        </w:r>
        <w:r w:rsidR="0032158F">
          <w:rPr>
            <w:noProof/>
            <w:webHidden/>
          </w:rPr>
          <w:tab/>
        </w:r>
        <w:r w:rsidR="0032158F">
          <w:rPr>
            <w:noProof/>
            <w:webHidden/>
          </w:rPr>
          <w:fldChar w:fldCharType="begin"/>
        </w:r>
        <w:r w:rsidR="0032158F">
          <w:rPr>
            <w:noProof/>
            <w:webHidden/>
          </w:rPr>
          <w:instrText xml:space="preserve"> PAGEREF _Toc69243382 \h </w:instrText>
        </w:r>
        <w:r w:rsidR="0032158F">
          <w:rPr>
            <w:noProof/>
            <w:webHidden/>
          </w:rPr>
        </w:r>
        <w:r w:rsidR="0032158F">
          <w:rPr>
            <w:noProof/>
            <w:webHidden/>
          </w:rPr>
          <w:fldChar w:fldCharType="separate"/>
        </w:r>
        <w:r w:rsidR="0032158F">
          <w:rPr>
            <w:noProof/>
            <w:webHidden/>
          </w:rPr>
          <w:t>35</w:t>
        </w:r>
        <w:r w:rsidR="0032158F">
          <w:rPr>
            <w:noProof/>
            <w:webHidden/>
          </w:rPr>
          <w:fldChar w:fldCharType="end"/>
        </w:r>
      </w:hyperlink>
    </w:p>
    <w:p w14:paraId="71609CFC" w14:textId="77777777" w:rsidR="0032158F" w:rsidRDefault="006C64F2">
      <w:pPr>
        <w:pStyle w:val="TOC3"/>
        <w:rPr>
          <w:rFonts w:asciiTheme="minorHAnsi" w:eastAsiaTheme="minorEastAsia" w:hAnsiTheme="minorHAnsi" w:cstheme="minorBidi"/>
          <w:noProof/>
          <w:color w:val="auto"/>
          <w:sz w:val="22"/>
          <w:szCs w:val="22"/>
        </w:rPr>
      </w:pPr>
      <w:hyperlink w:anchor="_Toc69243383" w:history="1">
        <w:r w:rsidR="0032158F" w:rsidRPr="00DF4477">
          <w:rPr>
            <w:rStyle w:val="Hyperlink"/>
            <w:noProof/>
          </w:rPr>
          <w:t>3.2.9</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90%</w:t>
        </w:r>
        <w:r w:rsidR="0032158F">
          <w:rPr>
            <w:noProof/>
            <w:webHidden/>
          </w:rPr>
          <w:tab/>
        </w:r>
        <w:r w:rsidR="0032158F">
          <w:rPr>
            <w:noProof/>
            <w:webHidden/>
          </w:rPr>
          <w:fldChar w:fldCharType="begin"/>
        </w:r>
        <w:r w:rsidR="0032158F">
          <w:rPr>
            <w:noProof/>
            <w:webHidden/>
          </w:rPr>
          <w:instrText xml:space="preserve"> PAGEREF _Toc69243383 \h </w:instrText>
        </w:r>
        <w:r w:rsidR="0032158F">
          <w:rPr>
            <w:noProof/>
            <w:webHidden/>
          </w:rPr>
        </w:r>
        <w:r w:rsidR="0032158F">
          <w:rPr>
            <w:noProof/>
            <w:webHidden/>
          </w:rPr>
          <w:fldChar w:fldCharType="separate"/>
        </w:r>
        <w:r w:rsidR="0032158F">
          <w:rPr>
            <w:noProof/>
            <w:webHidden/>
          </w:rPr>
          <w:t>36</w:t>
        </w:r>
        <w:r w:rsidR="0032158F">
          <w:rPr>
            <w:noProof/>
            <w:webHidden/>
          </w:rPr>
          <w:fldChar w:fldCharType="end"/>
        </w:r>
      </w:hyperlink>
    </w:p>
    <w:p w14:paraId="227364E3" w14:textId="77777777" w:rsidR="0032158F" w:rsidRDefault="006C64F2">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84" w:history="1">
        <w:r w:rsidR="0032158F" w:rsidRPr="00DF4477">
          <w:rPr>
            <w:rStyle w:val="Hyperlink"/>
            <w:noProof/>
          </w:rPr>
          <w:t>3.3</w:t>
        </w:r>
        <w:r w:rsidR="0032158F">
          <w:rPr>
            <w:rFonts w:asciiTheme="minorHAnsi" w:eastAsiaTheme="minorEastAsia" w:hAnsiTheme="minorHAnsi" w:cstheme="minorBidi"/>
            <w:noProof/>
            <w:color w:val="auto"/>
            <w:sz w:val="22"/>
            <w:szCs w:val="22"/>
          </w:rPr>
          <w:tab/>
        </w:r>
        <w:r w:rsidR="0032158F" w:rsidRPr="00DF4477">
          <w:rPr>
            <w:rStyle w:val="Hyperlink"/>
            <w:noProof/>
          </w:rPr>
          <w:t>Phân tích xác định tỉ lệ chồng chập tối ưu</w:t>
        </w:r>
        <w:r w:rsidR="0032158F">
          <w:rPr>
            <w:noProof/>
            <w:webHidden/>
          </w:rPr>
          <w:tab/>
        </w:r>
        <w:r w:rsidR="0032158F">
          <w:rPr>
            <w:noProof/>
            <w:webHidden/>
          </w:rPr>
          <w:fldChar w:fldCharType="begin"/>
        </w:r>
        <w:r w:rsidR="0032158F">
          <w:rPr>
            <w:noProof/>
            <w:webHidden/>
          </w:rPr>
          <w:instrText xml:space="preserve"> PAGEREF _Toc69243384 \h </w:instrText>
        </w:r>
        <w:r w:rsidR="0032158F">
          <w:rPr>
            <w:noProof/>
            <w:webHidden/>
          </w:rPr>
        </w:r>
        <w:r w:rsidR="0032158F">
          <w:rPr>
            <w:noProof/>
            <w:webHidden/>
          </w:rPr>
          <w:fldChar w:fldCharType="separate"/>
        </w:r>
        <w:r w:rsidR="0032158F">
          <w:rPr>
            <w:noProof/>
            <w:webHidden/>
          </w:rPr>
          <w:t>37</w:t>
        </w:r>
        <w:r w:rsidR="0032158F">
          <w:rPr>
            <w:noProof/>
            <w:webHidden/>
          </w:rPr>
          <w:fldChar w:fldCharType="end"/>
        </w:r>
      </w:hyperlink>
    </w:p>
    <w:p w14:paraId="3FF21D53" w14:textId="77777777" w:rsidR="0032158F" w:rsidRDefault="006C64F2">
      <w:pPr>
        <w:pStyle w:val="TOC3"/>
        <w:rPr>
          <w:rFonts w:asciiTheme="minorHAnsi" w:eastAsiaTheme="minorEastAsia" w:hAnsiTheme="minorHAnsi" w:cstheme="minorBidi"/>
          <w:noProof/>
          <w:color w:val="auto"/>
          <w:sz w:val="22"/>
          <w:szCs w:val="22"/>
        </w:rPr>
      </w:pPr>
      <w:hyperlink w:anchor="_Toc69243385" w:history="1">
        <w:r w:rsidR="0032158F" w:rsidRPr="00DF4477">
          <w:rPr>
            <w:rStyle w:val="Hyperlink"/>
            <w:noProof/>
          </w:rPr>
          <w:t>3.3.1</w:t>
        </w:r>
        <w:r w:rsidR="0032158F">
          <w:rPr>
            <w:rFonts w:asciiTheme="minorHAnsi" w:eastAsiaTheme="minorEastAsia" w:hAnsiTheme="minorHAnsi" w:cstheme="minorBidi"/>
            <w:noProof/>
            <w:color w:val="auto"/>
            <w:sz w:val="22"/>
            <w:szCs w:val="22"/>
          </w:rPr>
          <w:tab/>
        </w:r>
        <w:r w:rsidR="0032158F" w:rsidRPr="00DF4477">
          <w:rPr>
            <w:rStyle w:val="Hyperlink"/>
            <w:noProof/>
          </w:rPr>
          <w:t>Xác định tỉ lệ chồng chập tối ưu cho mô hình phân lớp</w:t>
        </w:r>
        <w:r w:rsidR="0032158F">
          <w:rPr>
            <w:noProof/>
            <w:webHidden/>
          </w:rPr>
          <w:tab/>
        </w:r>
        <w:r w:rsidR="0032158F">
          <w:rPr>
            <w:noProof/>
            <w:webHidden/>
          </w:rPr>
          <w:fldChar w:fldCharType="begin"/>
        </w:r>
        <w:r w:rsidR="0032158F">
          <w:rPr>
            <w:noProof/>
            <w:webHidden/>
          </w:rPr>
          <w:instrText xml:space="preserve"> PAGEREF _Toc69243385 \h </w:instrText>
        </w:r>
        <w:r w:rsidR="0032158F">
          <w:rPr>
            <w:noProof/>
            <w:webHidden/>
          </w:rPr>
        </w:r>
        <w:r w:rsidR="0032158F">
          <w:rPr>
            <w:noProof/>
            <w:webHidden/>
          </w:rPr>
          <w:fldChar w:fldCharType="separate"/>
        </w:r>
        <w:r w:rsidR="0032158F">
          <w:rPr>
            <w:noProof/>
            <w:webHidden/>
          </w:rPr>
          <w:t>37</w:t>
        </w:r>
        <w:r w:rsidR="0032158F">
          <w:rPr>
            <w:noProof/>
            <w:webHidden/>
          </w:rPr>
          <w:fldChar w:fldCharType="end"/>
        </w:r>
      </w:hyperlink>
    </w:p>
    <w:p w14:paraId="465BD038" w14:textId="77777777" w:rsidR="0032158F" w:rsidRDefault="006C64F2">
      <w:pPr>
        <w:pStyle w:val="TOC3"/>
        <w:rPr>
          <w:rFonts w:asciiTheme="minorHAnsi" w:eastAsiaTheme="minorEastAsia" w:hAnsiTheme="minorHAnsi" w:cstheme="minorBidi"/>
          <w:noProof/>
          <w:color w:val="auto"/>
          <w:sz w:val="22"/>
          <w:szCs w:val="22"/>
        </w:rPr>
      </w:pPr>
      <w:hyperlink w:anchor="_Toc69243386" w:history="1">
        <w:r w:rsidR="0032158F" w:rsidRPr="00DF4477">
          <w:rPr>
            <w:rStyle w:val="Hyperlink"/>
            <w:noProof/>
          </w:rPr>
          <w:t>3.3.2</w:t>
        </w:r>
        <w:r w:rsidR="0032158F">
          <w:rPr>
            <w:rFonts w:asciiTheme="minorHAnsi" w:eastAsiaTheme="minorEastAsia" w:hAnsiTheme="minorHAnsi" w:cstheme="minorBidi"/>
            <w:noProof/>
            <w:color w:val="auto"/>
            <w:sz w:val="22"/>
            <w:szCs w:val="22"/>
          </w:rPr>
          <w:tab/>
        </w:r>
        <w:r w:rsidR="0032158F" w:rsidRPr="00DF4477">
          <w:rPr>
            <w:rStyle w:val="Hyperlink"/>
            <w:noProof/>
          </w:rPr>
          <w:t>Kết quả nhận dạng với từng trạng thái cảm xúc</w:t>
        </w:r>
        <w:r w:rsidR="0032158F">
          <w:rPr>
            <w:noProof/>
            <w:webHidden/>
          </w:rPr>
          <w:tab/>
        </w:r>
        <w:r w:rsidR="0032158F">
          <w:rPr>
            <w:noProof/>
            <w:webHidden/>
          </w:rPr>
          <w:fldChar w:fldCharType="begin"/>
        </w:r>
        <w:r w:rsidR="0032158F">
          <w:rPr>
            <w:noProof/>
            <w:webHidden/>
          </w:rPr>
          <w:instrText xml:space="preserve"> PAGEREF _Toc69243386 \h </w:instrText>
        </w:r>
        <w:r w:rsidR="0032158F">
          <w:rPr>
            <w:noProof/>
            <w:webHidden/>
          </w:rPr>
        </w:r>
        <w:r w:rsidR="0032158F">
          <w:rPr>
            <w:noProof/>
            <w:webHidden/>
          </w:rPr>
          <w:fldChar w:fldCharType="separate"/>
        </w:r>
        <w:r w:rsidR="0032158F">
          <w:rPr>
            <w:noProof/>
            <w:webHidden/>
          </w:rPr>
          <w:t>38</w:t>
        </w:r>
        <w:r w:rsidR="0032158F">
          <w:rPr>
            <w:noProof/>
            <w:webHidden/>
          </w:rPr>
          <w:fldChar w:fldCharType="end"/>
        </w:r>
      </w:hyperlink>
    </w:p>
    <w:p w14:paraId="4B4FD0BB" w14:textId="77777777" w:rsidR="0032158F" w:rsidRDefault="006C64F2">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87" w:history="1">
        <w:r w:rsidR="0032158F" w:rsidRPr="00DF4477">
          <w:rPr>
            <w:rStyle w:val="Hyperlink"/>
            <w:noProof/>
          </w:rPr>
          <w:t>3.4</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với 3 trạng thái của cảm xúc</w:t>
        </w:r>
        <w:r w:rsidR="0032158F">
          <w:rPr>
            <w:noProof/>
            <w:webHidden/>
          </w:rPr>
          <w:tab/>
        </w:r>
        <w:r w:rsidR="0032158F">
          <w:rPr>
            <w:noProof/>
            <w:webHidden/>
          </w:rPr>
          <w:fldChar w:fldCharType="begin"/>
        </w:r>
        <w:r w:rsidR="0032158F">
          <w:rPr>
            <w:noProof/>
            <w:webHidden/>
          </w:rPr>
          <w:instrText xml:space="preserve"> PAGEREF _Toc69243387 \h </w:instrText>
        </w:r>
        <w:r w:rsidR="0032158F">
          <w:rPr>
            <w:noProof/>
            <w:webHidden/>
          </w:rPr>
        </w:r>
        <w:r w:rsidR="0032158F">
          <w:rPr>
            <w:noProof/>
            <w:webHidden/>
          </w:rPr>
          <w:fldChar w:fldCharType="separate"/>
        </w:r>
        <w:r w:rsidR="0032158F">
          <w:rPr>
            <w:noProof/>
            <w:webHidden/>
          </w:rPr>
          <w:t>46</w:t>
        </w:r>
        <w:r w:rsidR="0032158F">
          <w:rPr>
            <w:noProof/>
            <w:webHidden/>
          </w:rPr>
          <w:fldChar w:fldCharType="end"/>
        </w:r>
      </w:hyperlink>
    </w:p>
    <w:p w14:paraId="50076E59" w14:textId="77777777" w:rsidR="0032158F" w:rsidRDefault="006C64F2">
      <w:pPr>
        <w:pStyle w:val="TOC1"/>
        <w:tabs>
          <w:tab w:val="right" w:leader="dot" w:pos="8494"/>
        </w:tabs>
        <w:rPr>
          <w:rFonts w:asciiTheme="minorHAnsi" w:eastAsiaTheme="minorEastAsia" w:hAnsiTheme="minorHAnsi" w:cstheme="minorBidi"/>
          <w:b w:val="0"/>
          <w:noProof/>
          <w:color w:val="auto"/>
          <w:sz w:val="22"/>
          <w:szCs w:val="22"/>
        </w:rPr>
      </w:pPr>
      <w:hyperlink w:anchor="_Toc69243388" w:history="1">
        <w:r w:rsidR="0032158F" w:rsidRPr="00DF4477">
          <w:rPr>
            <w:rStyle w:val="Hyperlink"/>
            <w:noProof/>
          </w:rPr>
          <w:t>KẾT LUẬN CHUNG VÀ HƯỚNG PHÁT TRIỂN</w:t>
        </w:r>
        <w:r w:rsidR="0032158F">
          <w:rPr>
            <w:noProof/>
            <w:webHidden/>
          </w:rPr>
          <w:tab/>
        </w:r>
        <w:r w:rsidR="0032158F">
          <w:rPr>
            <w:noProof/>
            <w:webHidden/>
          </w:rPr>
          <w:fldChar w:fldCharType="begin"/>
        </w:r>
        <w:r w:rsidR="0032158F">
          <w:rPr>
            <w:noProof/>
            <w:webHidden/>
          </w:rPr>
          <w:instrText xml:space="preserve"> PAGEREF _Toc69243388 \h </w:instrText>
        </w:r>
        <w:r w:rsidR="0032158F">
          <w:rPr>
            <w:noProof/>
            <w:webHidden/>
          </w:rPr>
        </w:r>
        <w:r w:rsidR="0032158F">
          <w:rPr>
            <w:noProof/>
            <w:webHidden/>
          </w:rPr>
          <w:fldChar w:fldCharType="separate"/>
        </w:r>
        <w:r w:rsidR="0032158F">
          <w:rPr>
            <w:noProof/>
            <w:webHidden/>
          </w:rPr>
          <w:t>48</w:t>
        </w:r>
        <w:r w:rsidR="0032158F">
          <w:rPr>
            <w:noProof/>
            <w:webHidden/>
          </w:rPr>
          <w:fldChar w:fldCharType="end"/>
        </w:r>
      </w:hyperlink>
    </w:p>
    <w:p w14:paraId="4821330F" w14:textId="77777777" w:rsidR="0032158F" w:rsidRDefault="006C64F2">
      <w:pPr>
        <w:pStyle w:val="TOC1"/>
        <w:tabs>
          <w:tab w:val="right" w:leader="dot" w:pos="8494"/>
        </w:tabs>
        <w:rPr>
          <w:rFonts w:asciiTheme="minorHAnsi" w:eastAsiaTheme="minorEastAsia" w:hAnsiTheme="minorHAnsi" w:cstheme="minorBidi"/>
          <w:b w:val="0"/>
          <w:noProof/>
          <w:color w:val="auto"/>
          <w:sz w:val="22"/>
          <w:szCs w:val="22"/>
        </w:rPr>
      </w:pPr>
      <w:hyperlink w:anchor="_Toc69243389" w:history="1">
        <w:r w:rsidR="0032158F" w:rsidRPr="00DF4477">
          <w:rPr>
            <w:rStyle w:val="Hyperlink"/>
            <w:noProof/>
          </w:rPr>
          <w:t>Tài liệu tham khảo</w:t>
        </w:r>
        <w:r w:rsidR="0032158F">
          <w:rPr>
            <w:noProof/>
            <w:webHidden/>
          </w:rPr>
          <w:tab/>
        </w:r>
        <w:r w:rsidR="0032158F">
          <w:rPr>
            <w:noProof/>
            <w:webHidden/>
          </w:rPr>
          <w:fldChar w:fldCharType="begin"/>
        </w:r>
        <w:r w:rsidR="0032158F">
          <w:rPr>
            <w:noProof/>
            <w:webHidden/>
          </w:rPr>
          <w:instrText xml:space="preserve"> PAGEREF _Toc69243389 \h </w:instrText>
        </w:r>
        <w:r w:rsidR="0032158F">
          <w:rPr>
            <w:noProof/>
            <w:webHidden/>
          </w:rPr>
        </w:r>
        <w:r w:rsidR="0032158F">
          <w:rPr>
            <w:noProof/>
            <w:webHidden/>
          </w:rPr>
          <w:fldChar w:fldCharType="separate"/>
        </w:r>
        <w:r w:rsidR="0032158F">
          <w:rPr>
            <w:noProof/>
            <w:webHidden/>
          </w:rPr>
          <w:t>49</w:t>
        </w:r>
        <w:r w:rsidR="0032158F">
          <w:rPr>
            <w:noProof/>
            <w:webHidden/>
          </w:rPr>
          <w:fldChar w:fldCharType="end"/>
        </w:r>
      </w:hyperlink>
    </w:p>
    <w:p w14:paraId="3CB0A16A" w14:textId="77777777" w:rsidR="00120C98" w:rsidRDefault="00292642">
      <w:r>
        <w:rPr>
          <w:b/>
        </w:rPr>
        <w:fldChar w:fldCharType="end"/>
      </w:r>
    </w:p>
    <w:p w14:paraId="5F2D269D"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622F3D55" w14:textId="77777777" w:rsidR="0032158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9243390" w:history="1">
        <w:r w:rsidR="0032158F" w:rsidRPr="00C1269A">
          <w:rPr>
            <w:rStyle w:val="Hyperlink"/>
            <w:noProof/>
          </w:rPr>
          <w:t>Hình 1.1 Mô hình trạng thái cảm xúc [1]</w:t>
        </w:r>
        <w:r w:rsidR="0032158F">
          <w:rPr>
            <w:noProof/>
            <w:webHidden/>
          </w:rPr>
          <w:tab/>
        </w:r>
        <w:r w:rsidR="0032158F">
          <w:rPr>
            <w:noProof/>
            <w:webHidden/>
          </w:rPr>
          <w:fldChar w:fldCharType="begin"/>
        </w:r>
        <w:r w:rsidR="0032158F">
          <w:rPr>
            <w:noProof/>
            <w:webHidden/>
          </w:rPr>
          <w:instrText xml:space="preserve"> PAGEREF _Toc69243390 \h </w:instrText>
        </w:r>
        <w:r w:rsidR="0032158F">
          <w:rPr>
            <w:noProof/>
            <w:webHidden/>
          </w:rPr>
        </w:r>
        <w:r w:rsidR="0032158F">
          <w:rPr>
            <w:noProof/>
            <w:webHidden/>
          </w:rPr>
          <w:fldChar w:fldCharType="separate"/>
        </w:r>
        <w:r w:rsidR="0032158F">
          <w:rPr>
            <w:noProof/>
            <w:webHidden/>
          </w:rPr>
          <w:t>1</w:t>
        </w:r>
        <w:r w:rsidR="0032158F">
          <w:rPr>
            <w:noProof/>
            <w:webHidden/>
          </w:rPr>
          <w:fldChar w:fldCharType="end"/>
        </w:r>
      </w:hyperlink>
    </w:p>
    <w:p w14:paraId="4950E016"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391" w:history="1">
        <w:r w:rsidR="0032158F" w:rsidRPr="00C1269A">
          <w:rPr>
            <w:rStyle w:val="Hyperlink"/>
            <w:noProof/>
          </w:rPr>
          <w:t>Hình 1.2 Một số trạng thái cảm xúc qua biểu hiện khuôn mặt</w:t>
        </w:r>
        <w:r w:rsidR="0032158F">
          <w:rPr>
            <w:noProof/>
            <w:webHidden/>
          </w:rPr>
          <w:tab/>
        </w:r>
        <w:r w:rsidR="0032158F">
          <w:rPr>
            <w:noProof/>
            <w:webHidden/>
          </w:rPr>
          <w:fldChar w:fldCharType="begin"/>
        </w:r>
        <w:r w:rsidR="0032158F">
          <w:rPr>
            <w:noProof/>
            <w:webHidden/>
          </w:rPr>
          <w:instrText xml:space="preserve"> PAGEREF _Toc69243391 \h </w:instrText>
        </w:r>
        <w:r w:rsidR="0032158F">
          <w:rPr>
            <w:noProof/>
            <w:webHidden/>
          </w:rPr>
        </w:r>
        <w:r w:rsidR="0032158F">
          <w:rPr>
            <w:noProof/>
            <w:webHidden/>
          </w:rPr>
          <w:fldChar w:fldCharType="separate"/>
        </w:r>
        <w:r w:rsidR="0032158F">
          <w:rPr>
            <w:noProof/>
            <w:webHidden/>
          </w:rPr>
          <w:t>3</w:t>
        </w:r>
        <w:r w:rsidR="0032158F">
          <w:rPr>
            <w:noProof/>
            <w:webHidden/>
          </w:rPr>
          <w:fldChar w:fldCharType="end"/>
        </w:r>
      </w:hyperlink>
    </w:p>
    <w:p w14:paraId="3EB18FA6"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392" w:history="1">
        <w:r w:rsidR="0032158F" w:rsidRPr="00C1269A">
          <w:rPr>
            <w:rStyle w:val="Hyperlink"/>
            <w:noProof/>
          </w:rPr>
          <w:t>Hình 1.3 Vị trí gắn các cảm biến sinh học [11]</w:t>
        </w:r>
        <w:r w:rsidR="0032158F">
          <w:rPr>
            <w:noProof/>
            <w:webHidden/>
          </w:rPr>
          <w:tab/>
        </w:r>
        <w:r w:rsidR="0032158F">
          <w:rPr>
            <w:noProof/>
            <w:webHidden/>
          </w:rPr>
          <w:fldChar w:fldCharType="begin"/>
        </w:r>
        <w:r w:rsidR="0032158F">
          <w:rPr>
            <w:noProof/>
            <w:webHidden/>
          </w:rPr>
          <w:instrText xml:space="preserve"> PAGEREF _Toc69243392 \h </w:instrText>
        </w:r>
        <w:r w:rsidR="0032158F">
          <w:rPr>
            <w:noProof/>
            <w:webHidden/>
          </w:rPr>
        </w:r>
        <w:r w:rsidR="0032158F">
          <w:rPr>
            <w:noProof/>
            <w:webHidden/>
          </w:rPr>
          <w:fldChar w:fldCharType="separate"/>
        </w:r>
        <w:r w:rsidR="0032158F">
          <w:rPr>
            <w:noProof/>
            <w:webHidden/>
          </w:rPr>
          <w:t>3</w:t>
        </w:r>
        <w:r w:rsidR="0032158F">
          <w:rPr>
            <w:noProof/>
            <w:webHidden/>
          </w:rPr>
          <w:fldChar w:fldCharType="end"/>
        </w:r>
      </w:hyperlink>
    </w:p>
    <w:p w14:paraId="3CE09D1C"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393" w:history="1">
        <w:r w:rsidR="0032158F" w:rsidRPr="00C1269A">
          <w:rPr>
            <w:rStyle w:val="Hyperlink"/>
            <w:noProof/>
          </w:rPr>
          <w:t>Hình 1.4 Các tín hiệu tương ứng với trạng thái cảm xúc trung tính</w:t>
        </w:r>
        <w:r w:rsidR="0032158F">
          <w:rPr>
            <w:noProof/>
            <w:webHidden/>
          </w:rPr>
          <w:tab/>
        </w:r>
        <w:r w:rsidR="0032158F">
          <w:rPr>
            <w:noProof/>
            <w:webHidden/>
          </w:rPr>
          <w:fldChar w:fldCharType="begin"/>
        </w:r>
        <w:r w:rsidR="0032158F">
          <w:rPr>
            <w:noProof/>
            <w:webHidden/>
          </w:rPr>
          <w:instrText xml:space="preserve"> PAGEREF _Toc69243393 \h </w:instrText>
        </w:r>
        <w:r w:rsidR="0032158F">
          <w:rPr>
            <w:noProof/>
            <w:webHidden/>
          </w:rPr>
        </w:r>
        <w:r w:rsidR="0032158F">
          <w:rPr>
            <w:noProof/>
            <w:webHidden/>
          </w:rPr>
          <w:fldChar w:fldCharType="separate"/>
        </w:r>
        <w:r w:rsidR="0032158F">
          <w:rPr>
            <w:noProof/>
            <w:webHidden/>
          </w:rPr>
          <w:t>5</w:t>
        </w:r>
        <w:r w:rsidR="0032158F">
          <w:rPr>
            <w:noProof/>
            <w:webHidden/>
          </w:rPr>
          <w:fldChar w:fldCharType="end"/>
        </w:r>
      </w:hyperlink>
    </w:p>
    <w:p w14:paraId="0FF811CB"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394" w:history="1">
        <w:r w:rsidR="0032158F" w:rsidRPr="00C1269A">
          <w:rPr>
            <w:rStyle w:val="Hyperlink"/>
            <w:noProof/>
          </w:rPr>
          <w:t>Hình 1.5 Các tín hiệu tương ứng với trạng thái cảm xúc tức giận</w:t>
        </w:r>
        <w:r w:rsidR="0032158F">
          <w:rPr>
            <w:noProof/>
            <w:webHidden/>
          </w:rPr>
          <w:tab/>
        </w:r>
        <w:r w:rsidR="0032158F">
          <w:rPr>
            <w:noProof/>
            <w:webHidden/>
          </w:rPr>
          <w:fldChar w:fldCharType="begin"/>
        </w:r>
        <w:r w:rsidR="0032158F">
          <w:rPr>
            <w:noProof/>
            <w:webHidden/>
          </w:rPr>
          <w:instrText xml:space="preserve"> PAGEREF _Toc69243394 \h </w:instrText>
        </w:r>
        <w:r w:rsidR="0032158F">
          <w:rPr>
            <w:noProof/>
            <w:webHidden/>
          </w:rPr>
        </w:r>
        <w:r w:rsidR="0032158F">
          <w:rPr>
            <w:noProof/>
            <w:webHidden/>
          </w:rPr>
          <w:fldChar w:fldCharType="separate"/>
        </w:r>
        <w:r w:rsidR="0032158F">
          <w:rPr>
            <w:noProof/>
            <w:webHidden/>
          </w:rPr>
          <w:t>5</w:t>
        </w:r>
        <w:r w:rsidR="0032158F">
          <w:rPr>
            <w:noProof/>
            <w:webHidden/>
          </w:rPr>
          <w:fldChar w:fldCharType="end"/>
        </w:r>
      </w:hyperlink>
    </w:p>
    <w:p w14:paraId="3ACF4B53"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395" w:history="1">
        <w:r w:rsidR="0032158F" w:rsidRPr="00C1269A">
          <w:rPr>
            <w:rStyle w:val="Hyperlink"/>
            <w:noProof/>
          </w:rPr>
          <w:t>Hình 1.6 Các tín hiệu tương ứng với trạng thái cảm xúc ghét bỏ</w:t>
        </w:r>
        <w:r w:rsidR="0032158F">
          <w:rPr>
            <w:noProof/>
            <w:webHidden/>
          </w:rPr>
          <w:tab/>
        </w:r>
        <w:r w:rsidR="0032158F">
          <w:rPr>
            <w:noProof/>
            <w:webHidden/>
          </w:rPr>
          <w:fldChar w:fldCharType="begin"/>
        </w:r>
        <w:r w:rsidR="0032158F">
          <w:rPr>
            <w:noProof/>
            <w:webHidden/>
          </w:rPr>
          <w:instrText xml:space="preserve"> PAGEREF _Toc69243395 \h </w:instrText>
        </w:r>
        <w:r w:rsidR="0032158F">
          <w:rPr>
            <w:noProof/>
            <w:webHidden/>
          </w:rPr>
        </w:r>
        <w:r w:rsidR="0032158F">
          <w:rPr>
            <w:noProof/>
            <w:webHidden/>
          </w:rPr>
          <w:fldChar w:fldCharType="separate"/>
        </w:r>
        <w:r w:rsidR="0032158F">
          <w:rPr>
            <w:noProof/>
            <w:webHidden/>
          </w:rPr>
          <w:t>6</w:t>
        </w:r>
        <w:r w:rsidR="0032158F">
          <w:rPr>
            <w:noProof/>
            <w:webHidden/>
          </w:rPr>
          <w:fldChar w:fldCharType="end"/>
        </w:r>
      </w:hyperlink>
    </w:p>
    <w:p w14:paraId="3D8979EE"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396" w:history="1">
        <w:r w:rsidR="0032158F" w:rsidRPr="00C1269A">
          <w:rPr>
            <w:rStyle w:val="Hyperlink"/>
            <w:noProof/>
          </w:rPr>
          <w:t>Hình 1.7 Các tín hiệu tương ứng với trạng thái cảm xúc đau buồn</w:t>
        </w:r>
        <w:r w:rsidR="0032158F">
          <w:rPr>
            <w:noProof/>
            <w:webHidden/>
          </w:rPr>
          <w:tab/>
        </w:r>
        <w:r w:rsidR="0032158F">
          <w:rPr>
            <w:noProof/>
            <w:webHidden/>
          </w:rPr>
          <w:fldChar w:fldCharType="begin"/>
        </w:r>
        <w:r w:rsidR="0032158F">
          <w:rPr>
            <w:noProof/>
            <w:webHidden/>
          </w:rPr>
          <w:instrText xml:space="preserve"> PAGEREF _Toc69243396 \h </w:instrText>
        </w:r>
        <w:r w:rsidR="0032158F">
          <w:rPr>
            <w:noProof/>
            <w:webHidden/>
          </w:rPr>
        </w:r>
        <w:r w:rsidR="0032158F">
          <w:rPr>
            <w:noProof/>
            <w:webHidden/>
          </w:rPr>
          <w:fldChar w:fldCharType="separate"/>
        </w:r>
        <w:r w:rsidR="0032158F">
          <w:rPr>
            <w:noProof/>
            <w:webHidden/>
          </w:rPr>
          <w:t>6</w:t>
        </w:r>
        <w:r w:rsidR="0032158F">
          <w:rPr>
            <w:noProof/>
            <w:webHidden/>
          </w:rPr>
          <w:fldChar w:fldCharType="end"/>
        </w:r>
      </w:hyperlink>
    </w:p>
    <w:p w14:paraId="5E1783F0"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397" w:history="1">
        <w:r w:rsidR="0032158F" w:rsidRPr="00C1269A">
          <w:rPr>
            <w:rStyle w:val="Hyperlink"/>
            <w:noProof/>
          </w:rPr>
          <w:t>Hình 1.8 Các tín hiệu tương ứng với trạng thái cảm xúc đồng cảm</w:t>
        </w:r>
        <w:r w:rsidR="0032158F">
          <w:rPr>
            <w:noProof/>
            <w:webHidden/>
          </w:rPr>
          <w:tab/>
        </w:r>
        <w:r w:rsidR="0032158F">
          <w:rPr>
            <w:noProof/>
            <w:webHidden/>
          </w:rPr>
          <w:fldChar w:fldCharType="begin"/>
        </w:r>
        <w:r w:rsidR="0032158F">
          <w:rPr>
            <w:noProof/>
            <w:webHidden/>
          </w:rPr>
          <w:instrText xml:space="preserve"> PAGEREF _Toc69243397 \h </w:instrText>
        </w:r>
        <w:r w:rsidR="0032158F">
          <w:rPr>
            <w:noProof/>
            <w:webHidden/>
          </w:rPr>
        </w:r>
        <w:r w:rsidR="0032158F">
          <w:rPr>
            <w:noProof/>
            <w:webHidden/>
          </w:rPr>
          <w:fldChar w:fldCharType="separate"/>
        </w:r>
        <w:r w:rsidR="0032158F">
          <w:rPr>
            <w:noProof/>
            <w:webHidden/>
          </w:rPr>
          <w:t>7</w:t>
        </w:r>
        <w:r w:rsidR="0032158F">
          <w:rPr>
            <w:noProof/>
            <w:webHidden/>
          </w:rPr>
          <w:fldChar w:fldCharType="end"/>
        </w:r>
      </w:hyperlink>
    </w:p>
    <w:p w14:paraId="472D7E48"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398" w:history="1">
        <w:r w:rsidR="0032158F" w:rsidRPr="00C1269A">
          <w:rPr>
            <w:rStyle w:val="Hyperlink"/>
            <w:noProof/>
          </w:rPr>
          <w:t>Hình 1.9 Các tín hiệu tương ứng với trạng thái cảm xúc lãng mạn</w:t>
        </w:r>
        <w:r w:rsidR="0032158F">
          <w:rPr>
            <w:noProof/>
            <w:webHidden/>
          </w:rPr>
          <w:tab/>
        </w:r>
        <w:r w:rsidR="0032158F">
          <w:rPr>
            <w:noProof/>
            <w:webHidden/>
          </w:rPr>
          <w:fldChar w:fldCharType="begin"/>
        </w:r>
        <w:r w:rsidR="0032158F">
          <w:rPr>
            <w:noProof/>
            <w:webHidden/>
          </w:rPr>
          <w:instrText xml:space="preserve"> PAGEREF _Toc69243398 \h </w:instrText>
        </w:r>
        <w:r w:rsidR="0032158F">
          <w:rPr>
            <w:noProof/>
            <w:webHidden/>
          </w:rPr>
        </w:r>
        <w:r w:rsidR="0032158F">
          <w:rPr>
            <w:noProof/>
            <w:webHidden/>
          </w:rPr>
          <w:fldChar w:fldCharType="separate"/>
        </w:r>
        <w:r w:rsidR="0032158F">
          <w:rPr>
            <w:noProof/>
            <w:webHidden/>
          </w:rPr>
          <w:t>7</w:t>
        </w:r>
        <w:r w:rsidR="0032158F">
          <w:rPr>
            <w:noProof/>
            <w:webHidden/>
          </w:rPr>
          <w:fldChar w:fldCharType="end"/>
        </w:r>
      </w:hyperlink>
    </w:p>
    <w:p w14:paraId="37525FCE"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399" w:history="1">
        <w:r w:rsidR="0032158F" w:rsidRPr="00C1269A">
          <w:rPr>
            <w:rStyle w:val="Hyperlink"/>
            <w:noProof/>
          </w:rPr>
          <w:t>Hình 1.10 Các tín hiệu tương ứng với trạng thái cảm xúc vui vẻ</w:t>
        </w:r>
        <w:r w:rsidR="0032158F">
          <w:rPr>
            <w:noProof/>
            <w:webHidden/>
          </w:rPr>
          <w:tab/>
        </w:r>
        <w:r w:rsidR="0032158F">
          <w:rPr>
            <w:noProof/>
            <w:webHidden/>
          </w:rPr>
          <w:fldChar w:fldCharType="begin"/>
        </w:r>
        <w:r w:rsidR="0032158F">
          <w:rPr>
            <w:noProof/>
            <w:webHidden/>
          </w:rPr>
          <w:instrText xml:space="preserve"> PAGEREF _Toc69243399 \h </w:instrText>
        </w:r>
        <w:r w:rsidR="0032158F">
          <w:rPr>
            <w:noProof/>
            <w:webHidden/>
          </w:rPr>
        </w:r>
        <w:r w:rsidR="0032158F">
          <w:rPr>
            <w:noProof/>
            <w:webHidden/>
          </w:rPr>
          <w:fldChar w:fldCharType="separate"/>
        </w:r>
        <w:r w:rsidR="0032158F">
          <w:rPr>
            <w:noProof/>
            <w:webHidden/>
          </w:rPr>
          <w:t>8</w:t>
        </w:r>
        <w:r w:rsidR="0032158F">
          <w:rPr>
            <w:noProof/>
            <w:webHidden/>
          </w:rPr>
          <w:fldChar w:fldCharType="end"/>
        </w:r>
      </w:hyperlink>
    </w:p>
    <w:p w14:paraId="6E323EE5"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0" w:history="1">
        <w:r w:rsidR="0032158F" w:rsidRPr="00C1269A">
          <w:rPr>
            <w:rStyle w:val="Hyperlink"/>
            <w:noProof/>
          </w:rPr>
          <w:t>Hình 1.11 Các tín hiệu tương ứng với trạng thái cảm xúc tôn trọng</w:t>
        </w:r>
        <w:r w:rsidR="0032158F">
          <w:rPr>
            <w:noProof/>
            <w:webHidden/>
          </w:rPr>
          <w:tab/>
        </w:r>
        <w:r w:rsidR="0032158F">
          <w:rPr>
            <w:noProof/>
            <w:webHidden/>
          </w:rPr>
          <w:fldChar w:fldCharType="begin"/>
        </w:r>
        <w:r w:rsidR="0032158F">
          <w:rPr>
            <w:noProof/>
            <w:webHidden/>
          </w:rPr>
          <w:instrText xml:space="preserve"> PAGEREF _Toc69243400 \h </w:instrText>
        </w:r>
        <w:r w:rsidR="0032158F">
          <w:rPr>
            <w:noProof/>
            <w:webHidden/>
          </w:rPr>
        </w:r>
        <w:r w:rsidR="0032158F">
          <w:rPr>
            <w:noProof/>
            <w:webHidden/>
          </w:rPr>
          <w:fldChar w:fldCharType="separate"/>
        </w:r>
        <w:r w:rsidR="0032158F">
          <w:rPr>
            <w:noProof/>
            <w:webHidden/>
          </w:rPr>
          <w:t>8</w:t>
        </w:r>
        <w:r w:rsidR="0032158F">
          <w:rPr>
            <w:noProof/>
            <w:webHidden/>
          </w:rPr>
          <w:fldChar w:fldCharType="end"/>
        </w:r>
      </w:hyperlink>
    </w:p>
    <w:p w14:paraId="18A3C7F6"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1" w:history="1">
        <w:r w:rsidR="0032158F" w:rsidRPr="00C1269A">
          <w:rPr>
            <w:rStyle w:val="Hyperlink"/>
            <w:noProof/>
          </w:rPr>
          <w:t>Hình 2.1 Học máy và ứng dụng của học máy [16]</w:t>
        </w:r>
        <w:r w:rsidR="0032158F">
          <w:rPr>
            <w:noProof/>
            <w:webHidden/>
          </w:rPr>
          <w:tab/>
        </w:r>
        <w:r w:rsidR="0032158F">
          <w:rPr>
            <w:noProof/>
            <w:webHidden/>
          </w:rPr>
          <w:fldChar w:fldCharType="begin"/>
        </w:r>
        <w:r w:rsidR="0032158F">
          <w:rPr>
            <w:noProof/>
            <w:webHidden/>
          </w:rPr>
          <w:instrText xml:space="preserve"> PAGEREF _Toc69243401 \h </w:instrText>
        </w:r>
        <w:r w:rsidR="0032158F">
          <w:rPr>
            <w:noProof/>
            <w:webHidden/>
          </w:rPr>
        </w:r>
        <w:r w:rsidR="0032158F">
          <w:rPr>
            <w:noProof/>
            <w:webHidden/>
          </w:rPr>
          <w:fldChar w:fldCharType="separate"/>
        </w:r>
        <w:r w:rsidR="0032158F">
          <w:rPr>
            <w:noProof/>
            <w:webHidden/>
          </w:rPr>
          <w:t>10</w:t>
        </w:r>
        <w:r w:rsidR="0032158F">
          <w:rPr>
            <w:noProof/>
            <w:webHidden/>
          </w:rPr>
          <w:fldChar w:fldCharType="end"/>
        </w:r>
      </w:hyperlink>
    </w:p>
    <w:p w14:paraId="5E3AEA14"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2" w:history="1">
        <w:r w:rsidR="0032158F" w:rsidRPr="00C1269A">
          <w:rPr>
            <w:rStyle w:val="Hyperlink"/>
            <w:noProof/>
          </w:rPr>
          <w:t>Hình 2.2 Lựa chọn đặc trưng</w:t>
        </w:r>
        <w:r w:rsidR="0032158F">
          <w:rPr>
            <w:noProof/>
            <w:webHidden/>
          </w:rPr>
          <w:tab/>
        </w:r>
        <w:r w:rsidR="0032158F">
          <w:rPr>
            <w:noProof/>
            <w:webHidden/>
          </w:rPr>
          <w:fldChar w:fldCharType="begin"/>
        </w:r>
        <w:r w:rsidR="0032158F">
          <w:rPr>
            <w:noProof/>
            <w:webHidden/>
          </w:rPr>
          <w:instrText xml:space="preserve"> PAGEREF _Toc69243402 \h </w:instrText>
        </w:r>
        <w:r w:rsidR="0032158F">
          <w:rPr>
            <w:noProof/>
            <w:webHidden/>
          </w:rPr>
        </w:r>
        <w:r w:rsidR="0032158F">
          <w:rPr>
            <w:noProof/>
            <w:webHidden/>
          </w:rPr>
          <w:fldChar w:fldCharType="separate"/>
        </w:r>
        <w:r w:rsidR="0032158F">
          <w:rPr>
            <w:noProof/>
            <w:webHidden/>
          </w:rPr>
          <w:t>12</w:t>
        </w:r>
        <w:r w:rsidR="0032158F">
          <w:rPr>
            <w:noProof/>
            <w:webHidden/>
          </w:rPr>
          <w:fldChar w:fldCharType="end"/>
        </w:r>
      </w:hyperlink>
    </w:p>
    <w:p w14:paraId="1532E692"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3" w:history="1">
        <w:r w:rsidR="0032158F" w:rsidRPr="00C1269A">
          <w:rPr>
            <w:rStyle w:val="Hyperlink"/>
            <w:noProof/>
          </w:rPr>
          <w:t>Hình 2.3 Sơ đồ hoạt động thuật toán RFE</w:t>
        </w:r>
        <w:r w:rsidR="0032158F">
          <w:rPr>
            <w:noProof/>
            <w:webHidden/>
          </w:rPr>
          <w:tab/>
        </w:r>
        <w:r w:rsidR="0032158F">
          <w:rPr>
            <w:noProof/>
            <w:webHidden/>
          </w:rPr>
          <w:fldChar w:fldCharType="begin"/>
        </w:r>
        <w:r w:rsidR="0032158F">
          <w:rPr>
            <w:noProof/>
            <w:webHidden/>
          </w:rPr>
          <w:instrText xml:space="preserve"> PAGEREF _Toc69243403 \h </w:instrText>
        </w:r>
        <w:r w:rsidR="0032158F">
          <w:rPr>
            <w:noProof/>
            <w:webHidden/>
          </w:rPr>
        </w:r>
        <w:r w:rsidR="0032158F">
          <w:rPr>
            <w:noProof/>
            <w:webHidden/>
          </w:rPr>
          <w:fldChar w:fldCharType="separate"/>
        </w:r>
        <w:r w:rsidR="0032158F">
          <w:rPr>
            <w:noProof/>
            <w:webHidden/>
          </w:rPr>
          <w:t>13</w:t>
        </w:r>
        <w:r w:rsidR="0032158F">
          <w:rPr>
            <w:noProof/>
            <w:webHidden/>
          </w:rPr>
          <w:fldChar w:fldCharType="end"/>
        </w:r>
      </w:hyperlink>
    </w:p>
    <w:p w14:paraId="5CC438B1"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4" w:history="1">
        <w:r w:rsidR="0032158F" w:rsidRPr="00C1269A">
          <w:rPr>
            <w:rStyle w:val="Hyperlink"/>
            <w:noProof/>
          </w:rPr>
          <w:t>Hình 2.4 Đường thẳng phân cách điểm dữ liệu của 2 lớp [18]</w:t>
        </w:r>
        <w:r w:rsidR="0032158F">
          <w:rPr>
            <w:noProof/>
            <w:webHidden/>
          </w:rPr>
          <w:tab/>
        </w:r>
        <w:r w:rsidR="0032158F">
          <w:rPr>
            <w:noProof/>
            <w:webHidden/>
          </w:rPr>
          <w:fldChar w:fldCharType="begin"/>
        </w:r>
        <w:r w:rsidR="0032158F">
          <w:rPr>
            <w:noProof/>
            <w:webHidden/>
          </w:rPr>
          <w:instrText xml:space="preserve"> PAGEREF _Toc69243404 \h </w:instrText>
        </w:r>
        <w:r w:rsidR="0032158F">
          <w:rPr>
            <w:noProof/>
            <w:webHidden/>
          </w:rPr>
        </w:r>
        <w:r w:rsidR="0032158F">
          <w:rPr>
            <w:noProof/>
            <w:webHidden/>
          </w:rPr>
          <w:fldChar w:fldCharType="separate"/>
        </w:r>
        <w:r w:rsidR="0032158F">
          <w:rPr>
            <w:noProof/>
            <w:webHidden/>
          </w:rPr>
          <w:t>15</w:t>
        </w:r>
        <w:r w:rsidR="0032158F">
          <w:rPr>
            <w:noProof/>
            <w:webHidden/>
          </w:rPr>
          <w:fldChar w:fldCharType="end"/>
        </w:r>
      </w:hyperlink>
    </w:p>
    <w:p w14:paraId="6EBFCD58"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5" w:history="1">
        <w:r w:rsidR="0032158F" w:rsidRPr="00C1269A">
          <w:rPr>
            <w:rStyle w:val="Hyperlink"/>
            <w:noProof/>
          </w:rPr>
          <w:t>Hình 2.5 Chiếu dữ liệu lên không gian nhiều chiều hơn</w:t>
        </w:r>
        <w:r w:rsidR="0032158F">
          <w:rPr>
            <w:noProof/>
            <w:webHidden/>
          </w:rPr>
          <w:tab/>
        </w:r>
        <w:r w:rsidR="0032158F">
          <w:rPr>
            <w:noProof/>
            <w:webHidden/>
          </w:rPr>
          <w:fldChar w:fldCharType="begin"/>
        </w:r>
        <w:r w:rsidR="0032158F">
          <w:rPr>
            <w:noProof/>
            <w:webHidden/>
          </w:rPr>
          <w:instrText xml:space="preserve"> PAGEREF _Toc69243405 \h </w:instrText>
        </w:r>
        <w:r w:rsidR="0032158F">
          <w:rPr>
            <w:noProof/>
            <w:webHidden/>
          </w:rPr>
        </w:r>
        <w:r w:rsidR="0032158F">
          <w:rPr>
            <w:noProof/>
            <w:webHidden/>
          </w:rPr>
          <w:fldChar w:fldCharType="separate"/>
        </w:r>
        <w:r w:rsidR="0032158F">
          <w:rPr>
            <w:noProof/>
            <w:webHidden/>
          </w:rPr>
          <w:t>15</w:t>
        </w:r>
        <w:r w:rsidR="0032158F">
          <w:rPr>
            <w:noProof/>
            <w:webHidden/>
          </w:rPr>
          <w:fldChar w:fldCharType="end"/>
        </w:r>
      </w:hyperlink>
    </w:p>
    <w:p w14:paraId="4F358A26"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6" w:history="1">
        <w:r w:rsidR="0032158F" w:rsidRPr="00C1269A">
          <w:rPr>
            <w:rStyle w:val="Hyperlink"/>
            <w:noProof/>
          </w:rPr>
          <w:t>Hình 2.6 Phép chiếu lên đường thẳng [19]</w:t>
        </w:r>
        <w:r w:rsidR="0032158F">
          <w:rPr>
            <w:noProof/>
            <w:webHidden/>
          </w:rPr>
          <w:tab/>
        </w:r>
        <w:r w:rsidR="0032158F">
          <w:rPr>
            <w:noProof/>
            <w:webHidden/>
          </w:rPr>
          <w:fldChar w:fldCharType="begin"/>
        </w:r>
        <w:r w:rsidR="0032158F">
          <w:rPr>
            <w:noProof/>
            <w:webHidden/>
          </w:rPr>
          <w:instrText xml:space="preserve"> PAGEREF _Toc69243406 \h </w:instrText>
        </w:r>
        <w:r w:rsidR="0032158F">
          <w:rPr>
            <w:noProof/>
            <w:webHidden/>
          </w:rPr>
        </w:r>
        <w:r w:rsidR="0032158F">
          <w:rPr>
            <w:noProof/>
            <w:webHidden/>
          </w:rPr>
          <w:fldChar w:fldCharType="separate"/>
        </w:r>
        <w:r w:rsidR="0032158F">
          <w:rPr>
            <w:noProof/>
            <w:webHidden/>
          </w:rPr>
          <w:t>16</w:t>
        </w:r>
        <w:r w:rsidR="0032158F">
          <w:rPr>
            <w:noProof/>
            <w:webHidden/>
          </w:rPr>
          <w:fldChar w:fldCharType="end"/>
        </w:r>
      </w:hyperlink>
    </w:p>
    <w:p w14:paraId="5401C445"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7" w:history="1">
        <w:r w:rsidR="0032158F" w:rsidRPr="00C1269A">
          <w:rPr>
            <w:rStyle w:val="Hyperlink"/>
            <w:noProof/>
          </w:rPr>
          <w:t>Hình 2.7 Mô hình Decision Tree [21]</w:t>
        </w:r>
        <w:r w:rsidR="0032158F">
          <w:rPr>
            <w:noProof/>
            <w:webHidden/>
          </w:rPr>
          <w:tab/>
        </w:r>
        <w:r w:rsidR="0032158F">
          <w:rPr>
            <w:noProof/>
            <w:webHidden/>
          </w:rPr>
          <w:fldChar w:fldCharType="begin"/>
        </w:r>
        <w:r w:rsidR="0032158F">
          <w:rPr>
            <w:noProof/>
            <w:webHidden/>
          </w:rPr>
          <w:instrText xml:space="preserve"> PAGEREF _Toc69243407 \h </w:instrText>
        </w:r>
        <w:r w:rsidR="0032158F">
          <w:rPr>
            <w:noProof/>
            <w:webHidden/>
          </w:rPr>
        </w:r>
        <w:r w:rsidR="0032158F">
          <w:rPr>
            <w:noProof/>
            <w:webHidden/>
          </w:rPr>
          <w:fldChar w:fldCharType="separate"/>
        </w:r>
        <w:r w:rsidR="0032158F">
          <w:rPr>
            <w:noProof/>
            <w:webHidden/>
          </w:rPr>
          <w:t>17</w:t>
        </w:r>
        <w:r w:rsidR="0032158F">
          <w:rPr>
            <w:noProof/>
            <w:webHidden/>
          </w:rPr>
          <w:fldChar w:fldCharType="end"/>
        </w:r>
      </w:hyperlink>
    </w:p>
    <w:p w14:paraId="62D37D8E"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8" w:history="1">
        <w:r w:rsidR="0032158F" w:rsidRPr="00C1269A">
          <w:rPr>
            <w:rStyle w:val="Hyperlink"/>
            <w:noProof/>
          </w:rPr>
          <w:t>Hình 2.8 Mô hình Random Forest [22]</w:t>
        </w:r>
        <w:r w:rsidR="0032158F">
          <w:rPr>
            <w:noProof/>
            <w:webHidden/>
          </w:rPr>
          <w:tab/>
        </w:r>
        <w:r w:rsidR="0032158F">
          <w:rPr>
            <w:noProof/>
            <w:webHidden/>
          </w:rPr>
          <w:fldChar w:fldCharType="begin"/>
        </w:r>
        <w:r w:rsidR="0032158F">
          <w:rPr>
            <w:noProof/>
            <w:webHidden/>
          </w:rPr>
          <w:instrText xml:space="preserve"> PAGEREF _Toc69243408 \h </w:instrText>
        </w:r>
        <w:r w:rsidR="0032158F">
          <w:rPr>
            <w:noProof/>
            <w:webHidden/>
          </w:rPr>
        </w:r>
        <w:r w:rsidR="0032158F">
          <w:rPr>
            <w:noProof/>
            <w:webHidden/>
          </w:rPr>
          <w:fldChar w:fldCharType="separate"/>
        </w:r>
        <w:r w:rsidR="0032158F">
          <w:rPr>
            <w:noProof/>
            <w:webHidden/>
          </w:rPr>
          <w:t>18</w:t>
        </w:r>
        <w:r w:rsidR="0032158F">
          <w:rPr>
            <w:noProof/>
            <w:webHidden/>
          </w:rPr>
          <w:fldChar w:fldCharType="end"/>
        </w:r>
      </w:hyperlink>
    </w:p>
    <w:p w14:paraId="66849F67"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09" w:history="1">
        <w:r w:rsidR="0032158F" w:rsidRPr="00C1269A">
          <w:rPr>
            <w:rStyle w:val="Hyperlink"/>
            <w:noProof/>
          </w:rPr>
          <w:t>Hình 2.9 Ảnh hưởng của lựa chọn đặc trưng lên các mô hình phân lớp</w:t>
        </w:r>
        <w:r w:rsidR="0032158F">
          <w:rPr>
            <w:noProof/>
            <w:webHidden/>
          </w:rPr>
          <w:tab/>
        </w:r>
        <w:r w:rsidR="0032158F">
          <w:rPr>
            <w:noProof/>
            <w:webHidden/>
          </w:rPr>
          <w:fldChar w:fldCharType="begin"/>
        </w:r>
        <w:r w:rsidR="0032158F">
          <w:rPr>
            <w:noProof/>
            <w:webHidden/>
          </w:rPr>
          <w:instrText xml:space="preserve"> PAGEREF _Toc69243409 \h </w:instrText>
        </w:r>
        <w:r w:rsidR="0032158F">
          <w:rPr>
            <w:noProof/>
            <w:webHidden/>
          </w:rPr>
        </w:r>
        <w:r w:rsidR="0032158F">
          <w:rPr>
            <w:noProof/>
            <w:webHidden/>
          </w:rPr>
          <w:fldChar w:fldCharType="separate"/>
        </w:r>
        <w:r w:rsidR="0032158F">
          <w:rPr>
            <w:noProof/>
            <w:webHidden/>
          </w:rPr>
          <w:t>21</w:t>
        </w:r>
        <w:r w:rsidR="0032158F">
          <w:rPr>
            <w:noProof/>
            <w:webHidden/>
          </w:rPr>
          <w:fldChar w:fldCharType="end"/>
        </w:r>
      </w:hyperlink>
    </w:p>
    <w:p w14:paraId="08E42510"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0" w:history="1">
        <w:r w:rsidR="0032158F" w:rsidRPr="00C1269A">
          <w:rPr>
            <w:rStyle w:val="Hyperlink"/>
            <w:noProof/>
          </w:rPr>
          <w:t>Hình 2.10 Phương pháp hiệu chỉnh tham số mô hình bằng cross-validation</w:t>
        </w:r>
        <w:r w:rsidR="0032158F">
          <w:rPr>
            <w:noProof/>
            <w:webHidden/>
          </w:rPr>
          <w:tab/>
        </w:r>
        <w:r w:rsidR="0032158F">
          <w:rPr>
            <w:noProof/>
            <w:webHidden/>
          </w:rPr>
          <w:fldChar w:fldCharType="begin"/>
        </w:r>
        <w:r w:rsidR="0032158F">
          <w:rPr>
            <w:noProof/>
            <w:webHidden/>
          </w:rPr>
          <w:instrText xml:space="preserve"> PAGEREF _Toc69243410 \h </w:instrText>
        </w:r>
        <w:r w:rsidR="0032158F">
          <w:rPr>
            <w:noProof/>
            <w:webHidden/>
          </w:rPr>
        </w:r>
        <w:r w:rsidR="0032158F">
          <w:rPr>
            <w:noProof/>
            <w:webHidden/>
          </w:rPr>
          <w:fldChar w:fldCharType="separate"/>
        </w:r>
        <w:r w:rsidR="0032158F">
          <w:rPr>
            <w:noProof/>
            <w:webHidden/>
          </w:rPr>
          <w:t>22</w:t>
        </w:r>
        <w:r w:rsidR="0032158F">
          <w:rPr>
            <w:noProof/>
            <w:webHidden/>
          </w:rPr>
          <w:fldChar w:fldCharType="end"/>
        </w:r>
      </w:hyperlink>
    </w:p>
    <w:p w14:paraId="336E86D8"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1" w:history="1">
        <w:r w:rsidR="0032158F" w:rsidRPr="00C1269A">
          <w:rPr>
            <w:rStyle w:val="Hyperlink"/>
            <w:noProof/>
          </w:rPr>
          <w:t>Hình 2.11 Cách chia dữ liệu với n = 5</w:t>
        </w:r>
        <w:r w:rsidR="0032158F">
          <w:rPr>
            <w:noProof/>
            <w:webHidden/>
          </w:rPr>
          <w:tab/>
        </w:r>
        <w:r w:rsidR="0032158F">
          <w:rPr>
            <w:noProof/>
            <w:webHidden/>
          </w:rPr>
          <w:fldChar w:fldCharType="begin"/>
        </w:r>
        <w:r w:rsidR="0032158F">
          <w:rPr>
            <w:noProof/>
            <w:webHidden/>
          </w:rPr>
          <w:instrText xml:space="preserve"> PAGEREF _Toc69243411 \h </w:instrText>
        </w:r>
        <w:r w:rsidR="0032158F">
          <w:rPr>
            <w:noProof/>
            <w:webHidden/>
          </w:rPr>
        </w:r>
        <w:r w:rsidR="0032158F">
          <w:rPr>
            <w:noProof/>
            <w:webHidden/>
          </w:rPr>
          <w:fldChar w:fldCharType="separate"/>
        </w:r>
        <w:r w:rsidR="0032158F">
          <w:rPr>
            <w:noProof/>
            <w:webHidden/>
          </w:rPr>
          <w:t>22</w:t>
        </w:r>
        <w:r w:rsidR="0032158F">
          <w:rPr>
            <w:noProof/>
            <w:webHidden/>
          </w:rPr>
          <w:fldChar w:fldCharType="end"/>
        </w:r>
      </w:hyperlink>
    </w:p>
    <w:p w14:paraId="3237D081"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2" w:history="1">
        <w:r w:rsidR="0032158F" w:rsidRPr="00C1269A">
          <w:rPr>
            <w:rStyle w:val="Hyperlink"/>
            <w:noProof/>
          </w:rPr>
          <w:t>Hình 2.12 Kết quả nhận dạng bằng mô hình SVM với bộ dữ liệu MIT</w:t>
        </w:r>
        <w:r w:rsidR="0032158F">
          <w:rPr>
            <w:noProof/>
            <w:webHidden/>
          </w:rPr>
          <w:tab/>
        </w:r>
        <w:r w:rsidR="0032158F">
          <w:rPr>
            <w:noProof/>
            <w:webHidden/>
          </w:rPr>
          <w:fldChar w:fldCharType="begin"/>
        </w:r>
        <w:r w:rsidR="0032158F">
          <w:rPr>
            <w:noProof/>
            <w:webHidden/>
          </w:rPr>
          <w:instrText xml:space="preserve"> PAGEREF _Toc69243412 \h </w:instrText>
        </w:r>
        <w:r w:rsidR="0032158F">
          <w:rPr>
            <w:noProof/>
            <w:webHidden/>
          </w:rPr>
        </w:r>
        <w:r w:rsidR="0032158F">
          <w:rPr>
            <w:noProof/>
            <w:webHidden/>
          </w:rPr>
          <w:fldChar w:fldCharType="separate"/>
        </w:r>
        <w:r w:rsidR="0032158F">
          <w:rPr>
            <w:noProof/>
            <w:webHidden/>
          </w:rPr>
          <w:t>23</w:t>
        </w:r>
        <w:r w:rsidR="0032158F">
          <w:rPr>
            <w:noProof/>
            <w:webHidden/>
          </w:rPr>
          <w:fldChar w:fldCharType="end"/>
        </w:r>
      </w:hyperlink>
    </w:p>
    <w:p w14:paraId="2246BC02"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3" w:history="1">
        <w:r w:rsidR="0032158F" w:rsidRPr="00C1269A">
          <w:rPr>
            <w:rStyle w:val="Hyperlink"/>
            <w:noProof/>
          </w:rPr>
          <w:t>Hình 2.13 Kết quả nhận dạng bằng mô hình RF với bộ dữ liệu MIT</w:t>
        </w:r>
        <w:r w:rsidR="0032158F">
          <w:rPr>
            <w:noProof/>
            <w:webHidden/>
          </w:rPr>
          <w:tab/>
        </w:r>
        <w:r w:rsidR="0032158F">
          <w:rPr>
            <w:noProof/>
            <w:webHidden/>
          </w:rPr>
          <w:fldChar w:fldCharType="begin"/>
        </w:r>
        <w:r w:rsidR="0032158F">
          <w:rPr>
            <w:noProof/>
            <w:webHidden/>
          </w:rPr>
          <w:instrText xml:space="preserve"> PAGEREF _Toc69243413 \h </w:instrText>
        </w:r>
        <w:r w:rsidR="0032158F">
          <w:rPr>
            <w:noProof/>
            <w:webHidden/>
          </w:rPr>
        </w:r>
        <w:r w:rsidR="0032158F">
          <w:rPr>
            <w:noProof/>
            <w:webHidden/>
          </w:rPr>
          <w:fldChar w:fldCharType="separate"/>
        </w:r>
        <w:r w:rsidR="0032158F">
          <w:rPr>
            <w:noProof/>
            <w:webHidden/>
          </w:rPr>
          <w:t>23</w:t>
        </w:r>
        <w:r w:rsidR="0032158F">
          <w:rPr>
            <w:noProof/>
            <w:webHidden/>
          </w:rPr>
          <w:fldChar w:fldCharType="end"/>
        </w:r>
      </w:hyperlink>
    </w:p>
    <w:p w14:paraId="0EA755B9"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4" w:history="1">
        <w:r w:rsidR="0032158F" w:rsidRPr="00C1269A">
          <w:rPr>
            <w:rStyle w:val="Hyperlink"/>
            <w:noProof/>
          </w:rPr>
          <w:t>Hình 3.1 Chia dữ liệu khi không chồng chập</w:t>
        </w:r>
        <w:r w:rsidR="0032158F">
          <w:rPr>
            <w:noProof/>
            <w:webHidden/>
          </w:rPr>
          <w:tab/>
        </w:r>
        <w:r w:rsidR="0032158F">
          <w:rPr>
            <w:noProof/>
            <w:webHidden/>
          </w:rPr>
          <w:fldChar w:fldCharType="begin"/>
        </w:r>
        <w:r w:rsidR="0032158F">
          <w:rPr>
            <w:noProof/>
            <w:webHidden/>
          </w:rPr>
          <w:instrText xml:space="preserve"> PAGEREF _Toc69243414 \h </w:instrText>
        </w:r>
        <w:r w:rsidR="0032158F">
          <w:rPr>
            <w:noProof/>
            <w:webHidden/>
          </w:rPr>
        </w:r>
        <w:r w:rsidR="0032158F">
          <w:rPr>
            <w:noProof/>
            <w:webHidden/>
          </w:rPr>
          <w:fldChar w:fldCharType="separate"/>
        </w:r>
        <w:r w:rsidR="0032158F">
          <w:rPr>
            <w:noProof/>
            <w:webHidden/>
          </w:rPr>
          <w:t>25</w:t>
        </w:r>
        <w:r w:rsidR="0032158F">
          <w:rPr>
            <w:noProof/>
            <w:webHidden/>
          </w:rPr>
          <w:fldChar w:fldCharType="end"/>
        </w:r>
      </w:hyperlink>
    </w:p>
    <w:p w14:paraId="44904823"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5" w:history="1">
        <w:r w:rsidR="0032158F" w:rsidRPr="00C1269A">
          <w:rPr>
            <w:rStyle w:val="Hyperlink"/>
            <w:noProof/>
          </w:rPr>
          <w:t>Hình 3.2 Chia dữ liệu khi áp dụng kỹ thuật chồng chập</w:t>
        </w:r>
        <w:r w:rsidR="0032158F">
          <w:rPr>
            <w:noProof/>
            <w:webHidden/>
          </w:rPr>
          <w:tab/>
        </w:r>
        <w:r w:rsidR="0032158F">
          <w:rPr>
            <w:noProof/>
            <w:webHidden/>
          </w:rPr>
          <w:fldChar w:fldCharType="begin"/>
        </w:r>
        <w:r w:rsidR="0032158F">
          <w:rPr>
            <w:noProof/>
            <w:webHidden/>
          </w:rPr>
          <w:instrText xml:space="preserve"> PAGEREF _Toc69243415 \h </w:instrText>
        </w:r>
        <w:r w:rsidR="0032158F">
          <w:rPr>
            <w:noProof/>
            <w:webHidden/>
          </w:rPr>
        </w:r>
        <w:r w:rsidR="0032158F">
          <w:rPr>
            <w:noProof/>
            <w:webHidden/>
          </w:rPr>
          <w:fldChar w:fldCharType="separate"/>
        </w:r>
        <w:r w:rsidR="0032158F">
          <w:rPr>
            <w:noProof/>
            <w:webHidden/>
          </w:rPr>
          <w:t>25</w:t>
        </w:r>
        <w:r w:rsidR="0032158F">
          <w:rPr>
            <w:noProof/>
            <w:webHidden/>
          </w:rPr>
          <w:fldChar w:fldCharType="end"/>
        </w:r>
      </w:hyperlink>
    </w:p>
    <w:p w14:paraId="6E2C4DD0"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6" w:history="1">
        <w:r w:rsidR="0032158F" w:rsidRPr="00C1269A">
          <w:rPr>
            <w:rStyle w:val="Hyperlink"/>
            <w:noProof/>
          </w:rPr>
          <w:t>Hình 3.3 Kết quả nhận dạng bằng mô hình SVM tỉ lệ chồng chập 10%</w:t>
        </w:r>
        <w:r w:rsidR="0032158F">
          <w:rPr>
            <w:noProof/>
            <w:webHidden/>
          </w:rPr>
          <w:tab/>
        </w:r>
        <w:r w:rsidR="0032158F">
          <w:rPr>
            <w:noProof/>
            <w:webHidden/>
          </w:rPr>
          <w:fldChar w:fldCharType="begin"/>
        </w:r>
        <w:r w:rsidR="0032158F">
          <w:rPr>
            <w:noProof/>
            <w:webHidden/>
          </w:rPr>
          <w:instrText xml:space="preserve"> PAGEREF _Toc69243416 \h </w:instrText>
        </w:r>
        <w:r w:rsidR="0032158F">
          <w:rPr>
            <w:noProof/>
            <w:webHidden/>
          </w:rPr>
        </w:r>
        <w:r w:rsidR="0032158F">
          <w:rPr>
            <w:noProof/>
            <w:webHidden/>
          </w:rPr>
          <w:fldChar w:fldCharType="separate"/>
        </w:r>
        <w:r w:rsidR="0032158F">
          <w:rPr>
            <w:noProof/>
            <w:webHidden/>
          </w:rPr>
          <w:t>26</w:t>
        </w:r>
        <w:r w:rsidR="0032158F">
          <w:rPr>
            <w:noProof/>
            <w:webHidden/>
          </w:rPr>
          <w:fldChar w:fldCharType="end"/>
        </w:r>
      </w:hyperlink>
    </w:p>
    <w:p w14:paraId="34B2225E"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7" w:history="1">
        <w:r w:rsidR="0032158F" w:rsidRPr="00C1269A">
          <w:rPr>
            <w:rStyle w:val="Hyperlink"/>
            <w:noProof/>
          </w:rPr>
          <w:t>Hình 3.4 Kết quả nhận dạng bằng mô hình RF tỉ lệ chồng chập 10%</w:t>
        </w:r>
        <w:r w:rsidR="0032158F">
          <w:rPr>
            <w:noProof/>
            <w:webHidden/>
          </w:rPr>
          <w:tab/>
        </w:r>
        <w:r w:rsidR="0032158F">
          <w:rPr>
            <w:noProof/>
            <w:webHidden/>
          </w:rPr>
          <w:fldChar w:fldCharType="begin"/>
        </w:r>
        <w:r w:rsidR="0032158F">
          <w:rPr>
            <w:noProof/>
            <w:webHidden/>
          </w:rPr>
          <w:instrText xml:space="preserve"> PAGEREF _Toc69243417 \h </w:instrText>
        </w:r>
        <w:r w:rsidR="0032158F">
          <w:rPr>
            <w:noProof/>
            <w:webHidden/>
          </w:rPr>
        </w:r>
        <w:r w:rsidR="0032158F">
          <w:rPr>
            <w:noProof/>
            <w:webHidden/>
          </w:rPr>
          <w:fldChar w:fldCharType="separate"/>
        </w:r>
        <w:r w:rsidR="0032158F">
          <w:rPr>
            <w:noProof/>
            <w:webHidden/>
          </w:rPr>
          <w:t>26</w:t>
        </w:r>
        <w:r w:rsidR="0032158F">
          <w:rPr>
            <w:noProof/>
            <w:webHidden/>
          </w:rPr>
          <w:fldChar w:fldCharType="end"/>
        </w:r>
      </w:hyperlink>
    </w:p>
    <w:p w14:paraId="30DD4917"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8" w:history="1">
        <w:r w:rsidR="0032158F" w:rsidRPr="00C1269A">
          <w:rPr>
            <w:rStyle w:val="Hyperlink"/>
            <w:noProof/>
          </w:rPr>
          <w:t>Hình 3.5 Kết quả nhận dạng bằng mô hình SVM tỉ lệ chồng chập 20%</w:t>
        </w:r>
        <w:r w:rsidR="0032158F">
          <w:rPr>
            <w:noProof/>
            <w:webHidden/>
          </w:rPr>
          <w:tab/>
        </w:r>
        <w:r w:rsidR="0032158F">
          <w:rPr>
            <w:noProof/>
            <w:webHidden/>
          </w:rPr>
          <w:fldChar w:fldCharType="begin"/>
        </w:r>
        <w:r w:rsidR="0032158F">
          <w:rPr>
            <w:noProof/>
            <w:webHidden/>
          </w:rPr>
          <w:instrText xml:space="preserve"> PAGEREF _Toc69243418 \h </w:instrText>
        </w:r>
        <w:r w:rsidR="0032158F">
          <w:rPr>
            <w:noProof/>
            <w:webHidden/>
          </w:rPr>
        </w:r>
        <w:r w:rsidR="0032158F">
          <w:rPr>
            <w:noProof/>
            <w:webHidden/>
          </w:rPr>
          <w:fldChar w:fldCharType="separate"/>
        </w:r>
        <w:r w:rsidR="0032158F">
          <w:rPr>
            <w:noProof/>
            <w:webHidden/>
          </w:rPr>
          <w:t>27</w:t>
        </w:r>
        <w:r w:rsidR="0032158F">
          <w:rPr>
            <w:noProof/>
            <w:webHidden/>
          </w:rPr>
          <w:fldChar w:fldCharType="end"/>
        </w:r>
      </w:hyperlink>
    </w:p>
    <w:p w14:paraId="3449C223"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19" w:history="1">
        <w:r w:rsidR="0032158F" w:rsidRPr="00C1269A">
          <w:rPr>
            <w:rStyle w:val="Hyperlink"/>
            <w:noProof/>
          </w:rPr>
          <w:t>Hình 3.6 Kết quả nhận dạng bằng mô hình RF tỉ lệ chồng chập 20%</w:t>
        </w:r>
        <w:r w:rsidR="0032158F">
          <w:rPr>
            <w:noProof/>
            <w:webHidden/>
          </w:rPr>
          <w:tab/>
        </w:r>
        <w:r w:rsidR="0032158F">
          <w:rPr>
            <w:noProof/>
            <w:webHidden/>
          </w:rPr>
          <w:fldChar w:fldCharType="begin"/>
        </w:r>
        <w:r w:rsidR="0032158F">
          <w:rPr>
            <w:noProof/>
            <w:webHidden/>
          </w:rPr>
          <w:instrText xml:space="preserve"> PAGEREF _Toc69243419 \h </w:instrText>
        </w:r>
        <w:r w:rsidR="0032158F">
          <w:rPr>
            <w:noProof/>
            <w:webHidden/>
          </w:rPr>
        </w:r>
        <w:r w:rsidR="0032158F">
          <w:rPr>
            <w:noProof/>
            <w:webHidden/>
          </w:rPr>
          <w:fldChar w:fldCharType="separate"/>
        </w:r>
        <w:r w:rsidR="0032158F">
          <w:rPr>
            <w:noProof/>
            <w:webHidden/>
          </w:rPr>
          <w:t>27</w:t>
        </w:r>
        <w:r w:rsidR="0032158F">
          <w:rPr>
            <w:noProof/>
            <w:webHidden/>
          </w:rPr>
          <w:fldChar w:fldCharType="end"/>
        </w:r>
      </w:hyperlink>
    </w:p>
    <w:p w14:paraId="0CA976D5"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0" w:history="1">
        <w:r w:rsidR="0032158F" w:rsidRPr="00C1269A">
          <w:rPr>
            <w:rStyle w:val="Hyperlink"/>
            <w:noProof/>
          </w:rPr>
          <w:t>Hình 3.7 Kết quả nhận dạng bằng mô hình SVM tỉ lệ chồng chập 30%</w:t>
        </w:r>
        <w:r w:rsidR="0032158F">
          <w:rPr>
            <w:noProof/>
            <w:webHidden/>
          </w:rPr>
          <w:tab/>
        </w:r>
        <w:r w:rsidR="0032158F">
          <w:rPr>
            <w:noProof/>
            <w:webHidden/>
          </w:rPr>
          <w:fldChar w:fldCharType="begin"/>
        </w:r>
        <w:r w:rsidR="0032158F">
          <w:rPr>
            <w:noProof/>
            <w:webHidden/>
          </w:rPr>
          <w:instrText xml:space="preserve"> PAGEREF _Toc69243420 \h </w:instrText>
        </w:r>
        <w:r w:rsidR="0032158F">
          <w:rPr>
            <w:noProof/>
            <w:webHidden/>
          </w:rPr>
        </w:r>
        <w:r w:rsidR="0032158F">
          <w:rPr>
            <w:noProof/>
            <w:webHidden/>
          </w:rPr>
          <w:fldChar w:fldCharType="separate"/>
        </w:r>
        <w:r w:rsidR="0032158F">
          <w:rPr>
            <w:noProof/>
            <w:webHidden/>
          </w:rPr>
          <w:t>28</w:t>
        </w:r>
        <w:r w:rsidR="0032158F">
          <w:rPr>
            <w:noProof/>
            <w:webHidden/>
          </w:rPr>
          <w:fldChar w:fldCharType="end"/>
        </w:r>
      </w:hyperlink>
    </w:p>
    <w:p w14:paraId="5C40931B"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1" w:history="1">
        <w:r w:rsidR="0032158F" w:rsidRPr="00C1269A">
          <w:rPr>
            <w:rStyle w:val="Hyperlink"/>
            <w:noProof/>
          </w:rPr>
          <w:t>Hình 3.8 Kết quả nhận dạng bằng mô hình RF tỉ lệ chồng chập 30%</w:t>
        </w:r>
        <w:r w:rsidR="0032158F">
          <w:rPr>
            <w:noProof/>
            <w:webHidden/>
          </w:rPr>
          <w:tab/>
        </w:r>
        <w:r w:rsidR="0032158F">
          <w:rPr>
            <w:noProof/>
            <w:webHidden/>
          </w:rPr>
          <w:fldChar w:fldCharType="begin"/>
        </w:r>
        <w:r w:rsidR="0032158F">
          <w:rPr>
            <w:noProof/>
            <w:webHidden/>
          </w:rPr>
          <w:instrText xml:space="preserve"> PAGEREF _Toc69243421 \h </w:instrText>
        </w:r>
        <w:r w:rsidR="0032158F">
          <w:rPr>
            <w:noProof/>
            <w:webHidden/>
          </w:rPr>
        </w:r>
        <w:r w:rsidR="0032158F">
          <w:rPr>
            <w:noProof/>
            <w:webHidden/>
          </w:rPr>
          <w:fldChar w:fldCharType="separate"/>
        </w:r>
        <w:r w:rsidR="0032158F">
          <w:rPr>
            <w:noProof/>
            <w:webHidden/>
          </w:rPr>
          <w:t>29</w:t>
        </w:r>
        <w:r w:rsidR="0032158F">
          <w:rPr>
            <w:noProof/>
            <w:webHidden/>
          </w:rPr>
          <w:fldChar w:fldCharType="end"/>
        </w:r>
      </w:hyperlink>
    </w:p>
    <w:p w14:paraId="345868D2"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2" w:history="1">
        <w:r w:rsidR="0032158F" w:rsidRPr="00C1269A">
          <w:rPr>
            <w:rStyle w:val="Hyperlink"/>
            <w:noProof/>
          </w:rPr>
          <w:t>Hình 3.9 Kết quả nhận dạng bằng mô hình SVM tỉ lệ chồng chập 40%</w:t>
        </w:r>
        <w:r w:rsidR="0032158F">
          <w:rPr>
            <w:noProof/>
            <w:webHidden/>
          </w:rPr>
          <w:tab/>
        </w:r>
        <w:r w:rsidR="0032158F">
          <w:rPr>
            <w:noProof/>
            <w:webHidden/>
          </w:rPr>
          <w:fldChar w:fldCharType="begin"/>
        </w:r>
        <w:r w:rsidR="0032158F">
          <w:rPr>
            <w:noProof/>
            <w:webHidden/>
          </w:rPr>
          <w:instrText xml:space="preserve"> PAGEREF _Toc69243422 \h </w:instrText>
        </w:r>
        <w:r w:rsidR="0032158F">
          <w:rPr>
            <w:noProof/>
            <w:webHidden/>
          </w:rPr>
        </w:r>
        <w:r w:rsidR="0032158F">
          <w:rPr>
            <w:noProof/>
            <w:webHidden/>
          </w:rPr>
          <w:fldChar w:fldCharType="separate"/>
        </w:r>
        <w:r w:rsidR="0032158F">
          <w:rPr>
            <w:noProof/>
            <w:webHidden/>
          </w:rPr>
          <w:t>30</w:t>
        </w:r>
        <w:r w:rsidR="0032158F">
          <w:rPr>
            <w:noProof/>
            <w:webHidden/>
          </w:rPr>
          <w:fldChar w:fldCharType="end"/>
        </w:r>
      </w:hyperlink>
    </w:p>
    <w:p w14:paraId="3EBA1D5A"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3" w:history="1">
        <w:r w:rsidR="0032158F" w:rsidRPr="00C1269A">
          <w:rPr>
            <w:rStyle w:val="Hyperlink"/>
            <w:noProof/>
          </w:rPr>
          <w:t>Hình 3.10 Kết quả nhận dạng bằng mô hình RF tỉ lệ chồng chập 40%</w:t>
        </w:r>
        <w:r w:rsidR="0032158F">
          <w:rPr>
            <w:noProof/>
            <w:webHidden/>
          </w:rPr>
          <w:tab/>
        </w:r>
        <w:r w:rsidR="0032158F">
          <w:rPr>
            <w:noProof/>
            <w:webHidden/>
          </w:rPr>
          <w:fldChar w:fldCharType="begin"/>
        </w:r>
        <w:r w:rsidR="0032158F">
          <w:rPr>
            <w:noProof/>
            <w:webHidden/>
          </w:rPr>
          <w:instrText xml:space="preserve"> PAGEREF _Toc69243423 \h </w:instrText>
        </w:r>
        <w:r w:rsidR="0032158F">
          <w:rPr>
            <w:noProof/>
            <w:webHidden/>
          </w:rPr>
        </w:r>
        <w:r w:rsidR="0032158F">
          <w:rPr>
            <w:noProof/>
            <w:webHidden/>
          </w:rPr>
          <w:fldChar w:fldCharType="separate"/>
        </w:r>
        <w:r w:rsidR="0032158F">
          <w:rPr>
            <w:noProof/>
            <w:webHidden/>
          </w:rPr>
          <w:t>30</w:t>
        </w:r>
        <w:r w:rsidR="0032158F">
          <w:rPr>
            <w:noProof/>
            <w:webHidden/>
          </w:rPr>
          <w:fldChar w:fldCharType="end"/>
        </w:r>
      </w:hyperlink>
    </w:p>
    <w:p w14:paraId="0504D01A"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4" w:history="1">
        <w:r w:rsidR="0032158F" w:rsidRPr="00C1269A">
          <w:rPr>
            <w:rStyle w:val="Hyperlink"/>
            <w:noProof/>
          </w:rPr>
          <w:t>Hình 3.11 Kết quả nhận dạng bằng mô hình SVM tỉ lệ chồng chập 50%</w:t>
        </w:r>
        <w:r w:rsidR="0032158F">
          <w:rPr>
            <w:noProof/>
            <w:webHidden/>
          </w:rPr>
          <w:tab/>
        </w:r>
        <w:r w:rsidR="0032158F">
          <w:rPr>
            <w:noProof/>
            <w:webHidden/>
          </w:rPr>
          <w:fldChar w:fldCharType="begin"/>
        </w:r>
        <w:r w:rsidR="0032158F">
          <w:rPr>
            <w:noProof/>
            <w:webHidden/>
          </w:rPr>
          <w:instrText xml:space="preserve"> PAGEREF _Toc69243424 \h </w:instrText>
        </w:r>
        <w:r w:rsidR="0032158F">
          <w:rPr>
            <w:noProof/>
            <w:webHidden/>
          </w:rPr>
        </w:r>
        <w:r w:rsidR="0032158F">
          <w:rPr>
            <w:noProof/>
            <w:webHidden/>
          </w:rPr>
          <w:fldChar w:fldCharType="separate"/>
        </w:r>
        <w:r w:rsidR="0032158F">
          <w:rPr>
            <w:noProof/>
            <w:webHidden/>
          </w:rPr>
          <w:t>31</w:t>
        </w:r>
        <w:r w:rsidR="0032158F">
          <w:rPr>
            <w:noProof/>
            <w:webHidden/>
          </w:rPr>
          <w:fldChar w:fldCharType="end"/>
        </w:r>
      </w:hyperlink>
    </w:p>
    <w:p w14:paraId="24B03716"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5" w:history="1">
        <w:r w:rsidR="0032158F" w:rsidRPr="00C1269A">
          <w:rPr>
            <w:rStyle w:val="Hyperlink"/>
            <w:noProof/>
          </w:rPr>
          <w:t>Hình 3.12 Kết quả nhận dạng bằng mô hình RF tỉ lệ chồng chập 50%</w:t>
        </w:r>
        <w:r w:rsidR="0032158F">
          <w:rPr>
            <w:noProof/>
            <w:webHidden/>
          </w:rPr>
          <w:tab/>
        </w:r>
        <w:r w:rsidR="0032158F">
          <w:rPr>
            <w:noProof/>
            <w:webHidden/>
          </w:rPr>
          <w:fldChar w:fldCharType="begin"/>
        </w:r>
        <w:r w:rsidR="0032158F">
          <w:rPr>
            <w:noProof/>
            <w:webHidden/>
          </w:rPr>
          <w:instrText xml:space="preserve"> PAGEREF _Toc69243425 \h </w:instrText>
        </w:r>
        <w:r w:rsidR="0032158F">
          <w:rPr>
            <w:noProof/>
            <w:webHidden/>
          </w:rPr>
        </w:r>
        <w:r w:rsidR="0032158F">
          <w:rPr>
            <w:noProof/>
            <w:webHidden/>
          </w:rPr>
          <w:fldChar w:fldCharType="separate"/>
        </w:r>
        <w:r w:rsidR="0032158F">
          <w:rPr>
            <w:noProof/>
            <w:webHidden/>
          </w:rPr>
          <w:t>31</w:t>
        </w:r>
        <w:r w:rsidR="0032158F">
          <w:rPr>
            <w:noProof/>
            <w:webHidden/>
          </w:rPr>
          <w:fldChar w:fldCharType="end"/>
        </w:r>
      </w:hyperlink>
    </w:p>
    <w:p w14:paraId="173DFEF7"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6" w:history="1">
        <w:r w:rsidR="0032158F" w:rsidRPr="00C1269A">
          <w:rPr>
            <w:rStyle w:val="Hyperlink"/>
            <w:noProof/>
          </w:rPr>
          <w:t>Hình 3.13 Kết quả nhận dạng bằng mô hình SVM tỉ lệ chồng chập 60%</w:t>
        </w:r>
        <w:r w:rsidR="0032158F">
          <w:rPr>
            <w:noProof/>
            <w:webHidden/>
          </w:rPr>
          <w:tab/>
        </w:r>
        <w:r w:rsidR="0032158F">
          <w:rPr>
            <w:noProof/>
            <w:webHidden/>
          </w:rPr>
          <w:fldChar w:fldCharType="begin"/>
        </w:r>
        <w:r w:rsidR="0032158F">
          <w:rPr>
            <w:noProof/>
            <w:webHidden/>
          </w:rPr>
          <w:instrText xml:space="preserve"> PAGEREF _Toc69243426 \h </w:instrText>
        </w:r>
        <w:r w:rsidR="0032158F">
          <w:rPr>
            <w:noProof/>
            <w:webHidden/>
          </w:rPr>
        </w:r>
        <w:r w:rsidR="0032158F">
          <w:rPr>
            <w:noProof/>
            <w:webHidden/>
          </w:rPr>
          <w:fldChar w:fldCharType="separate"/>
        </w:r>
        <w:r w:rsidR="0032158F">
          <w:rPr>
            <w:noProof/>
            <w:webHidden/>
          </w:rPr>
          <w:t>32</w:t>
        </w:r>
        <w:r w:rsidR="0032158F">
          <w:rPr>
            <w:noProof/>
            <w:webHidden/>
          </w:rPr>
          <w:fldChar w:fldCharType="end"/>
        </w:r>
      </w:hyperlink>
    </w:p>
    <w:p w14:paraId="406B1782"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7" w:history="1">
        <w:r w:rsidR="0032158F" w:rsidRPr="00C1269A">
          <w:rPr>
            <w:rStyle w:val="Hyperlink"/>
            <w:noProof/>
          </w:rPr>
          <w:t>Hình 3.14 Kết quả nhận dạng bằng mô hình RF tỉ lệ chồng chập 60%</w:t>
        </w:r>
        <w:r w:rsidR="0032158F">
          <w:rPr>
            <w:noProof/>
            <w:webHidden/>
          </w:rPr>
          <w:tab/>
        </w:r>
        <w:r w:rsidR="0032158F">
          <w:rPr>
            <w:noProof/>
            <w:webHidden/>
          </w:rPr>
          <w:fldChar w:fldCharType="begin"/>
        </w:r>
        <w:r w:rsidR="0032158F">
          <w:rPr>
            <w:noProof/>
            <w:webHidden/>
          </w:rPr>
          <w:instrText xml:space="preserve"> PAGEREF _Toc69243427 \h </w:instrText>
        </w:r>
        <w:r w:rsidR="0032158F">
          <w:rPr>
            <w:noProof/>
            <w:webHidden/>
          </w:rPr>
        </w:r>
        <w:r w:rsidR="0032158F">
          <w:rPr>
            <w:noProof/>
            <w:webHidden/>
          </w:rPr>
          <w:fldChar w:fldCharType="separate"/>
        </w:r>
        <w:r w:rsidR="0032158F">
          <w:rPr>
            <w:noProof/>
            <w:webHidden/>
          </w:rPr>
          <w:t>33</w:t>
        </w:r>
        <w:r w:rsidR="0032158F">
          <w:rPr>
            <w:noProof/>
            <w:webHidden/>
          </w:rPr>
          <w:fldChar w:fldCharType="end"/>
        </w:r>
      </w:hyperlink>
    </w:p>
    <w:p w14:paraId="67719E88"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8" w:history="1">
        <w:r w:rsidR="0032158F" w:rsidRPr="00C1269A">
          <w:rPr>
            <w:rStyle w:val="Hyperlink"/>
            <w:noProof/>
          </w:rPr>
          <w:t>Hình 3.15 Kết quả nhận dạng bằng mô hình SVM tỉ lệ chồng chập 70%</w:t>
        </w:r>
        <w:r w:rsidR="0032158F">
          <w:rPr>
            <w:noProof/>
            <w:webHidden/>
          </w:rPr>
          <w:tab/>
        </w:r>
        <w:r w:rsidR="0032158F">
          <w:rPr>
            <w:noProof/>
            <w:webHidden/>
          </w:rPr>
          <w:fldChar w:fldCharType="begin"/>
        </w:r>
        <w:r w:rsidR="0032158F">
          <w:rPr>
            <w:noProof/>
            <w:webHidden/>
          </w:rPr>
          <w:instrText xml:space="preserve"> PAGEREF _Toc69243428 \h </w:instrText>
        </w:r>
        <w:r w:rsidR="0032158F">
          <w:rPr>
            <w:noProof/>
            <w:webHidden/>
          </w:rPr>
        </w:r>
        <w:r w:rsidR="0032158F">
          <w:rPr>
            <w:noProof/>
            <w:webHidden/>
          </w:rPr>
          <w:fldChar w:fldCharType="separate"/>
        </w:r>
        <w:r w:rsidR="0032158F">
          <w:rPr>
            <w:noProof/>
            <w:webHidden/>
          </w:rPr>
          <w:t>34</w:t>
        </w:r>
        <w:r w:rsidR="0032158F">
          <w:rPr>
            <w:noProof/>
            <w:webHidden/>
          </w:rPr>
          <w:fldChar w:fldCharType="end"/>
        </w:r>
      </w:hyperlink>
    </w:p>
    <w:p w14:paraId="0CDBAC1D"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29" w:history="1">
        <w:r w:rsidR="0032158F" w:rsidRPr="00C1269A">
          <w:rPr>
            <w:rStyle w:val="Hyperlink"/>
            <w:noProof/>
          </w:rPr>
          <w:t>Hình 3.16 Kết quả nhận dạng bằng mô hình RF tỉ lệ chồng chập 70%</w:t>
        </w:r>
        <w:r w:rsidR="0032158F">
          <w:rPr>
            <w:noProof/>
            <w:webHidden/>
          </w:rPr>
          <w:tab/>
        </w:r>
        <w:r w:rsidR="0032158F">
          <w:rPr>
            <w:noProof/>
            <w:webHidden/>
          </w:rPr>
          <w:fldChar w:fldCharType="begin"/>
        </w:r>
        <w:r w:rsidR="0032158F">
          <w:rPr>
            <w:noProof/>
            <w:webHidden/>
          </w:rPr>
          <w:instrText xml:space="preserve"> PAGEREF _Toc69243429 \h </w:instrText>
        </w:r>
        <w:r w:rsidR="0032158F">
          <w:rPr>
            <w:noProof/>
            <w:webHidden/>
          </w:rPr>
        </w:r>
        <w:r w:rsidR="0032158F">
          <w:rPr>
            <w:noProof/>
            <w:webHidden/>
          </w:rPr>
          <w:fldChar w:fldCharType="separate"/>
        </w:r>
        <w:r w:rsidR="0032158F">
          <w:rPr>
            <w:noProof/>
            <w:webHidden/>
          </w:rPr>
          <w:t>34</w:t>
        </w:r>
        <w:r w:rsidR="0032158F">
          <w:rPr>
            <w:noProof/>
            <w:webHidden/>
          </w:rPr>
          <w:fldChar w:fldCharType="end"/>
        </w:r>
      </w:hyperlink>
    </w:p>
    <w:p w14:paraId="62668CCE"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0" w:history="1">
        <w:r w:rsidR="0032158F" w:rsidRPr="00C1269A">
          <w:rPr>
            <w:rStyle w:val="Hyperlink"/>
            <w:noProof/>
          </w:rPr>
          <w:t>Hình 3.17 Kết quả nhận dạng bằng mô hình SVM tỉ lệ chồng chập 80%</w:t>
        </w:r>
        <w:r w:rsidR="0032158F">
          <w:rPr>
            <w:noProof/>
            <w:webHidden/>
          </w:rPr>
          <w:tab/>
        </w:r>
        <w:r w:rsidR="0032158F">
          <w:rPr>
            <w:noProof/>
            <w:webHidden/>
          </w:rPr>
          <w:fldChar w:fldCharType="begin"/>
        </w:r>
        <w:r w:rsidR="0032158F">
          <w:rPr>
            <w:noProof/>
            <w:webHidden/>
          </w:rPr>
          <w:instrText xml:space="preserve"> PAGEREF _Toc69243430 \h </w:instrText>
        </w:r>
        <w:r w:rsidR="0032158F">
          <w:rPr>
            <w:noProof/>
            <w:webHidden/>
          </w:rPr>
        </w:r>
        <w:r w:rsidR="0032158F">
          <w:rPr>
            <w:noProof/>
            <w:webHidden/>
          </w:rPr>
          <w:fldChar w:fldCharType="separate"/>
        </w:r>
        <w:r w:rsidR="0032158F">
          <w:rPr>
            <w:noProof/>
            <w:webHidden/>
          </w:rPr>
          <w:t>35</w:t>
        </w:r>
        <w:r w:rsidR="0032158F">
          <w:rPr>
            <w:noProof/>
            <w:webHidden/>
          </w:rPr>
          <w:fldChar w:fldCharType="end"/>
        </w:r>
      </w:hyperlink>
    </w:p>
    <w:p w14:paraId="1334A47D"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1" w:history="1">
        <w:r w:rsidR="0032158F" w:rsidRPr="00C1269A">
          <w:rPr>
            <w:rStyle w:val="Hyperlink"/>
            <w:noProof/>
          </w:rPr>
          <w:t>Hình 3.18 Kết quả nhận dạng bằng mô hình RF tỉ lệ chồng chập 80%</w:t>
        </w:r>
        <w:r w:rsidR="0032158F">
          <w:rPr>
            <w:noProof/>
            <w:webHidden/>
          </w:rPr>
          <w:tab/>
        </w:r>
        <w:r w:rsidR="0032158F">
          <w:rPr>
            <w:noProof/>
            <w:webHidden/>
          </w:rPr>
          <w:fldChar w:fldCharType="begin"/>
        </w:r>
        <w:r w:rsidR="0032158F">
          <w:rPr>
            <w:noProof/>
            <w:webHidden/>
          </w:rPr>
          <w:instrText xml:space="preserve"> PAGEREF _Toc69243431 \h </w:instrText>
        </w:r>
        <w:r w:rsidR="0032158F">
          <w:rPr>
            <w:noProof/>
            <w:webHidden/>
          </w:rPr>
        </w:r>
        <w:r w:rsidR="0032158F">
          <w:rPr>
            <w:noProof/>
            <w:webHidden/>
          </w:rPr>
          <w:fldChar w:fldCharType="separate"/>
        </w:r>
        <w:r w:rsidR="0032158F">
          <w:rPr>
            <w:noProof/>
            <w:webHidden/>
          </w:rPr>
          <w:t>35</w:t>
        </w:r>
        <w:r w:rsidR="0032158F">
          <w:rPr>
            <w:noProof/>
            <w:webHidden/>
          </w:rPr>
          <w:fldChar w:fldCharType="end"/>
        </w:r>
      </w:hyperlink>
    </w:p>
    <w:p w14:paraId="6597073B"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2" w:history="1">
        <w:r w:rsidR="0032158F" w:rsidRPr="00C1269A">
          <w:rPr>
            <w:rStyle w:val="Hyperlink"/>
            <w:noProof/>
          </w:rPr>
          <w:t>Hình 3.19 Kết quả nhận dạng bằng mô hình SVM tỉ lệ chồng chập 90%</w:t>
        </w:r>
        <w:r w:rsidR="0032158F">
          <w:rPr>
            <w:noProof/>
            <w:webHidden/>
          </w:rPr>
          <w:tab/>
        </w:r>
        <w:r w:rsidR="0032158F">
          <w:rPr>
            <w:noProof/>
            <w:webHidden/>
          </w:rPr>
          <w:fldChar w:fldCharType="begin"/>
        </w:r>
        <w:r w:rsidR="0032158F">
          <w:rPr>
            <w:noProof/>
            <w:webHidden/>
          </w:rPr>
          <w:instrText xml:space="preserve"> PAGEREF _Toc69243432 \h </w:instrText>
        </w:r>
        <w:r w:rsidR="0032158F">
          <w:rPr>
            <w:noProof/>
            <w:webHidden/>
          </w:rPr>
        </w:r>
        <w:r w:rsidR="0032158F">
          <w:rPr>
            <w:noProof/>
            <w:webHidden/>
          </w:rPr>
          <w:fldChar w:fldCharType="separate"/>
        </w:r>
        <w:r w:rsidR="0032158F">
          <w:rPr>
            <w:noProof/>
            <w:webHidden/>
          </w:rPr>
          <w:t>36</w:t>
        </w:r>
        <w:r w:rsidR="0032158F">
          <w:rPr>
            <w:noProof/>
            <w:webHidden/>
          </w:rPr>
          <w:fldChar w:fldCharType="end"/>
        </w:r>
      </w:hyperlink>
    </w:p>
    <w:p w14:paraId="6DFD48A2"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3" w:history="1">
        <w:r w:rsidR="0032158F" w:rsidRPr="00C1269A">
          <w:rPr>
            <w:rStyle w:val="Hyperlink"/>
            <w:noProof/>
          </w:rPr>
          <w:t>Hình 3.20 Kết quả nhận dạng bằng mô hình RF tỉ lệ chồng chập 90%</w:t>
        </w:r>
        <w:r w:rsidR="0032158F">
          <w:rPr>
            <w:noProof/>
            <w:webHidden/>
          </w:rPr>
          <w:tab/>
        </w:r>
        <w:r w:rsidR="0032158F">
          <w:rPr>
            <w:noProof/>
            <w:webHidden/>
          </w:rPr>
          <w:fldChar w:fldCharType="begin"/>
        </w:r>
        <w:r w:rsidR="0032158F">
          <w:rPr>
            <w:noProof/>
            <w:webHidden/>
          </w:rPr>
          <w:instrText xml:space="preserve"> PAGEREF _Toc69243433 \h </w:instrText>
        </w:r>
        <w:r w:rsidR="0032158F">
          <w:rPr>
            <w:noProof/>
            <w:webHidden/>
          </w:rPr>
        </w:r>
        <w:r w:rsidR="0032158F">
          <w:rPr>
            <w:noProof/>
            <w:webHidden/>
          </w:rPr>
          <w:fldChar w:fldCharType="separate"/>
        </w:r>
        <w:r w:rsidR="0032158F">
          <w:rPr>
            <w:noProof/>
            <w:webHidden/>
          </w:rPr>
          <w:t>37</w:t>
        </w:r>
        <w:r w:rsidR="0032158F">
          <w:rPr>
            <w:noProof/>
            <w:webHidden/>
          </w:rPr>
          <w:fldChar w:fldCharType="end"/>
        </w:r>
      </w:hyperlink>
    </w:p>
    <w:p w14:paraId="28D865C4"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4" w:history="1">
        <w:r w:rsidR="0032158F" w:rsidRPr="00C1269A">
          <w:rPr>
            <w:rStyle w:val="Hyperlink"/>
            <w:noProof/>
          </w:rPr>
          <w:t>Hình 3.21 Tổng hợp kết quả nhận dạng cảm xúc khi thay đổi tỉ lệ chồng chập</w:t>
        </w:r>
        <w:r w:rsidR="0032158F">
          <w:rPr>
            <w:noProof/>
            <w:webHidden/>
          </w:rPr>
          <w:tab/>
        </w:r>
        <w:r w:rsidR="0032158F">
          <w:rPr>
            <w:noProof/>
            <w:webHidden/>
          </w:rPr>
          <w:fldChar w:fldCharType="begin"/>
        </w:r>
        <w:r w:rsidR="0032158F">
          <w:rPr>
            <w:noProof/>
            <w:webHidden/>
          </w:rPr>
          <w:instrText xml:space="preserve"> PAGEREF _Toc69243434 \h </w:instrText>
        </w:r>
        <w:r w:rsidR="0032158F">
          <w:rPr>
            <w:noProof/>
            <w:webHidden/>
          </w:rPr>
        </w:r>
        <w:r w:rsidR="0032158F">
          <w:rPr>
            <w:noProof/>
            <w:webHidden/>
          </w:rPr>
          <w:fldChar w:fldCharType="separate"/>
        </w:r>
        <w:r w:rsidR="0032158F">
          <w:rPr>
            <w:noProof/>
            <w:webHidden/>
          </w:rPr>
          <w:t>38</w:t>
        </w:r>
        <w:r w:rsidR="0032158F">
          <w:rPr>
            <w:noProof/>
            <w:webHidden/>
          </w:rPr>
          <w:fldChar w:fldCharType="end"/>
        </w:r>
      </w:hyperlink>
    </w:p>
    <w:p w14:paraId="10C4CDDF"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5" w:history="1">
        <w:r w:rsidR="0032158F" w:rsidRPr="00C1269A">
          <w:rPr>
            <w:rStyle w:val="Hyperlink"/>
            <w:noProof/>
          </w:rPr>
          <w:t>Hình 3.22 Kết quả nhận dạng cảm xúc trung tính với từng tỉ lệ chồng chập</w:t>
        </w:r>
        <w:r w:rsidR="0032158F">
          <w:rPr>
            <w:noProof/>
            <w:webHidden/>
          </w:rPr>
          <w:tab/>
        </w:r>
        <w:r w:rsidR="0032158F">
          <w:rPr>
            <w:noProof/>
            <w:webHidden/>
          </w:rPr>
          <w:fldChar w:fldCharType="begin"/>
        </w:r>
        <w:r w:rsidR="0032158F">
          <w:rPr>
            <w:noProof/>
            <w:webHidden/>
          </w:rPr>
          <w:instrText xml:space="preserve"> PAGEREF _Toc69243435 \h </w:instrText>
        </w:r>
        <w:r w:rsidR="0032158F">
          <w:rPr>
            <w:noProof/>
            <w:webHidden/>
          </w:rPr>
        </w:r>
        <w:r w:rsidR="0032158F">
          <w:rPr>
            <w:noProof/>
            <w:webHidden/>
          </w:rPr>
          <w:fldChar w:fldCharType="separate"/>
        </w:r>
        <w:r w:rsidR="0032158F">
          <w:rPr>
            <w:noProof/>
            <w:webHidden/>
          </w:rPr>
          <w:t>39</w:t>
        </w:r>
        <w:r w:rsidR="0032158F">
          <w:rPr>
            <w:noProof/>
            <w:webHidden/>
          </w:rPr>
          <w:fldChar w:fldCharType="end"/>
        </w:r>
      </w:hyperlink>
    </w:p>
    <w:p w14:paraId="691AAA4B"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6" w:history="1">
        <w:r w:rsidR="0032158F" w:rsidRPr="00C1269A">
          <w:rPr>
            <w:rStyle w:val="Hyperlink"/>
            <w:noProof/>
          </w:rPr>
          <w:t>Hình 3.23 Kết quả nhận dạng cảm xúc tức giận với từng tỉ lệ chồng chập</w:t>
        </w:r>
        <w:r w:rsidR="0032158F">
          <w:rPr>
            <w:noProof/>
            <w:webHidden/>
          </w:rPr>
          <w:tab/>
        </w:r>
        <w:r w:rsidR="0032158F">
          <w:rPr>
            <w:noProof/>
            <w:webHidden/>
          </w:rPr>
          <w:fldChar w:fldCharType="begin"/>
        </w:r>
        <w:r w:rsidR="0032158F">
          <w:rPr>
            <w:noProof/>
            <w:webHidden/>
          </w:rPr>
          <w:instrText xml:space="preserve"> PAGEREF _Toc69243436 \h </w:instrText>
        </w:r>
        <w:r w:rsidR="0032158F">
          <w:rPr>
            <w:noProof/>
            <w:webHidden/>
          </w:rPr>
        </w:r>
        <w:r w:rsidR="0032158F">
          <w:rPr>
            <w:noProof/>
            <w:webHidden/>
          </w:rPr>
          <w:fldChar w:fldCharType="separate"/>
        </w:r>
        <w:r w:rsidR="0032158F">
          <w:rPr>
            <w:noProof/>
            <w:webHidden/>
          </w:rPr>
          <w:t>40</w:t>
        </w:r>
        <w:r w:rsidR="0032158F">
          <w:rPr>
            <w:noProof/>
            <w:webHidden/>
          </w:rPr>
          <w:fldChar w:fldCharType="end"/>
        </w:r>
      </w:hyperlink>
    </w:p>
    <w:p w14:paraId="3F03E79F"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7" w:history="1">
        <w:r w:rsidR="0032158F" w:rsidRPr="00C1269A">
          <w:rPr>
            <w:rStyle w:val="Hyperlink"/>
            <w:noProof/>
          </w:rPr>
          <w:t>Hình 3.24 Kết quả nhận dạng cảm xúc ghét bỏ với từng tỉ lệ chồng chập</w:t>
        </w:r>
        <w:r w:rsidR="0032158F">
          <w:rPr>
            <w:noProof/>
            <w:webHidden/>
          </w:rPr>
          <w:tab/>
        </w:r>
        <w:r w:rsidR="0032158F">
          <w:rPr>
            <w:noProof/>
            <w:webHidden/>
          </w:rPr>
          <w:fldChar w:fldCharType="begin"/>
        </w:r>
        <w:r w:rsidR="0032158F">
          <w:rPr>
            <w:noProof/>
            <w:webHidden/>
          </w:rPr>
          <w:instrText xml:space="preserve"> PAGEREF _Toc69243437 \h </w:instrText>
        </w:r>
        <w:r w:rsidR="0032158F">
          <w:rPr>
            <w:noProof/>
            <w:webHidden/>
          </w:rPr>
        </w:r>
        <w:r w:rsidR="0032158F">
          <w:rPr>
            <w:noProof/>
            <w:webHidden/>
          </w:rPr>
          <w:fldChar w:fldCharType="separate"/>
        </w:r>
        <w:r w:rsidR="0032158F">
          <w:rPr>
            <w:noProof/>
            <w:webHidden/>
          </w:rPr>
          <w:t>41</w:t>
        </w:r>
        <w:r w:rsidR="0032158F">
          <w:rPr>
            <w:noProof/>
            <w:webHidden/>
          </w:rPr>
          <w:fldChar w:fldCharType="end"/>
        </w:r>
      </w:hyperlink>
    </w:p>
    <w:p w14:paraId="13D99994"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8" w:history="1">
        <w:r w:rsidR="0032158F" w:rsidRPr="00C1269A">
          <w:rPr>
            <w:rStyle w:val="Hyperlink"/>
            <w:noProof/>
          </w:rPr>
          <w:t>Hình 3.25 Kết quả nhận dạng cảm xúc đau buồn với từng tỉ lệ chồng chập</w:t>
        </w:r>
        <w:r w:rsidR="0032158F">
          <w:rPr>
            <w:noProof/>
            <w:webHidden/>
          </w:rPr>
          <w:tab/>
        </w:r>
        <w:r w:rsidR="0032158F">
          <w:rPr>
            <w:noProof/>
            <w:webHidden/>
          </w:rPr>
          <w:fldChar w:fldCharType="begin"/>
        </w:r>
        <w:r w:rsidR="0032158F">
          <w:rPr>
            <w:noProof/>
            <w:webHidden/>
          </w:rPr>
          <w:instrText xml:space="preserve"> PAGEREF _Toc69243438 \h </w:instrText>
        </w:r>
        <w:r w:rsidR="0032158F">
          <w:rPr>
            <w:noProof/>
            <w:webHidden/>
          </w:rPr>
        </w:r>
        <w:r w:rsidR="0032158F">
          <w:rPr>
            <w:noProof/>
            <w:webHidden/>
          </w:rPr>
          <w:fldChar w:fldCharType="separate"/>
        </w:r>
        <w:r w:rsidR="0032158F">
          <w:rPr>
            <w:noProof/>
            <w:webHidden/>
          </w:rPr>
          <w:t>42</w:t>
        </w:r>
        <w:r w:rsidR="0032158F">
          <w:rPr>
            <w:noProof/>
            <w:webHidden/>
          </w:rPr>
          <w:fldChar w:fldCharType="end"/>
        </w:r>
      </w:hyperlink>
    </w:p>
    <w:p w14:paraId="1DE57BF0"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39" w:history="1">
        <w:r w:rsidR="0032158F" w:rsidRPr="00C1269A">
          <w:rPr>
            <w:rStyle w:val="Hyperlink"/>
            <w:noProof/>
          </w:rPr>
          <w:t>Hình 3.26 Kết quả nhận dạng cảm xúc đồng cảm với từng tỉ lệ chồng chập</w:t>
        </w:r>
        <w:r w:rsidR="0032158F">
          <w:rPr>
            <w:noProof/>
            <w:webHidden/>
          </w:rPr>
          <w:tab/>
        </w:r>
        <w:r w:rsidR="0032158F">
          <w:rPr>
            <w:noProof/>
            <w:webHidden/>
          </w:rPr>
          <w:fldChar w:fldCharType="begin"/>
        </w:r>
        <w:r w:rsidR="0032158F">
          <w:rPr>
            <w:noProof/>
            <w:webHidden/>
          </w:rPr>
          <w:instrText xml:space="preserve"> PAGEREF _Toc69243439 \h </w:instrText>
        </w:r>
        <w:r w:rsidR="0032158F">
          <w:rPr>
            <w:noProof/>
            <w:webHidden/>
          </w:rPr>
        </w:r>
        <w:r w:rsidR="0032158F">
          <w:rPr>
            <w:noProof/>
            <w:webHidden/>
          </w:rPr>
          <w:fldChar w:fldCharType="separate"/>
        </w:r>
        <w:r w:rsidR="0032158F">
          <w:rPr>
            <w:noProof/>
            <w:webHidden/>
          </w:rPr>
          <w:t>43</w:t>
        </w:r>
        <w:r w:rsidR="0032158F">
          <w:rPr>
            <w:noProof/>
            <w:webHidden/>
          </w:rPr>
          <w:fldChar w:fldCharType="end"/>
        </w:r>
      </w:hyperlink>
    </w:p>
    <w:p w14:paraId="07D0705F"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40" w:history="1">
        <w:r w:rsidR="0032158F" w:rsidRPr="00C1269A">
          <w:rPr>
            <w:rStyle w:val="Hyperlink"/>
            <w:noProof/>
          </w:rPr>
          <w:t>Hình 3.27 Kết quả nhận dạng cảm xúc lãng mạn với từng tỉ lệ chồng chập</w:t>
        </w:r>
        <w:r w:rsidR="0032158F">
          <w:rPr>
            <w:noProof/>
            <w:webHidden/>
          </w:rPr>
          <w:tab/>
        </w:r>
        <w:r w:rsidR="0032158F">
          <w:rPr>
            <w:noProof/>
            <w:webHidden/>
          </w:rPr>
          <w:fldChar w:fldCharType="begin"/>
        </w:r>
        <w:r w:rsidR="0032158F">
          <w:rPr>
            <w:noProof/>
            <w:webHidden/>
          </w:rPr>
          <w:instrText xml:space="preserve"> PAGEREF _Toc69243440 \h </w:instrText>
        </w:r>
        <w:r w:rsidR="0032158F">
          <w:rPr>
            <w:noProof/>
            <w:webHidden/>
          </w:rPr>
        </w:r>
        <w:r w:rsidR="0032158F">
          <w:rPr>
            <w:noProof/>
            <w:webHidden/>
          </w:rPr>
          <w:fldChar w:fldCharType="separate"/>
        </w:r>
        <w:r w:rsidR="0032158F">
          <w:rPr>
            <w:noProof/>
            <w:webHidden/>
          </w:rPr>
          <w:t>44</w:t>
        </w:r>
        <w:r w:rsidR="0032158F">
          <w:rPr>
            <w:noProof/>
            <w:webHidden/>
          </w:rPr>
          <w:fldChar w:fldCharType="end"/>
        </w:r>
      </w:hyperlink>
    </w:p>
    <w:p w14:paraId="6273993E"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41" w:history="1">
        <w:r w:rsidR="0032158F" w:rsidRPr="00C1269A">
          <w:rPr>
            <w:rStyle w:val="Hyperlink"/>
            <w:noProof/>
          </w:rPr>
          <w:t>Hình 3.28 Kết quả nhận dạng cảm xúc vui vẻ với từng tỉ lệ chồng chập</w:t>
        </w:r>
        <w:r w:rsidR="0032158F">
          <w:rPr>
            <w:noProof/>
            <w:webHidden/>
          </w:rPr>
          <w:tab/>
        </w:r>
        <w:r w:rsidR="0032158F">
          <w:rPr>
            <w:noProof/>
            <w:webHidden/>
          </w:rPr>
          <w:fldChar w:fldCharType="begin"/>
        </w:r>
        <w:r w:rsidR="0032158F">
          <w:rPr>
            <w:noProof/>
            <w:webHidden/>
          </w:rPr>
          <w:instrText xml:space="preserve"> PAGEREF _Toc69243441 \h </w:instrText>
        </w:r>
        <w:r w:rsidR="0032158F">
          <w:rPr>
            <w:noProof/>
            <w:webHidden/>
          </w:rPr>
        </w:r>
        <w:r w:rsidR="0032158F">
          <w:rPr>
            <w:noProof/>
            <w:webHidden/>
          </w:rPr>
          <w:fldChar w:fldCharType="separate"/>
        </w:r>
        <w:r w:rsidR="0032158F">
          <w:rPr>
            <w:noProof/>
            <w:webHidden/>
          </w:rPr>
          <w:t>45</w:t>
        </w:r>
        <w:r w:rsidR="0032158F">
          <w:rPr>
            <w:noProof/>
            <w:webHidden/>
          </w:rPr>
          <w:fldChar w:fldCharType="end"/>
        </w:r>
      </w:hyperlink>
    </w:p>
    <w:p w14:paraId="07CACA3A"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42" w:history="1">
        <w:r w:rsidR="0032158F" w:rsidRPr="00C1269A">
          <w:rPr>
            <w:rStyle w:val="Hyperlink"/>
            <w:noProof/>
          </w:rPr>
          <w:t>Hình 3.29 Kết quả nhận dạng cảm xúc tôn trọng với từng tỉ lệ chồng chập</w:t>
        </w:r>
        <w:r w:rsidR="0032158F">
          <w:rPr>
            <w:noProof/>
            <w:webHidden/>
          </w:rPr>
          <w:tab/>
        </w:r>
        <w:r w:rsidR="0032158F">
          <w:rPr>
            <w:noProof/>
            <w:webHidden/>
          </w:rPr>
          <w:fldChar w:fldCharType="begin"/>
        </w:r>
        <w:r w:rsidR="0032158F">
          <w:rPr>
            <w:noProof/>
            <w:webHidden/>
          </w:rPr>
          <w:instrText xml:space="preserve"> PAGEREF _Toc69243442 \h </w:instrText>
        </w:r>
        <w:r w:rsidR="0032158F">
          <w:rPr>
            <w:noProof/>
            <w:webHidden/>
          </w:rPr>
        </w:r>
        <w:r w:rsidR="0032158F">
          <w:rPr>
            <w:noProof/>
            <w:webHidden/>
          </w:rPr>
          <w:fldChar w:fldCharType="separate"/>
        </w:r>
        <w:r w:rsidR="0032158F">
          <w:rPr>
            <w:noProof/>
            <w:webHidden/>
          </w:rPr>
          <w:t>46</w:t>
        </w:r>
        <w:r w:rsidR="0032158F">
          <w:rPr>
            <w:noProof/>
            <w:webHidden/>
          </w:rPr>
          <w:fldChar w:fldCharType="end"/>
        </w:r>
      </w:hyperlink>
    </w:p>
    <w:p w14:paraId="09BCB95D"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43" w:history="1">
        <w:r w:rsidR="0032158F" w:rsidRPr="00C1269A">
          <w:rPr>
            <w:rStyle w:val="Hyperlink"/>
            <w:noProof/>
          </w:rPr>
          <w:t>Hình 3.30 Kết quả nhận dạng 3 trạng thái của cảm xúc với mô hình SVM</w:t>
        </w:r>
        <w:r w:rsidR="0032158F">
          <w:rPr>
            <w:noProof/>
            <w:webHidden/>
          </w:rPr>
          <w:tab/>
        </w:r>
        <w:r w:rsidR="0032158F">
          <w:rPr>
            <w:noProof/>
            <w:webHidden/>
          </w:rPr>
          <w:fldChar w:fldCharType="begin"/>
        </w:r>
        <w:r w:rsidR="0032158F">
          <w:rPr>
            <w:noProof/>
            <w:webHidden/>
          </w:rPr>
          <w:instrText xml:space="preserve"> PAGEREF _Toc69243443 \h </w:instrText>
        </w:r>
        <w:r w:rsidR="0032158F">
          <w:rPr>
            <w:noProof/>
            <w:webHidden/>
          </w:rPr>
        </w:r>
        <w:r w:rsidR="0032158F">
          <w:rPr>
            <w:noProof/>
            <w:webHidden/>
          </w:rPr>
          <w:fldChar w:fldCharType="separate"/>
        </w:r>
        <w:r w:rsidR="0032158F">
          <w:rPr>
            <w:noProof/>
            <w:webHidden/>
          </w:rPr>
          <w:t>46</w:t>
        </w:r>
        <w:r w:rsidR="0032158F">
          <w:rPr>
            <w:noProof/>
            <w:webHidden/>
          </w:rPr>
          <w:fldChar w:fldCharType="end"/>
        </w:r>
      </w:hyperlink>
    </w:p>
    <w:p w14:paraId="281FD14B"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44" w:history="1">
        <w:r w:rsidR="0032158F" w:rsidRPr="00C1269A">
          <w:rPr>
            <w:rStyle w:val="Hyperlink"/>
            <w:noProof/>
          </w:rPr>
          <w:t>Hình 3.31 Kết quả nhận dạng 3 trạng thái của cảm xúc với mô hình RF</w:t>
        </w:r>
        <w:r w:rsidR="0032158F">
          <w:rPr>
            <w:noProof/>
            <w:webHidden/>
          </w:rPr>
          <w:tab/>
        </w:r>
        <w:r w:rsidR="0032158F">
          <w:rPr>
            <w:noProof/>
            <w:webHidden/>
          </w:rPr>
          <w:fldChar w:fldCharType="begin"/>
        </w:r>
        <w:r w:rsidR="0032158F">
          <w:rPr>
            <w:noProof/>
            <w:webHidden/>
          </w:rPr>
          <w:instrText xml:space="preserve"> PAGEREF _Toc69243444 \h </w:instrText>
        </w:r>
        <w:r w:rsidR="0032158F">
          <w:rPr>
            <w:noProof/>
            <w:webHidden/>
          </w:rPr>
        </w:r>
        <w:r w:rsidR="0032158F">
          <w:rPr>
            <w:noProof/>
            <w:webHidden/>
          </w:rPr>
          <w:fldChar w:fldCharType="separate"/>
        </w:r>
        <w:r w:rsidR="0032158F">
          <w:rPr>
            <w:noProof/>
            <w:webHidden/>
          </w:rPr>
          <w:t>47</w:t>
        </w:r>
        <w:r w:rsidR="0032158F">
          <w:rPr>
            <w:noProof/>
            <w:webHidden/>
          </w:rPr>
          <w:fldChar w:fldCharType="end"/>
        </w:r>
      </w:hyperlink>
    </w:p>
    <w:p w14:paraId="67AD0009" w14:textId="77777777" w:rsidR="00DD469A" w:rsidRDefault="00B71FD6">
      <w:pPr>
        <w:spacing w:after="160" w:line="259" w:lineRule="auto"/>
        <w:jc w:val="left"/>
      </w:pPr>
      <w:r>
        <w:fldChar w:fldCharType="end"/>
      </w:r>
    </w:p>
    <w:p w14:paraId="72E758A5" w14:textId="77777777" w:rsidR="00DD469A" w:rsidRDefault="00DD469A">
      <w:pPr>
        <w:spacing w:after="160" w:line="259" w:lineRule="auto"/>
        <w:jc w:val="left"/>
      </w:pPr>
      <w:r>
        <w:br w:type="page"/>
      </w:r>
    </w:p>
    <w:p w14:paraId="3040AA0E" w14:textId="77777777" w:rsidR="00D36778" w:rsidRDefault="00DD469A" w:rsidP="004509E9">
      <w:pPr>
        <w:spacing w:after="160" w:line="259" w:lineRule="auto"/>
        <w:jc w:val="center"/>
        <w:rPr>
          <w:b/>
        </w:rPr>
      </w:pPr>
      <w:r w:rsidRPr="00D36778">
        <w:rPr>
          <w:b/>
        </w:rPr>
        <w:lastRenderedPageBreak/>
        <w:t xml:space="preserve">DANH MỤC </w:t>
      </w:r>
      <w:r w:rsidR="009C3460">
        <w:rPr>
          <w:b/>
        </w:rPr>
        <w:t>BẢNG</w:t>
      </w:r>
    </w:p>
    <w:p w14:paraId="3BC89528" w14:textId="77777777" w:rsidR="0032158F"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9243445" w:history="1">
        <w:r w:rsidR="0032158F" w:rsidRPr="005A5BF5">
          <w:rPr>
            <w:rStyle w:val="Hyperlink"/>
            <w:noProof/>
          </w:rPr>
          <w:t>Bảng 2.1 Kết quả nhận dạng cảm xúc của từng mô hình</w:t>
        </w:r>
        <w:r w:rsidR="0032158F">
          <w:rPr>
            <w:noProof/>
            <w:webHidden/>
          </w:rPr>
          <w:tab/>
        </w:r>
        <w:r w:rsidR="0032158F">
          <w:rPr>
            <w:noProof/>
            <w:webHidden/>
          </w:rPr>
          <w:fldChar w:fldCharType="begin"/>
        </w:r>
        <w:r w:rsidR="0032158F">
          <w:rPr>
            <w:noProof/>
            <w:webHidden/>
          </w:rPr>
          <w:instrText xml:space="preserve"> PAGEREF _Toc69243445 \h </w:instrText>
        </w:r>
        <w:r w:rsidR="0032158F">
          <w:rPr>
            <w:noProof/>
            <w:webHidden/>
          </w:rPr>
        </w:r>
        <w:r w:rsidR="0032158F">
          <w:rPr>
            <w:noProof/>
            <w:webHidden/>
          </w:rPr>
          <w:fldChar w:fldCharType="separate"/>
        </w:r>
        <w:r w:rsidR="0032158F">
          <w:rPr>
            <w:noProof/>
            <w:webHidden/>
          </w:rPr>
          <w:t>22</w:t>
        </w:r>
        <w:r w:rsidR="0032158F">
          <w:rPr>
            <w:noProof/>
            <w:webHidden/>
          </w:rPr>
          <w:fldChar w:fldCharType="end"/>
        </w:r>
      </w:hyperlink>
    </w:p>
    <w:p w14:paraId="190EF09B"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46" w:history="1">
        <w:r w:rsidR="0032158F" w:rsidRPr="005A5BF5">
          <w:rPr>
            <w:rStyle w:val="Hyperlink"/>
            <w:noProof/>
          </w:rPr>
          <w:t>Bảng 3.1 Kết quả nhận dạng của 2 mô hình SVM và RF</w:t>
        </w:r>
        <w:r w:rsidR="0032158F">
          <w:rPr>
            <w:noProof/>
            <w:webHidden/>
          </w:rPr>
          <w:tab/>
        </w:r>
        <w:r w:rsidR="0032158F">
          <w:rPr>
            <w:noProof/>
            <w:webHidden/>
          </w:rPr>
          <w:fldChar w:fldCharType="begin"/>
        </w:r>
        <w:r w:rsidR="0032158F">
          <w:rPr>
            <w:noProof/>
            <w:webHidden/>
          </w:rPr>
          <w:instrText xml:space="preserve"> PAGEREF _Toc69243446 \h </w:instrText>
        </w:r>
        <w:r w:rsidR="0032158F">
          <w:rPr>
            <w:noProof/>
            <w:webHidden/>
          </w:rPr>
        </w:r>
        <w:r w:rsidR="0032158F">
          <w:rPr>
            <w:noProof/>
            <w:webHidden/>
          </w:rPr>
          <w:fldChar w:fldCharType="separate"/>
        </w:r>
        <w:r w:rsidR="0032158F">
          <w:rPr>
            <w:noProof/>
            <w:webHidden/>
          </w:rPr>
          <w:t>37</w:t>
        </w:r>
        <w:r w:rsidR="0032158F">
          <w:rPr>
            <w:noProof/>
            <w:webHidden/>
          </w:rPr>
          <w:fldChar w:fldCharType="end"/>
        </w:r>
      </w:hyperlink>
    </w:p>
    <w:p w14:paraId="6D313250"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47" w:history="1">
        <w:r w:rsidR="0032158F" w:rsidRPr="005A5BF5">
          <w:rPr>
            <w:rStyle w:val="Hyperlink"/>
            <w:noProof/>
          </w:rPr>
          <w:t>Bảng 3.2 Tỉ lệ nhận dạng của trạng thái cảm xúc trung tính</w:t>
        </w:r>
        <w:r w:rsidR="0032158F">
          <w:rPr>
            <w:noProof/>
            <w:webHidden/>
          </w:rPr>
          <w:tab/>
        </w:r>
        <w:r w:rsidR="0032158F">
          <w:rPr>
            <w:noProof/>
            <w:webHidden/>
          </w:rPr>
          <w:fldChar w:fldCharType="begin"/>
        </w:r>
        <w:r w:rsidR="0032158F">
          <w:rPr>
            <w:noProof/>
            <w:webHidden/>
          </w:rPr>
          <w:instrText xml:space="preserve"> PAGEREF _Toc69243447 \h </w:instrText>
        </w:r>
        <w:r w:rsidR="0032158F">
          <w:rPr>
            <w:noProof/>
            <w:webHidden/>
          </w:rPr>
        </w:r>
        <w:r w:rsidR="0032158F">
          <w:rPr>
            <w:noProof/>
            <w:webHidden/>
          </w:rPr>
          <w:fldChar w:fldCharType="separate"/>
        </w:r>
        <w:r w:rsidR="0032158F">
          <w:rPr>
            <w:noProof/>
            <w:webHidden/>
          </w:rPr>
          <w:t>38</w:t>
        </w:r>
        <w:r w:rsidR="0032158F">
          <w:rPr>
            <w:noProof/>
            <w:webHidden/>
          </w:rPr>
          <w:fldChar w:fldCharType="end"/>
        </w:r>
      </w:hyperlink>
    </w:p>
    <w:p w14:paraId="13641642"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48" w:history="1">
        <w:r w:rsidR="0032158F" w:rsidRPr="005A5BF5">
          <w:rPr>
            <w:rStyle w:val="Hyperlink"/>
            <w:noProof/>
          </w:rPr>
          <w:t>Bảng 3.3 Tỉ lệ nhận dạng của trạng thái cảm xúc tức giận</w:t>
        </w:r>
        <w:r w:rsidR="0032158F">
          <w:rPr>
            <w:noProof/>
            <w:webHidden/>
          </w:rPr>
          <w:tab/>
        </w:r>
        <w:r w:rsidR="0032158F">
          <w:rPr>
            <w:noProof/>
            <w:webHidden/>
          </w:rPr>
          <w:fldChar w:fldCharType="begin"/>
        </w:r>
        <w:r w:rsidR="0032158F">
          <w:rPr>
            <w:noProof/>
            <w:webHidden/>
          </w:rPr>
          <w:instrText xml:space="preserve"> PAGEREF _Toc69243448 \h </w:instrText>
        </w:r>
        <w:r w:rsidR="0032158F">
          <w:rPr>
            <w:noProof/>
            <w:webHidden/>
          </w:rPr>
        </w:r>
        <w:r w:rsidR="0032158F">
          <w:rPr>
            <w:noProof/>
            <w:webHidden/>
          </w:rPr>
          <w:fldChar w:fldCharType="separate"/>
        </w:r>
        <w:r w:rsidR="0032158F">
          <w:rPr>
            <w:noProof/>
            <w:webHidden/>
          </w:rPr>
          <w:t>39</w:t>
        </w:r>
        <w:r w:rsidR="0032158F">
          <w:rPr>
            <w:noProof/>
            <w:webHidden/>
          </w:rPr>
          <w:fldChar w:fldCharType="end"/>
        </w:r>
      </w:hyperlink>
    </w:p>
    <w:p w14:paraId="01B6AABC"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49" w:history="1">
        <w:r w:rsidR="0032158F" w:rsidRPr="005A5BF5">
          <w:rPr>
            <w:rStyle w:val="Hyperlink"/>
            <w:noProof/>
          </w:rPr>
          <w:t>Bảng 3.4 Tỉ lệ nhận dạng của trạng thái cảm xúc ghét bỏ</w:t>
        </w:r>
        <w:r w:rsidR="0032158F">
          <w:rPr>
            <w:noProof/>
            <w:webHidden/>
          </w:rPr>
          <w:tab/>
        </w:r>
        <w:r w:rsidR="0032158F">
          <w:rPr>
            <w:noProof/>
            <w:webHidden/>
          </w:rPr>
          <w:fldChar w:fldCharType="begin"/>
        </w:r>
        <w:r w:rsidR="0032158F">
          <w:rPr>
            <w:noProof/>
            <w:webHidden/>
          </w:rPr>
          <w:instrText xml:space="preserve"> PAGEREF _Toc69243449 \h </w:instrText>
        </w:r>
        <w:r w:rsidR="0032158F">
          <w:rPr>
            <w:noProof/>
            <w:webHidden/>
          </w:rPr>
        </w:r>
        <w:r w:rsidR="0032158F">
          <w:rPr>
            <w:noProof/>
            <w:webHidden/>
          </w:rPr>
          <w:fldChar w:fldCharType="separate"/>
        </w:r>
        <w:r w:rsidR="0032158F">
          <w:rPr>
            <w:noProof/>
            <w:webHidden/>
          </w:rPr>
          <w:t>40</w:t>
        </w:r>
        <w:r w:rsidR="0032158F">
          <w:rPr>
            <w:noProof/>
            <w:webHidden/>
          </w:rPr>
          <w:fldChar w:fldCharType="end"/>
        </w:r>
      </w:hyperlink>
    </w:p>
    <w:p w14:paraId="57C0B015"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50" w:history="1">
        <w:r w:rsidR="0032158F" w:rsidRPr="005A5BF5">
          <w:rPr>
            <w:rStyle w:val="Hyperlink"/>
            <w:noProof/>
          </w:rPr>
          <w:t>Bảng 3.5 Tỉ lệ nhận dạng của trạng thái cảm xúc đau buồn</w:t>
        </w:r>
        <w:r w:rsidR="0032158F">
          <w:rPr>
            <w:noProof/>
            <w:webHidden/>
          </w:rPr>
          <w:tab/>
        </w:r>
        <w:r w:rsidR="0032158F">
          <w:rPr>
            <w:noProof/>
            <w:webHidden/>
          </w:rPr>
          <w:fldChar w:fldCharType="begin"/>
        </w:r>
        <w:r w:rsidR="0032158F">
          <w:rPr>
            <w:noProof/>
            <w:webHidden/>
          </w:rPr>
          <w:instrText xml:space="preserve"> PAGEREF _Toc69243450 \h </w:instrText>
        </w:r>
        <w:r w:rsidR="0032158F">
          <w:rPr>
            <w:noProof/>
            <w:webHidden/>
          </w:rPr>
        </w:r>
        <w:r w:rsidR="0032158F">
          <w:rPr>
            <w:noProof/>
            <w:webHidden/>
          </w:rPr>
          <w:fldChar w:fldCharType="separate"/>
        </w:r>
        <w:r w:rsidR="0032158F">
          <w:rPr>
            <w:noProof/>
            <w:webHidden/>
          </w:rPr>
          <w:t>41</w:t>
        </w:r>
        <w:r w:rsidR="0032158F">
          <w:rPr>
            <w:noProof/>
            <w:webHidden/>
          </w:rPr>
          <w:fldChar w:fldCharType="end"/>
        </w:r>
      </w:hyperlink>
    </w:p>
    <w:p w14:paraId="163001E8"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51" w:history="1">
        <w:r w:rsidR="0032158F" w:rsidRPr="005A5BF5">
          <w:rPr>
            <w:rStyle w:val="Hyperlink"/>
            <w:noProof/>
          </w:rPr>
          <w:t>Bảng 3.6 Tỉ lệ nhận dạng của trạng thái cảm xúc đồng cảm</w:t>
        </w:r>
        <w:r w:rsidR="0032158F">
          <w:rPr>
            <w:noProof/>
            <w:webHidden/>
          </w:rPr>
          <w:tab/>
        </w:r>
        <w:r w:rsidR="0032158F">
          <w:rPr>
            <w:noProof/>
            <w:webHidden/>
          </w:rPr>
          <w:fldChar w:fldCharType="begin"/>
        </w:r>
        <w:r w:rsidR="0032158F">
          <w:rPr>
            <w:noProof/>
            <w:webHidden/>
          </w:rPr>
          <w:instrText xml:space="preserve"> PAGEREF _Toc69243451 \h </w:instrText>
        </w:r>
        <w:r w:rsidR="0032158F">
          <w:rPr>
            <w:noProof/>
            <w:webHidden/>
          </w:rPr>
        </w:r>
        <w:r w:rsidR="0032158F">
          <w:rPr>
            <w:noProof/>
            <w:webHidden/>
          </w:rPr>
          <w:fldChar w:fldCharType="separate"/>
        </w:r>
        <w:r w:rsidR="0032158F">
          <w:rPr>
            <w:noProof/>
            <w:webHidden/>
          </w:rPr>
          <w:t>42</w:t>
        </w:r>
        <w:r w:rsidR="0032158F">
          <w:rPr>
            <w:noProof/>
            <w:webHidden/>
          </w:rPr>
          <w:fldChar w:fldCharType="end"/>
        </w:r>
      </w:hyperlink>
    </w:p>
    <w:p w14:paraId="4AC5D774"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52" w:history="1">
        <w:r w:rsidR="0032158F" w:rsidRPr="005A5BF5">
          <w:rPr>
            <w:rStyle w:val="Hyperlink"/>
            <w:noProof/>
          </w:rPr>
          <w:t>Bảng 3.7 Tỉ lệ nhận dạng của trạng thái cảm xúc lãng mạn</w:t>
        </w:r>
        <w:r w:rsidR="0032158F">
          <w:rPr>
            <w:noProof/>
            <w:webHidden/>
          </w:rPr>
          <w:tab/>
        </w:r>
        <w:r w:rsidR="0032158F">
          <w:rPr>
            <w:noProof/>
            <w:webHidden/>
          </w:rPr>
          <w:fldChar w:fldCharType="begin"/>
        </w:r>
        <w:r w:rsidR="0032158F">
          <w:rPr>
            <w:noProof/>
            <w:webHidden/>
          </w:rPr>
          <w:instrText xml:space="preserve"> PAGEREF _Toc69243452 \h </w:instrText>
        </w:r>
        <w:r w:rsidR="0032158F">
          <w:rPr>
            <w:noProof/>
            <w:webHidden/>
          </w:rPr>
        </w:r>
        <w:r w:rsidR="0032158F">
          <w:rPr>
            <w:noProof/>
            <w:webHidden/>
          </w:rPr>
          <w:fldChar w:fldCharType="separate"/>
        </w:r>
        <w:r w:rsidR="0032158F">
          <w:rPr>
            <w:noProof/>
            <w:webHidden/>
          </w:rPr>
          <w:t>43</w:t>
        </w:r>
        <w:r w:rsidR="0032158F">
          <w:rPr>
            <w:noProof/>
            <w:webHidden/>
          </w:rPr>
          <w:fldChar w:fldCharType="end"/>
        </w:r>
      </w:hyperlink>
    </w:p>
    <w:p w14:paraId="22E7637F"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53" w:history="1">
        <w:r w:rsidR="0032158F" w:rsidRPr="005A5BF5">
          <w:rPr>
            <w:rStyle w:val="Hyperlink"/>
            <w:noProof/>
          </w:rPr>
          <w:t>Bảng 3.8 Tỉ lệ nhận dạng của trạng thái cảm xúc vui vẻ</w:t>
        </w:r>
        <w:r w:rsidR="0032158F">
          <w:rPr>
            <w:noProof/>
            <w:webHidden/>
          </w:rPr>
          <w:tab/>
        </w:r>
        <w:r w:rsidR="0032158F">
          <w:rPr>
            <w:noProof/>
            <w:webHidden/>
          </w:rPr>
          <w:fldChar w:fldCharType="begin"/>
        </w:r>
        <w:r w:rsidR="0032158F">
          <w:rPr>
            <w:noProof/>
            <w:webHidden/>
          </w:rPr>
          <w:instrText xml:space="preserve"> PAGEREF _Toc69243453 \h </w:instrText>
        </w:r>
        <w:r w:rsidR="0032158F">
          <w:rPr>
            <w:noProof/>
            <w:webHidden/>
          </w:rPr>
        </w:r>
        <w:r w:rsidR="0032158F">
          <w:rPr>
            <w:noProof/>
            <w:webHidden/>
          </w:rPr>
          <w:fldChar w:fldCharType="separate"/>
        </w:r>
        <w:r w:rsidR="0032158F">
          <w:rPr>
            <w:noProof/>
            <w:webHidden/>
          </w:rPr>
          <w:t>44</w:t>
        </w:r>
        <w:r w:rsidR="0032158F">
          <w:rPr>
            <w:noProof/>
            <w:webHidden/>
          </w:rPr>
          <w:fldChar w:fldCharType="end"/>
        </w:r>
      </w:hyperlink>
    </w:p>
    <w:p w14:paraId="21E0B743" w14:textId="77777777" w:rsidR="0032158F" w:rsidRDefault="006C64F2">
      <w:pPr>
        <w:pStyle w:val="TableofFigures"/>
        <w:tabs>
          <w:tab w:val="right" w:leader="dot" w:pos="8494"/>
        </w:tabs>
        <w:rPr>
          <w:rFonts w:asciiTheme="minorHAnsi" w:eastAsiaTheme="minorEastAsia" w:hAnsiTheme="minorHAnsi" w:cstheme="minorBidi"/>
          <w:noProof/>
          <w:color w:val="auto"/>
          <w:sz w:val="22"/>
          <w:szCs w:val="22"/>
        </w:rPr>
      </w:pPr>
      <w:hyperlink w:anchor="_Toc69243454" w:history="1">
        <w:r w:rsidR="0032158F" w:rsidRPr="005A5BF5">
          <w:rPr>
            <w:rStyle w:val="Hyperlink"/>
            <w:noProof/>
          </w:rPr>
          <w:t>Bảng 3.9 Tỉ lệ nhận dạng của trạng thái cảm xúc tôn trọng</w:t>
        </w:r>
        <w:r w:rsidR="0032158F">
          <w:rPr>
            <w:noProof/>
            <w:webHidden/>
          </w:rPr>
          <w:tab/>
        </w:r>
        <w:r w:rsidR="0032158F">
          <w:rPr>
            <w:noProof/>
            <w:webHidden/>
          </w:rPr>
          <w:fldChar w:fldCharType="begin"/>
        </w:r>
        <w:r w:rsidR="0032158F">
          <w:rPr>
            <w:noProof/>
            <w:webHidden/>
          </w:rPr>
          <w:instrText xml:space="preserve"> PAGEREF _Toc69243454 \h </w:instrText>
        </w:r>
        <w:r w:rsidR="0032158F">
          <w:rPr>
            <w:noProof/>
            <w:webHidden/>
          </w:rPr>
        </w:r>
        <w:r w:rsidR="0032158F">
          <w:rPr>
            <w:noProof/>
            <w:webHidden/>
          </w:rPr>
          <w:fldChar w:fldCharType="separate"/>
        </w:r>
        <w:r w:rsidR="0032158F">
          <w:rPr>
            <w:noProof/>
            <w:webHidden/>
          </w:rPr>
          <w:t>45</w:t>
        </w:r>
        <w:r w:rsidR="0032158F">
          <w:rPr>
            <w:noProof/>
            <w:webHidden/>
          </w:rPr>
          <w:fldChar w:fldCharType="end"/>
        </w:r>
      </w:hyperlink>
    </w:p>
    <w:p w14:paraId="44E33AB0" w14:textId="77777777" w:rsidR="00D4116E" w:rsidRDefault="000A2EA4" w:rsidP="009C3460">
      <w:pPr>
        <w:spacing w:after="160" w:line="259" w:lineRule="auto"/>
        <w:jc w:val="center"/>
      </w:pPr>
      <w:r>
        <w:fldChar w:fldCharType="end"/>
      </w:r>
    </w:p>
    <w:p w14:paraId="5C4F585D" w14:textId="77777777" w:rsidR="00D4116E" w:rsidRDefault="00D4116E" w:rsidP="00D4116E">
      <w:r>
        <w:br w:type="page"/>
      </w:r>
    </w:p>
    <w:p w14:paraId="6AFDCD3C" w14:textId="77777777" w:rsidR="00DD469A" w:rsidRDefault="009C3460" w:rsidP="009C3460">
      <w:pPr>
        <w:spacing w:after="160" w:line="259" w:lineRule="auto"/>
        <w:jc w:val="center"/>
        <w:rPr>
          <w:b/>
        </w:rPr>
      </w:pPr>
      <w:r w:rsidRPr="009C3460">
        <w:rPr>
          <w:b/>
        </w:rPr>
        <w:lastRenderedPageBreak/>
        <w:t>DANH MỤC TỪ VIẾT TẮT</w:t>
      </w:r>
    </w:p>
    <w:p w14:paraId="25B774C1" w14:textId="77777777"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14:paraId="587088D4" w14:textId="77777777" w:rsidTr="00677A34">
        <w:tc>
          <w:tcPr>
            <w:tcW w:w="1080" w:type="dxa"/>
          </w:tcPr>
          <w:p w14:paraId="0A06D0A1" w14:textId="77777777" w:rsidR="00677A34" w:rsidRDefault="00677A34" w:rsidP="009A518B">
            <w:pPr>
              <w:spacing w:after="160" w:line="259" w:lineRule="auto"/>
              <w:jc w:val="left"/>
              <w:rPr>
                <w:b/>
              </w:rPr>
            </w:pPr>
            <w:r>
              <w:rPr>
                <w:b/>
              </w:rPr>
              <w:t>EMG</w:t>
            </w:r>
          </w:p>
        </w:tc>
        <w:tc>
          <w:tcPr>
            <w:tcW w:w="3872" w:type="dxa"/>
          </w:tcPr>
          <w:p w14:paraId="427E7306" w14:textId="77777777" w:rsidR="00677A34" w:rsidRPr="009A518B" w:rsidRDefault="00677A34" w:rsidP="009A518B">
            <w:pPr>
              <w:spacing w:after="160" w:line="259" w:lineRule="auto"/>
              <w:jc w:val="left"/>
            </w:pPr>
            <w:r>
              <w:t>Electromyogram</w:t>
            </w:r>
          </w:p>
        </w:tc>
        <w:tc>
          <w:tcPr>
            <w:tcW w:w="3282" w:type="dxa"/>
          </w:tcPr>
          <w:p w14:paraId="080F9269" w14:textId="77777777" w:rsidR="00677A34" w:rsidRDefault="00677A34" w:rsidP="009A518B">
            <w:pPr>
              <w:spacing w:after="160" w:line="259" w:lineRule="auto"/>
              <w:jc w:val="left"/>
            </w:pPr>
            <w:proofErr w:type="spellStart"/>
            <w:r>
              <w:t>Điện</w:t>
            </w:r>
            <w:proofErr w:type="spellEnd"/>
            <w:r>
              <w:t xml:space="preserve"> </w:t>
            </w:r>
            <w:proofErr w:type="spellStart"/>
            <w:r>
              <w:t>cơ</w:t>
            </w:r>
            <w:proofErr w:type="spellEnd"/>
            <w:r>
              <w:t xml:space="preserve"> </w:t>
            </w:r>
            <w:proofErr w:type="spellStart"/>
            <w:r>
              <w:t>đồ</w:t>
            </w:r>
            <w:proofErr w:type="spellEnd"/>
          </w:p>
        </w:tc>
      </w:tr>
      <w:tr w:rsidR="00677A34" w14:paraId="42015A6A" w14:textId="77777777" w:rsidTr="00677A34">
        <w:tc>
          <w:tcPr>
            <w:tcW w:w="1080" w:type="dxa"/>
          </w:tcPr>
          <w:p w14:paraId="703E202E" w14:textId="77777777" w:rsidR="00677A34" w:rsidRDefault="00677A34" w:rsidP="009A518B">
            <w:pPr>
              <w:spacing w:after="160" w:line="259" w:lineRule="auto"/>
              <w:jc w:val="left"/>
              <w:rPr>
                <w:b/>
              </w:rPr>
            </w:pPr>
            <w:r>
              <w:rPr>
                <w:b/>
              </w:rPr>
              <w:t>BVP</w:t>
            </w:r>
          </w:p>
        </w:tc>
        <w:tc>
          <w:tcPr>
            <w:tcW w:w="3872" w:type="dxa"/>
          </w:tcPr>
          <w:p w14:paraId="1A656585" w14:textId="77777777" w:rsidR="00677A34" w:rsidRDefault="00677A34" w:rsidP="009A518B">
            <w:pPr>
              <w:spacing w:after="160" w:line="259" w:lineRule="auto"/>
              <w:jc w:val="left"/>
            </w:pPr>
            <w:r>
              <w:t>Blood Volume Pressure</w:t>
            </w:r>
          </w:p>
        </w:tc>
        <w:tc>
          <w:tcPr>
            <w:tcW w:w="3282" w:type="dxa"/>
          </w:tcPr>
          <w:p w14:paraId="3EF46CDE" w14:textId="77777777" w:rsidR="00677A34" w:rsidRDefault="00677A34" w:rsidP="009A518B">
            <w:pPr>
              <w:spacing w:after="160" w:line="259" w:lineRule="auto"/>
              <w:jc w:val="left"/>
            </w:pPr>
            <w:proofErr w:type="spellStart"/>
            <w:r>
              <w:t>Xung</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máu</w:t>
            </w:r>
            <w:proofErr w:type="spellEnd"/>
          </w:p>
        </w:tc>
      </w:tr>
      <w:tr w:rsidR="00677A34" w14:paraId="4E56A261" w14:textId="77777777" w:rsidTr="00677A34">
        <w:tc>
          <w:tcPr>
            <w:tcW w:w="1080" w:type="dxa"/>
          </w:tcPr>
          <w:p w14:paraId="48F65F36" w14:textId="77777777" w:rsidR="00677A34" w:rsidRDefault="00677A34" w:rsidP="009A518B">
            <w:pPr>
              <w:spacing w:after="160" w:line="259" w:lineRule="auto"/>
              <w:jc w:val="left"/>
              <w:rPr>
                <w:b/>
              </w:rPr>
            </w:pPr>
            <w:r>
              <w:rPr>
                <w:b/>
              </w:rPr>
              <w:t>SC</w:t>
            </w:r>
          </w:p>
        </w:tc>
        <w:tc>
          <w:tcPr>
            <w:tcW w:w="3872" w:type="dxa"/>
          </w:tcPr>
          <w:p w14:paraId="2EAF7821" w14:textId="77777777" w:rsidR="00677A34" w:rsidRDefault="00677A34" w:rsidP="009A518B">
            <w:pPr>
              <w:spacing w:after="160" w:line="259" w:lineRule="auto"/>
              <w:jc w:val="left"/>
            </w:pPr>
            <w:r>
              <w:t>Skin Conductivity</w:t>
            </w:r>
          </w:p>
        </w:tc>
        <w:tc>
          <w:tcPr>
            <w:tcW w:w="3282" w:type="dxa"/>
          </w:tcPr>
          <w:p w14:paraId="1CA057D7" w14:textId="77777777" w:rsidR="00677A34" w:rsidRDefault="00677A34" w:rsidP="009A518B">
            <w:pPr>
              <w:spacing w:after="160" w:line="259" w:lineRule="auto"/>
              <w:jc w:val="left"/>
            </w:pPr>
            <w:proofErr w:type="spellStart"/>
            <w:r>
              <w:t>Độ</w:t>
            </w:r>
            <w:proofErr w:type="spellEnd"/>
            <w:r>
              <w:t xml:space="preserve"> </w:t>
            </w:r>
            <w:proofErr w:type="spellStart"/>
            <w:r>
              <w:t>điện</w:t>
            </w:r>
            <w:proofErr w:type="spellEnd"/>
            <w:r>
              <w:t xml:space="preserve"> </w:t>
            </w:r>
            <w:proofErr w:type="spellStart"/>
            <w:r>
              <w:t>dẫn</w:t>
            </w:r>
            <w:proofErr w:type="spellEnd"/>
            <w:r>
              <w:t xml:space="preserve"> da</w:t>
            </w:r>
          </w:p>
        </w:tc>
      </w:tr>
      <w:tr w:rsidR="00677A34" w14:paraId="15563F3E" w14:textId="77777777" w:rsidTr="00677A34">
        <w:tc>
          <w:tcPr>
            <w:tcW w:w="1080" w:type="dxa"/>
          </w:tcPr>
          <w:p w14:paraId="6CA043D2" w14:textId="77777777" w:rsidR="00677A34" w:rsidRDefault="00677A34" w:rsidP="009A518B">
            <w:pPr>
              <w:spacing w:after="160" w:line="259" w:lineRule="auto"/>
              <w:jc w:val="left"/>
              <w:rPr>
                <w:b/>
              </w:rPr>
            </w:pPr>
            <w:r>
              <w:rPr>
                <w:b/>
              </w:rPr>
              <w:t>RSP</w:t>
            </w:r>
          </w:p>
        </w:tc>
        <w:tc>
          <w:tcPr>
            <w:tcW w:w="3872" w:type="dxa"/>
          </w:tcPr>
          <w:p w14:paraId="5B56AE4C" w14:textId="77777777" w:rsidR="00677A34" w:rsidRDefault="00677A34" w:rsidP="009A518B">
            <w:pPr>
              <w:spacing w:after="160" w:line="259" w:lineRule="auto"/>
              <w:jc w:val="left"/>
            </w:pPr>
            <w:r>
              <w:t>Respiration</w:t>
            </w:r>
          </w:p>
        </w:tc>
        <w:tc>
          <w:tcPr>
            <w:tcW w:w="3282" w:type="dxa"/>
          </w:tcPr>
          <w:p w14:paraId="27697FBD" w14:textId="77777777" w:rsidR="00677A34" w:rsidRDefault="00677A34" w:rsidP="009A518B">
            <w:pPr>
              <w:spacing w:after="160" w:line="259" w:lineRule="auto"/>
              <w:jc w:val="left"/>
            </w:pPr>
            <w:proofErr w:type="spellStart"/>
            <w:r>
              <w:t>Cảm</w:t>
            </w:r>
            <w:proofErr w:type="spellEnd"/>
            <w:r>
              <w:t xml:space="preserve"> </w:t>
            </w:r>
            <w:proofErr w:type="spellStart"/>
            <w:r>
              <w:t>biến</w:t>
            </w:r>
            <w:proofErr w:type="spellEnd"/>
            <w:r>
              <w:t xml:space="preserve"> </w:t>
            </w:r>
            <w:proofErr w:type="spellStart"/>
            <w:r>
              <w:t>hô</w:t>
            </w:r>
            <w:proofErr w:type="spellEnd"/>
            <w:r>
              <w:t xml:space="preserve"> </w:t>
            </w:r>
            <w:proofErr w:type="spellStart"/>
            <w:r>
              <w:t>hấp</w:t>
            </w:r>
            <w:proofErr w:type="spellEnd"/>
          </w:p>
        </w:tc>
      </w:tr>
      <w:tr w:rsidR="00677A34" w14:paraId="57712720" w14:textId="77777777" w:rsidTr="00677A34">
        <w:tc>
          <w:tcPr>
            <w:tcW w:w="1080" w:type="dxa"/>
          </w:tcPr>
          <w:p w14:paraId="28C4EF3D" w14:textId="77777777" w:rsidR="00677A34" w:rsidRDefault="00677A34" w:rsidP="009A518B">
            <w:pPr>
              <w:spacing w:after="160" w:line="259" w:lineRule="auto"/>
              <w:jc w:val="left"/>
              <w:rPr>
                <w:b/>
              </w:rPr>
            </w:pPr>
            <w:r>
              <w:rPr>
                <w:b/>
              </w:rPr>
              <w:t>ML</w:t>
            </w:r>
          </w:p>
        </w:tc>
        <w:tc>
          <w:tcPr>
            <w:tcW w:w="3872" w:type="dxa"/>
          </w:tcPr>
          <w:p w14:paraId="261AB61A" w14:textId="77777777" w:rsidR="00677A34" w:rsidRPr="009A518B" w:rsidRDefault="00677A34" w:rsidP="009A518B">
            <w:pPr>
              <w:spacing w:after="160" w:line="259" w:lineRule="auto"/>
              <w:jc w:val="left"/>
            </w:pPr>
            <w:r>
              <w:t>Machine Learning</w:t>
            </w:r>
          </w:p>
        </w:tc>
        <w:tc>
          <w:tcPr>
            <w:tcW w:w="3282" w:type="dxa"/>
          </w:tcPr>
          <w:p w14:paraId="69C8CD19" w14:textId="77777777" w:rsidR="00677A34" w:rsidRDefault="00677A34" w:rsidP="009A518B">
            <w:pPr>
              <w:spacing w:after="160" w:line="259" w:lineRule="auto"/>
              <w:jc w:val="left"/>
            </w:pPr>
            <w:proofErr w:type="spellStart"/>
            <w:r>
              <w:t>Học</w:t>
            </w:r>
            <w:proofErr w:type="spellEnd"/>
            <w:r>
              <w:t xml:space="preserve"> </w:t>
            </w:r>
            <w:proofErr w:type="spellStart"/>
            <w:r>
              <w:t>máy</w:t>
            </w:r>
            <w:proofErr w:type="spellEnd"/>
          </w:p>
        </w:tc>
      </w:tr>
      <w:tr w:rsidR="00677A34" w14:paraId="2927F9CC" w14:textId="77777777" w:rsidTr="00677A34">
        <w:tc>
          <w:tcPr>
            <w:tcW w:w="1080" w:type="dxa"/>
          </w:tcPr>
          <w:p w14:paraId="2AF6D7CF" w14:textId="77777777" w:rsidR="00677A34" w:rsidRDefault="00677A34" w:rsidP="009A518B">
            <w:pPr>
              <w:spacing w:after="160" w:line="259" w:lineRule="auto"/>
              <w:jc w:val="left"/>
              <w:rPr>
                <w:b/>
              </w:rPr>
            </w:pPr>
            <w:r>
              <w:rPr>
                <w:b/>
              </w:rPr>
              <w:t>RFE</w:t>
            </w:r>
          </w:p>
        </w:tc>
        <w:tc>
          <w:tcPr>
            <w:tcW w:w="3872" w:type="dxa"/>
          </w:tcPr>
          <w:p w14:paraId="5AC1EA3A" w14:textId="77777777" w:rsidR="00677A34" w:rsidRDefault="00677A34" w:rsidP="009A518B">
            <w:pPr>
              <w:spacing w:after="160" w:line="259" w:lineRule="auto"/>
              <w:jc w:val="left"/>
            </w:pPr>
            <w:r>
              <w:t>Recursive Feature Elimination</w:t>
            </w:r>
          </w:p>
        </w:tc>
        <w:tc>
          <w:tcPr>
            <w:tcW w:w="3282" w:type="dxa"/>
          </w:tcPr>
          <w:p w14:paraId="5C439E97" w14:textId="77777777" w:rsidR="00677A34" w:rsidRDefault="00677A34" w:rsidP="009A518B">
            <w:pPr>
              <w:spacing w:after="160" w:line="259" w:lineRule="auto"/>
              <w:jc w:val="left"/>
            </w:pPr>
            <w:proofErr w:type="spellStart"/>
            <w:r>
              <w:t>Loại</w:t>
            </w:r>
            <w:proofErr w:type="spellEnd"/>
            <w:r>
              <w:t xml:space="preserve"> </w:t>
            </w:r>
            <w:proofErr w:type="spellStart"/>
            <w:r>
              <w:t>bỏ</w:t>
            </w:r>
            <w:proofErr w:type="spellEnd"/>
            <w:r>
              <w:t xml:space="preserve"> </w:t>
            </w:r>
            <w:proofErr w:type="spellStart"/>
            <w:r>
              <w:t>đặc</w:t>
            </w:r>
            <w:proofErr w:type="spellEnd"/>
            <w:r>
              <w:t xml:space="preserve"> </w:t>
            </w:r>
            <w:proofErr w:type="spellStart"/>
            <w:r>
              <w:t>trưng</w:t>
            </w:r>
            <w:proofErr w:type="spellEnd"/>
          </w:p>
        </w:tc>
      </w:tr>
      <w:tr w:rsidR="00677A34" w14:paraId="110432A3" w14:textId="77777777" w:rsidTr="00677A34">
        <w:tc>
          <w:tcPr>
            <w:tcW w:w="1080" w:type="dxa"/>
          </w:tcPr>
          <w:p w14:paraId="7DA6D302" w14:textId="77777777" w:rsidR="00677A34" w:rsidRDefault="00677A34" w:rsidP="009A518B">
            <w:pPr>
              <w:spacing w:after="160" w:line="259" w:lineRule="auto"/>
              <w:jc w:val="left"/>
              <w:rPr>
                <w:b/>
              </w:rPr>
            </w:pPr>
            <w:r>
              <w:rPr>
                <w:b/>
              </w:rPr>
              <w:t>SVM</w:t>
            </w:r>
          </w:p>
        </w:tc>
        <w:tc>
          <w:tcPr>
            <w:tcW w:w="3872" w:type="dxa"/>
          </w:tcPr>
          <w:p w14:paraId="03F9F402" w14:textId="77777777" w:rsidR="00677A34" w:rsidRDefault="00677A34" w:rsidP="009A518B">
            <w:pPr>
              <w:spacing w:after="160" w:line="259" w:lineRule="auto"/>
              <w:jc w:val="left"/>
            </w:pPr>
            <w:r>
              <w:t>Support Vector Machine</w:t>
            </w:r>
          </w:p>
        </w:tc>
        <w:tc>
          <w:tcPr>
            <w:tcW w:w="3282" w:type="dxa"/>
          </w:tcPr>
          <w:p w14:paraId="2712A301" w14:textId="77777777" w:rsidR="00677A34" w:rsidRDefault="00677A34" w:rsidP="009A518B">
            <w:pPr>
              <w:spacing w:after="160" w:line="259" w:lineRule="auto"/>
              <w:jc w:val="left"/>
            </w:pPr>
          </w:p>
        </w:tc>
      </w:tr>
      <w:tr w:rsidR="00677A34" w14:paraId="0327FAA5" w14:textId="77777777" w:rsidTr="00677A34">
        <w:tc>
          <w:tcPr>
            <w:tcW w:w="1080" w:type="dxa"/>
          </w:tcPr>
          <w:p w14:paraId="69173F73" w14:textId="77777777" w:rsidR="00677A34" w:rsidRDefault="00677A34" w:rsidP="009A518B">
            <w:pPr>
              <w:spacing w:after="160" w:line="259" w:lineRule="auto"/>
              <w:jc w:val="left"/>
              <w:rPr>
                <w:b/>
              </w:rPr>
            </w:pPr>
            <w:r>
              <w:rPr>
                <w:b/>
              </w:rPr>
              <w:t>LDA</w:t>
            </w:r>
          </w:p>
        </w:tc>
        <w:tc>
          <w:tcPr>
            <w:tcW w:w="3872" w:type="dxa"/>
          </w:tcPr>
          <w:p w14:paraId="3BEA0D5F" w14:textId="77777777" w:rsidR="00677A34" w:rsidRDefault="00677A34" w:rsidP="009A518B">
            <w:pPr>
              <w:spacing w:after="160" w:line="259" w:lineRule="auto"/>
              <w:jc w:val="left"/>
            </w:pPr>
            <w:r>
              <w:t>Linear Discriminant Analysis</w:t>
            </w:r>
          </w:p>
        </w:tc>
        <w:tc>
          <w:tcPr>
            <w:tcW w:w="3282" w:type="dxa"/>
          </w:tcPr>
          <w:p w14:paraId="1D0FD340" w14:textId="77777777" w:rsidR="00677A34" w:rsidRDefault="00677A34" w:rsidP="009A518B">
            <w:pPr>
              <w:spacing w:after="160" w:line="259" w:lineRule="auto"/>
              <w:jc w:val="left"/>
            </w:pPr>
          </w:p>
        </w:tc>
      </w:tr>
      <w:tr w:rsidR="00677A34" w14:paraId="62A912C1" w14:textId="77777777" w:rsidTr="00677A34">
        <w:tc>
          <w:tcPr>
            <w:tcW w:w="1080" w:type="dxa"/>
          </w:tcPr>
          <w:p w14:paraId="2FC74EDB" w14:textId="77777777" w:rsidR="00677A34" w:rsidRDefault="00677A34" w:rsidP="009A518B">
            <w:pPr>
              <w:spacing w:after="160" w:line="259" w:lineRule="auto"/>
              <w:jc w:val="left"/>
              <w:rPr>
                <w:b/>
              </w:rPr>
            </w:pPr>
            <w:r>
              <w:rPr>
                <w:b/>
              </w:rPr>
              <w:t>DT</w:t>
            </w:r>
          </w:p>
        </w:tc>
        <w:tc>
          <w:tcPr>
            <w:tcW w:w="3872" w:type="dxa"/>
          </w:tcPr>
          <w:p w14:paraId="0C28E2E8" w14:textId="77777777" w:rsidR="00677A34" w:rsidRDefault="00677A34" w:rsidP="009A518B">
            <w:pPr>
              <w:spacing w:after="160" w:line="259" w:lineRule="auto"/>
              <w:jc w:val="left"/>
            </w:pPr>
            <w:r>
              <w:t>Decision Tree</w:t>
            </w:r>
          </w:p>
        </w:tc>
        <w:tc>
          <w:tcPr>
            <w:tcW w:w="3282" w:type="dxa"/>
          </w:tcPr>
          <w:p w14:paraId="1795A35E" w14:textId="77777777" w:rsidR="00677A34" w:rsidRDefault="00677A34" w:rsidP="009A518B">
            <w:pPr>
              <w:spacing w:after="160" w:line="259" w:lineRule="auto"/>
              <w:jc w:val="left"/>
            </w:pPr>
          </w:p>
        </w:tc>
      </w:tr>
      <w:tr w:rsidR="00677A34" w14:paraId="5399C89E" w14:textId="77777777" w:rsidTr="00677A34">
        <w:tc>
          <w:tcPr>
            <w:tcW w:w="1080" w:type="dxa"/>
          </w:tcPr>
          <w:p w14:paraId="0B416C81" w14:textId="77777777" w:rsidR="00677A34" w:rsidRDefault="00677A34" w:rsidP="009A518B">
            <w:pPr>
              <w:spacing w:after="160" w:line="259" w:lineRule="auto"/>
              <w:jc w:val="left"/>
              <w:rPr>
                <w:b/>
              </w:rPr>
            </w:pPr>
            <w:r>
              <w:rPr>
                <w:b/>
              </w:rPr>
              <w:t>RF</w:t>
            </w:r>
          </w:p>
        </w:tc>
        <w:tc>
          <w:tcPr>
            <w:tcW w:w="3872" w:type="dxa"/>
          </w:tcPr>
          <w:p w14:paraId="67EC440A" w14:textId="77777777" w:rsidR="00677A34" w:rsidRDefault="00677A34" w:rsidP="009A518B">
            <w:pPr>
              <w:spacing w:after="160" w:line="259" w:lineRule="auto"/>
              <w:jc w:val="left"/>
            </w:pPr>
            <w:r>
              <w:t>Random Forest</w:t>
            </w:r>
          </w:p>
        </w:tc>
        <w:tc>
          <w:tcPr>
            <w:tcW w:w="3282" w:type="dxa"/>
          </w:tcPr>
          <w:p w14:paraId="6DFB0FCB" w14:textId="77777777" w:rsidR="00677A34" w:rsidRDefault="00677A34" w:rsidP="009A518B">
            <w:pPr>
              <w:spacing w:after="160" w:line="259" w:lineRule="auto"/>
              <w:jc w:val="left"/>
            </w:pPr>
          </w:p>
        </w:tc>
      </w:tr>
      <w:tr w:rsidR="00677A34" w14:paraId="3598B454" w14:textId="77777777" w:rsidTr="00677A34">
        <w:tc>
          <w:tcPr>
            <w:tcW w:w="1080" w:type="dxa"/>
          </w:tcPr>
          <w:p w14:paraId="4DB24890" w14:textId="77777777" w:rsidR="00677A34" w:rsidRDefault="00CB3F6F" w:rsidP="009A518B">
            <w:pPr>
              <w:spacing w:after="160" w:line="259" w:lineRule="auto"/>
              <w:jc w:val="left"/>
              <w:rPr>
                <w:b/>
              </w:rPr>
            </w:pPr>
            <w:r>
              <w:rPr>
                <w:b/>
              </w:rPr>
              <w:t>HMM</w:t>
            </w:r>
          </w:p>
        </w:tc>
        <w:tc>
          <w:tcPr>
            <w:tcW w:w="3872" w:type="dxa"/>
          </w:tcPr>
          <w:p w14:paraId="4B969D1F" w14:textId="77777777" w:rsidR="00677A34" w:rsidRDefault="00CB3F6F" w:rsidP="009A518B">
            <w:pPr>
              <w:spacing w:after="160" w:line="259" w:lineRule="auto"/>
              <w:jc w:val="left"/>
            </w:pPr>
            <w:r w:rsidRPr="00CB3F6F">
              <w:t>Hidden Markov model</w:t>
            </w:r>
          </w:p>
        </w:tc>
        <w:tc>
          <w:tcPr>
            <w:tcW w:w="3282" w:type="dxa"/>
          </w:tcPr>
          <w:p w14:paraId="6C167BCF" w14:textId="77777777" w:rsidR="00677A34" w:rsidRDefault="00677A34" w:rsidP="009A518B">
            <w:pPr>
              <w:spacing w:after="160" w:line="259" w:lineRule="auto"/>
              <w:jc w:val="left"/>
            </w:pPr>
          </w:p>
        </w:tc>
      </w:tr>
      <w:tr w:rsidR="00CB3F6F" w14:paraId="3AECD0D3" w14:textId="77777777" w:rsidTr="00677A34">
        <w:tc>
          <w:tcPr>
            <w:tcW w:w="1080" w:type="dxa"/>
          </w:tcPr>
          <w:p w14:paraId="3E4AC55F" w14:textId="77777777" w:rsidR="00CB3F6F" w:rsidRDefault="00CB3F6F" w:rsidP="009A518B">
            <w:pPr>
              <w:spacing w:after="160" w:line="259" w:lineRule="auto"/>
              <w:jc w:val="left"/>
              <w:rPr>
                <w:b/>
              </w:rPr>
            </w:pPr>
            <w:r>
              <w:rPr>
                <w:b/>
              </w:rPr>
              <w:t>NN</w:t>
            </w:r>
          </w:p>
        </w:tc>
        <w:tc>
          <w:tcPr>
            <w:tcW w:w="3872" w:type="dxa"/>
          </w:tcPr>
          <w:p w14:paraId="55829298" w14:textId="77777777" w:rsidR="00CB3F6F" w:rsidRPr="00CB3F6F" w:rsidRDefault="00CB3F6F" w:rsidP="009A518B">
            <w:pPr>
              <w:spacing w:after="160" w:line="259" w:lineRule="auto"/>
              <w:jc w:val="left"/>
            </w:pPr>
            <w:r>
              <w:t>Neural Network</w:t>
            </w:r>
          </w:p>
        </w:tc>
        <w:tc>
          <w:tcPr>
            <w:tcW w:w="3282" w:type="dxa"/>
          </w:tcPr>
          <w:p w14:paraId="0D3EBD32" w14:textId="77777777" w:rsidR="00CB3F6F" w:rsidRDefault="00CB3F6F" w:rsidP="009A518B">
            <w:pPr>
              <w:spacing w:after="160" w:line="259" w:lineRule="auto"/>
              <w:jc w:val="left"/>
            </w:pPr>
          </w:p>
        </w:tc>
      </w:tr>
    </w:tbl>
    <w:p w14:paraId="2A140831" w14:textId="77777777" w:rsidR="00FB171E" w:rsidRDefault="00FB171E">
      <w:pPr>
        <w:spacing w:after="160" w:line="259" w:lineRule="auto"/>
        <w:jc w:val="left"/>
      </w:pPr>
    </w:p>
    <w:p w14:paraId="5D8B1BF6" w14:textId="77777777"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14:paraId="3CBC963E" w14:textId="77777777" w:rsidR="00C066AF" w:rsidRPr="00C066AF" w:rsidRDefault="00673EB0" w:rsidP="00C066AF">
      <w:pPr>
        <w:pStyle w:val="Heading1"/>
      </w:pPr>
      <w:bookmarkStart w:id="7" w:name="_Toc69243354"/>
      <w:r>
        <w:lastRenderedPageBreak/>
        <w:t>TỔNG QUAN VỀ NHẬN DẠNG CẢM XÚC</w:t>
      </w:r>
      <w:bookmarkEnd w:id="7"/>
    </w:p>
    <w:p w14:paraId="29DC9540" w14:textId="77777777" w:rsidR="00673EB0" w:rsidRDefault="00B74B73" w:rsidP="00C066AF">
      <w:pPr>
        <w:pStyle w:val="Heading2"/>
      </w:pPr>
      <w:bookmarkStart w:id="8" w:name="_Toc69243355"/>
      <w:proofErr w:type="spellStart"/>
      <w:r>
        <w:t>Bài</w:t>
      </w:r>
      <w:proofErr w:type="spellEnd"/>
      <w:r>
        <w:t xml:space="preserve"> </w:t>
      </w:r>
      <w:proofErr w:type="spellStart"/>
      <w:r>
        <w:t>toán</w:t>
      </w:r>
      <w:proofErr w:type="spellEnd"/>
      <w:r w:rsidR="00673EB0">
        <w:t xml:space="preserve"> </w:t>
      </w:r>
      <w:proofErr w:type="spellStart"/>
      <w:r w:rsidR="00673EB0">
        <w:t>nhận</w:t>
      </w:r>
      <w:proofErr w:type="spellEnd"/>
      <w:r w:rsidR="00673EB0">
        <w:t xml:space="preserve"> </w:t>
      </w:r>
      <w:proofErr w:type="spellStart"/>
      <w:r w:rsidR="00673EB0" w:rsidRPr="00C066AF">
        <w:t>dạng</w:t>
      </w:r>
      <w:proofErr w:type="spellEnd"/>
      <w:r w:rsidR="00673EB0">
        <w:t xml:space="preserve"> </w:t>
      </w:r>
      <w:proofErr w:type="spellStart"/>
      <w:r w:rsidR="00673EB0">
        <w:t>cảm</w:t>
      </w:r>
      <w:proofErr w:type="spellEnd"/>
      <w:r w:rsidR="00673EB0">
        <w:t xml:space="preserve"> </w:t>
      </w:r>
      <w:proofErr w:type="spellStart"/>
      <w:r w:rsidR="00673EB0">
        <w:t>xúc</w:t>
      </w:r>
      <w:bookmarkEnd w:id="8"/>
      <w:proofErr w:type="spellEnd"/>
    </w:p>
    <w:p w14:paraId="0E569218" w14:textId="77777777" w:rsidR="00525AD8" w:rsidRDefault="008A35DA" w:rsidP="0084325B">
      <w:pPr>
        <w:ind w:firstLine="567"/>
      </w:pP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ảnh</w:t>
      </w:r>
      <w:proofErr w:type="spellEnd"/>
      <w:r w:rsidRPr="008A35DA">
        <w:t xml:space="preserve"> </w:t>
      </w:r>
      <w:proofErr w:type="spellStart"/>
      <w:r w:rsidRPr="008A35DA">
        <w:t>hưởng</w:t>
      </w:r>
      <w:proofErr w:type="spellEnd"/>
      <w:r w:rsidRPr="008A35DA">
        <w:t xml:space="preserve"> </w:t>
      </w:r>
      <w:proofErr w:type="spellStart"/>
      <w:r w:rsidRPr="008A35DA">
        <w:t>đế</w:t>
      </w:r>
      <w:r w:rsidR="007747B3">
        <w:t>n</w:t>
      </w:r>
      <w:proofErr w:type="spellEnd"/>
      <w:r w:rsidR="007747B3">
        <w:t xml:space="preserve"> </w:t>
      </w:r>
      <w:proofErr w:type="spellStart"/>
      <w:r w:rsidRPr="008A35DA">
        <w:t>tâm</w:t>
      </w:r>
      <w:proofErr w:type="spellEnd"/>
      <w:r w:rsidRPr="008A35DA">
        <w:t xml:space="preserve"> </w:t>
      </w:r>
      <w:proofErr w:type="spellStart"/>
      <w:r w:rsidRPr="008A35DA">
        <w:t>sinh</w:t>
      </w:r>
      <w:proofErr w:type="spellEnd"/>
      <w:r w:rsidRPr="008A35DA">
        <w:t xml:space="preserve"> </w:t>
      </w:r>
      <w:proofErr w:type="spellStart"/>
      <w:r w:rsidRPr="008A35DA">
        <w:t>lý</w:t>
      </w:r>
      <w:proofErr w:type="spellEnd"/>
      <w:r w:rsidRPr="008A35DA">
        <w:t xml:space="preserve"> </w:t>
      </w:r>
      <w:proofErr w:type="spellStart"/>
      <w:r w:rsidRPr="008A35DA">
        <w:t>của</w:t>
      </w:r>
      <w:proofErr w:type="spellEnd"/>
      <w:r w:rsidRPr="008A35DA">
        <w:t xml:space="preserve"> </w:t>
      </w:r>
      <w:proofErr w:type="spellStart"/>
      <w:r w:rsidR="007747B3">
        <w:t>mỗi</w:t>
      </w:r>
      <w:proofErr w:type="spellEnd"/>
      <w:r w:rsidRPr="008A35DA">
        <w:t xml:space="preserve"> </w:t>
      </w:r>
      <w:proofErr w:type="spellStart"/>
      <w:r w:rsidRPr="008A35DA">
        <w:t>người</w:t>
      </w:r>
      <w:proofErr w:type="spellEnd"/>
      <w:r w:rsidRPr="008A35DA">
        <w:t xml:space="preserve">, </w:t>
      </w:r>
      <w:proofErr w:type="spellStart"/>
      <w:r w:rsidRPr="008A35DA">
        <w:t>đóng</w:t>
      </w:r>
      <w:proofErr w:type="spellEnd"/>
      <w:r w:rsidRPr="008A35DA">
        <w:t xml:space="preserve"> </w:t>
      </w:r>
      <w:proofErr w:type="spellStart"/>
      <w:r w:rsidRPr="008A35DA">
        <w:t>một</w:t>
      </w:r>
      <w:proofErr w:type="spellEnd"/>
      <w:r w:rsidRPr="008A35DA">
        <w:t xml:space="preserve"> </w:t>
      </w:r>
      <w:proofErr w:type="spellStart"/>
      <w:r w:rsidRPr="008A35DA">
        <w:t>vai</w:t>
      </w:r>
      <w:proofErr w:type="spellEnd"/>
      <w:r w:rsidRPr="008A35DA">
        <w:t xml:space="preserve"> </w:t>
      </w:r>
      <w:proofErr w:type="spellStart"/>
      <w:r w:rsidRPr="008A35DA">
        <w:t>trò</w:t>
      </w:r>
      <w:proofErr w:type="spellEnd"/>
      <w:r w:rsidRPr="008A35DA">
        <w:t xml:space="preserve"> </w:t>
      </w:r>
      <w:proofErr w:type="spellStart"/>
      <w:r w:rsidRPr="008A35DA">
        <w:t>rất</w:t>
      </w:r>
      <w:proofErr w:type="spellEnd"/>
      <w:r w:rsidRPr="008A35DA">
        <w:t xml:space="preserve"> </w:t>
      </w:r>
      <w:proofErr w:type="spellStart"/>
      <w:r w:rsidRPr="008A35DA">
        <w:t>quan</w:t>
      </w:r>
      <w:proofErr w:type="spellEnd"/>
      <w:r w:rsidRPr="008A35DA">
        <w:t xml:space="preserve"> </w:t>
      </w:r>
      <w:proofErr w:type="spellStart"/>
      <w:r w:rsidRPr="008A35DA">
        <w:t>trọng</w:t>
      </w:r>
      <w:proofErr w:type="spellEnd"/>
      <w:r w:rsidRPr="008A35DA">
        <w:t xml:space="preserve"> </w:t>
      </w:r>
      <w:proofErr w:type="spellStart"/>
      <w:r w:rsidRPr="008A35DA">
        <w:t>trong</w:t>
      </w:r>
      <w:proofErr w:type="spellEnd"/>
      <w:r w:rsidRPr="008A35DA">
        <w:t xml:space="preserve"> </w:t>
      </w:r>
      <w:proofErr w:type="spellStart"/>
      <w:r w:rsidRPr="008A35DA">
        <w:t>cuộc</w:t>
      </w:r>
      <w:proofErr w:type="spellEnd"/>
      <w:r w:rsidRPr="008A35DA">
        <w:t xml:space="preserve"> </w:t>
      </w:r>
      <w:proofErr w:type="spellStart"/>
      <w:r w:rsidRPr="008A35DA">
        <w:t>sống</w:t>
      </w:r>
      <w:proofErr w:type="spellEnd"/>
      <w:r w:rsidRPr="008A35DA">
        <w:t xml:space="preserve"> </w:t>
      </w:r>
      <w:proofErr w:type="spellStart"/>
      <w:r w:rsidRPr="008A35DA">
        <w:t>của</w:t>
      </w:r>
      <w:proofErr w:type="spellEnd"/>
      <w:r w:rsidRPr="008A35DA">
        <w:t xml:space="preserve"> con </w:t>
      </w:r>
      <w:proofErr w:type="spellStart"/>
      <w:r w:rsidRPr="008A35DA">
        <w:t>người</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tích</w:t>
      </w:r>
      <w:proofErr w:type="spellEnd"/>
      <w:r w:rsidRPr="008A35DA">
        <w:t xml:space="preserve"> </w:t>
      </w:r>
      <w:proofErr w:type="spellStart"/>
      <w:r w:rsidRPr="008A35DA">
        <w:t>cực</w:t>
      </w:r>
      <w:proofErr w:type="spellEnd"/>
      <w:r w:rsidRPr="008A35DA">
        <w:t xml:space="preserve"> </w:t>
      </w:r>
      <w:proofErr w:type="spellStart"/>
      <w:r w:rsidRPr="008A35DA">
        <w:t>giúp</w:t>
      </w:r>
      <w:proofErr w:type="spellEnd"/>
      <w:r w:rsidRPr="008A35DA">
        <w:t xml:space="preserve"> </w:t>
      </w:r>
      <w:proofErr w:type="spellStart"/>
      <w:r w:rsidRPr="008A35DA">
        <w:t>cải</w:t>
      </w:r>
      <w:proofErr w:type="spellEnd"/>
      <w:r w:rsidRPr="008A35DA">
        <w:t xml:space="preserve"> </w:t>
      </w:r>
      <w:proofErr w:type="spellStart"/>
      <w:r w:rsidRPr="008A35DA">
        <w:t>thiện</w:t>
      </w:r>
      <w:proofErr w:type="spellEnd"/>
      <w:r w:rsidRPr="008A35DA">
        <w:t xml:space="preserve"> </w:t>
      </w:r>
      <w:proofErr w:type="spellStart"/>
      <w:r w:rsidRPr="008A35DA">
        <w:t>sức</w:t>
      </w:r>
      <w:proofErr w:type="spellEnd"/>
      <w:r w:rsidRPr="008A35DA">
        <w:t xml:space="preserve"> </w:t>
      </w:r>
      <w:proofErr w:type="spellStart"/>
      <w:r w:rsidRPr="008A35DA">
        <w:t>khỏe</w:t>
      </w:r>
      <w:proofErr w:type="spellEnd"/>
      <w:r w:rsidRPr="008A35DA">
        <w:t xml:space="preserve"> con </w:t>
      </w:r>
      <w:proofErr w:type="spellStart"/>
      <w:r w:rsidRPr="008A35DA">
        <w:t>người</w:t>
      </w:r>
      <w:proofErr w:type="spellEnd"/>
      <w:r w:rsidRPr="008A35DA">
        <w:t xml:space="preserve"> </w:t>
      </w:r>
      <w:proofErr w:type="spellStart"/>
      <w:r w:rsidRPr="008A35DA">
        <w:t>và</w:t>
      </w:r>
      <w:proofErr w:type="spellEnd"/>
      <w:r w:rsidRPr="008A35DA">
        <w:t xml:space="preserve"> </w:t>
      </w:r>
      <w:proofErr w:type="spellStart"/>
      <w:r w:rsidRPr="008A35DA">
        <w:t>hiệu</w:t>
      </w:r>
      <w:proofErr w:type="spellEnd"/>
      <w:r w:rsidRPr="008A35DA">
        <w:t xml:space="preserve"> </w:t>
      </w:r>
      <w:proofErr w:type="spellStart"/>
      <w:r w:rsidRPr="008A35DA">
        <w:t>quả</w:t>
      </w:r>
      <w:proofErr w:type="spellEnd"/>
      <w:r w:rsidRPr="008A35DA">
        <w:t xml:space="preserve"> </w:t>
      </w:r>
      <w:proofErr w:type="spellStart"/>
      <w:r w:rsidRPr="008A35DA">
        <w:t>công</w:t>
      </w:r>
      <w:proofErr w:type="spellEnd"/>
      <w:r w:rsidRPr="008A35DA">
        <w:t xml:space="preserve"> </w:t>
      </w:r>
      <w:proofErr w:type="spellStart"/>
      <w:r w:rsidRPr="008A35DA">
        <w:t>việc</w:t>
      </w:r>
      <w:proofErr w:type="spellEnd"/>
      <w:r w:rsidRPr="008A35DA">
        <w:t xml:space="preserve">, </w:t>
      </w:r>
      <w:proofErr w:type="spellStart"/>
      <w:r w:rsidRPr="008A35DA">
        <w:t>trong</w:t>
      </w:r>
      <w:proofErr w:type="spellEnd"/>
      <w:r w:rsidRPr="008A35DA">
        <w:t xml:space="preserve"> </w:t>
      </w:r>
      <w:proofErr w:type="spellStart"/>
      <w:r w:rsidRPr="008A35DA">
        <w:t>khi</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tiêu</w:t>
      </w:r>
      <w:proofErr w:type="spellEnd"/>
      <w:r w:rsidRPr="008A35DA">
        <w:t xml:space="preserve"> </w:t>
      </w:r>
      <w:proofErr w:type="spellStart"/>
      <w:r w:rsidRPr="008A35DA">
        <w:t>cực</w:t>
      </w:r>
      <w:proofErr w:type="spellEnd"/>
      <w:r w:rsidRPr="008A35DA">
        <w:t xml:space="preserve"> </w:t>
      </w:r>
      <w:proofErr w:type="spellStart"/>
      <w:r w:rsidRPr="008A35DA">
        <w:t>có</w:t>
      </w:r>
      <w:proofErr w:type="spellEnd"/>
      <w:r w:rsidRPr="008A35DA">
        <w:t xml:space="preserve"> </w:t>
      </w:r>
      <w:proofErr w:type="spellStart"/>
      <w:r w:rsidRPr="008A35DA">
        <w:t>thể</w:t>
      </w:r>
      <w:proofErr w:type="spellEnd"/>
      <w:r w:rsidRPr="008A35DA">
        <w:t xml:space="preserve"> </w:t>
      </w:r>
      <w:proofErr w:type="spellStart"/>
      <w:r w:rsidRPr="008A35DA">
        <w:t>gây</w:t>
      </w:r>
      <w:proofErr w:type="spellEnd"/>
      <w:r w:rsidRPr="008A35DA">
        <w:t xml:space="preserve"> ra </w:t>
      </w:r>
      <w:proofErr w:type="spellStart"/>
      <w:r w:rsidRPr="008A35DA">
        <w:t>các</w:t>
      </w:r>
      <w:proofErr w:type="spellEnd"/>
      <w:r w:rsidRPr="008A35DA">
        <w:t xml:space="preserve"> </w:t>
      </w:r>
      <w:proofErr w:type="spellStart"/>
      <w:r w:rsidRPr="008A35DA">
        <w:t>vấn</w:t>
      </w:r>
      <w:proofErr w:type="spellEnd"/>
      <w:r w:rsidRPr="008A35DA">
        <w:t xml:space="preserve"> </w:t>
      </w:r>
      <w:proofErr w:type="spellStart"/>
      <w:r w:rsidRPr="008A35DA">
        <w:t>đề</w:t>
      </w:r>
      <w:proofErr w:type="spellEnd"/>
      <w:r w:rsidRPr="008A35DA">
        <w:t xml:space="preserve"> </w:t>
      </w:r>
      <w:proofErr w:type="spellStart"/>
      <w:r w:rsidRPr="008A35DA">
        <w:t>về</w:t>
      </w:r>
      <w:proofErr w:type="spellEnd"/>
      <w:r w:rsidRPr="008A35DA">
        <w:t xml:space="preserve"> </w:t>
      </w:r>
      <w:proofErr w:type="spellStart"/>
      <w:r w:rsidRPr="008A35DA">
        <w:t>sức</w:t>
      </w:r>
      <w:proofErr w:type="spellEnd"/>
      <w:r w:rsidRPr="008A35DA">
        <w:t xml:space="preserve"> </w:t>
      </w:r>
      <w:proofErr w:type="spellStart"/>
      <w:r w:rsidRPr="008A35DA">
        <w:t>khỏe</w:t>
      </w:r>
      <w:proofErr w:type="spellEnd"/>
      <w:r>
        <w:t xml:space="preserve">, </w:t>
      </w:r>
      <w:proofErr w:type="spellStart"/>
      <w:r>
        <w:t>quá</w:t>
      </w:r>
      <w:proofErr w:type="spellEnd"/>
      <w:r>
        <w:t xml:space="preserve"> </w:t>
      </w:r>
      <w:proofErr w:type="spellStart"/>
      <w:r>
        <w:t>nhiều</w:t>
      </w:r>
      <w:proofErr w:type="spellEnd"/>
      <w:r>
        <w:t xml:space="preserve"> </w:t>
      </w:r>
      <w:proofErr w:type="spellStart"/>
      <w:r>
        <w:t>cảm</w:t>
      </w:r>
      <w:proofErr w:type="spellEnd"/>
      <w:r>
        <w:t xml:space="preserve"> </w:t>
      </w:r>
      <w:proofErr w:type="spellStart"/>
      <w:r>
        <w:t>xúc</w:t>
      </w:r>
      <w:proofErr w:type="spellEnd"/>
      <w:r>
        <w:t xml:space="preserve"> </w:t>
      </w:r>
      <w:proofErr w:type="spellStart"/>
      <w:r>
        <w:t>sẽ</w:t>
      </w:r>
      <w:proofErr w:type="spellEnd"/>
      <w:r>
        <w:t xml:space="preserve"> </w:t>
      </w:r>
      <w:proofErr w:type="spellStart"/>
      <w:r>
        <w:t>gây</w:t>
      </w:r>
      <w:proofErr w:type="spellEnd"/>
      <w:r>
        <w:t xml:space="preserve"> </w:t>
      </w:r>
      <w:proofErr w:type="spellStart"/>
      <w:r>
        <w:t>những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không</w:t>
      </w:r>
      <w:proofErr w:type="spellEnd"/>
      <w:r>
        <w:t xml:space="preserve"> </w:t>
      </w:r>
      <w:proofErr w:type="spellStart"/>
      <w:r>
        <w:t>tốt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rsidRPr="008A35DA">
        <w:t xml:space="preserve">. </w:t>
      </w:r>
      <w:proofErr w:type="spellStart"/>
      <w:r w:rsidR="007747B3">
        <w:t>C</w:t>
      </w:r>
      <w:r w:rsidR="007747B3" w:rsidRPr="007747B3">
        <w:t>ảm</w:t>
      </w:r>
      <w:proofErr w:type="spellEnd"/>
      <w:r w:rsidR="007747B3" w:rsidRPr="007747B3">
        <w:t xml:space="preserve"> </w:t>
      </w:r>
      <w:proofErr w:type="spellStart"/>
      <w:r w:rsidR="007747B3" w:rsidRPr="007747B3">
        <w:t>xúc</w:t>
      </w:r>
      <w:proofErr w:type="spellEnd"/>
      <w:r w:rsidR="007747B3" w:rsidRPr="007747B3">
        <w:t xml:space="preserve"> </w:t>
      </w:r>
      <w:proofErr w:type="spellStart"/>
      <w:r w:rsidR="007747B3" w:rsidRPr="007747B3">
        <w:t>tương</w:t>
      </w:r>
      <w:proofErr w:type="spellEnd"/>
      <w:r w:rsidR="007747B3" w:rsidRPr="007747B3">
        <w:t xml:space="preserve"> </w:t>
      </w:r>
      <w:proofErr w:type="spellStart"/>
      <w:r w:rsidR="007747B3" w:rsidRPr="007747B3">
        <w:t>tác</w:t>
      </w:r>
      <w:proofErr w:type="spellEnd"/>
      <w:r w:rsidR="007747B3" w:rsidRPr="007747B3">
        <w:t xml:space="preserve"> </w:t>
      </w:r>
      <w:proofErr w:type="spellStart"/>
      <w:r w:rsidR="007747B3" w:rsidRPr="007747B3">
        <w:t>với</w:t>
      </w:r>
      <w:proofErr w:type="spellEnd"/>
      <w:r w:rsidR="007747B3" w:rsidRPr="007747B3">
        <w:t xml:space="preserve"> </w:t>
      </w:r>
      <w:proofErr w:type="spellStart"/>
      <w:r w:rsidR="007747B3" w:rsidRPr="007747B3">
        <w:t>suy</w:t>
      </w:r>
      <w:proofErr w:type="spellEnd"/>
      <w:r w:rsidR="007747B3" w:rsidRPr="007747B3">
        <w:t xml:space="preserve"> </w:t>
      </w:r>
      <w:proofErr w:type="spellStart"/>
      <w:r w:rsidR="007747B3" w:rsidRPr="007747B3">
        <w:t>nghĩ</w:t>
      </w:r>
      <w:proofErr w:type="spellEnd"/>
      <w:r w:rsidR="007747B3" w:rsidRPr="007747B3">
        <w:t xml:space="preserve"> </w:t>
      </w:r>
      <w:proofErr w:type="spellStart"/>
      <w:r w:rsidR="007747B3" w:rsidRPr="007747B3">
        <w:t>theo</w:t>
      </w:r>
      <w:proofErr w:type="spellEnd"/>
      <w:r w:rsidR="007747B3" w:rsidRPr="007747B3">
        <w:t xml:space="preserve"> </w:t>
      </w:r>
      <w:proofErr w:type="spellStart"/>
      <w:r w:rsidR="007747B3" w:rsidRPr="007747B3">
        <w:t>những</w:t>
      </w:r>
      <w:proofErr w:type="spellEnd"/>
      <w:r w:rsidR="007747B3" w:rsidRPr="007747B3">
        <w:t xml:space="preserve"> </w:t>
      </w:r>
      <w:proofErr w:type="spellStart"/>
      <w:r w:rsidR="007747B3" w:rsidRPr="007747B3">
        <w:t>cách</w:t>
      </w:r>
      <w:proofErr w:type="spellEnd"/>
      <w:r w:rsidR="007747B3" w:rsidRPr="007747B3">
        <w:t xml:space="preserve"> </w:t>
      </w:r>
      <w:proofErr w:type="spellStart"/>
      <w:r w:rsidR="007747B3" w:rsidRPr="007747B3">
        <w:t>không</w:t>
      </w:r>
      <w:proofErr w:type="spellEnd"/>
      <w:r w:rsidR="007747B3" w:rsidRPr="007747B3">
        <w:t xml:space="preserve"> </w:t>
      </w:r>
      <w:proofErr w:type="spellStart"/>
      <w:r w:rsidR="007747B3" w:rsidRPr="007747B3">
        <w:t>rõ</w:t>
      </w:r>
      <w:proofErr w:type="spellEnd"/>
      <w:r w:rsidR="007747B3" w:rsidRPr="007747B3">
        <w:t xml:space="preserve"> </w:t>
      </w:r>
      <w:proofErr w:type="spellStart"/>
      <w:r w:rsidR="007747B3" w:rsidRPr="007747B3">
        <w:t>ràng</w:t>
      </w:r>
      <w:proofErr w:type="spellEnd"/>
      <w:r w:rsidR="007747B3" w:rsidRPr="007747B3">
        <w:t xml:space="preserve"> </w:t>
      </w:r>
      <w:proofErr w:type="spellStart"/>
      <w:r w:rsidR="007747B3" w:rsidRPr="007747B3">
        <w:t>nhưng</w:t>
      </w:r>
      <w:proofErr w:type="spellEnd"/>
      <w:r w:rsidR="007747B3" w:rsidRPr="007747B3">
        <w:t xml:space="preserve"> </w:t>
      </w:r>
      <w:proofErr w:type="spellStart"/>
      <w:r w:rsidR="007747B3" w:rsidRPr="007747B3">
        <w:t>lại</w:t>
      </w:r>
      <w:proofErr w:type="spellEnd"/>
      <w:r w:rsidR="007747B3" w:rsidRPr="007747B3">
        <w:t xml:space="preserve"> </w:t>
      </w:r>
      <w:proofErr w:type="spellStart"/>
      <w:r w:rsidR="007747B3" w:rsidRPr="007747B3">
        <w:t>đóng</w:t>
      </w:r>
      <w:proofErr w:type="spellEnd"/>
      <w:r w:rsidR="007747B3" w:rsidRPr="007747B3">
        <w:t xml:space="preserve"> </w:t>
      </w:r>
      <w:proofErr w:type="spellStart"/>
      <w:r w:rsidR="007747B3" w:rsidRPr="007747B3">
        <w:t>vai</w:t>
      </w:r>
      <w:proofErr w:type="spellEnd"/>
      <w:r w:rsidR="007747B3" w:rsidRPr="007747B3">
        <w:t xml:space="preserve"> </w:t>
      </w:r>
      <w:proofErr w:type="spellStart"/>
      <w:r w:rsidR="007747B3" w:rsidRPr="007747B3">
        <w:t>trò</w:t>
      </w:r>
      <w:proofErr w:type="spellEnd"/>
      <w:r w:rsidR="007747B3" w:rsidRPr="007747B3">
        <w:t xml:space="preserve"> </w:t>
      </w:r>
      <w:proofErr w:type="spellStart"/>
      <w:r w:rsidR="007747B3" w:rsidRPr="007747B3">
        <w:t>quan</w:t>
      </w:r>
      <w:proofErr w:type="spellEnd"/>
      <w:r w:rsidR="007747B3" w:rsidRPr="007747B3">
        <w:t xml:space="preserve"> </w:t>
      </w:r>
      <w:proofErr w:type="spellStart"/>
      <w:r w:rsidR="007747B3" w:rsidRPr="007747B3">
        <w:t>trọng</w:t>
      </w:r>
      <w:proofErr w:type="spellEnd"/>
      <w:r w:rsidR="007747B3" w:rsidRPr="007747B3">
        <w:t xml:space="preserve"> </w:t>
      </w:r>
      <w:proofErr w:type="spellStart"/>
      <w:r w:rsidR="007747B3" w:rsidRPr="007747B3">
        <w:t>đối</w:t>
      </w:r>
      <w:proofErr w:type="spellEnd"/>
      <w:r w:rsidR="007747B3" w:rsidRPr="007747B3">
        <w:t xml:space="preserve"> </w:t>
      </w:r>
      <w:proofErr w:type="spellStart"/>
      <w:r w:rsidR="007747B3" w:rsidRPr="007747B3">
        <w:t>với</w:t>
      </w:r>
      <w:proofErr w:type="spellEnd"/>
      <w:r w:rsidR="007747B3" w:rsidRPr="007747B3">
        <w:t xml:space="preserve"> </w:t>
      </w:r>
      <w:proofErr w:type="spellStart"/>
      <w:r w:rsidR="007747B3" w:rsidRPr="007747B3">
        <w:t>hoạt</w:t>
      </w:r>
      <w:proofErr w:type="spellEnd"/>
      <w:r w:rsidR="007747B3" w:rsidRPr="007747B3">
        <w:t xml:space="preserve"> </w:t>
      </w:r>
      <w:proofErr w:type="spellStart"/>
      <w:r w:rsidR="007747B3" w:rsidRPr="007747B3">
        <w:t>động</w:t>
      </w:r>
      <w:proofErr w:type="spellEnd"/>
      <w:r w:rsidR="007747B3" w:rsidRPr="007747B3">
        <w:t xml:space="preserve"> </w:t>
      </w:r>
      <w:proofErr w:type="spellStart"/>
      <w:r w:rsidR="007747B3" w:rsidRPr="007747B3">
        <w:t>đòi</w:t>
      </w:r>
      <w:proofErr w:type="spellEnd"/>
      <w:r w:rsidR="007747B3" w:rsidRPr="007747B3">
        <w:t xml:space="preserve"> </w:t>
      </w:r>
      <w:proofErr w:type="spellStart"/>
      <w:r w:rsidR="007747B3" w:rsidRPr="007747B3">
        <w:t>hỏi</w:t>
      </w:r>
      <w:proofErr w:type="spellEnd"/>
      <w:r w:rsidR="007747B3" w:rsidRPr="007747B3">
        <w:t xml:space="preserve"> </w:t>
      </w:r>
      <w:proofErr w:type="spellStart"/>
      <w:r w:rsidR="007747B3" w:rsidRPr="007747B3">
        <w:t>trí</w:t>
      </w:r>
      <w:proofErr w:type="spellEnd"/>
      <w:r w:rsidR="007747B3" w:rsidRPr="007747B3">
        <w:t xml:space="preserve"> </w:t>
      </w:r>
      <w:proofErr w:type="spellStart"/>
      <w:r w:rsidR="007747B3" w:rsidRPr="007747B3">
        <w:t>thông</w:t>
      </w:r>
      <w:proofErr w:type="spellEnd"/>
      <w:r w:rsidR="007747B3" w:rsidRPr="007747B3">
        <w:t xml:space="preserve"> </w:t>
      </w:r>
      <w:proofErr w:type="spellStart"/>
      <w:r w:rsidR="007747B3" w:rsidRPr="007747B3">
        <w:t>minh</w:t>
      </w:r>
      <w:proofErr w:type="spellEnd"/>
      <w:r w:rsidR="007747B3">
        <w:t>.</w:t>
      </w:r>
      <w:r w:rsidR="007747B3" w:rsidRPr="007747B3">
        <w:t xml:space="preserve"> </w:t>
      </w:r>
      <w:proofErr w:type="spellStart"/>
      <w:r w:rsidRPr="008A35DA">
        <w:t>Ngược</w:t>
      </w:r>
      <w:proofErr w:type="spellEnd"/>
      <w:r w:rsidRPr="008A35DA">
        <w:t xml:space="preserve"> </w:t>
      </w:r>
      <w:proofErr w:type="spellStart"/>
      <w:r w:rsidRPr="008A35DA">
        <w:t>lại</w:t>
      </w:r>
      <w:proofErr w:type="spellEnd"/>
      <w:r w:rsidRPr="008A35DA">
        <w:t xml:space="preserve">, </w:t>
      </w:r>
      <w:proofErr w:type="spellStart"/>
      <w:r w:rsidRPr="008A35DA">
        <w:t>sự</w:t>
      </w:r>
      <w:proofErr w:type="spellEnd"/>
      <w:r w:rsidRPr="008A35DA">
        <w:t xml:space="preserve"> </w:t>
      </w:r>
      <w:proofErr w:type="spellStart"/>
      <w:r w:rsidRPr="008A35DA">
        <w:t>tích</w:t>
      </w:r>
      <w:proofErr w:type="spellEnd"/>
      <w:r w:rsidRPr="008A35DA">
        <w:t xml:space="preserve"> </w:t>
      </w:r>
      <w:proofErr w:type="spellStart"/>
      <w:r w:rsidRPr="008A35DA">
        <w:t>tụ</w:t>
      </w:r>
      <w:proofErr w:type="spellEnd"/>
      <w:r w:rsidRPr="008A35DA">
        <w:t xml:space="preserve"> </w:t>
      </w:r>
      <w:proofErr w:type="spellStart"/>
      <w:r w:rsidRPr="008A35DA">
        <w:t>lâu</w:t>
      </w:r>
      <w:proofErr w:type="spellEnd"/>
      <w:r w:rsidRPr="008A35DA">
        <w:t xml:space="preserve"> </w:t>
      </w:r>
      <w:proofErr w:type="spellStart"/>
      <w:r w:rsidRPr="008A35DA">
        <w:t>dài</w:t>
      </w:r>
      <w:proofErr w:type="spellEnd"/>
      <w:r w:rsidRPr="008A35DA">
        <w:t xml:space="preserve"> </w:t>
      </w:r>
      <w:proofErr w:type="spellStart"/>
      <w:r w:rsidRPr="008A35DA">
        <w:t>của</w:t>
      </w:r>
      <w:proofErr w:type="spellEnd"/>
      <w:r w:rsidRPr="008A35DA">
        <w:t xml:space="preserve"> </w:t>
      </w:r>
      <w:proofErr w:type="spellStart"/>
      <w:r w:rsidRPr="008A35DA">
        <w:t>những</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tiêu</w:t>
      </w:r>
      <w:proofErr w:type="spellEnd"/>
      <w:r w:rsidRPr="008A35DA">
        <w:t xml:space="preserve"> </w:t>
      </w:r>
      <w:proofErr w:type="spellStart"/>
      <w:r w:rsidRPr="008A35DA">
        <w:t>cực</w:t>
      </w:r>
      <w:proofErr w:type="spellEnd"/>
      <w:r w:rsidRPr="008A35DA">
        <w:t xml:space="preserve"> </w:t>
      </w:r>
      <w:proofErr w:type="spellStart"/>
      <w:r w:rsidRPr="008A35DA">
        <w:t>là</w:t>
      </w:r>
      <w:proofErr w:type="spellEnd"/>
      <w:r w:rsidRPr="008A35DA">
        <w:t xml:space="preserve"> </w:t>
      </w:r>
      <w:proofErr w:type="spellStart"/>
      <w:r w:rsidRPr="008A35DA">
        <w:t>yếu</w:t>
      </w:r>
      <w:proofErr w:type="spellEnd"/>
      <w:r w:rsidRPr="008A35DA">
        <w:t xml:space="preserve"> </w:t>
      </w:r>
      <w:proofErr w:type="spellStart"/>
      <w:r w:rsidRPr="008A35DA">
        <w:t>tố</w:t>
      </w:r>
      <w:proofErr w:type="spellEnd"/>
      <w:r w:rsidRPr="008A35DA">
        <w:t xml:space="preserve"> </w:t>
      </w:r>
      <w:proofErr w:type="spellStart"/>
      <w:r w:rsidRPr="008A35DA">
        <w:t>dẫn</w:t>
      </w:r>
      <w:proofErr w:type="spellEnd"/>
      <w:r w:rsidRPr="008A35DA">
        <w:t xml:space="preserve"> </w:t>
      </w:r>
      <w:proofErr w:type="spellStart"/>
      <w:r w:rsidRPr="008A35DA">
        <w:t>đến</w:t>
      </w:r>
      <w:proofErr w:type="spellEnd"/>
      <w:r w:rsidRPr="008A35DA">
        <w:t xml:space="preserve"> </w:t>
      </w:r>
      <w:proofErr w:type="spellStart"/>
      <w:r w:rsidRPr="008A35DA">
        <w:t>các</w:t>
      </w:r>
      <w:proofErr w:type="spellEnd"/>
      <w:r w:rsidRPr="008A35DA">
        <w:t xml:space="preserve"> </w:t>
      </w:r>
      <w:proofErr w:type="spellStart"/>
      <w:r w:rsidRPr="008A35DA">
        <w:t>bệnh</w:t>
      </w:r>
      <w:proofErr w:type="spellEnd"/>
      <w:r w:rsidRPr="008A35DA">
        <w:t xml:space="preserve"> </w:t>
      </w:r>
      <w:proofErr w:type="spellStart"/>
      <w:r w:rsidRPr="008A35DA">
        <w:t>lý</w:t>
      </w:r>
      <w:proofErr w:type="spellEnd"/>
      <w:r w:rsidRPr="008A35DA">
        <w:t xml:space="preserve"> </w:t>
      </w:r>
      <w:proofErr w:type="spellStart"/>
      <w:r w:rsidRPr="008A35DA">
        <w:t>nghiêm</w:t>
      </w:r>
      <w:proofErr w:type="spellEnd"/>
      <w:r w:rsidRPr="008A35DA">
        <w:t xml:space="preserve"> </w:t>
      </w:r>
      <w:proofErr w:type="spellStart"/>
      <w:r w:rsidRPr="008A35DA">
        <w:t>trọng</w:t>
      </w:r>
      <w:proofErr w:type="spellEnd"/>
      <w:r w:rsidRPr="008A35DA">
        <w:t xml:space="preserve">. </w:t>
      </w:r>
      <w:proofErr w:type="spellStart"/>
      <w:r w:rsidRPr="008A35DA">
        <w:t>Cả</w:t>
      </w:r>
      <w:r w:rsidR="007747B3">
        <w:t>m</w:t>
      </w:r>
      <w:proofErr w:type="spellEnd"/>
      <w:r w:rsidR="007747B3">
        <w:t xml:space="preserve"> </w:t>
      </w:r>
      <w:proofErr w:type="spellStart"/>
      <w:r w:rsidR="007747B3">
        <w:t>xúc</w:t>
      </w:r>
      <w:proofErr w:type="spellEnd"/>
      <w:r w:rsidR="007747B3">
        <w:t xml:space="preserve"> </w:t>
      </w:r>
      <w:proofErr w:type="spellStart"/>
      <w:r w:rsidRPr="008A35DA">
        <w:t>phản</w:t>
      </w:r>
      <w:proofErr w:type="spellEnd"/>
      <w:r w:rsidRPr="008A35DA">
        <w:t xml:space="preserve"> </w:t>
      </w:r>
      <w:proofErr w:type="spellStart"/>
      <w:r w:rsidRPr="008A35DA">
        <w:t>ánh</w:t>
      </w:r>
      <w:proofErr w:type="spellEnd"/>
      <w:r w:rsidRPr="008A35DA">
        <w:t xml:space="preserve"> </w:t>
      </w:r>
      <w:proofErr w:type="spellStart"/>
      <w:r w:rsidRPr="008A35DA">
        <w:t>trạng</w:t>
      </w:r>
      <w:proofErr w:type="spellEnd"/>
      <w:r w:rsidRPr="008A35DA">
        <w:t xml:space="preserve"> </w:t>
      </w:r>
      <w:proofErr w:type="spellStart"/>
      <w:r w:rsidRPr="008A35DA">
        <w:t>thái</w:t>
      </w:r>
      <w:proofErr w:type="spellEnd"/>
      <w:r w:rsidRPr="008A35DA">
        <w:t xml:space="preserve"> </w:t>
      </w:r>
      <w:proofErr w:type="spellStart"/>
      <w:r w:rsidRPr="008A35DA">
        <w:t>tinh</w:t>
      </w:r>
      <w:proofErr w:type="spellEnd"/>
      <w:r w:rsidRPr="008A35DA">
        <w:t xml:space="preserve"> </w:t>
      </w:r>
      <w:proofErr w:type="spellStart"/>
      <w:r w:rsidRPr="008A35DA">
        <w:t>thần</w:t>
      </w:r>
      <w:proofErr w:type="spellEnd"/>
      <w:r w:rsidRPr="008A35DA">
        <w:t xml:space="preserve"> </w:t>
      </w:r>
      <w:proofErr w:type="spellStart"/>
      <w:r w:rsidRPr="008A35DA">
        <w:t>một</w:t>
      </w:r>
      <w:proofErr w:type="spellEnd"/>
      <w:r w:rsidRPr="008A35DA">
        <w:t xml:space="preserve"> </w:t>
      </w:r>
      <w:proofErr w:type="spellStart"/>
      <w:r w:rsidRPr="008A35DA">
        <w:t>cách</w:t>
      </w:r>
      <w:proofErr w:type="spellEnd"/>
      <w:r w:rsidRPr="008A35DA">
        <w:t xml:space="preserve"> </w:t>
      </w:r>
      <w:proofErr w:type="spellStart"/>
      <w:r w:rsidRPr="008A35DA">
        <w:t>tự</w:t>
      </w:r>
      <w:proofErr w:type="spellEnd"/>
      <w:r w:rsidRPr="008A35DA">
        <w:t xml:space="preserve"> </w:t>
      </w:r>
      <w:proofErr w:type="spellStart"/>
      <w:r w:rsidRPr="008A35DA">
        <w:t>phát</w:t>
      </w:r>
      <w:proofErr w:type="spellEnd"/>
      <w:r w:rsidRPr="008A35DA">
        <w:t xml:space="preserve"> </w:t>
      </w:r>
      <w:proofErr w:type="spellStart"/>
      <w:r w:rsidRPr="008A35DA">
        <w:t>chứ</w:t>
      </w:r>
      <w:proofErr w:type="spellEnd"/>
      <w:r w:rsidRPr="008A35DA">
        <w:t xml:space="preserve"> </w:t>
      </w:r>
      <w:proofErr w:type="spellStart"/>
      <w:r w:rsidRPr="008A35DA">
        <w:t>không</w:t>
      </w:r>
      <w:proofErr w:type="spellEnd"/>
      <w:r w:rsidRPr="008A35DA">
        <w:t xml:space="preserve"> </w:t>
      </w:r>
      <w:proofErr w:type="spellStart"/>
      <w:r w:rsidRPr="008A35DA">
        <w:t>thông</w:t>
      </w:r>
      <w:proofErr w:type="spellEnd"/>
      <w:r w:rsidRPr="008A35DA">
        <w:t xml:space="preserve"> qua </w:t>
      </w:r>
      <w:proofErr w:type="spellStart"/>
      <w:r w:rsidRPr="008A35DA">
        <w:t>nỗ</w:t>
      </w:r>
      <w:proofErr w:type="spellEnd"/>
      <w:r w:rsidRPr="008A35DA">
        <w:t xml:space="preserve"> </w:t>
      </w:r>
      <w:proofErr w:type="spellStart"/>
      <w:r w:rsidRPr="008A35DA">
        <w:t>lực</w:t>
      </w:r>
      <w:proofErr w:type="spellEnd"/>
      <w:r w:rsidRPr="008A35DA">
        <w:t xml:space="preserve"> </w:t>
      </w:r>
      <w:proofErr w:type="spellStart"/>
      <w:r w:rsidRPr="008A35DA">
        <w:t>có</w:t>
      </w:r>
      <w:proofErr w:type="spellEnd"/>
      <w:r w:rsidRPr="008A35DA">
        <w:t xml:space="preserve"> ý </w:t>
      </w:r>
      <w:proofErr w:type="spellStart"/>
      <w:r w:rsidRPr="008A35DA">
        <w:t>thức</w:t>
      </w:r>
      <w:proofErr w:type="spellEnd"/>
      <w:r w:rsidRPr="008A35DA">
        <w:t xml:space="preserve"> </w:t>
      </w:r>
      <w:proofErr w:type="spellStart"/>
      <w:r w:rsidRPr="008A35DA">
        <w:t>và</w:t>
      </w:r>
      <w:proofErr w:type="spellEnd"/>
      <w:r w:rsidRPr="008A35DA">
        <w:t xml:space="preserve"> </w:t>
      </w:r>
      <w:proofErr w:type="spellStart"/>
      <w:r w:rsidRPr="008A35DA">
        <w:t>đi</w:t>
      </w:r>
      <w:proofErr w:type="spellEnd"/>
      <w:r w:rsidRPr="008A35DA">
        <w:t xml:space="preserve"> </w:t>
      </w:r>
      <w:proofErr w:type="spellStart"/>
      <w:r w:rsidRPr="008A35DA">
        <w:t>kèm</w:t>
      </w:r>
      <w:proofErr w:type="spellEnd"/>
      <w:r w:rsidRPr="008A35DA">
        <w:t xml:space="preserve"> </w:t>
      </w:r>
      <w:proofErr w:type="spellStart"/>
      <w:r w:rsidRPr="008A35DA">
        <w:t>với</w:t>
      </w:r>
      <w:proofErr w:type="spellEnd"/>
      <w:r w:rsidRPr="008A35DA">
        <w:t xml:space="preserve"> </w:t>
      </w:r>
      <w:proofErr w:type="spellStart"/>
      <w:r w:rsidRPr="008A35DA">
        <w:t>những</w:t>
      </w:r>
      <w:proofErr w:type="spellEnd"/>
      <w:r w:rsidRPr="008A35DA">
        <w:t xml:space="preserve"> </w:t>
      </w:r>
      <w:proofErr w:type="spellStart"/>
      <w:r w:rsidRPr="008A35DA">
        <w:t>thay</w:t>
      </w:r>
      <w:proofErr w:type="spellEnd"/>
      <w:r w:rsidRPr="008A35DA">
        <w:t xml:space="preserve"> </w:t>
      </w:r>
      <w:proofErr w:type="spellStart"/>
      <w:r w:rsidRPr="008A35DA">
        <w:t>đổi</w:t>
      </w:r>
      <w:proofErr w:type="spellEnd"/>
      <w:r w:rsidRPr="008A35DA">
        <w:t xml:space="preserve"> </w:t>
      </w:r>
      <w:proofErr w:type="spellStart"/>
      <w:r w:rsidRPr="008A35DA">
        <w:t>về</w:t>
      </w:r>
      <w:proofErr w:type="spellEnd"/>
      <w:r w:rsidRPr="008A35DA">
        <w:t xml:space="preserve"> </w:t>
      </w:r>
      <w:proofErr w:type="spellStart"/>
      <w:r w:rsidRPr="008A35DA">
        <w:t>thể</w:t>
      </w:r>
      <w:proofErr w:type="spellEnd"/>
      <w:r w:rsidRPr="008A35DA">
        <w:t xml:space="preserve"> </w:t>
      </w:r>
      <w:proofErr w:type="spellStart"/>
      <w:r w:rsidRPr="008A35DA">
        <w:t>chất</w:t>
      </w:r>
      <w:proofErr w:type="spellEnd"/>
      <w:r w:rsidRPr="008A35DA">
        <w:t xml:space="preserve"> </w:t>
      </w:r>
      <w:proofErr w:type="spellStart"/>
      <w:r w:rsidRPr="008A35DA">
        <w:t>và</w:t>
      </w:r>
      <w:proofErr w:type="spellEnd"/>
      <w:r w:rsidRPr="008A35DA">
        <w:t xml:space="preserve"> </w:t>
      </w:r>
      <w:proofErr w:type="spellStart"/>
      <w:r w:rsidRPr="008A35DA">
        <w:t>sinh</w:t>
      </w:r>
      <w:proofErr w:type="spellEnd"/>
      <w:r w:rsidRPr="008A35DA">
        <w:t xml:space="preserve"> </w:t>
      </w:r>
      <w:proofErr w:type="spellStart"/>
      <w:r w:rsidRPr="008A35DA">
        <w:t>lý</w:t>
      </w:r>
      <w:proofErr w:type="spellEnd"/>
      <w:r w:rsidRPr="008A35DA">
        <w:t xml:space="preserve"> </w:t>
      </w:r>
      <w:proofErr w:type="spellStart"/>
      <w:r w:rsidRPr="008A35DA">
        <w:t>liên</w:t>
      </w:r>
      <w:proofErr w:type="spellEnd"/>
      <w:r w:rsidRPr="008A35DA">
        <w:t xml:space="preserve"> </w:t>
      </w:r>
      <w:proofErr w:type="spellStart"/>
      <w:r w:rsidRPr="008A35DA">
        <w:t>quan</w:t>
      </w:r>
      <w:proofErr w:type="spellEnd"/>
      <w:r w:rsidRPr="008A35DA">
        <w:t xml:space="preserve"> </w:t>
      </w:r>
      <w:proofErr w:type="spellStart"/>
      <w:r w:rsidRPr="008A35DA">
        <w:t>đến</w:t>
      </w:r>
      <w:proofErr w:type="spellEnd"/>
      <w:r w:rsidRPr="008A35DA">
        <w:t xml:space="preserve"> </w:t>
      </w:r>
      <w:proofErr w:type="spellStart"/>
      <w:r w:rsidRPr="008A35DA">
        <w:t>các</w:t>
      </w:r>
      <w:proofErr w:type="spellEnd"/>
      <w:r w:rsidRPr="008A35DA">
        <w:t xml:space="preserve"> </w:t>
      </w:r>
      <w:proofErr w:type="spellStart"/>
      <w:r w:rsidRPr="008A35DA">
        <w:t>cơ</w:t>
      </w:r>
      <w:proofErr w:type="spellEnd"/>
      <w:r w:rsidRPr="008A35DA">
        <w:t xml:space="preserve"> </w:t>
      </w:r>
      <w:proofErr w:type="spellStart"/>
      <w:r w:rsidRPr="008A35DA">
        <w:t>quan</w:t>
      </w:r>
      <w:proofErr w:type="spellEnd"/>
      <w:r w:rsidRPr="008A35DA">
        <w:t xml:space="preserve"> </w:t>
      </w:r>
      <w:proofErr w:type="spellStart"/>
      <w:r w:rsidRPr="008A35DA">
        <w:t>của</w:t>
      </w:r>
      <w:proofErr w:type="spellEnd"/>
      <w:r w:rsidRPr="008A35DA">
        <w:t xml:space="preserve"> con </w:t>
      </w:r>
      <w:proofErr w:type="spellStart"/>
      <w:r w:rsidRPr="008A35DA">
        <w:t>ngườ</w:t>
      </w:r>
      <w:r>
        <w:t>i</w:t>
      </w:r>
      <w:proofErr w:type="spellEnd"/>
      <w:r>
        <w:t xml:space="preserve"> </w:t>
      </w:r>
      <w:proofErr w:type="spellStart"/>
      <w:r w:rsidRPr="008A35DA">
        <w:t>như</w:t>
      </w:r>
      <w:proofErr w:type="spellEnd"/>
      <w:r w:rsidRPr="008A35DA">
        <w:t xml:space="preserve"> </w:t>
      </w:r>
      <w:proofErr w:type="spellStart"/>
      <w:r w:rsidRPr="008A35DA">
        <w:t>não</w:t>
      </w:r>
      <w:proofErr w:type="spellEnd"/>
      <w:r w:rsidRPr="008A35DA">
        <w:t xml:space="preserve">, </w:t>
      </w:r>
      <w:proofErr w:type="spellStart"/>
      <w:r w:rsidRPr="008A35DA">
        <w:t>tim</w:t>
      </w:r>
      <w:proofErr w:type="spellEnd"/>
      <w:r w:rsidRPr="008A35DA">
        <w:t xml:space="preserve">, da, </w:t>
      </w:r>
      <w:proofErr w:type="spellStart"/>
      <w:r w:rsidRPr="008A35DA">
        <w:t>lưu</w:t>
      </w:r>
      <w:proofErr w:type="spellEnd"/>
      <w:r w:rsidRPr="008A35DA">
        <w:t xml:space="preserve"> </w:t>
      </w:r>
      <w:proofErr w:type="spellStart"/>
      <w:r w:rsidRPr="008A35DA">
        <w:t>lượng</w:t>
      </w:r>
      <w:proofErr w:type="spellEnd"/>
      <w:r w:rsidRPr="008A35DA">
        <w:t xml:space="preserve"> </w:t>
      </w:r>
      <w:proofErr w:type="spellStart"/>
      <w:r w:rsidRPr="008A35DA">
        <w:t>máu</w:t>
      </w:r>
      <w:proofErr w:type="spellEnd"/>
      <w:r w:rsidRPr="008A35DA">
        <w:t xml:space="preserve">, </w:t>
      </w:r>
      <w:proofErr w:type="spellStart"/>
      <w:r w:rsidRPr="008A35DA">
        <w:t>cơ</w:t>
      </w:r>
      <w:proofErr w:type="spellEnd"/>
      <w:r w:rsidRPr="008A35DA">
        <w:t xml:space="preserve">, </w:t>
      </w:r>
      <w:proofErr w:type="spellStart"/>
      <w:r w:rsidRPr="008A35DA">
        <w:t>nét</w:t>
      </w:r>
      <w:proofErr w:type="spellEnd"/>
      <w:r w:rsidRPr="008A35DA">
        <w:t xml:space="preserve"> </w:t>
      </w:r>
      <w:proofErr w:type="spellStart"/>
      <w:r w:rsidRPr="008A35DA">
        <w:t>mặt</w:t>
      </w:r>
      <w:proofErr w:type="spellEnd"/>
      <w:r w:rsidRPr="008A35DA">
        <w:t xml:space="preserve">, </w:t>
      </w:r>
      <w:proofErr w:type="spellStart"/>
      <w:r w:rsidRPr="008A35DA">
        <w:t>giọng</w:t>
      </w:r>
      <w:proofErr w:type="spellEnd"/>
      <w:r w:rsidRPr="008A35DA">
        <w:t xml:space="preserve"> </w:t>
      </w:r>
      <w:proofErr w:type="spellStart"/>
      <w:r w:rsidRPr="008A35DA">
        <w:t>nói</w:t>
      </w:r>
      <w:proofErr w:type="spellEnd"/>
      <w:r w:rsidRPr="008A35DA">
        <w:t xml:space="preserve">,... Do </w:t>
      </w:r>
      <w:proofErr w:type="spellStart"/>
      <w:r w:rsidRPr="008A35DA">
        <w:t>mức</w:t>
      </w:r>
      <w:proofErr w:type="spellEnd"/>
      <w:r w:rsidRPr="008A35DA">
        <w:t xml:space="preserve"> </w:t>
      </w:r>
      <w:proofErr w:type="spellStart"/>
      <w:r w:rsidRPr="008A35DA">
        <w:t>độ</w:t>
      </w:r>
      <w:proofErr w:type="spellEnd"/>
      <w:r w:rsidRPr="008A35DA">
        <w:t xml:space="preserve"> </w:t>
      </w:r>
      <w:proofErr w:type="spellStart"/>
      <w:r w:rsidRPr="008A35DA">
        <w:t>phức</w:t>
      </w:r>
      <w:proofErr w:type="spellEnd"/>
      <w:r w:rsidRPr="008A35DA">
        <w:t xml:space="preserve"> </w:t>
      </w:r>
      <w:proofErr w:type="spellStart"/>
      <w:r w:rsidRPr="008A35DA">
        <w:t>tạp</w:t>
      </w:r>
      <w:proofErr w:type="spellEnd"/>
      <w:r w:rsidRPr="008A35DA">
        <w:t xml:space="preserve"> </w:t>
      </w:r>
      <w:proofErr w:type="spellStart"/>
      <w:r w:rsidRPr="008A35DA">
        <w:t>của</w:t>
      </w:r>
      <w:proofErr w:type="spellEnd"/>
      <w:r w:rsidRPr="008A35DA">
        <w:t xml:space="preserve"> </w:t>
      </w:r>
      <w:proofErr w:type="spellStart"/>
      <w:r w:rsidRPr="008A35DA">
        <w:t>sự</w:t>
      </w:r>
      <w:proofErr w:type="spellEnd"/>
      <w:r w:rsidRPr="008A35DA">
        <w:t xml:space="preserve"> </w:t>
      </w:r>
      <w:proofErr w:type="spellStart"/>
      <w:r w:rsidRPr="008A35DA">
        <w:t>tương</w:t>
      </w:r>
      <w:proofErr w:type="spellEnd"/>
      <w:r w:rsidRPr="008A35DA">
        <w:t xml:space="preserve"> </w:t>
      </w:r>
      <w:proofErr w:type="spellStart"/>
      <w:r w:rsidRPr="008A35DA">
        <w:t>tác</w:t>
      </w:r>
      <w:proofErr w:type="spellEnd"/>
      <w:r w:rsidRPr="008A35DA">
        <w:t xml:space="preserve"> </w:t>
      </w:r>
      <w:proofErr w:type="spellStart"/>
      <w:r w:rsidRPr="008A35DA">
        <w:t>lẫn</w:t>
      </w:r>
      <w:proofErr w:type="spellEnd"/>
      <w:r w:rsidRPr="008A35DA">
        <w:t xml:space="preserve"> </w:t>
      </w:r>
      <w:proofErr w:type="spellStart"/>
      <w:r w:rsidRPr="008A35DA">
        <w:t>nhau</w:t>
      </w:r>
      <w:proofErr w:type="spellEnd"/>
      <w:r w:rsidRPr="008A35DA">
        <w:t xml:space="preserve"> </w:t>
      </w:r>
      <w:proofErr w:type="spellStart"/>
      <w:r w:rsidRPr="008A35DA">
        <w:t>giữa</w:t>
      </w:r>
      <w:proofErr w:type="spellEnd"/>
      <w:r w:rsidRPr="008A35DA">
        <w:t xml:space="preserve"> </w:t>
      </w:r>
      <w:proofErr w:type="spellStart"/>
      <w:r w:rsidRPr="008A35DA">
        <w:t>sinh</w:t>
      </w:r>
      <w:proofErr w:type="spellEnd"/>
      <w:r w:rsidRPr="008A35DA">
        <w:t xml:space="preserve"> </w:t>
      </w:r>
      <w:proofErr w:type="spellStart"/>
      <w:r w:rsidRPr="008A35DA">
        <w:t>lý</w:t>
      </w:r>
      <w:proofErr w:type="spellEnd"/>
      <w:r w:rsidRPr="008A35DA">
        <w:t xml:space="preserve"> </w:t>
      </w:r>
      <w:proofErr w:type="spellStart"/>
      <w:r w:rsidRPr="008A35DA">
        <w:t>và</w:t>
      </w:r>
      <w:proofErr w:type="spellEnd"/>
      <w:r w:rsidRPr="008A35DA">
        <w:t xml:space="preserve"> </w:t>
      </w:r>
      <w:proofErr w:type="spellStart"/>
      <w:r w:rsidRPr="008A35DA">
        <w:t>tâm</w:t>
      </w:r>
      <w:proofErr w:type="spellEnd"/>
      <w:r w:rsidRPr="008A35DA">
        <w:t xml:space="preserve"> </w:t>
      </w:r>
      <w:proofErr w:type="spellStart"/>
      <w:r w:rsidRPr="008A35DA">
        <w:t>lý</w:t>
      </w:r>
      <w:proofErr w:type="spellEnd"/>
      <w:r w:rsidRPr="008A35DA">
        <w:t xml:space="preserve"> </w:t>
      </w:r>
      <w:proofErr w:type="spellStart"/>
      <w:r w:rsidRPr="008A35DA">
        <w:t>trong</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việc</w:t>
      </w:r>
      <w:proofErr w:type="spellEnd"/>
      <w:r w:rsidRPr="008A35DA">
        <w:t xml:space="preserve"> </w:t>
      </w:r>
      <w:proofErr w:type="spellStart"/>
      <w:r w:rsidRPr="008A35DA">
        <w:t>nhận</w:t>
      </w:r>
      <w:proofErr w:type="spellEnd"/>
      <w:r w:rsidRPr="008A35DA">
        <w:t xml:space="preserve"> </w:t>
      </w:r>
      <w:proofErr w:type="spellStart"/>
      <w:r w:rsidRPr="008A35DA">
        <w:t>biết</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của</w:t>
      </w:r>
      <w:proofErr w:type="spellEnd"/>
      <w:r w:rsidRPr="008A35DA">
        <w:t xml:space="preserve"> con </w:t>
      </w:r>
      <w:proofErr w:type="spellStart"/>
      <w:r w:rsidRPr="008A35DA">
        <w:t>người</w:t>
      </w:r>
      <w:proofErr w:type="spellEnd"/>
      <w:r w:rsidRPr="008A35DA">
        <w:t xml:space="preserve"> </w:t>
      </w:r>
      <w:proofErr w:type="spellStart"/>
      <w:r w:rsidRPr="008A35DA">
        <w:t>một</w:t>
      </w:r>
      <w:proofErr w:type="spellEnd"/>
      <w:r w:rsidRPr="008A35DA">
        <w:t xml:space="preserve"> </w:t>
      </w:r>
      <w:proofErr w:type="spellStart"/>
      <w:r w:rsidRPr="008A35DA">
        <w:t>cách</w:t>
      </w:r>
      <w:proofErr w:type="spellEnd"/>
      <w:r w:rsidRPr="008A35DA">
        <w:t xml:space="preserve"> </w:t>
      </w:r>
      <w:proofErr w:type="spellStart"/>
      <w:r w:rsidRPr="008A35DA">
        <w:t>chính</w:t>
      </w:r>
      <w:proofErr w:type="spellEnd"/>
      <w:r w:rsidRPr="008A35DA">
        <w:t xml:space="preserve"> </w:t>
      </w:r>
      <w:proofErr w:type="spellStart"/>
      <w:r w:rsidRPr="008A35DA">
        <w:t>xác</w:t>
      </w:r>
      <w:proofErr w:type="spellEnd"/>
      <w:r w:rsidRPr="008A35DA">
        <w:t xml:space="preserve"> </w:t>
      </w:r>
      <w:proofErr w:type="spellStart"/>
      <w:r w:rsidRPr="008A35DA">
        <w:t>vẫn</w:t>
      </w:r>
      <w:proofErr w:type="spellEnd"/>
      <w:r w:rsidRPr="008A35DA">
        <w:t xml:space="preserve"> </w:t>
      </w:r>
      <w:proofErr w:type="spellStart"/>
      <w:r w:rsidRPr="008A35DA">
        <w:t>là</w:t>
      </w:r>
      <w:proofErr w:type="spellEnd"/>
      <w:r w:rsidRPr="008A35DA">
        <w:t xml:space="preserve"> </w:t>
      </w:r>
      <w:proofErr w:type="spellStart"/>
      <w:r w:rsidRPr="008A35DA">
        <w:t>mục</w:t>
      </w:r>
      <w:proofErr w:type="spellEnd"/>
      <w:r w:rsidRPr="008A35DA">
        <w:t xml:space="preserve"> </w:t>
      </w:r>
      <w:proofErr w:type="spellStart"/>
      <w:r w:rsidRPr="008A35DA">
        <w:t>tiêu</w:t>
      </w:r>
      <w:proofErr w:type="spellEnd"/>
      <w:r w:rsidRPr="008A35DA">
        <w:t xml:space="preserve"> </w:t>
      </w:r>
      <w:proofErr w:type="spellStart"/>
      <w:r w:rsidRPr="008A35DA">
        <w:t>của</w:t>
      </w:r>
      <w:proofErr w:type="spellEnd"/>
      <w:r w:rsidRPr="008A35DA">
        <w:t xml:space="preserve"> </w:t>
      </w:r>
      <w:proofErr w:type="spellStart"/>
      <w:r w:rsidRPr="008A35DA">
        <w:t>nghiên</w:t>
      </w:r>
      <w:proofErr w:type="spellEnd"/>
      <w:r w:rsidRPr="008A35DA">
        <w:t xml:space="preserve"> </w:t>
      </w:r>
      <w:proofErr w:type="spellStart"/>
      <w:r w:rsidRPr="008A35DA">
        <w:t>cứu</w:t>
      </w:r>
      <w:proofErr w:type="spellEnd"/>
      <w:r w:rsidRPr="008A35DA">
        <w:t xml:space="preserve"> khoa </w:t>
      </w:r>
      <w:proofErr w:type="spellStart"/>
      <w:r w:rsidRPr="008A35DA">
        <w:t>học</w:t>
      </w:r>
      <w:proofErr w:type="spellEnd"/>
      <w:r w:rsidRPr="008A35DA">
        <w:t xml:space="preserve">. </w:t>
      </w:r>
      <w:proofErr w:type="spellStart"/>
      <w:r w:rsidR="007747B3" w:rsidRPr="007747B3">
        <w:t>Nhận</w:t>
      </w:r>
      <w:proofErr w:type="spellEnd"/>
      <w:r w:rsidR="007747B3" w:rsidRPr="007747B3">
        <w:t xml:space="preserve"> </w:t>
      </w:r>
      <w:proofErr w:type="spellStart"/>
      <w:r w:rsidR="007747B3" w:rsidRPr="007747B3">
        <w:t>biết</w:t>
      </w:r>
      <w:proofErr w:type="spellEnd"/>
      <w:r w:rsidR="007747B3" w:rsidRPr="007747B3">
        <w:t xml:space="preserve"> </w:t>
      </w:r>
      <w:proofErr w:type="spellStart"/>
      <w:r w:rsidR="007747B3" w:rsidRPr="007747B3">
        <w:t>biểu</w:t>
      </w:r>
      <w:proofErr w:type="spellEnd"/>
      <w:r w:rsidR="007747B3" w:rsidRPr="007747B3">
        <w:t xml:space="preserve"> </w:t>
      </w:r>
      <w:proofErr w:type="spellStart"/>
      <w:r w:rsidR="007747B3" w:rsidRPr="007747B3">
        <w:t>cảm</w:t>
      </w:r>
      <w:proofErr w:type="spellEnd"/>
      <w:r w:rsidR="007747B3" w:rsidRPr="007747B3">
        <w:t xml:space="preserve"> </w:t>
      </w:r>
      <w:proofErr w:type="spellStart"/>
      <w:r w:rsidR="007747B3" w:rsidRPr="007747B3">
        <w:t>được</w:t>
      </w:r>
      <w:proofErr w:type="spellEnd"/>
      <w:r w:rsidR="007747B3" w:rsidRPr="007747B3">
        <w:t xml:space="preserve"> </w:t>
      </w:r>
      <w:proofErr w:type="spellStart"/>
      <w:r w:rsidR="007747B3" w:rsidRPr="007747B3">
        <w:t>cho</w:t>
      </w:r>
      <w:proofErr w:type="spellEnd"/>
      <w:r w:rsidR="007747B3" w:rsidRPr="007747B3">
        <w:t xml:space="preserve"> </w:t>
      </w:r>
      <w:proofErr w:type="spellStart"/>
      <w:r w:rsidR="007747B3" w:rsidRPr="007747B3">
        <w:t>là</w:t>
      </w:r>
      <w:proofErr w:type="spellEnd"/>
      <w:r w:rsidR="007747B3" w:rsidRPr="007747B3">
        <w:t xml:space="preserve"> </w:t>
      </w:r>
      <w:proofErr w:type="spellStart"/>
      <w:r w:rsidR="007747B3" w:rsidRPr="007747B3">
        <w:t>đóng</w:t>
      </w:r>
      <w:proofErr w:type="spellEnd"/>
      <w:r w:rsidR="007747B3" w:rsidRPr="007747B3">
        <w:t xml:space="preserve"> </w:t>
      </w:r>
      <w:proofErr w:type="spellStart"/>
      <w:r w:rsidR="007747B3" w:rsidRPr="007747B3">
        <w:t>một</w:t>
      </w:r>
      <w:proofErr w:type="spellEnd"/>
      <w:r w:rsidR="007747B3" w:rsidRPr="007747B3">
        <w:t xml:space="preserve"> </w:t>
      </w:r>
      <w:proofErr w:type="spellStart"/>
      <w:r w:rsidR="007747B3" w:rsidRPr="007747B3">
        <w:t>vai</w:t>
      </w:r>
      <w:proofErr w:type="spellEnd"/>
      <w:r w:rsidR="007747B3" w:rsidRPr="007747B3">
        <w:t xml:space="preserve"> </w:t>
      </w:r>
      <w:proofErr w:type="spellStart"/>
      <w:r w:rsidR="007747B3" w:rsidRPr="007747B3">
        <w:t>trò</w:t>
      </w:r>
      <w:proofErr w:type="spellEnd"/>
      <w:r w:rsidR="007747B3" w:rsidRPr="007747B3">
        <w:t xml:space="preserve"> </w:t>
      </w:r>
      <w:proofErr w:type="spellStart"/>
      <w:r w:rsidR="007747B3" w:rsidRPr="007747B3">
        <w:t>quan</w:t>
      </w:r>
      <w:proofErr w:type="spellEnd"/>
      <w:r w:rsidR="007747B3" w:rsidRPr="007747B3">
        <w:t xml:space="preserve"> </w:t>
      </w:r>
      <w:proofErr w:type="spellStart"/>
      <w:r w:rsidR="007747B3" w:rsidRPr="007747B3">
        <w:t>trọng</w:t>
      </w:r>
      <w:proofErr w:type="spellEnd"/>
      <w:r w:rsidR="007747B3" w:rsidRPr="007747B3">
        <w:t xml:space="preserve"> </w:t>
      </w:r>
      <w:proofErr w:type="spellStart"/>
      <w:r w:rsidR="007747B3" w:rsidRPr="007747B3">
        <w:t>trong</w:t>
      </w:r>
      <w:proofErr w:type="spellEnd"/>
      <w:r w:rsidR="007747B3" w:rsidRPr="007747B3">
        <w:t xml:space="preserve"> </w:t>
      </w:r>
      <w:proofErr w:type="spellStart"/>
      <w:r w:rsidR="007747B3" w:rsidRPr="007747B3">
        <w:t>việc</w:t>
      </w:r>
      <w:proofErr w:type="spellEnd"/>
      <w:r w:rsidR="007747B3" w:rsidRPr="007747B3">
        <w:t xml:space="preserve"> </w:t>
      </w:r>
      <w:proofErr w:type="spellStart"/>
      <w:r w:rsidR="007747B3" w:rsidRPr="007747B3">
        <w:t>học</w:t>
      </w:r>
      <w:proofErr w:type="spellEnd"/>
      <w:r w:rsidR="007747B3" w:rsidRPr="007747B3">
        <w:t xml:space="preserve"> </w:t>
      </w:r>
      <w:proofErr w:type="spellStart"/>
      <w:r w:rsidR="007747B3" w:rsidRPr="007747B3">
        <w:t>tập</w:t>
      </w:r>
      <w:proofErr w:type="spellEnd"/>
      <w:r w:rsidR="007747B3" w:rsidRPr="007747B3">
        <w:t xml:space="preserve"> </w:t>
      </w:r>
      <w:proofErr w:type="spellStart"/>
      <w:r w:rsidR="007747B3" w:rsidRPr="007747B3">
        <w:t>và</w:t>
      </w:r>
      <w:proofErr w:type="spellEnd"/>
      <w:r w:rsidR="007747B3" w:rsidRPr="007747B3">
        <w:t xml:space="preserve"> </w:t>
      </w:r>
      <w:proofErr w:type="spellStart"/>
      <w:r w:rsidR="007747B3" w:rsidRPr="007747B3">
        <w:t>phát</w:t>
      </w:r>
      <w:proofErr w:type="spellEnd"/>
      <w:r w:rsidR="007747B3" w:rsidRPr="007747B3">
        <w:t xml:space="preserve"> </w:t>
      </w:r>
      <w:proofErr w:type="spellStart"/>
      <w:r w:rsidR="007747B3" w:rsidRPr="007747B3">
        <w:t>triể</w:t>
      </w:r>
      <w:r w:rsidR="007747B3">
        <w:t>n</w:t>
      </w:r>
      <w:proofErr w:type="spellEnd"/>
      <w:r w:rsidR="007747B3">
        <w:t xml:space="preserve">, </w:t>
      </w:r>
      <w:proofErr w:type="spellStart"/>
      <w:r w:rsidR="007747B3" w:rsidRPr="007747B3">
        <w:t>là</w:t>
      </w:r>
      <w:proofErr w:type="spellEnd"/>
      <w:r w:rsidR="007747B3" w:rsidRPr="007747B3">
        <w:t xml:space="preserve"> </w:t>
      </w:r>
      <w:proofErr w:type="spellStart"/>
      <w:r w:rsidR="007747B3" w:rsidRPr="007747B3">
        <w:t>một</w:t>
      </w:r>
      <w:proofErr w:type="spellEnd"/>
      <w:r w:rsidR="007747B3" w:rsidRPr="007747B3">
        <w:t xml:space="preserve"> </w:t>
      </w:r>
      <w:proofErr w:type="spellStart"/>
      <w:r w:rsidR="007747B3" w:rsidRPr="007747B3">
        <w:t>phần</w:t>
      </w:r>
      <w:proofErr w:type="spellEnd"/>
      <w:r w:rsidR="007747B3" w:rsidRPr="007747B3">
        <w:t xml:space="preserve"> </w:t>
      </w:r>
      <w:proofErr w:type="spellStart"/>
      <w:r w:rsidR="007747B3" w:rsidRPr="007747B3">
        <w:t>quan</w:t>
      </w:r>
      <w:proofErr w:type="spellEnd"/>
      <w:r w:rsidR="007747B3" w:rsidRPr="007747B3">
        <w:t xml:space="preserve"> </w:t>
      </w:r>
      <w:proofErr w:type="spellStart"/>
      <w:r w:rsidR="007747B3" w:rsidRPr="007747B3">
        <w:t>trọng</w:t>
      </w:r>
      <w:proofErr w:type="spellEnd"/>
      <w:r w:rsidR="007747B3" w:rsidRPr="007747B3">
        <w:t xml:space="preserve"> </w:t>
      </w:r>
      <w:proofErr w:type="spellStart"/>
      <w:r w:rsidR="007747B3" w:rsidRPr="007747B3">
        <w:t>trong</w:t>
      </w:r>
      <w:proofErr w:type="spellEnd"/>
      <w:r w:rsidR="007747B3" w:rsidRPr="007747B3">
        <w:t xml:space="preserve"> </w:t>
      </w:r>
      <w:proofErr w:type="spellStart"/>
      <w:r w:rsidR="007747B3" w:rsidRPr="007747B3">
        <w:t>việc</w:t>
      </w:r>
      <w:proofErr w:type="spellEnd"/>
      <w:r w:rsidR="007747B3" w:rsidRPr="007747B3">
        <w:t xml:space="preserve"> </w:t>
      </w:r>
      <w:proofErr w:type="spellStart"/>
      <w:r w:rsidR="007747B3" w:rsidRPr="007747B3">
        <w:t>đánh</w:t>
      </w:r>
      <w:proofErr w:type="spellEnd"/>
      <w:r w:rsidR="007747B3" w:rsidRPr="007747B3">
        <w:t xml:space="preserve"> </w:t>
      </w:r>
      <w:proofErr w:type="spellStart"/>
      <w:r w:rsidR="007747B3" w:rsidRPr="007747B3">
        <w:t>giá</w:t>
      </w:r>
      <w:proofErr w:type="spellEnd"/>
      <w:r w:rsidR="007747B3" w:rsidRPr="007747B3">
        <w:t xml:space="preserve"> </w:t>
      </w:r>
      <w:proofErr w:type="spellStart"/>
      <w:r w:rsidR="007747B3" w:rsidRPr="007747B3">
        <w:t>sự</w:t>
      </w:r>
      <w:proofErr w:type="spellEnd"/>
      <w:r w:rsidR="007747B3" w:rsidRPr="007747B3">
        <w:t xml:space="preserve"> </w:t>
      </w:r>
      <w:proofErr w:type="spellStart"/>
      <w:r w:rsidR="007747B3" w:rsidRPr="007747B3">
        <w:t>khác</w:t>
      </w:r>
      <w:proofErr w:type="spellEnd"/>
      <w:r w:rsidR="007747B3" w:rsidRPr="007747B3">
        <w:t xml:space="preserve"> </w:t>
      </w:r>
      <w:proofErr w:type="spellStart"/>
      <w:r w:rsidR="007747B3" w:rsidRPr="007747B3">
        <w:t>biệt</w:t>
      </w:r>
      <w:proofErr w:type="spellEnd"/>
      <w:r w:rsidR="007747B3" w:rsidRPr="007747B3">
        <w:t xml:space="preserve"> </w:t>
      </w:r>
      <w:proofErr w:type="spellStart"/>
      <w:r w:rsidR="007747B3" w:rsidRPr="007747B3">
        <w:t>giữa</w:t>
      </w:r>
      <w:proofErr w:type="spellEnd"/>
      <w:r w:rsidR="007747B3" w:rsidRPr="007747B3">
        <w:t xml:space="preserve"> </w:t>
      </w:r>
      <w:proofErr w:type="spellStart"/>
      <w:r w:rsidR="007747B3" w:rsidRPr="007747B3">
        <w:t>sự</w:t>
      </w:r>
      <w:proofErr w:type="spellEnd"/>
      <w:r w:rsidR="007747B3" w:rsidRPr="007747B3">
        <w:t xml:space="preserve"> </w:t>
      </w:r>
      <w:proofErr w:type="spellStart"/>
      <w:r w:rsidR="007747B3" w:rsidRPr="007747B3">
        <w:t>phát</w:t>
      </w:r>
      <w:proofErr w:type="spellEnd"/>
      <w:r w:rsidR="007747B3" w:rsidRPr="007747B3">
        <w:t xml:space="preserve"> </w:t>
      </w:r>
      <w:proofErr w:type="spellStart"/>
      <w:r w:rsidR="007747B3" w:rsidRPr="007747B3">
        <w:t>triển</w:t>
      </w:r>
      <w:proofErr w:type="spellEnd"/>
      <w:r w:rsidR="007747B3" w:rsidRPr="007747B3">
        <w:t xml:space="preserve"> </w:t>
      </w:r>
      <w:proofErr w:type="spellStart"/>
      <w:r w:rsidR="007747B3" w:rsidRPr="007747B3">
        <w:t>bình</w:t>
      </w:r>
      <w:proofErr w:type="spellEnd"/>
      <w:r w:rsidR="007747B3" w:rsidRPr="007747B3">
        <w:t xml:space="preserve"> </w:t>
      </w:r>
      <w:proofErr w:type="spellStart"/>
      <w:r w:rsidR="007747B3" w:rsidRPr="007747B3">
        <w:t>thường</w:t>
      </w:r>
      <w:proofErr w:type="spellEnd"/>
      <w:r w:rsidR="007747B3" w:rsidRPr="007747B3">
        <w:t xml:space="preserve"> </w:t>
      </w:r>
      <w:proofErr w:type="spellStart"/>
      <w:r w:rsidR="007747B3" w:rsidRPr="007747B3">
        <w:t>của</w:t>
      </w:r>
      <w:proofErr w:type="spellEnd"/>
      <w:r w:rsidR="007747B3" w:rsidRPr="007747B3">
        <w:t xml:space="preserve"> </w:t>
      </w:r>
      <w:proofErr w:type="spellStart"/>
      <w:r w:rsidR="007747B3" w:rsidRPr="007747B3">
        <w:t>trẻ</w:t>
      </w:r>
      <w:proofErr w:type="spellEnd"/>
      <w:r w:rsidR="007747B3" w:rsidRPr="007747B3">
        <w:t xml:space="preserve"> </w:t>
      </w:r>
      <w:proofErr w:type="spellStart"/>
      <w:r w:rsidR="007747B3" w:rsidRPr="007747B3">
        <w:t>em</w:t>
      </w:r>
      <w:proofErr w:type="spellEnd"/>
      <w:r w:rsidR="007747B3" w:rsidRPr="007747B3">
        <w:t xml:space="preserve"> so </w:t>
      </w:r>
      <w:proofErr w:type="spellStart"/>
      <w:r w:rsidR="007747B3" w:rsidRPr="007747B3">
        <w:t>với</w:t>
      </w:r>
      <w:proofErr w:type="spellEnd"/>
      <w:r w:rsidR="007747B3" w:rsidRPr="007747B3">
        <w:t xml:space="preserve"> </w:t>
      </w:r>
      <w:proofErr w:type="spellStart"/>
      <w:r w:rsidR="007747B3" w:rsidRPr="007747B3">
        <w:t>trẻ</w:t>
      </w:r>
      <w:proofErr w:type="spellEnd"/>
      <w:r w:rsidR="007747B3" w:rsidRPr="007747B3">
        <w:t xml:space="preserve"> </w:t>
      </w:r>
      <w:proofErr w:type="spellStart"/>
      <w:r w:rsidR="007747B3" w:rsidRPr="007747B3">
        <w:t>tự</w:t>
      </w:r>
      <w:proofErr w:type="spellEnd"/>
      <w:r w:rsidR="007747B3" w:rsidRPr="007747B3">
        <w:t xml:space="preserve"> </w:t>
      </w:r>
      <w:proofErr w:type="spellStart"/>
      <w:r w:rsidR="007747B3" w:rsidRPr="007747B3">
        <w:t>kỷ</w:t>
      </w:r>
      <w:proofErr w:type="spellEnd"/>
      <w:r w:rsidR="007747B3" w:rsidRPr="007747B3">
        <w:t xml:space="preserve">, </w:t>
      </w:r>
      <w:proofErr w:type="spellStart"/>
      <w:r w:rsidR="007747B3" w:rsidRPr="007747B3">
        <w:t>những</w:t>
      </w:r>
      <w:proofErr w:type="spellEnd"/>
      <w:r w:rsidR="007747B3" w:rsidRPr="007747B3">
        <w:t xml:space="preserve"> </w:t>
      </w:r>
      <w:proofErr w:type="spellStart"/>
      <w:r w:rsidR="007747B3" w:rsidRPr="007747B3">
        <w:t>người</w:t>
      </w:r>
      <w:proofErr w:type="spellEnd"/>
      <w:r w:rsidR="007747B3" w:rsidRPr="007747B3">
        <w:t xml:space="preserve"> </w:t>
      </w:r>
      <w:proofErr w:type="spellStart"/>
      <w:r w:rsidR="007747B3" w:rsidRPr="007747B3">
        <w:t>thường</w:t>
      </w:r>
      <w:proofErr w:type="spellEnd"/>
      <w:r w:rsidR="007747B3" w:rsidRPr="007747B3">
        <w:t xml:space="preserve"> </w:t>
      </w:r>
      <w:proofErr w:type="spellStart"/>
      <w:r w:rsidR="007747B3" w:rsidRPr="007747B3">
        <w:t>bị</w:t>
      </w:r>
      <w:proofErr w:type="spellEnd"/>
      <w:r w:rsidR="007747B3" w:rsidRPr="007747B3">
        <w:t xml:space="preserve"> </w:t>
      </w:r>
      <w:proofErr w:type="spellStart"/>
      <w:r w:rsidR="007747B3" w:rsidRPr="007747B3">
        <w:t>suy</w:t>
      </w:r>
      <w:proofErr w:type="spellEnd"/>
      <w:r w:rsidR="007747B3" w:rsidRPr="007747B3">
        <w:t xml:space="preserve"> </w:t>
      </w:r>
      <w:proofErr w:type="spellStart"/>
      <w:r w:rsidR="007747B3" w:rsidRPr="007747B3">
        <w:t>giảm</w:t>
      </w:r>
      <w:proofErr w:type="spellEnd"/>
      <w:r w:rsidR="007747B3" w:rsidRPr="007747B3">
        <w:t xml:space="preserve"> </w:t>
      </w:r>
      <w:proofErr w:type="spellStart"/>
      <w:r w:rsidR="007747B3" w:rsidRPr="007747B3">
        <w:t>khả</w:t>
      </w:r>
      <w:proofErr w:type="spellEnd"/>
      <w:r w:rsidR="007747B3" w:rsidRPr="007747B3">
        <w:t xml:space="preserve"> </w:t>
      </w:r>
      <w:proofErr w:type="spellStart"/>
      <w:r w:rsidR="007747B3" w:rsidRPr="007747B3">
        <w:t>năng</w:t>
      </w:r>
      <w:proofErr w:type="spellEnd"/>
      <w:r w:rsidR="007747B3" w:rsidRPr="007747B3">
        <w:t xml:space="preserve"> </w:t>
      </w:r>
      <w:proofErr w:type="spellStart"/>
      <w:r w:rsidR="007747B3" w:rsidRPr="007747B3">
        <w:t>nhận</w:t>
      </w:r>
      <w:proofErr w:type="spellEnd"/>
      <w:r w:rsidR="007747B3" w:rsidRPr="007747B3">
        <w:t xml:space="preserve"> </w:t>
      </w:r>
      <w:proofErr w:type="spellStart"/>
      <w:r w:rsidR="007747B3" w:rsidRPr="007747B3">
        <w:t>biết</w:t>
      </w:r>
      <w:proofErr w:type="spellEnd"/>
      <w:r w:rsidR="007747B3" w:rsidRPr="007747B3">
        <w:t xml:space="preserve"> </w:t>
      </w:r>
      <w:proofErr w:type="spellStart"/>
      <w:r w:rsidR="007747B3">
        <w:t>cảm</w:t>
      </w:r>
      <w:proofErr w:type="spellEnd"/>
      <w:r w:rsidR="007747B3">
        <w:t xml:space="preserve"> </w:t>
      </w:r>
      <w:proofErr w:type="spellStart"/>
      <w:r w:rsidR="007747B3">
        <w:t>xúc</w:t>
      </w:r>
      <w:proofErr w:type="spellEnd"/>
      <w:r w:rsidR="007747B3" w:rsidRPr="007747B3">
        <w:t xml:space="preserve">. </w:t>
      </w:r>
      <w:proofErr w:type="spellStart"/>
      <w:r w:rsidRPr="008A35DA">
        <w:t>Nhận</w:t>
      </w:r>
      <w:proofErr w:type="spellEnd"/>
      <w:r w:rsidRPr="008A35DA">
        <w:t xml:space="preserve"> </w:t>
      </w:r>
      <w:proofErr w:type="spellStart"/>
      <w:r w:rsidRPr="008A35DA">
        <w:t>diện</w:t>
      </w:r>
      <w:proofErr w:type="spellEnd"/>
      <w:r w:rsidRPr="008A35DA">
        <w:t xml:space="preserve"> </w:t>
      </w:r>
      <w:proofErr w:type="spellStart"/>
      <w:r w:rsidRPr="008A35DA">
        <w:t>cảm</w:t>
      </w:r>
      <w:proofErr w:type="spellEnd"/>
      <w:r w:rsidRPr="008A35DA">
        <w:t xml:space="preserve"> </w:t>
      </w:r>
      <w:proofErr w:type="spellStart"/>
      <w:r w:rsidRPr="008A35DA">
        <w:t>xúc</w:t>
      </w:r>
      <w:proofErr w:type="spellEnd"/>
      <w:r w:rsidRPr="008A35DA">
        <w:t xml:space="preserve"> </w:t>
      </w:r>
      <w:proofErr w:type="spellStart"/>
      <w:r w:rsidRPr="008A35DA">
        <w:t>đã</w:t>
      </w:r>
      <w:proofErr w:type="spellEnd"/>
      <w:r w:rsidRPr="008A35DA">
        <w:t xml:space="preserve"> </w:t>
      </w:r>
      <w:proofErr w:type="spellStart"/>
      <w:r w:rsidRPr="008A35DA">
        <w:t>được</w:t>
      </w:r>
      <w:proofErr w:type="spellEnd"/>
      <w:r w:rsidRPr="008A35DA">
        <w:t xml:space="preserve"> </w:t>
      </w:r>
      <w:proofErr w:type="spellStart"/>
      <w:r w:rsidRPr="008A35DA">
        <w:t>áp</w:t>
      </w:r>
      <w:proofErr w:type="spellEnd"/>
      <w:r w:rsidRPr="008A35DA">
        <w:t xml:space="preserve"> </w:t>
      </w:r>
      <w:proofErr w:type="spellStart"/>
      <w:r w:rsidRPr="008A35DA">
        <w:t>dụng</w:t>
      </w:r>
      <w:proofErr w:type="spellEnd"/>
      <w:r w:rsidRPr="008A35DA">
        <w:t xml:space="preserve"> </w:t>
      </w:r>
      <w:proofErr w:type="spellStart"/>
      <w:r w:rsidRPr="008A35DA">
        <w:t>trong</w:t>
      </w:r>
      <w:proofErr w:type="spellEnd"/>
      <w:r w:rsidRPr="008A35DA">
        <w:t xml:space="preserve"> </w:t>
      </w:r>
      <w:proofErr w:type="spellStart"/>
      <w:r w:rsidRPr="008A35DA">
        <w:t>nhiều</w:t>
      </w:r>
      <w:proofErr w:type="spellEnd"/>
      <w:r w:rsidRPr="008A35DA">
        <w:t xml:space="preserve"> </w:t>
      </w:r>
      <w:proofErr w:type="spellStart"/>
      <w:r w:rsidRPr="008A35DA">
        <w:t>lĩnh</w:t>
      </w:r>
      <w:proofErr w:type="spellEnd"/>
      <w:r w:rsidRPr="008A35DA">
        <w:t xml:space="preserve"> </w:t>
      </w:r>
      <w:proofErr w:type="spellStart"/>
      <w:r w:rsidRPr="008A35DA">
        <w:t>vực</w:t>
      </w:r>
      <w:proofErr w:type="spellEnd"/>
      <w:r w:rsidRPr="008A35DA">
        <w:t xml:space="preserve"> </w:t>
      </w:r>
      <w:proofErr w:type="spellStart"/>
      <w:r w:rsidRPr="008A35DA">
        <w:t>như</w:t>
      </w:r>
      <w:proofErr w:type="spellEnd"/>
      <w:r w:rsidRPr="008A35DA">
        <w:t xml:space="preserve"> </w:t>
      </w:r>
      <w:proofErr w:type="spellStart"/>
      <w:r w:rsidRPr="008A35DA">
        <w:t>lái</w:t>
      </w:r>
      <w:proofErr w:type="spellEnd"/>
      <w:r w:rsidRPr="008A35DA">
        <w:t xml:space="preserve"> </w:t>
      </w:r>
      <w:proofErr w:type="spellStart"/>
      <w:r w:rsidRPr="008A35DA">
        <w:t>xe</w:t>
      </w:r>
      <w:proofErr w:type="spellEnd"/>
      <w:r w:rsidRPr="008A35DA">
        <w:t xml:space="preserve"> an </w:t>
      </w:r>
      <w:proofErr w:type="spellStart"/>
      <w:r w:rsidRPr="008A35DA">
        <w:t>toàn</w:t>
      </w:r>
      <w:proofErr w:type="spellEnd"/>
      <w:r w:rsidRPr="008A35DA">
        <w:t xml:space="preserve">, </w:t>
      </w:r>
      <w:proofErr w:type="spellStart"/>
      <w:r w:rsidRPr="008A35DA">
        <w:t>theo</w:t>
      </w:r>
      <w:proofErr w:type="spellEnd"/>
      <w:r w:rsidRPr="008A35DA">
        <w:t xml:space="preserve"> </w:t>
      </w:r>
      <w:proofErr w:type="spellStart"/>
      <w:r w:rsidRPr="008A35DA">
        <w:t>dõi</w:t>
      </w:r>
      <w:proofErr w:type="spellEnd"/>
      <w:r w:rsidRPr="008A35DA">
        <w:t xml:space="preserve"> </w:t>
      </w:r>
      <w:proofErr w:type="spellStart"/>
      <w:r w:rsidRPr="008A35DA">
        <w:t>sức</w:t>
      </w:r>
      <w:proofErr w:type="spellEnd"/>
      <w:r w:rsidRPr="008A35DA">
        <w:t xml:space="preserve"> </w:t>
      </w:r>
      <w:proofErr w:type="spellStart"/>
      <w:r w:rsidRPr="008A35DA">
        <w:t>khỏe</w:t>
      </w:r>
      <w:proofErr w:type="spellEnd"/>
      <w:r w:rsidRPr="008A35DA">
        <w:t xml:space="preserve"> </w:t>
      </w:r>
      <w:r>
        <w:t xml:space="preserve">con </w:t>
      </w:r>
      <w:proofErr w:type="spellStart"/>
      <w:r>
        <w:t>ngườ</w:t>
      </w:r>
      <w:r w:rsidR="007747B3">
        <w:t>i</w:t>
      </w:r>
      <w:proofErr w:type="spellEnd"/>
      <w:del w:id="9" w:author="Cung Thanh Long" w:date="2021-04-14T10:21:00Z">
        <w:r w:rsidR="007747B3" w:rsidDel="006C64F2">
          <w:delText>,</w:delText>
        </w:r>
      </w:del>
      <w:r>
        <w:t>…</w:t>
      </w:r>
    </w:p>
    <w:p w14:paraId="2A2F4E07" w14:textId="77777777" w:rsidR="00D4116E" w:rsidRDefault="00FA15CB" w:rsidP="0084325B">
      <w:pPr>
        <w:ind w:firstLine="567"/>
      </w:pPr>
      <w:proofErr w:type="spellStart"/>
      <w:r w:rsidRPr="00FA15CB">
        <w:t>Để</w:t>
      </w:r>
      <w:proofErr w:type="spellEnd"/>
      <w:r w:rsidRPr="00FA15CB">
        <w:t xml:space="preserve"> </w:t>
      </w:r>
      <w:proofErr w:type="spellStart"/>
      <w:r w:rsidRPr="00FA15CB">
        <w:t>nhận</w:t>
      </w:r>
      <w:proofErr w:type="spellEnd"/>
      <w:r w:rsidRPr="00FA15CB">
        <w:t xml:space="preserve"> </w:t>
      </w:r>
      <w:proofErr w:type="spellStart"/>
      <w:r w:rsidRPr="00FA15CB">
        <w:t>biết</w:t>
      </w:r>
      <w:proofErr w:type="spellEnd"/>
      <w:r w:rsidRPr="00FA15CB">
        <w:t xml:space="preserve"> </w:t>
      </w:r>
      <w:proofErr w:type="spellStart"/>
      <w:r>
        <w:t>được</w:t>
      </w:r>
      <w:proofErr w:type="spellEnd"/>
      <w:r>
        <w:t xml:space="preserve">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007747B3">
        <w:t>trước</w:t>
      </w:r>
      <w:proofErr w:type="spellEnd"/>
      <w:r w:rsidR="007747B3">
        <w:t xml:space="preserve"> </w:t>
      </w:r>
      <w:proofErr w:type="spellStart"/>
      <w:r w:rsidR="007747B3">
        <w:t>hết</w:t>
      </w:r>
      <w:proofErr w:type="spellEnd"/>
      <w:r w:rsidR="007747B3">
        <w:t xml:space="preserve"> </w:t>
      </w:r>
      <w:proofErr w:type="spellStart"/>
      <w:r w:rsidRPr="00FA15CB">
        <w:t>các</w:t>
      </w:r>
      <w:proofErr w:type="spellEnd"/>
      <w:r w:rsidRPr="00FA15CB">
        <w:t xml:space="preserve"> </w:t>
      </w:r>
      <w:proofErr w:type="spellStart"/>
      <w:r w:rsidR="007747B3">
        <w:t>trạng</w:t>
      </w:r>
      <w:proofErr w:type="spellEnd"/>
      <w:r w:rsidR="007747B3">
        <w:t xml:space="preserve"> </w:t>
      </w:r>
      <w:proofErr w:type="spellStart"/>
      <w:r w:rsidR="007747B3">
        <w:t>thái</w:t>
      </w:r>
      <w:proofErr w:type="spellEnd"/>
      <w:r w:rsidR="007747B3">
        <w:t xml:space="preserve">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Pr="00FA15CB">
        <w:t>cần</w:t>
      </w:r>
      <w:proofErr w:type="spellEnd"/>
      <w:r w:rsidRPr="00FA15CB">
        <w:t xml:space="preserve"> </w:t>
      </w:r>
      <w:proofErr w:type="spellStart"/>
      <w:r w:rsidRPr="00FA15CB">
        <w:t>được</w:t>
      </w:r>
      <w:proofErr w:type="spellEnd"/>
      <w:r w:rsidRPr="00FA15CB">
        <w:t xml:space="preserve"> </w:t>
      </w:r>
      <w:proofErr w:type="spellStart"/>
      <w:r w:rsidRPr="00FA15CB">
        <w:t>xác</w:t>
      </w:r>
      <w:proofErr w:type="spellEnd"/>
      <w:r w:rsidRPr="00FA15CB">
        <w:t xml:space="preserve"> </w:t>
      </w:r>
      <w:proofErr w:type="spellStart"/>
      <w:r w:rsidRPr="00FA15CB">
        <w:t>định</w:t>
      </w:r>
      <w:proofErr w:type="spellEnd"/>
      <w:r w:rsidRPr="00FA15CB">
        <w:t xml:space="preserve"> </w:t>
      </w:r>
      <w:proofErr w:type="spellStart"/>
      <w:r>
        <w:t>một</w:t>
      </w:r>
      <w:proofErr w:type="spellEnd"/>
      <w:r>
        <w:t xml:space="preserve"> </w:t>
      </w:r>
      <w:proofErr w:type="spellStart"/>
      <w:r>
        <w:t>cách</w:t>
      </w:r>
      <w:proofErr w:type="spellEnd"/>
      <w:r>
        <w:t xml:space="preserve"> </w:t>
      </w:r>
      <w:proofErr w:type="spellStart"/>
      <w:r>
        <w:t>rõ</w:t>
      </w:r>
      <w:proofErr w:type="spellEnd"/>
      <w:r>
        <w:t xml:space="preserve"> </w:t>
      </w:r>
      <w:proofErr w:type="spellStart"/>
      <w:r>
        <w:t>ràng</w:t>
      </w:r>
      <w:proofErr w:type="spellEnd"/>
      <w:r w:rsidRPr="00FA15CB">
        <w:t xml:space="preserve">. </w:t>
      </w:r>
      <w:proofErr w:type="spellStart"/>
      <w:r w:rsidRPr="00FA15CB">
        <w:t>Định</w:t>
      </w:r>
      <w:proofErr w:type="spellEnd"/>
      <w:r w:rsidRPr="00FA15CB">
        <w:t xml:space="preserve"> </w:t>
      </w:r>
      <w:proofErr w:type="spellStart"/>
      <w:r w:rsidRPr="00FA15CB">
        <w:t>nghĩa</w:t>
      </w:r>
      <w:proofErr w:type="spellEnd"/>
      <w:r w:rsidRPr="00FA15CB">
        <w:t xml:space="preserve"> </w:t>
      </w:r>
      <w:proofErr w:type="spellStart"/>
      <w:r w:rsidRPr="00FA15CB">
        <w:t>về</w:t>
      </w:r>
      <w:proofErr w:type="spellEnd"/>
      <w:r w:rsidRPr="00FA15CB">
        <w:t xml:space="preserve"> </w:t>
      </w:r>
      <w:proofErr w:type="spellStart"/>
      <w:r w:rsidRPr="00FA15CB">
        <w:t>những</w:t>
      </w:r>
      <w:proofErr w:type="spellEnd"/>
      <w:r w:rsidRPr="00FA15CB">
        <w:t xml:space="preserve">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Pr="00FA15CB">
        <w:t>cơ</w:t>
      </w:r>
      <w:proofErr w:type="spellEnd"/>
      <w:r w:rsidRPr="00FA15CB">
        <w:t xml:space="preserve"> </w:t>
      </w:r>
      <w:proofErr w:type="spellStart"/>
      <w:r w:rsidRPr="00FA15CB">
        <w:t>bản</w:t>
      </w:r>
      <w:proofErr w:type="spellEnd"/>
      <w:r w:rsidRPr="00FA15CB">
        <w:t xml:space="preserve"> </w:t>
      </w:r>
      <w:proofErr w:type="spellStart"/>
      <w:r w:rsidRPr="00FA15CB">
        <w:t>lần</w:t>
      </w:r>
      <w:proofErr w:type="spellEnd"/>
      <w:r w:rsidRPr="00FA15CB">
        <w:t xml:space="preserve"> </w:t>
      </w:r>
      <w:proofErr w:type="spellStart"/>
      <w:r w:rsidRPr="00FA15CB">
        <w:t>đầu</w:t>
      </w:r>
      <w:proofErr w:type="spellEnd"/>
      <w:r w:rsidRPr="00FA15CB">
        <w:t xml:space="preserve"> </w:t>
      </w:r>
      <w:proofErr w:type="spellStart"/>
      <w:r w:rsidRPr="00FA15CB">
        <w:t>tiên</w:t>
      </w:r>
      <w:proofErr w:type="spellEnd"/>
      <w:r w:rsidRPr="00FA15CB">
        <w:t xml:space="preserve"> </w:t>
      </w:r>
      <w:proofErr w:type="spellStart"/>
      <w:r w:rsidRPr="00FA15CB">
        <w:t>được</w:t>
      </w:r>
      <w:proofErr w:type="spellEnd"/>
      <w:r w:rsidRPr="00FA15CB">
        <w:t xml:space="preserve"> </w:t>
      </w:r>
      <w:proofErr w:type="spellStart"/>
      <w:r w:rsidRPr="00FA15CB">
        <w:t>đề</w:t>
      </w:r>
      <w:proofErr w:type="spellEnd"/>
      <w:r w:rsidRPr="00FA15CB">
        <w:t xml:space="preserve"> </w:t>
      </w:r>
      <w:proofErr w:type="spellStart"/>
      <w:r w:rsidRPr="00FA15CB">
        <w:t>xuất</w:t>
      </w:r>
      <w:proofErr w:type="spellEnd"/>
      <w:r w:rsidRPr="00FA15CB">
        <w:t xml:space="preserve"> </w:t>
      </w:r>
      <w:proofErr w:type="spellStart"/>
      <w:r w:rsidRPr="00FA15CB">
        <w:t>cách</w:t>
      </w:r>
      <w:proofErr w:type="spellEnd"/>
      <w:r w:rsidRPr="00FA15CB">
        <w:t xml:space="preserve"> </w:t>
      </w:r>
      <w:proofErr w:type="spellStart"/>
      <w:r w:rsidRPr="00FA15CB">
        <w:t>đây</w:t>
      </w:r>
      <w:proofErr w:type="spellEnd"/>
      <w:r w:rsidRPr="00FA15CB">
        <w:t xml:space="preserve"> </w:t>
      </w:r>
      <w:proofErr w:type="spellStart"/>
      <w:r w:rsidRPr="00FA15CB">
        <w:t>nhiều</w:t>
      </w:r>
      <w:proofErr w:type="spellEnd"/>
      <w:r w:rsidRPr="00FA15CB">
        <w:t xml:space="preserve"> </w:t>
      </w:r>
      <w:proofErr w:type="spellStart"/>
      <w:r w:rsidRPr="00FA15CB">
        <w:t>thập</w:t>
      </w:r>
      <w:proofErr w:type="spellEnd"/>
      <w:r w:rsidRPr="00FA15CB">
        <w:t xml:space="preserve"> </w:t>
      </w:r>
      <w:proofErr w:type="spellStart"/>
      <w:r w:rsidRPr="00FA15CB">
        <w:t>kỷ</w:t>
      </w:r>
      <w:proofErr w:type="spellEnd"/>
      <w:r w:rsidRPr="00FA15CB">
        <w:t xml:space="preserve">. </w:t>
      </w:r>
      <w:proofErr w:type="spellStart"/>
      <w:r w:rsidRPr="00FA15CB">
        <w:t>Các</w:t>
      </w:r>
      <w:proofErr w:type="spellEnd"/>
      <w:r w:rsidRPr="00FA15CB">
        <w:t xml:space="preserve"> </w:t>
      </w:r>
      <w:proofErr w:type="spellStart"/>
      <w:r w:rsidRPr="00FA15CB">
        <w:t>nhà</w:t>
      </w:r>
      <w:proofErr w:type="spellEnd"/>
      <w:r w:rsidRPr="00FA15CB">
        <w:t xml:space="preserve"> </w:t>
      </w:r>
      <w:proofErr w:type="spellStart"/>
      <w:r w:rsidRPr="00FA15CB">
        <w:t>tâm</w:t>
      </w:r>
      <w:proofErr w:type="spellEnd"/>
      <w:r w:rsidRPr="00FA15CB">
        <w:t xml:space="preserve"> </w:t>
      </w:r>
      <w:proofErr w:type="spellStart"/>
      <w:r w:rsidRPr="00FA15CB">
        <w:t>lý</w:t>
      </w:r>
      <w:proofErr w:type="spellEnd"/>
      <w:r w:rsidRPr="00FA15CB">
        <w:t xml:space="preserve"> </w:t>
      </w:r>
      <w:proofErr w:type="spellStart"/>
      <w:r w:rsidRPr="00FA15CB">
        <w:t>học</w:t>
      </w:r>
      <w:proofErr w:type="spellEnd"/>
      <w:r w:rsidRPr="00FA15CB">
        <w:t xml:space="preserve"> </w:t>
      </w:r>
      <w:proofErr w:type="spellStart"/>
      <w:r w:rsidRPr="00FA15CB">
        <w:t>có</w:t>
      </w:r>
      <w:proofErr w:type="spellEnd"/>
      <w:r w:rsidRPr="00FA15CB">
        <w:t xml:space="preserve"> xu </w:t>
      </w:r>
      <w:proofErr w:type="spellStart"/>
      <w:r w:rsidRPr="00FA15CB">
        <w:t>hướng</w:t>
      </w:r>
      <w:proofErr w:type="spellEnd"/>
      <w:r w:rsidRPr="00FA15CB">
        <w:t xml:space="preserve"> </w:t>
      </w:r>
      <w:proofErr w:type="spellStart"/>
      <w:r w:rsidRPr="00FA15CB">
        <w:t>mô</w:t>
      </w:r>
      <w:proofErr w:type="spellEnd"/>
      <w:r w:rsidRPr="00FA15CB">
        <w:t xml:space="preserve"> </w:t>
      </w:r>
      <w:proofErr w:type="spellStart"/>
      <w:r w:rsidRPr="00FA15CB">
        <w:t>hình</w:t>
      </w:r>
      <w:proofErr w:type="spellEnd"/>
      <w:r w:rsidRPr="00FA15CB">
        <w:t xml:space="preserve"> </w:t>
      </w:r>
      <w:proofErr w:type="spellStart"/>
      <w:r w:rsidRPr="00FA15CB">
        <w:t>hóa</w:t>
      </w:r>
      <w:proofErr w:type="spellEnd"/>
      <w:r w:rsidRPr="00FA15CB">
        <w:t xml:space="preserve">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Pr="00FA15CB">
        <w:t>theo</w:t>
      </w:r>
      <w:proofErr w:type="spellEnd"/>
      <w:r w:rsidRPr="00FA15CB">
        <w:t xml:space="preserve"> </w:t>
      </w:r>
      <w:proofErr w:type="spellStart"/>
      <w:r w:rsidRPr="00FA15CB">
        <w:t>hai</w:t>
      </w:r>
      <w:proofErr w:type="spellEnd"/>
      <w:r w:rsidRPr="00FA15CB">
        <w:t xml:space="preserve"> </w:t>
      </w:r>
      <w:proofErr w:type="spellStart"/>
      <w:r w:rsidRPr="00FA15CB">
        <w:t>cách</w:t>
      </w:r>
      <w:proofErr w:type="spellEnd"/>
      <w:r w:rsidRPr="00FA15CB">
        <w:t xml:space="preserve"> </w:t>
      </w:r>
      <w:proofErr w:type="spellStart"/>
      <w:r w:rsidRPr="00FA15CB">
        <w:t>khác</w:t>
      </w:r>
      <w:proofErr w:type="spellEnd"/>
      <w:r w:rsidRPr="00FA15CB">
        <w:t xml:space="preserve"> </w:t>
      </w:r>
      <w:proofErr w:type="spellStart"/>
      <w:r w:rsidRPr="00FA15CB">
        <w:t>nhau</w:t>
      </w:r>
      <w:proofErr w:type="spellEnd"/>
      <w:r w:rsidRPr="00FA15CB">
        <w:t xml:space="preserve">. </w:t>
      </w:r>
      <w:proofErr w:type="spellStart"/>
      <w:r w:rsidRPr="00FA15CB">
        <w:t>Một</w:t>
      </w:r>
      <w:proofErr w:type="spellEnd"/>
      <w:r w:rsidRPr="00FA15CB">
        <w:t xml:space="preserve"> </w:t>
      </w:r>
      <w:proofErr w:type="spellStart"/>
      <w:r w:rsidRPr="00FA15CB">
        <w:t>là</w:t>
      </w:r>
      <w:proofErr w:type="spellEnd"/>
      <w:r w:rsidRPr="00FA15CB">
        <w:t xml:space="preserve"> chia </w:t>
      </w:r>
      <w:proofErr w:type="spellStart"/>
      <w:r w:rsidRPr="00FA15CB">
        <w:t>cảm</w:t>
      </w:r>
      <w:proofErr w:type="spellEnd"/>
      <w:r w:rsidRPr="00FA15CB">
        <w:t xml:space="preserve"> </w:t>
      </w:r>
      <w:proofErr w:type="spellStart"/>
      <w:r w:rsidRPr="00FA15CB">
        <w:t>xúc</w:t>
      </w:r>
      <w:proofErr w:type="spellEnd"/>
      <w:r w:rsidRPr="00FA15CB">
        <w:t xml:space="preserve"> </w:t>
      </w:r>
      <w:proofErr w:type="spellStart"/>
      <w:r w:rsidRPr="00FA15CB">
        <w:t>thành</w:t>
      </w:r>
      <w:proofErr w:type="spellEnd"/>
      <w:r w:rsidRPr="00FA15CB">
        <w:t xml:space="preserve"> </w:t>
      </w:r>
      <w:proofErr w:type="spellStart"/>
      <w:r w:rsidRPr="00FA15CB">
        <w:t>các</w:t>
      </w:r>
      <w:proofErr w:type="spellEnd"/>
      <w:r w:rsidRPr="00FA15CB">
        <w:t xml:space="preserve"> </w:t>
      </w:r>
      <w:proofErr w:type="spellStart"/>
      <w:r w:rsidRPr="00FA15CB">
        <w:t>loại</w:t>
      </w:r>
      <w:proofErr w:type="spellEnd"/>
      <w:r w:rsidRPr="00FA15CB">
        <w:t xml:space="preserve"> </w:t>
      </w:r>
      <w:proofErr w:type="spellStart"/>
      <w:r w:rsidRPr="00FA15CB">
        <w:t>rời</w:t>
      </w:r>
      <w:proofErr w:type="spellEnd"/>
      <w:r w:rsidRPr="00FA15CB">
        <w:t xml:space="preserve"> </w:t>
      </w:r>
      <w:proofErr w:type="spellStart"/>
      <w:r w:rsidRPr="00FA15CB">
        <w:t>rạc</w:t>
      </w:r>
      <w:proofErr w:type="spellEnd"/>
      <w:r w:rsidRPr="00FA15CB">
        <w:t xml:space="preserve">. </w:t>
      </w:r>
      <w:proofErr w:type="spellStart"/>
      <w:r w:rsidRPr="00FA15CB">
        <w:t>Cách</w:t>
      </w:r>
      <w:proofErr w:type="spellEnd"/>
      <w:r w:rsidRPr="00FA15CB">
        <w:t xml:space="preserve"> </w:t>
      </w:r>
      <w:proofErr w:type="spellStart"/>
      <w:r w:rsidRPr="00FA15CB">
        <w:t>khác</w:t>
      </w:r>
      <w:proofErr w:type="spellEnd"/>
      <w:r w:rsidRPr="00FA15CB">
        <w:t xml:space="preserve"> </w:t>
      </w:r>
      <w:proofErr w:type="spellStart"/>
      <w:r w:rsidRPr="00FA15CB">
        <w:t>là</w:t>
      </w:r>
      <w:proofErr w:type="spellEnd"/>
      <w:r w:rsidRPr="00FA15CB">
        <w:t xml:space="preserve"> </w:t>
      </w:r>
      <w:proofErr w:type="spellStart"/>
      <w:r w:rsidRPr="00FA15CB">
        <w:t>sử</w:t>
      </w:r>
      <w:proofErr w:type="spellEnd"/>
      <w:r w:rsidRPr="00FA15CB">
        <w:t xml:space="preserve"> </w:t>
      </w:r>
      <w:proofErr w:type="spellStart"/>
      <w:r w:rsidRPr="00FA15CB">
        <w:t>dụng</w:t>
      </w:r>
      <w:proofErr w:type="spellEnd"/>
      <w:r w:rsidRPr="00FA15CB">
        <w:t xml:space="preserve"> </w:t>
      </w:r>
      <w:proofErr w:type="spellStart"/>
      <w:r w:rsidRPr="00FA15CB">
        <w:t>nhiều</w:t>
      </w:r>
      <w:proofErr w:type="spellEnd"/>
      <w:r w:rsidRPr="00FA15CB">
        <w:t xml:space="preserve"> </w:t>
      </w:r>
      <w:proofErr w:type="spellStart"/>
      <w:r w:rsidRPr="00FA15CB">
        <w:t>chiều</w:t>
      </w:r>
      <w:proofErr w:type="spellEnd"/>
      <w:r w:rsidRPr="00FA15CB">
        <w:t xml:space="preserve"> </w:t>
      </w:r>
      <w:proofErr w:type="spellStart"/>
      <w:r w:rsidRPr="00FA15CB">
        <w:t>để</w:t>
      </w:r>
      <w:proofErr w:type="spellEnd"/>
      <w:r w:rsidRPr="00FA15CB">
        <w:t xml:space="preserve"> </w:t>
      </w:r>
      <w:proofErr w:type="spellStart"/>
      <w:r w:rsidRPr="00FA15CB">
        <w:t>gắn</w:t>
      </w:r>
      <w:proofErr w:type="spellEnd"/>
      <w:r w:rsidRPr="00FA15CB">
        <w:t xml:space="preserve"> </w:t>
      </w:r>
      <w:proofErr w:type="spellStart"/>
      <w:r w:rsidRPr="00FA15CB">
        <w:t>nhãn</w:t>
      </w:r>
      <w:proofErr w:type="spellEnd"/>
      <w:r w:rsidRPr="00FA15CB">
        <w:t xml:space="preserve"> </w:t>
      </w:r>
      <w:proofErr w:type="spellStart"/>
      <w:r w:rsidRPr="00FA15CB">
        <w:t>cảm</w:t>
      </w:r>
      <w:proofErr w:type="spellEnd"/>
      <w:r w:rsidRPr="00FA15CB">
        <w:t xml:space="preserve"> </w:t>
      </w:r>
      <w:proofErr w:type="spellStart"/>
      <w:r w:rsidRPr="00FA15CB">
        <w:t>xúc</w:t>
      </w:r>
      <w:proofErr w:type="spellEnd"/>
      <w:r w:rsidRPr="00FA15CB">
        <w:t>.</w:t>
      </w:r>
      <w:r w:rsidR="000247BC">
        <w:t xml:space="preserve"> </w:t>
      </w:r>
      <w:r w:rsidR="000247BC">
        <w:fldChar w:fldCharType="begin"/>
      </w:r>
      <w:r w:rsidR="000247BC">
        <w:instrText xml:space="preserve"> REF _Ref68905775 \h </w:instrText>
      </w:r>
      <w:r w:rsidR="000247BC">
        <w:fldChar w:fldCharType="separate"/>
      </w:r>
      <w:proofErr w:type="spellStart"/>
      <w:r w:rsidR="0032158F">
        <w:t>Hình</w:t>
      </w:r>
      <w:proofErr w:type="spellEnd"/>
      <w:r w:rsidR="0032158F">
        <w:t xml:space="preserve"> </w:t>
      </w:r>
      <w:r w:rsidR="0032158F">
        <w:rPr>
          <w:noProof/>
        </w:rPr>
        <w:t>1</w:t>
      </w:r>
      <w:r w:rsidR="0032158F">
        <w:t>.</w:t>
      </w:r>
      <w:r w:rsidR="0032158F">
        <w:rPr>
          <w:noProof/>
        </w:rPr>
        <w:t>1</w:t>
      </w:r>
      <w:r w:rsidR="000247BC">
        <w:fldChar w:fldCharType="end"/>
      </w:r>
      <w:r w:rsidR="000247BC">
        <w:t xml:space="preserve"> </w:t>
      </w:r>
      <w:proofErr w:type="spellStart"/>
      <w:r w:rsidR="000247BC">
        <w:t>là</w:t>
      </w:r>
      <w:proofErr w:type="spellEnd"/>
      <w:r w:rsidR="000247BC">
        <w:t xml:space="preserve"> </w:t>
      </w:r>
      <w:proofErr w:type="spellStart"/>
      <w:r w:rsidR="000247BC">
        <w:t>mô</w:t>
      </w:r>
      <w:proofErr w:type="spellEnd"/>
      <w:r w:rsidR="000247BC">
        <w:t xml:space="preserve"> </w:t>
      </w:r>
      <w:proofErr w:type="spellStart"/>
      <w:r w:rsidR="000247BC">
        <w:t>hình</w:t>
      </w:r>
      <w:proofErr w:type="spellEnd"/>
      <w:r w:rsidR="000247BC">
        <w:t xml:space="preserve"> </w:t>
      </w:r>
      <w:proofErr w:type="spellStart"/>
      <w:r w:rsidR="000247BC">
        <w:t>cảm</w:t>
      </w:r>
      <w:proofErr w:type="spellEnd"/>
      <w:r w:rsidR="000247BC">
        <w:t xml:space="preserve"> </w:t>
      </w:r>
      <w:proofErr w:type="spellStart"/>
      <w:r w:rsidR="000247BC">
        <w:t>xúc</w:t>
      </w:r>
      <w:proofErr w:type="spellEnd"/>
      <w:r w:rsidR="000247BC">
        <w:t xml:space="preserve"> </w:t>
      </w:r>
      <w:proofErr w:type="spellStart"/>
      <w:r w:rsidR="000247BC">
        <w:t>được</w:t>
      </w:r>
      <w:proofErr w:type="spellEnd"/>
      <w:r w:rsidR="000247BC">
        <w:t xml:space="preserve"> </w:t>
      </w:r>
      <w:proofErr w:type="spellStart"/>
      <w:r w:rsidR="000247BC">
        <w:t>đề</w:t>
      </w:r>
      <w:proofErr w:type="spellEnd"/>
      <w:r w:rsidR="000247BC">
        <w:t xml:space="preserve"> </w:t>
      </w:r>
      <w:proofErr w:type="spellStart"/>
      <w:r w:rsidR="000247BC">
        <w:t>xuất</w:t>
      </w:r>
      <w:proofErr w:type="spellEnd"/>
      <w:r w:rsidR="000247BC">
        <w:t xml:space="preserve"> </w:t>
      </w:r>
      <w:proofErr w:type="spellStart"/>
      <w:r w:rsidR="000247BC">
        <w:t>bởi</w:t>
      </w:r>
      <w:proofErr w:type="spellEnd"/>
      <w:r w:rsidR="000247BC">
        <w:t xml:space="preserve"> Lang</w:t>
      </w:r>
      <w:r w:rsidR="003F34DF">
        <w:t xml:space="preserve">, P.J, </w:t>
      </w:r>
      <w:proofErr w:type="spellStart"/>
      <w:r w:rsidR="003F34DF">
        <w:t>với</w:t>
      </w:r>
      <w:proofErr w:type="spellEnd"/>
      <w:r w:rsidR="003F34DF">
        <w:t xml:space="preserve"> </w:t>
      </w:r>
      <w:proofErr w:type="spellStart"/>
      <w:r w:rsidR="003F34DF">
        <w:t>các</w:t>
      </w:r>
      <w:proofErr w:type="spellEnd"/>
      <w:r w:rsidR="003F34DF">
        <w:t xml:space="preserve"> </w:t>
      </w:r>
      <w:proofErr w:type="spellStart"/>
      <w:r w:rsidR="003F34DF">
        <w:t>trạng</w:t>
      </w:r>
      <w:proofErr w:type="spellEnd"/>
      <w:r w:rsidR="003F34DF">
        <w:t xml:space="preserve"> </w:t>
      </w:r>
      <w:proofErr w:type="spellStart"/>
      <w:r w:rsidR="003F34DF">
        <w:t>thái</w:t>
      </w:r>
      <w:proofErr w:type="spellEnd"/>
      <w:r w:rsidR="003F34DF">
        <w:t xml:space="preserve"> </w:t>
      </w:r>
      <w:proofErr w:type="spellStart"/>
      <w:r w:rsidR="003F34DF">
        <w:t>phân</w:t>
      </w:r>
      <w:proofErr w:type="spellEnd"/>
      <w:r w:rsidR="003F34DF">
        <w:t xml:space="preserve"> </w:t>
      </w:r>
      <w:proofErr w:type="spellStart"/>
      <w:r w:rsidR="003F34DF">
        <w:t>lớp</w:t>
      </w:r>
      <w:proofErr w:type="spellEnd"/>
      <w:r w:rsidR="003F34DF">
        <w:t xml:space="preserve"> </w:t>
      </w:r>
      <w:proofErr w:type="spellStart"/>
      <w:r w:rsidR="003F34DF">
        <w:t>theo</w:t>
      </w:r>
      <w:proofErr w:type="spellEnd"/>
      <w:r w:rsidR="003F34DF">
        <w:t xml:space="preserve"> </w:t>
      </w:r>
      <w:proofErr w:type="spellStart"/>
      <w:r w:rsidR="003F34DF">
        <w:t>trục</w:t>
      </w:r>
      <w:proofErr w:type="spellEnd"/>
      <w:r w:rsidR="003F34DF">
        <w:t xml:space="preserve"> </w:t>
      </w:r>
      <w:proofErr w:type="spellStart"/>
      <w:r w:rsidR="003F34DF">
        <w:t>tích</w:t>
      </w:r>
      <w:proofErr w:type="spellEnd"/>
      <w:r w:rsidR="003F34DF">
        <w:t xml:space="preserve"> </w:t>
      </w:r>
      <w:proofErr w:type="spellStart"/>
      <w:r w:rsidR="003F34DF">
        <w:t>cực</w:t>
      </w:r>
      <w:proofErr w:type="spellEnd"/>
      <w:r w:rsidR="003F34DF">
        <w:t xml:space="preserve"> - </w:t>
      </w:r>
      <w:proofErr w:type="spellStart"/>
      <w:r w:rsidR="003F34DF">
        <w:t>tiêu</w:t>
      </w:r>
      <w:proofErr w:type="spellEnd"/>
      <w:r w:rsidR="003F34DF">
        <w:t xml:space="preserve"> </w:t>
      </w:r>
      <w:proofErr w:type="spellStart"/>
      <w:r w:rsidR="003F34DF">
        <w:t>cực</w:t>
      </w:r>
      <w:proofErr w:type="spellEnd"/>
      <w:r w:rsidR="003F34DF">
        <w:t xml:space="preserve"> </w:t>
      </w:r>
      <w:proofErr w:type="spellStart"/>
      <w:r w:rsidR="003F34DF">
        <w:t>và</w:t>
      </w:r>
      <w:proofErr w:type="spellEnd"/>
      <w:r w:rsidR="003F34DF">
        <w:t xml:space="preserve"> </w:t>
      </w:r>
      <w:proofErr w:type="spellStart"/>
      <w:r w:rsidR="003F34DF">
        <w:t>thụ</w:t>
      </w:r>
      <w:proofErr w:type="spellEnd"/>
      <w:r w:rsidR="003F34DF">
        <w:t xml:space="preserve"> </w:t>
      </w:r>
      <w:proofErr w:type="spellStart"/>
      <w:r w:rsidR="003F34DF">
        <w:t>động</w:t>
      </w:r>
      <w:proofErr w:type="spellEnd"/>
      <w:r w:rsidR="003F34DF">
        <w:t xml:space="preserve"> - </w:t>
      </w:r>
      <w:proofErr w:type="spellStart"/>
      <w:r w:rsidR="003F34DF">
        <w:t>chủ</w:t>
      </w:r>
      <w:proofErr w:type="spellEnd"/>
      <w:r w:rsidR="003F34DF">
        <w:t xml:space="preserve"> </w:t>
      </w:r>
      <w:proofErr w:type="spellStart"/>
      <w:r w:rsidR="003F34DF">
        <w:t>động</w:t>
      </w:r>
      <w:proofErr w:type="spellEnd"/>
      <w:r w:rsidR="003F34DF">
        <w:t>.</w:t>
      </w:r>
    </w:p>
    <w:p w14:paraId="73D13BEE" w14:textId="77777777" w:rsidR="005B4AC5" w:rsidRDefault="00D4116E" w:rsidP="005B4AC5">
      <w:pPr>
        <w:keepNext/>
        <w:jc w:val="center"/>
      </w:pPr>
      <w:r>
        <w:rPr>
          <w:noProof/>
        </w:rPr>
        <w:drawing>
          <wp:inline distT="0" distB="0" distL="0" distR="0" wp14:anchorId="4C4C4A73" wp14:editId="25D1070E">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14:paraId="3CF50E0D" w14:textId="77777777" w:rsidR="00D4116E" w:rsidRDefault="005B4AC5" w:rsidP="005B4AC5">
      <w:pPr>
        <w:pStyle w:val="Caption"/>
      </w:pPr>
      <w:bookmarkStart w:id="10" w:name="_Ref68905775"/>
      <w:bookmarkStart w:id="11" w:name="_Toc69243390"/>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1</w:t>
        </w:r>
      </w:fldSimple>
      <w:bookmarkEnd w:id="10"/>
      <w:r>
        <w:t xml:space="preserve"> </w:t>
      </w:r>
      <w:proofErr w:type="spellStart"/>
      <w:r>
        <w:t>Mô</w:t>
      </w:r>
      <w:proofErr w:type="spellEnd"/>
      <w:r>
        <w:t xml:space="preserve"> </w:t>
      </w:r>
      <w:proofErr w:type="spellStart"/>
      <w:r>
        <w:t>hình</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sdt>
        <w:sdtPr>
          <w:id w:val="554203933"/>
          <w:citation/>
        </w:sdtPr>
        <w:sdtContent>
          <w:r w:rsidR="00575981">
            <w:fldChar w:fldCharType="begin"/>
          </w:r>
          <w:r w:rsidR="00575981">
            <w:instrText xml:space="preserve"> CITATION 6 \l 1033 </w:instrText>
          </w:r>
          <w:r w:rsidR="00575981">
            <w:fldChar w:fldCharType="separate"/>
          </w:r>
          <w:r w:rsidR="0032158F">
            <w:rPr>
              <w:noProof/>
            </w:rPr>
            <w:t xml:space="preserve"> </w:t>
          </w:r>
          <w:r w:rsidR="0032158F" w:rsidRPr="0032158F">
            <w:rPr>
              <w:noProof/>
            </w:rPr>
            <w:t>[1]</w:t>
          </w:r>
          <w:r w:rsidR="00575981">
            <w:fldChar w:fldCharType="end"/>
          </w:r>
        </w:sdtContent>
      </w:sdt>
      <w:bookmarkEnd w:id="11"/>
    </w:p>
    <w:p w14:paraId="2028D47A" w14:textId="77777777" w:rsidR="00D4116E" w:rsidRDefault="00D4116E" w:rsidP="00D4116E">
      <w:pPr>
        <w:jc w:val="center"/>
      </w:pPr>
    </w:p>
    <w:p w14:paraId="596C184C" w14:textId="77777777" w:rsidR="00D4116E" w:rsidRDefault="00D4116E" w:rsidP="00DF79EE">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thành</w:t>
      </w:r>
      <w:proofErr w:type="spellEnd"/>
      <w:r>
        <w:t xml:space="preserve"> </w:t>
      </w:r>
      <w:proofErr w:type="spellStart"/>
      <w:r>
        <w:t>hai</w:t>
      </w:r>
      <w:proofErr w:type="spellEnd"/>
      <w:r>
        <w:t xml:space="preserve"> </w:t>
      </w:r>
      <w:proofErr w:type="spellStart"/>
      <w:r>
        <w:t>loại</w:t>
      </w:r>
      <w:proofErr w:type="spellEnd"/>
      <w:r>
        <w:t xml:space="preserve"> </w:t>
      </w:r>
      <w:proofErr w:type="spellStart"/>
      <w:r>
        <w:t>chính</w:t>
      </w:r>
      <w:proofErr w:type="spellEnd"/>
      <w:r>
        <w:t>:</w:t>
      </w:r>
    </w:p>
    <w:p w14:paraId="22ECFC7E" w14:textId="77777777" w:rsidR="00D4116E" w:rsidRDefault="00D4116E" w:rsidP="00D4116E">
      <w:pPr>
        <w:ind w:firstLine="567"/>
      </w:pP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rsidR="003F34DF">
        <w:t>biểu</w:t>
      </w:r>
      <w:proofErr w:type="spellEnd"/>
      <w:r w:rsidR="003F34DF">
        <w:t xml:space="preserve"> </w:t>
      </w:r>
      <w:proofErr w:type="spellStart"/>
      <w:r w:rsidR="003F34DF">
        <w:t>cảm</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như</w:t>
      </w:r>
      <w:proofErr w:type="spellEnd"/>
      <w:r>
        <w:t xml:space="preserve"> </w:t>
      </w:r>
      <w:proofErr w:type="spellStart"/>
      <w:r>
        <w:t>nét</w:t>
      </w:r>
      <w:proofErr w:type="spellEnd"/>
      <w:r>
        <w:t xml:space="preserve"> </w:t>
      </w:r>
      <w:proofErr w:type="spellStart"/>
      <w:r>
        <w:t>mặt</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cử</w:t>
      </w:r>
      <w:proofErr w:type="spellEnd"/>
      <w:r>
        <w:t xml:space="preserve"> </w:t>
      </w:r>
      <w:proofErr w:type="spellStart"/>
      <w:r>
        <w:t>chỉ</w:t>
      </w:r>
      <w:proofErr w:type="spellEnd"/>
      <w:r>
        <w:t xml:space="preserve">, </w:t>
      </w:r>
      <w:proofErr w:type="spellStart"/>
      <w:r>
        <w:t>tư</w:t>
      </w:r>
      <w:proofErr w:type="spellEnd"/>
      <w:r>
        <w:t xml:space="preserve"> </w:t>
      </w:r>
      <w:proofErr w:type="spellStart"/>
      <w:r>
        <w:t>thế</w:t>
      </w:r>
      <w:proofErr w:type="spellEnd"/>
      <w:r>
        <w:t xml:space="preserve">… </w:t>
      </w:r>
      <w:proofErr w:type="spellStart"/>
      <w:r>
        <w:t>Các</w:t>
      </w:r>
      <w:proofErr w:type="spellEnd"/>
      <w:r>
        <w:t xml:space="preserve"> </w:t>
      </w:r>
      <w:proofErr w:type="spellStart"/>
      <w:r>
        <w:t>tín</w:t>
      </w:r>
      <w:proofErr w:type="spellEnd"/>
      <w:r>
        <w:t xml:space="preserve"> </w:t>
      </w:r>
      <w:proofErr w:type="spellStart"/>
      <w:r>
        <w:t>hệu</w:t>
      </w:r>
      <w:proofErr w:type="spellEnd"/>
      <w:r>
        <w:t xml:space="preserve"> </w:t>
      </w:r>
      <w:proofErr w:type="spellStart"/>
      <w:r>
        <w:t>này</w:t>
      </w:r>
      <w:proofErr w:type="spellEnd"/>
      <w:r>
        <w:t xml:space="preserve"> </w:t>
      </w:r>
      <w:proofErr w:type="spellStart"/>
      <w:r>
        <w:t>có</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là</w:t>
      </w:r>
      <w:proofErr w:type="spellEnd"/>
      <w:r>
        <w:t xml:space="preserve"> </w:t>
      </w:r>
      <w:proofErr w:type="spellStart"/>
      <w:r>
        <w:t>dễ</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năm</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vì</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tương</w:t>
      </w:r>
      <w:proofErr w:type="spellEnd"/>
      <w:r>
        <w:t xml:space="preserve"> </w:t>
      </w:r>
      <w:proofErr w:type="spellStart"/>
      <w:r>
        <w:t>đối</w:t>
      </w:r>
      <w:proofErr w:type="spellEnd"/>
      <w:r>
        <w:t xml:space="preserve"> </w:t>
      </w:r>
      <w:proofErr w:type="spellStart"/>
      <w:r>
        <w:t>dễ</w:t>
      </w:r>
      <w:proofErr w:type="spellEnd"/>
      <w:r>
        <w:t xml:space="preserve"> </w:t>
      </w:r>
      <w:proofErr w:type="spellStart"/>
      <w:r>
        <w:t>dàng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w:t>
      </w:r>
      <w:r w:rsidR="003F34DF">
        <w:t>u</w:t>
      </w:r>
      <w:proofErr w:type="spellEnd"/>
      <w:r w:rsidR="003F34DF">
        <w:t xml:space="preserve"> </w:t>
      </w:r>
      <w:proofErr w:type="spellStart"/>
      <w:r>
        <w:t>như</w:t>
      </w:r>
      <w:proofErr w:type="spellEnd"/>
      <w:r>
        <w:t xml:space="preserve"> </w:t>
      </w:r>
      <w:proofErr w:type="spellStart"/>
      <w:r>
        <w:t>nét</w:t>
      </w:r>
      <w:proofErr w:type="spellEnd"/>
      <w:r>
        <w:t xml:space="preserve"> </w:t>
      </w:r>
      <w:proofErr w:type="spellStart"/>
      <w:r>
        <w:t>mặt</w:t>
      </w:r>
      <w:proofErr w:type="spellEnd"/>
      <w:r>
        <w:t xml:space="preserve"> </w:t>
      </w:r>
      <w:proofErr w:type="spellStart"/>
      <w:r>
        <w:t>hoặc</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để</w:t>
      </w:r>
      <w:proofErr w:type="spellEnd"/>
      <w:r>
        <w:t xml:space="preserve"> </w:t>
      </w:r>
      <w:proofErr w:type="spellStart"/>
      <w:r>
        <w:t>che</w:t>
      </w:r>
      <w:proofErr w:type="spellEnd"/>
      <w:r>
        <w:t xml:space="preserve"> </w:t>
      </w:r>
      <w:proofErr w:type="spellStart"/>
      <w:r>
        <w:t>giấu</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họ</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xã</w:t>
      </w:r>
      <w:proofErr w:type="spellEnd"/>
      <w:r>
        <w:t xml:space="preserve"> </w:t>
      </w:r>
      <w:proofErr w:type="spellStart"/>
      <w:r>
        <w:t>hội</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tỏ</w:t>
      </w:r>
      <w:proofErr w:type="spellEnd"/>
      <w:r>
        <w:t xml:space="preserve"> ra </w:t>
      </w:r>
      <w:proofErr w:type="spellStart"/>
      <w:r>
        <w:t>vui</w:t>
      </w:r>
      <w:proofErr w:type="spellEnd"/>
      <w:r>
        <w:t xml:space="preserve"> </w:t>
      </w:r>
      <w:proofErr w:type="spellStart"/>
      <w:r>
        <w:t>vẻ</w:t>
      </w:r>
      <w:proofErr w:type="spellEnd"/>
      <w:r>
        <w:t xml:space="preserve"> </w:t>
      </w:r>
      <w:proofErr w:type="spellStart"/>
      <w:r>
        <w:t>ngay</w:t>
      </w:r>
      <w:proofErr w:type="spellEnd"/>
      <w:r>
        <w:t xml:space="preserve"> </w:t>
      </w:r>
      <w:proofErr w:type="spellStart"/>
      <w:r>
        <w:t>cả</w:t>
      </w:r>
      <w:proofErr w:type="spellEnd"/>
      <w:r>
        <w:t xml:space="preserve"> </w:t>
      </w:r>
      <w:proofErr w:type="spellStart"/>
      <w:r>
        <w:t>đang</w:t>
      </w:r>
      <w:proofErr w:type="spellEnd"/>
      <w:r>
        <w:t xml:space="preserve"> ở </w:t>
      </w:r>
      <w:proofErr w:type="spellStart"/>
      <w:r>
        <w:t>trong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tiêu</w:t>
      </w:r>
      <w:proofErr w:type="spellEnd"/>
      <w:r>
        <w:t xml:space="preserve"> </w:t>
      </w:r>
      <w:proofErr w:type="spellStart"/>
      <w:r>
        <w:t>cực</w:t>
      </w:r>
      <w:proofErr w:type="spellEnd"/>
      <w:r>
        <w:t>.</w:t>
      </w:r>
    </w:p>
    <w:p w14:paraId="789F424A" w14:textId="77777777" w:rsidR="00D4116E" w:rsidRPr="00525AD8" w:rsidRDefault="00D4116E" w:rsidP="00D4116E">
      <w:pPr>
        <w:ind w:firstLine="567"/>
      </w:pPr>
      <w:proofErr w:type="spellStart"/>
      <w:r>
        <w:t>Phương</w:t>
      </w:r>
      <w:proofErr w:type="spellEnd"/>
      <w:r>
        <w:t xml:space="preserve"> </w:t>
      </w:r>
      <w:proofErr w:type="spellStart"/>
      <w:r>
        <w:t>pháp</w:t>
      </w:r>
      <w:proofErr w:type="spellEnd"/>
      <w:r>
        <w:t xml:space="preserve"> </w:t>
      </w:r>
      <w:proofErr w:type="spellStart"/>
      <w:r>
        <w:t>thứ</w:t>
      </w:r>
      <w:proofErr w:type="spellEnd"/>
      <w:r w:rsidR="003F34DF">
        <w:t xml:space="preserve"> </w:t>
      </w:r>
      <w:proofErr w:type="spellStart"/>
      <w:r w:rsidR="003F34DF">
        <w:t>hai</w:t>
      </w:r>
      <w:proofErr w:type="spellEnd"/>
      <w:r w:rsidR="003F34DF">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rsidR="003F34DF">
        <w:t>sinh</w:t>
      </w:r>
      <w:proofErr w:type="spellEnd"/>
      <w:r w:rsidR="003F34DF">
        <w:t xml:space="preserve"> </w:t>
      </w:r>
      <w:proofErr w:type="spellStart"/>
      <w:r w:rsidR="003F34DF">
        <w:t>học</w:t>
      </w:r>
      <w:proofErr w:type="spellEnd"/>
      <w:r w:rsidR="003F34DF">
        <w:t xml:space="preserve"> </w:t>
      </w:r>
      <w:proofErr w:type="spellStart"/>
      <w:r w:rsidR="003F34DF">
        <w:t>để</w:t>
      </w:r>
      <w:proofErr w:type="spellEnd"/>
      <w:r w:rsidR="003F34DF">
        <w:t xml:space="preserve"> </w:t>
      </w:r>
      <w:proofErr w:type="spellStart"/>
      <w:r w:rsidR="003F34DF">
        <w:t>nhận</w:t>
      </w:r>
      <w:proofErr w:type="spellEnd"/>
      <w:r w:rsidR="003F34DF">
        <w:t xml:space="preserve"> </w:t>
      </w:r>
      <w:proofErr w:type="spellStart"/>
      <w:r w:rsidR="003F34DF">
        <w:t>dạng</w:t>
      </w:r>
      <w:proofErr w:type="spellEnd"/>
      <w:r w:rsidR="003F34DF">
        <w:t xml:space="preserve"> </w:t>
      </w:r>
      <w:proofErr w:type="spellStart"/>
      <w:r w:rsidR="003F34DF">
        <w:t>cảm</w:t>
      </w:r>
      <w:proofErr w:type="spellEnd"/>
      <w:r w:rsidR="003F34DF">
        <w:t xml:space="preserve"> </w:t>
      </w:r>
      <w:proofErr w:type="spellStart"/>
      <w:r w:rsidR="003F34DF">
        <w:t>xúc</w:t>
      </w:r>
      <w:proofErr w:type="spellEnd"/>
      <w:r w:rsidR="003F34DF">
        <w:t xml:space="preserve">. </w:t>
      </w:r>
      <w:proofErr w:type="spellStart"/>
      <w:r w:rsidR="003F34DF">
        <w:t>C</w:t>
      </w:r>
      <w:r>
        <w:t>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t xml:space="preserve">, bao </w:t>
      </w:r>
      <w:proofErr w:type="spellStart"/>
      <w:r>
        <w:t>gồm</w:t>
      </w:r>
      <w:proofErr w:type="spellEnd"/>
      <w:r>
        <w:t xml:space="preserve"> </w:t>
      </w:r>
      <w:proofErr w:type="spellStart"/>
      <w:r>
        <w:t>điện</w:t>
      </w:r>
      <w:proofErr w:type="spellEnd"/>
      <w:r>
        <w:t xml:space="preserve"> </w:t>
      </w:r>
      <w:proofErr w:type="spellStart"/>
      <w:r>
        <w:t>não</w:t>
      </w:r>
      <w:proofErr w:type="spellEnd"/>
      <w:r>
        <w:t xml:space="preserve"> </w:t>
      </w:r>
      <w:proofErr w:type="spellStart"/>
      <w:r>
        <w:t>đồ</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điện</w:t>
      </w:r>
      <w:proofErr w:type="spellEnd"/>
      <w:r>
        <w:t xml:space="preserve"> </w:t>
      </w:r>
      <w:proofErr w:type="spellStart"/>
      <w:r>
        <w:t>tâm</w:t>
      </w:r>
      <w:proofErr w:type="spellEnd"/>
      <w:r>
        <w:t xml:space="preserve"> </w:t>
      </w:r>
      <w:proofErr w:type="spellStart"/>
      <w:r>
        <w:t>đồ</w:t>
      </w:r>
      <w:proofErr w:type="spellEnd"/>
      <w:r>
        <w:t xml:space="preserve">, </w:t>
      </w:r>
      <w:proofErr w:type="spellStart"/>
      <w:r>
        <w:t>điện</w:t>
      </w:r>
      <w:proofErr w:type="spellEnd"/>
      <w:r>
        <w:t xml:space="preserve"> </w:t>
      </w:r>
      <w:proofErr w:type="spellStart"/>
      <w:r>
        <w:t>cơ</w:t>
      </w:r>
      <w:proofErr w:type="spellEnd"/>
      <w:r>
        <w:t xml:space="preserve"> </w:t>
      </w:r>
      <w:proofErr w:type="spellStart"/>
      <w:r>
        <w:t>đồ</w:t>
      </w:r>
      <w:proofErr w:type="spellEnd"/>
      <w:r>
        <w:t xml:space="preserve">, </w:t>
      </w:r>
      <w:proofErr w:type="spellStart"/>
      <w:r>
        <w:t>hô</w:t>
      </w:r>
      <w:proofErr w:type="spellEnd"/>
      <w:r>
        <w:t xml:space="preserve"> </w:t>
      </w:r>
      <w:proofErr w:type="spellStart"/>
      <w:proofErr w:type="gramStart"/>
      <w:r>
        <w:t>hấ</w:t>
      </w:r>
      <w:r w:rsidR="00161F00">
        <w:t>p</w:t>
      </w:r>
      <w:proofErr w:type="spellEnd"/>
      <w:r w:rsidR="00E57B57">
        <w:t>,</w:t>
      </w:r>
      <w:r w:rsidR="003F34DF">
        <w:t>..</w:t>
      </w:r>
      <w:r>
        <w:t>.</w:t>
      </w:r>
      <w:proofErr w:type="gram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t xml:space="preserve">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khi</w:t>
      </w:r>
      <w:proofErr w:type="spellEnd"/>
      <w:r>
        <w:t xml:space="preserve"> con </w:t>
      </w:r>
      <w:proofErr w:type="spellStart"/>
      <w:r>
        <w:t>người</w:t>
      </w:r>
      <w:proofErr w:type="spellEnd"/>
      <w:r>
        <w:t xml:space="preserve"> </w:t>
      </w:r>
      <w:proofErr w:type="spellStart"/>
      <w:r>
        <w:t>đối</w:t>
      </w:r>
      <w:proofErr w:type="spellEnd"/>
      <w:r>
        <w:t xml:space="preserve"> </w:t>
      </w:r>
      <w:proofErr w:type="spellStart"/>
      <w:r>
        <w:t>mặt</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rsidR="003F34DF">
        <w:t>tự</w:t>
      </w:r>
      <w:proofErr w:type="spellEnd"/>
      <w:r w:rsidR="003F34DF">
        <w:t xml:space="preserve"> </w:t>
      </w:r>
      <w:proofErr w:type="spellStart"/>
      <w:r w:rsidR="003F34DF">
        <w:t>nhiên</w:t>
      </w:r>
      <w:proofErr w:type="spellEnd"/>
      <w:r>
        <w:t xml:space="preserve"> </w:t>
      </w:r>
      <w:proofErr w:type="spellStart"/>
      <w:r>
        <w:t>và</w:t>
      </w:r>
      <w:proofErr w:type="spellEnd"/>
      <w:r>
        <w:t xml:space="preserve"> do </w:t>
      </w:r>
      <w:proofErr w:type="spellStart"/>
      <w:r>
        <w:t>đó</w:t>
      </w:r>
      <w:proofErr w:type="spellEnd"/>
      <w:r>
        <w:t xml:space="preserve"> con </w:t>
      </w:r>
      <w:proofErr w:type="spellStart"/>
      <w:r>
        <w:t>người</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được</w:t>
      </w:r>
      <w:proofErr w:type="spellEnd"/>
      <w:r>
        <w:t xml:space="preserve">. </w:t>
      </w:r>
      <w:proofErr w:type="spellStart"/>
      <w:r>
        <w:t>Đã</w:t>
      </w:r>
      <w:proofErr w:type="spellEnd"/>
      <w:r>
        <w:t xml:space="preserve"> </w:t>
      </w:r>
      <w:proofErr w:type="spellStart"/>
      <w:r>
        <w:t>có</w:t>
      </w:r>
      <w:proofErr w:type="spellEnd"/>
      <w:r>
        <w:t xml:space="preserve"> </w:t>
      </w:r>
      <w:proofErr w:type="spellStart"/>
      <w:r w:rsidR="003F34DF">
        <w:t>nhiều</w:t>
      </w:r>
      <w:proofErr w:type="spellEnd"/>
      <w:r w:rsidR="003F34DF">
        <w:t xml:space="preserve"> </w:t>
      </w:r>
      <w:proofErr w:type="spellStart"/>
      <w:r w:rsidR="003F34DF">
        <w:t>nỗ</w:t>
      </w:r>
      <w:proofErr w:type="spellEnd"/>
      <w:r w:rsidR="003F34DF">
        <w:t xml:space="preserve"> </w:t>
      </w:r>
      <w:proofErr w:type="spellStart"/>
      <w:r w:rsidR="003F34DF">
        <w:t>lực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cảm</w:t>
      </w:r>
      <w:proofErr w:type="spellEnd"/>
      <w:r>
        <w:t xml:space="preserve"> </w:t>
      </w:r>
      <w:proofErr w:type="spellStart"/>
      <w:r>
        <w:t>xúc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rsidR="003F34DF">
        <w:t xml:space="preserve"> </w:t>
      </w:r>
      <w:proofErr w:type="spellStart"/>
      <w:r w:rsidR="003F34DF">
        <w:t>và</w:t>
      </w:r>
      <w:proofErr w:type="spellEnd"/>
      <w:r w:rsidR="003F34DF">
        <w:t xml:space="preserve"> </w:t>
      </w:r>
      <w:proofErr w:type="spellStart"/>
      <w:r>
        <w:t>thiết</w:t>
      </w:r>
      <w:proofErr w:type="spellEnd"/>
      <w:r>
        <w:t xml:space="preserve"> </w:t>
      </w:r>
      <w:proofErr w:type="spellStart"/>
      <w:r>
        <w:t>lập</w:t>
      </w:r>
      <w:proofErr w:type="spellEnd"/>
      <w:r>
        <w:t xml:space="preserve"> </w:t>
      </w:r>
      <w:proofErr w:type="spellStart"/>
      <w:r>
        <w:t>một</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giữa</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và</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rsidR="007747B3">
        <w:t xml:space="preserve">. </w:t>
      </w:r>
      <w:proofErr w:type="spellStart"/>
      <w:r w:rsidR="007747B3">
        <w:t>Tuy</w:t>
      </w:r>
      <w:proofErr w:type="spellEnd"/>
      <w:r w:rsidR="007747B3">
        <w:t xml:space="preserve"> </w:t>
      </w:r>
      <w:proofErr w:type="spellStart"/>
      <w:r w:rsidR="007747B3">
        <w:t>nhiên</w:t>
      </w:r>
      <w:proofErr w:type="spellEnd"/>
      <w:r w:rsidR="007747B3">
        <w:t xml:space="preserve">, </w:t>
      </w:r>
      <w:proofErr w:type="spellStart"/>
      <w:r w:rsidR="007747B3">
        <w:t>nghiên</w:t>
      </w:r>
      <w:proofErr w:type="spellEnd"/>
      <w:r w:rsidR="007747B3">
        <w:t xml:space="preserve"> </w:t>
      </w:r>
      <w:proofErr w:type="spellStart"/>
      <w:r w:rsidR="007747B3">
        <w:t>cứu</w:t>
      </w:r>
      <w:proofErr w:type="spellEnd"/>
      <w:r w:rsidR="007747B3">
        <w:t xml:space="preserve"> </w:t>
      </w:r>
      <w:proofErr w:type="spellStart"/>
      <w:r w:rsidR="007747B3">
        <w:t>cho</w:t>
      </w:r>
      <w:proofErr w:type="spellEnd"/>
      <w:r w:rsidR="007747B3">
        <w:t xml:space="preserve"> </w:t>
      </w:r>
      <w:proofErr w:type="spellStart"/>
      <w:r w:rsidR="007747B3">
        <w:t>thấy</w:t>
      </w:r>
      <w:proofErr w:type="spellEnd"/>
      <w:r w:rsidR="007747B3">
        <w:t xml:space="preserve"> </w:t>
      </w:r>
      <w:proofErr w:type="spellStart"/>
      <w:r w:rsidR="007747B3">
        <w:t>rằng</w:t>
      </w:r>
      <w:proofErr w:type="spellEnd"/>
      <w:r w:rsidR="007747B3">
        <w:t xml:space="preserve"> </w:t>
      </w:r>
      <w:proofErr w:type="spellStart"/>
      <w:r>
        <w:t>tương</w:t>
      </w:r>
      <w:proofErr w:type="spellEnd"/>
      <w:r>
        <w:t xml:space="preserve"> </w:t>
      </w:r>
      <w:proofErr w:type="spellStart"/>
      <w:r>
        <w:t>đối</w:t>
      </w:r>
      <w:proofErr w:type="spellEnd"/>
      <w:r>
        <w:t xml:space="preserve"> </w:t>
      </w:r>
      <w:proofErr w:type="spellStart"/>
      <w:r>
        <w:t>khó</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rsidR="003F34DF">
        <w:t>học</w:t>
      </w:r>
      <w:proofErr w:type="spellEnd"/>
      <w:r>
        <w:t xml:space="preserve"> </w:t>
      </w:r>
      <w:proofErr w:type="spellStart"/>
      <w:r>
        <w:t>duy</w:t>
      </w:r>
      <w:proofErr w:type="spellEnd"/>
      <w:r>
        <w:t xml:space="preserve"> </w:t>
      </w:r>
      <w:proofErr w:type="spellStart"/>
      <w:r>
        <w:t>nhất</w:t>
      </w:r>
      <w:proofErr w:type="spellEnd"/>
      <w:r>
        <w:t xml:space="preserve">. </w:t>
      </w:r>
      <w:r w:rsidR="00161F00">
        <w:t xml:space="preserve">Do </w:t>
      </w:r>
      <w:proofErr w:type="spellStart"/>
      <w:r w:rsidR="00161F00">
        <w:t>đó</w:t>
      </w:r>
      <w:proofErr w:type="spellEnd"/>
      <w:r w:rsidR="00161F00">
        <w:t xml:space="preserve">, </w:t>
      </w:r>
      <w:proofErr w:type="spellStart"/>
      <w:r w:rsidR="00161F00">
        <w:t>nhận</w:t>
      </w:r>
      <w:proofErr w:type="spellEnd"/>
      <w:r w:rsidR="00161F00">
        <w:t xml:space="preserve"> </w:t>
      </w:r>
      <w:proofErr w:type="spellStart"/>
      <w:r w:rsidR="00161F00">
        <w:t>dạng</w:t>
      </w:r>
      <w:proofErr w:type="spellEnd"/>
      <w:r w:rsidR="00161F00">
        <w:t xml:space="preserve"> </w:t>
      </w:r>
      <w:proofErr w:type="spellStart"/>
      <w:r w:rsidR="00161F00">
        <w:t>cảm</w:t>
      </w:r>
      <w:proofErr w:type="spellEnd"/>
      <w:r w:rsidR="00161F00">
        <w:t xml:space="preserve"> </w:t>
      </w:r>
      <w:proofErr w:type="spellStart"/>
      <w:r w:rsidR="00161F00">
        <w:t>xúc</w:t>
      </w:r>
      <w:proofErr w:type="spellEnd"/>
      <w:r w:rsidR="00161F00">
        <w:t xml:space="preserve"> </w:t>
      </w:r>
      <w:proofErr w:type="spellStart"/>
      <w:r w:rsidR="00161F00">
        <w:t>sử</w:t>
      </w:r>
      <w:proofErr w:type="spellEnd"/>
      <w:r w:rsidR="00161F00">
        <w:t xml:space="preserve"> </w:t>
      </w:r>
      <w:proofErr w:type="spellStart"/>
      <w:r w:rsidR="00161F00">
        <w:t>dụng</w:t>
      </w:r>
      <w:proofErr w:type="spellEnd"/>
      <w:r w:rsidR="00161F00">
        <w:t xml:space="preserve"> </w:t>
      </w:r>
      <w:proofErr w:type="spellStart"/>
      <w:r w:rsidR="00161F00">
        <w:t>tín</w:t>
      </w:r>
      <w:proofErr w:type="spellEnd"/>
      <w:r w:rsidR="00161F00">
        <w:t xml:space="preserve"> </w:t>
      </w:r>
      <w:proofErr w:type="spellStart"/>
      <w:r w:rsidR="00161F00">
        <w:t>hiệu</w:t>
      </w:r>
      <w:proofErr w:type="spellEnd"/>
      <w:r w:rsidR="00161F00">
        <w:t xml:space="preserve"> </w:t>
      </w:r>
      <w:proofErr w:type="spellStart"/>
      <w:r w:rsidR="00161F00">
        <w:t>sinh</w:t>
      </w:r>
      <w:proofErr w:type="spellEnd"/>
      <w:r w:rsidR="00161F00">
        <w:t xml:space="preserve"> </w:t>
      </w:r>
      <w:proofErr w:type="spellStart"/>
      <w:r w:rsidR="00161F00">
        <w:t>học</w:t>
      </w:r>
      <w:proofErr w:type="spellEnd"/>
      <w:r w:rsidR="00161F00">
        <w:t xml:space="preserve"> </w:t>
      </w:r>
      <w:proofErr w:type="spellStart"/>
      <w:r w:rsidR="00161F00">
        <w:t>thường</w:t>
      </w:r>
      <w:proofErr w:type="spellEnd"/>
      <w:r w:rsidR="00161F00">
        <w:t xml:space="preserve"> </w:t>
      </w:r>
      <w:proofErr w:type="spellStart"/>
      <w:r w:rsidR="00161F00">
        <w:t>phải</w:t>
      </w:r>
      <w:proofErr w:type="spellEnd"/>
      <w:r w:rsidR="00161F00">
        <w:t xml:space="preserve"> </w:t>
      </w:r>
      <w:proofErr w:type="spellStart"/>
      <w:r w:rsidR="00161F00">
        <w:t>xử</w:t>
      </w:r>
      <w:proofErr w:type="spellEnd"/>
      <w:r w:rsidR="00161F00">
        <w:t xml:space="preserve"> </w:t>
      </w:r>
      <w:proofErr w:type="spellStart"/>
      <w:r w:rsidR="00161F00">
        <w:t>lý</w:t>
      </w:r>
      <w:proofErr w:type="spellEnd"/>
      <w:r w:rsidR="00161F00">
        <w:t xml:space="preserve"> </w:t>
      </w:r>
      <w:proofErr w:type="spellStart"/>
      <w:r w:rsidR="00161F00">
        <w:t>đồng</w:t>
      </w:r>
      <w:proofErr w:type="spellEnd"/>
      <w:r w:rsidR="00161F00">
        <w:t xml:space="preserve"> </w:t>
      </w:r>
      <w:proofErr w:type="spellStart"/>
      <w:r w:rsidR="00161F00">
        <w:t>thời</w:t>
      </w:r>
      <w:proofErr w:type="spellEnd"/>
      <w:r w:rsidR="00161F00">
        <w:t xml:space="preserve"> </w:t>
      </w:r>
      <w:proofErr w:type="spellStart"/>
      <w:r w:rsidR="00161F00">
        <w:t>loại</w:t>
      </w:r>
      <w:proofErr w:type="spellEnd"/>
      <w:r w:rsidR="00161F00">
        <w:t xml:space="preserve"> </w:t>
      </w:r>
      <w:proofErr w:type="spellStart"/>
      <w:r w:rsidR="00161F00">
        <w:t>tín</w:t>
      </w:r>
      <w:proofErr w:type="spellEnd"/>
      <w:r w:rsidR="00161F00">
        <w:t xml:space="preserve"> </w:t>
      </w:r>
      <w:proofErr w:type="spellStart"/>
      <w:r w:rsidR="00161F00">
        <w:t>hiệu</w:t>
      </w:r>
      <w:proofErr w:type="spellEnd"/>
      <w:r w:rsidR="00161F00">
        <w:t xml:space="preserve"> </w:t>
      </w:r>
      <w:proofErr w:type="spellStart"/>
      <w:r w:rsidR="00161F00">
        <w:t>khác</w:t>
      </w:r>
      <w:proofErr w:type="spellEnd"/>
      <w:r w:rsidR="00161F00">
        <w:t xml:space="preserve"> </w:t>
      </w:r>
      <w:proofErr w:type="spellStart"/>
      <w:r w:rsidR="00161F00">
        <w:t>nhau</w:t>
      </w:r>
      <w:proofErr w:type="spellEnd"/>
      <w:r w:rsidR="00161F00">
        <w:t xml:space="preserve"> </w:t>
      </w:r>
      <w:proofErr w:type="spellStart"/>
      <w:r w:rsidR="00161F00">
        <w:t>để</w:t>
      </w:r>
      <w:proofErr w:type="spellEnd"/>
      <w:r w:rsidR="00161F00">
        <w:t xml:space="preserve"> </w:t>
      </w:r>
      <w:proofErr w:type="spellStart"/>
      <w:r w:rsidR="00161F00">
        <w:t>đưa</w:t>
      </w:r>
      <w:proofErr w:type="spellEnd"/>
      <w:r w:rsidR="00161F00">
        <w:t xml:space="preserve"> ra </w:t>
      </w:r>
      <w:proofErr w:type="spellStart"/>
      <w:r w:rsidR="00161F00">
        <w:t>quyết</w:t>
      </w:r>
      <w:proofErr w:type="spellEnd"/>
      <w:r w:rsidR="00161F00">
        <w:t xml:space="preserve"> </w:t>
      </w:r>
      <w:proofErr w:type="spellStart"/>
      <w:r w:rsidR="00161F00">
        <w:t>định</w:t>
      </w:r>
      <w:proofErr w:type="spellEnd"/>
      <w:r w:rsidR="00161F00">
        <w:t xml:space="preserve"> </w:t>
      </w:r>
      <w:proofErr w:type="spellStart"/>
      <w:r w:rsidR="00161F00">
        <w:t>nhận</w:t>
      </w:r>
      <w:proofErr w:type="spellEnd"/>
      <w:r w:rsidR="00161F00">
        <w:t xml:space="preserve"> </w:t>
      </w:r>
      <w:proofErr w:type="spellStart"/>
      <w:r w:rsidR="00161F00">
        <w:t>dạng</w:t>
      </w:r>
      <w:proofErr w:type="spellEnd"/>
      <w:r w:rsidR="00161F00">
        <w:t xml:space="preserve">. </w:t>
      </w:r>
      <w:proofErr w:type="spellStart"/>
      <w:r w:rsidR="00161F00">
        <w:t>Đây</w:t>
      </w:r>
      <w:proofErr w:type="spellEnd"/>
      <w:r w:rsidR="00161F00">
        <w:t xml:space="preserve"> </w:t>
      </w:r>
      <w:proofErr w:type="spellStart"/>
      <w:r w:rsidR="00161F00">
        <w:t>là</w:t>
      </w:r>
      <w:proofErr w:type="spellEnd"/>
      <w:r w:rsidR="00161F00">
        <w:t xml:space="preserve"> </w:t>
      </w:r>
      <w:proofErr w:type="spellStart"/>
      <w:r w:rsidR="00161F00">
        <w:t>phương</w:t>
      </w:r>
      <w:proofErr w:type="spellEnd"/>
      <w:r w:rsidR="00161F00">
        <w:t xml:space="preserve"> </w:t>
      </w:r>
      <w:proofErr w:type="spellStart"/>
      <w:r w:rsidR="00161F00">
        <w:t>pháp</w:t>
      </w:r>
      <w:proofErr w:type="spellEnd"/>
      <w:r w:rsidR="00161F00">
        <w:t xml:space="preserve"> </w:t>
      </w:r>
      <w:proofErr w:type="spellStart"/>
      <w:r w:rsidR="00161F00">
        <w:t>nhận</w:t>
      </w:r>
      <w:proofErr w:type="spellEnd"/>
      <w:r w:rsidR="00161F00">
        <w:t xml:space="preserve"> </w:t>
      </w:r>
      <w:proofErr w:type="spellStart"/>
      <w:r w:rsidR="00161F00">
        <w:t>dạng</w:t>
      </w:r>
      <w:proofErr w:type="spellEnd"/>
      <w:r w:rsidR="00161F00">
        <w:t xml:space="preserve"> </w:t>
      </w:r>
      <w:proofErr w:type="spellStart"/>
      <w:r w:rsidR="00161F00">
        <w:t>có</w:t>
      </w:r>
      <w:proofErr w:type="spellEnd"/>
      <w:r w:rsidR="00161F00">
        <w:t xml:space="preserve"> </w:t>
      </w:r>
      <w:proofErr w:type="spellStart"/>
      <w:r w:rsidR="00161F00">
        <w:t>độ</w:t>
      </w:r>
      <w:proofErr w:type="spellEnd"/>
      <w:r w:rsidR="00161F00">
        <w:t xml:space="preserve"> tin </w:t>
      </w:r>
      <w:proofErr w:type="spellStart"/>
      <w:r w:rsidR="00161F00">
        <w:t>cậy</w:t>
      </w:r>
      <w:proofErr w:type="spellEnd"/>
      <w:r w:rsidR="00161F00">
        <w:t xml:space="preserve"> </w:t>
      </w:r>
      <w:proofErr w:type="spellStart"/>
      <w:r w:rsidR="00161F00">
        <w:t>cao</w:t>
      </w:r>
      <w:proofErr w:type="spellEnd"/>
      <w:r w:rsidR="00161F00">
        <w:t xml:space="preserve">, </w:t>
      </w:r>
      <w:proofErr w:type="spellStart"/>
      <w:r w:rsidR="00161F00">
        <w:t>có</w:t>
      </w:r>
      <w:proofErr w:type="spellEnd"/>
      <w:r w:rsidR="00161F00">
        <w:t xml:space="preserve"> ý </w:t>
      </w:r>
      <w:proofErr w:type="spellStart"/>
      <w:r w:rsidR="00161F00">
        <w:t>nghĩa</w:t>
      </w:r>
      <w:proofErr w:type="spellEnd"/>
      <w:r w:rsidR="00161F00">
        <w:t xml:space="preserve"> </w:t>
      </w:r>
      <w:proofErr w:type="spellStart"/>
      <w:r w:rsidR="00161F00">
        <w:t>trong</w:t>
      </w:r>
      <w:proofErr w:type="spellEnd"/>
      <w:r w:rsidR="00161F00">
        <w:t xml:space="preserve"> </w:t>
      </w:r>
      <w:proofErr w:type="spellStart"/>
      <w:r w:rsidR="00161F00">
        <w:t>nghiên</w:t>
      </w:r>
      <w:proofErr w:type="spellEnd"/>
      <w:r w:rsidR="00161F00">
        <w:t xml:space="preserve"> </w:t>
      </w:r>
      <w:proofErr w:type="spellStart"/>
      <w:r w:rsidR="00161F00">
        <w:t>cứu</w:t>
      </w:r>
      <w:proofErr w:type="spellEnd"/>
      <w:r w:rsidR="00161F00">
        <w:t xml:space="preserve"> </w:t>
      </w:r>
      <w:proofErr w:type="spellStart"/>
      <w:r w:rsidR="00161F00">
        <w:t>và</w:t>
      </w:r>
      <w:proofErr w:type="spellEnd"/>
      <w:r w:rsidR="00161F00">
        <w:t xml:space="preserve"> </w:t>
      </w:r>
      <w:proofErr w:type="spellStart"/>
      <w:r w:rsidR="00161F00">
        <w:t>ứng</w:t>
      </w:r>
      <w:proofErr w:type="spellEnd"/>
      <w:r w:rsidR="00161F00">
        <w:t xml:space="preserve"> </w:t>
      </w:r>
      <w:proofErr w:type="spellStart"/>
      <w:r w:rsidR="00161F00">
        <w:t>dụng</w:t>
      </w:r>
      <w:proofErr w:type="spellEnd"/>
      <w:r w:rsidR="00161F00">
        <w:t xml:space="preserve"> </w:t>
      </w:r>
      <w:proofErr w:type="spellStart"/>
      <w:r w:rsidR="00161F00">
        <w:t>thực</w:t>
      </w:r>
      <w:proofErr w:type="spellEnd"/>
      <w:r w:rsidR="00161F00">
        <w:t xml:space="preserve"> </w:t>
      </w:r>
      <w:proofErr w:type="spellStart"/>
      <w:r w:rsidR="00161F00">
        <w:t>tế</w:t>
      </w:r>
      <w:proofErr w:type="spellEnd"/>
      <w:r w:rsidR="00161F00">
        <w:t>.</w:t>
      </w:r>
    </w:p>
    <w:p w14:paraId="10BF0CE4" w14:textId="77777777" w:rsidR="00673EB0" w:rsidRDefault="00673EB0" w:rsidP="00673EB0">
      <w:pPr>
        <w:pStyle w:val="Heading3"/>
      </w:pPr>
      <w:bookmarkStart w:id="12" w:name="_Toc69243356"/>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thông</w:t>
      </w:r>
      <w:proofErr w:type="spellEnd"/>
      <w:r>
        <w:t xml:space="preserve"> qua </w:t>
      </w:r>
      <w:proofErr w:type="spellStart"/>
      <w:r>
        <w:t>tín</w:t>
      </w:r>
      <w:proofErr w:type="spellEnd"/>
      <w:r>
        <w:t xml:space="preserve"> </w:t>
      </w:r>
      <w:proofErr w:type="spellStart"/>
      <w:r>
        <w:t>hiệu</w:t>
      </w:r>
      <w:proofErr w:type="spellEnd"/>
      <w:r>
        <w:t xml:space="preserve"> </w:t>
      </w:r>
      <w:proofErr w:type="spellStart"/>
      <w:r>
        <w:t>giọng</w:t>
      </w:r>
      <w:proofErr w:type="spellEnd"/>
      <w:r>
        <w:t xml:space="preserve"> </w:t>
      </w:r>
      <w:proofErr w:type="spellStart"/>
      <w:r>
        <w:t>nói</w:t>
      </w:r>
      <w:bookmarkEnd w:id="12"/>
      <w:proofErr w:type="spellEnd"/>
    </w:p>
    <w:p w14:paraId="0C5E51FC" w14:textId="77777777" w:rsidR="00A54C81" w:rsidRDefault="00A54C81" w:rsidP="00BA2E93">
      <w:pPr>
        <w:ind w:firstLine="562"/>
      </w:pPr>
      <w:proofErr w:type="spellStart"/>
      <w:r>
        <w:t>Sử</w:t>
      </w:r>
      <w:proofErr w:type="spellEnd"/>
      <w:r>
        <w:t xml:space="preserve"> </w:t>
      </w:r>
      <w:proofErr w:type="spellStart"/>
      <w:r>
        <w:t>dụng</w:t>
      </w:r>
      <w:proofErr w:type="spellEnd"/>
      <w:r>
        <w:t xml:space="preserve"> </w:t>
      </w:r>
      <w:proofErr w:type="spellStart"/>
      <w:r w:rsidR="00BA2E93">
        <w:t>tiếng</w:t>
      </w:r>
      <w:proofErr w:type="spellEnd"/>
      <w:r w:rsidR="00BA2E93">
        <w:t xml:space="preserve"> </w:t>
      </w:r>
      <w:proofErr w:type="spellStart"/>
      <w:r w:rsidR="00BA2E93">
        <w:t>nói</w:t>
      </w:r>
      <w:proofErr w:type="spellEnd"/>
      <w:r w:rsidR="00BA2E93">
        <w:t xml:space="preserve"> </w:t>
      </w:r>
      <w:proofErr w:type="spellStart"/>
      <w:r w:rsidR="00BA2E93">
        <w:t>là</w:t>
      </w:r>
      <w:proofErr w:type="spellEnd"/>
      <w:r w:rsidR="00BA2E93">
        <w:t xml:space="preserve"> </w:t>
      </w:r>
      <w:proofErr w:type="spellStart"/>
      <w:r w:rsidR="00BA2E93">
        <w:t>một</w:t>
      </w:r>
      <w:proofErr w:type="spellEnd"/>
      <w:r w:rsidR="00BA2E93">
        <w:t xml:space="preserve"> </w:t>
      </w:r>
      <w:proofErr w:type="spellStart"/>
      <w:r w:rsidR="00BA2E93">
        <w:t>trong</w:t>
      </w:r>
      <w:proofErr w:type="spellEnd"/>
      <w:r w:rsidR="00BA2E93">
        <w:t xml:space="preserve"> </w:t>
      </w:r>
      <w:proofErr w:type="spellStart"/>
      <w:r w:rsidR="00BA2E93">
        <w:t>những</w:t>
      </w:r>
      <w:proofErr w:type="spellEnd"/>
      <w:r w:rsidR="00BA2E93">
        <w:t xml:space="preserve"> </w:t>
      </w:r>
      <w:proofErr w:type="spellStart"/>
      <w:r w:rsidR="00BA2E93">
        <w:t>cách</w:t>
      </w:r>
      <w:proofErr w:type="spellEnd"/>
      <w:r w:rsidR="00BA2E93">
        <w:t xml:space="preserve"> </w:t>
      </w:r>
      <w:proofErr w:type="spellStart"/>
      <w:r w:rsidR="00BA2E93">
        <w:t>đầu</w:t>
      </w:r>
      <w:proofErr w:type="spellEnd"/>
      <w:r w:rsidR="00BA2E93">
        <w:t xml:space="preserve"> </w:t>
      </w:r>
      <w:proofErr w:type="spellStart"/>
      <w:r w:rsidR="00BA2E93">
        <w:t>tiên</w:t>
      </w:r>
      <w:proofErr w:type="spellEnd"/>
      <w:r w:rsidR="00BA2E93">
        <w:t xml:space="preserve"> </w:t>
      </w:r>
      <w:proofErr w:type="spellStart"/>
      <w:r w:rsidR="00BA2E93">
        <w:t>để</w:t>
      </w:r>
      <w:proofErr w:type="spellEnd"/>
      <w:r w:rsidR="00BA2E93">
        <w:t xml:space="preserve"> </w:t>
      </w:r>
      <w:proofErr w:type="spellStart"/>
      <w:r w:rsidR="00BA2E93">
        <w:t>nhận</w:t>
      </w:r>
      <w:proofErr w:type="spellEnd"/>
      <w:r w:rsidR="00BA2E93">
        <w:t xml:space="preserve"> </w:t>
      </w:r>
      <w:proofErr w:type="spellStart"/>
      <w:r w:rsidR="00BA2E93">
        <w:t>biết</w:t>
      </w:r>
      <w:proofErr w:type="spellEnd"/>
      <w:r w:rsidR="00BA2E93">
        <w:t xml:space="preserve"> </w:t>
      </w:r>
      <w:proofErr w:type="spellStart"/>
      <w:r w:rsidR="00BA2E93">
        <w:t>được</w:t>
      </w:r>
      <w:proofErr w:type="spellEnd"/>
      <w:r w:rsidR="00BA2E93">
        <w:t xml:space="preserve"> </w:t>
      </w:r>
      <w:proofErr w:type="spellStart"/>
      <w:r w:rsidR="00BA2E93">
        <w:t>cảm</w:t>
      </w:r>
      <w:proofErr w:type="spellEnd"/>
      <w:r w:rsidR="00BA2E93">
        <w:t xml:space="preserve"> </w:t>
      </w:r>
      <w:proofErr w:type="spellStart"/>
      <w:r w:rsidR="00BA2E93">
        <w:t>xúc</w:t>
      </w:r>
      <w:proofErr w:type="spellEnd"/>
      <w:r w:rsidR="00BA2E93">
        <w:t xml:space="preserve"> </w:t>
      </w:r>
      <w:proofErr w:type="spellStart"/>
      <w:r w:rsidR="00BA2E93">
        <w:t>của</w:t>
      </w:r>
      <w:proofErr w:type="spellEnd"/>
      <w:r w:rsidR="00BA2E93">
        <w:t xml:space="preserve"> </w:t>
      </w:r>
      <w:proofErr w:type="spellStart"/>
      <w:r w:rsidR="00BA2E93">
        <w:t>một</w:t>
      </w:r>
      <w:proofErr w:type="spellEnd"/>
      <w:r w:rsidR="00BA2E93">
        <w:t xml:space="preserve"> </w:t>
      </w:r>
      <w:proofErr w:type="spellStart"/>
      <w:r w:rsidR="00BA2E93">
        <w:t>người</w:t>
      </w:r>
      <w:proofErr w:type="spellEnd"/>
      <w:r w:rsidR="00BA2E93">
        <w:t xml:space="preserve"> </w:t>
      </w:r>
      <w:proofErr w:type="spellStart"/>
      <w:r w:rsidR="00BA2E93">
        <w:t>một</w:t>
      </w:r>
      <w:proofErr w:type="spellEnd"/>
      <w:r w:rsidR="00BA2E93">
        <w:t xml:space="preserve"> </w:t>
      </w:r>
      <w:proofErr w:type="spellStart"/>
      <w:r w:rsidR="00BA2E93">
        <w:t>cách</w:t>
      </w:r>
      <w:proofErr w:type="spellEnd"/>
      <w:r w:rsidR="00BA2E93">
        <w:t xml:space="preserve"> </w:t>
      </w:r>
      <w:proofErr w:type="spellStart"/>
      <w:r w:rsidR="00BA2E93">
        <w:t>tức</w:t>
      </w:r>
      <w:proofErr w:type="spellEnd"/>
      <w:r w:rsidR="00BA2E93">
        <w:t xml:space="preserve"> </w:t>
      </w:r>
      <w:proofErr w:type="spellStart"/>
      <w:r w:rsidR="00BA2E93">
        <w:t>thời</w:t>
      </w:r>
      <w:proofErr w:type="spellEnd"/>
      <w:r w:rsidR="00BA2E93">
        <w:t xml:space="preserve">. Khi ở </w:t>
      </w:r>
      <w:proofErr w:type="spellStart"/>
      <w:r w:rsidR="00BA2E93">
        <w:t>trong</w:t>
      </w:r>
      <w:proofErr w:type="spellEnd"/>
      <w:r w:rsidR="00BA2E93">
        <w:t xml:space="preserve"> </w:t>
      </w:r>
      <w:proofErr w:type="spellStart"/>
      <w:r w:rsidR="00BA2E93">
        <w:t>trạng</w:t>
      </w:r>
      <w:proofErr w:type="spellEnd"/>
      <w:r w:rsidR="00BA2E93">
        <w:t xml:space="preserve"> </w:t>
      </w:r>
      <w:proofErr w:type="spellStart"/>
      <w:r w:rsidR="00BA2E93">
        <w:t>thái</w:t>
      </w:r>
      <w:proofErr w:type="spellEnd"/>
      <w:r w:rsidR="00BA2E93">
        <w:t xml:space="preserve"> </w:t>
      </w:r>
      <w:proofErr w:type="spellStart"/>
      <w:r w:rsidR="00BA2E93">
        <w:t>tức</w:t>
      </w:r>
      <w:proofErr w:type="spellEnd"/>
      <w:r w:rsidR="00BA2E93">
        <w:t xml:space="preserve"> </w:t>
      </w:r>
      <w:proofErr w:type="spellStart"/>
      <w:r w:rsidR="00BA2E93">
        <w:t>giận</w:t>
      </w:r>
      <w:proofErr w:type="spellEnd"/>
      <w:r w:rsidR="00BA2E93">
        <w:t xml:space="preserve"> </w:t>
      </w:r>
      <w:proofErr w:type="spellStart"/>
      <w:r w:rsidR="00BA2E93">
        <w:t>đi</w:t>
      </w:r>
      <w:proofErr w:type="spellEnd"/>
      <w:r w:rsidR="00BA2E93">
        <w:t xml:space="preserve"> </w:t>
      </w:r>
      <w:proofErr w:type="spellStart"/>
      <w:r w:rsidR="00BA2E93">
        <w:t>kèm</w:t>
      </w:r>
      <w:proofErr w:type="spellEnd"/>
      <w:r w:rsidR="00BA2E93">
        <w:t xml:space="preserve"> </w:t>
      </w:r>
      <w:proofErr w:type="spellStart"/>
      <w:r w:rsidR="00BA2E93">
        <w:t>căng</w:t>
      </w:r>
      <w:proofErr w:type="spellEnd"/>
      <w:r w:rsidR="00BA2E93">
        <w:t xml:space="preserve"> </w:t>
      </w:r>
      <w:proofErr w:type="spellStart"/>
      <w:r w:rsidR="00BA2E93">
        <w:t>thẳng</w:t>
      </w:r>
      <w:proofErr w:type="spellEnd"/>
      <w:r w:rsidR="00BA2E93">
        <w:t xml:space="preserve">, </w:t>
      </w:r>
      <w:proofErr w:type="spellStart"/>
      <w:r w:rsidR="00BA2E93">
        <w:t>giọng</w:t>
      </w:r>
      <w:proofErr w:type="spellEnd"/>
      <w:r w:rsidR="00BA2E93">
        <w:t xml:space="preserve"> </w:t>
      </w:r>
      <w:proofErr w:type="spellStart"/>
      <w:r w:rsidR="00BA2E93">
        <w:t>nói</w:t>
      </w:r>
      <w:proofErr w:type="spellEnd"/>
      <w:r w:rsidR="00BA2E93">
        <w:t xml:space="preserve"> </w:t>
      </w:r>
      <w:proofErr w:type="spellStart"/>
      <w:r w:rsidR="00BA2E93">
        <w:t>của</w:t>
      </w:r>
      <w:proofErr w:type="spellEnd"/>
      <w:r w:rsidR="00BA2E93">
        <w:t xml:space="preserve"> </w:t>
      </w:r>
      <w:proofErr w:type="spellStart"/>
      <w:r w:rsidR="00BA2E93">
        <w:t>người</w:t>
      </w:r>
      <w:proofErr w:type="spellEnd"/>
      <w:r w:rsidR="00BA2E93">
        <w:t xml:space="preserve"> </w:t>
      </w:r>
      <w:proofErr w:type="spellStart"/>
      <w:r w:rsidR="00BA2E93">
        <w:t>đó</w:t>
      </w:r>
      <w:proofErr w:type="spellEnd"/>
      <w:r w:rsidR="00BA2E93">
        <w:t xml:space="preserve"> </w:t>
      </w:r>
      <w:proofErr w:type="spellStart"/>
      <w:r w:rsidR="00BA2E93">
        <w:t>có</w:t>
      </w:r>
      <w:proofErr w:type="spellEnd"/>
      <w:r w:rsidR="00BA2E93">
        <w:t xml:space="preserve"> xu </w:t>
      </w:r>
      <w:proofErr w:type="spellStart"/>
      <w:r w:rsidR="00BA2E93">
        <w:t>hướng</w:t>
      </w:r>
      <w:proofErr w:type="spellEnd"/>
      <w:r w:rsidR="00BA2E93">
        <w:t xml:space="preserve"> to </w:t>
      </w:r>
      <w:proofErr w:type="spellStart"/>
      <w:r w:rsidR="00BA2E93">
        <w:t>hơn</w:t>
      </w:r>
      <w:proofErr w:type="spellEnd"/>
      <w:r w:rsidR="00BA2E93">
        <w:t xml:space="preserve">, </w:t>
      </w:r>
      <w:proofErr w:type="spellStart"/>
      <w:r w:rsidR="00BA2E93">
        <w:t>tốc</w:t>
      </w:r>
      <w:proofErr w:type="spellEnd"/>
      <w:r w:rsidR="00BA2E93">
        <w:t xml:space="preserve"> </w:t>
      </w:r>
      <w:proofErr w:type="spellStart"/>
      <w:r w:rsidR="00BA2E93">
        <w:t>độ</w:t>
      </w:r>
      <w:proofErr w:type="spellEnd"/>
      <w:r w:rsidR="00BA2E93">
        <w:t xml:space="preserve"> </w:t>
      </w:r>
      <w:proofErr w:type="spellStart"/>
      <w:r w:rsidR="00BA2E93">
        <w:t>nói</w:t>
      </w:r>
      <w:proofErr w:type="spellEnd"/>
      <w:r w:rsidR="00BA2E93">
        <w:t xml:space="preserve"> </w:t>
      </w:r>
      <w:proofErr w:type="spellStart"/>
      <w:r w:rsidR="00BA2E93">
        <w:t>nhanh</w:t>
      </w:r>
      <w:proofErr w:type="spellEnd"/>
      <w:r w:rsidR="00BA2E93">
        <w:t xml:space="preserve">, </w:t>
      </w:r>
      <w:proofErr w:type="spellStart"/>
      <w:r w:rsidR="00BA2E93">
        <w:t>ngữ</w:t>
      </w:r>
      <w:proofErr w:type="spellEnd"/>
      <w:r w:rsidR="00BA2E93">
        <w:t xml:space="preserve"> </w:t>
      </w:r>
      <w:proofErr w:type="spellStart"/>
      <w:r w:rsidR="00BA2E93">
        <w:t>điệu</w:t>
      </w:r>
      <w:proofErr w:type="spellEnd"/>
      <w:r w:rsidR="00BA2E93">
        <w:t xml:space="preserve"> </w:t>
      </w:r>
      <w:proofErr w:type="spellStart"/>
      <w:r w:rsidR="00BA2E93">
        <w:t>lên</w:t>
      </w:r>
      <w:proofErr w:type="spellEnd"/>
      <w:r w:rsidR="00BA2E93">
        <w:t xml:space="preserve"> </w:t>
      </w:r>
      <w:proofErr w:type="spellStart"/>
      <w:r w:rsidR="00BA2E93">
        <w:t>xuống</w:t>
      </w:r>
      <w:proofErr w:type="spellEnd"/>
      <w:r w:rsidR="00BA2E93">
        <w:t xml:space="preserve"> </w:t>
      </w:r>
      <w:proofErr w:type="spellStart"/>
      <w:r w:rsidR="00BA2E93">
        <w:t>thất</w:t>
      </w:r>
      <w:proofErr w:type="spellEnd"/>
      <w:r w:rsidR="00BA2E93">
        <w:t xml:space="preserve"> </w:t>
      </w:r>
      <w:proofErr w:type="spellStart"/>
      <w:r w:rsidR="00BA2E93">
        <w:t>thường</w:t>
      </w:r>
      <w:proofErr w:type="spellEnd"/>
      <w:r w:rsidR="00BA2E93">
        <w:t xml:space="preserve">. </w:t>
      </w:r>
      <w:proofErr w:type="spellStart"/>
      <w:r w:rsidR="00BA2E93">
        <w:t>Ngược</w:t>
      </w:r>
      <w:proofErr w:type="spellEnd"/>
      <w:r w:rsidR="00BA2E93">
        <w:t xml:space="preserve"> </w:t>
      </w:r>
      <w:proofErr w:type="spellStart"/>
      <w:r w:rsidR="00BA2E93">
        <w:t>lại</w:t>
      </w:r>
      <w:proofErr w:type="spellEnd"/>
      <w:r w:rsidR="00BA2E93">
        <w:t xml:space="preserve">, </w:t>
      </w:r>
      <w:proofErr w:type="spellStart"/>
      <w:r w:rsidR="00BA2E93">
        <w:t>khi</w:t>
      </w:r>
      <w:proofErr w:type="spellEnd"/>
      <w:r w:rsidR="00BA2E93">
        <w:t xml:space="preserve"> ở </w:t>
      </w:r>
      <w:proofErr w:type="spellStart"/>
      <w:r w:rsidR="00BA2E93">
        <w:t>trong</w:t>
      </w:r>
      <w:proofErr w:type="spellEnd"/>
      <w:r w:rsidR="00BA2E93">
        <w:t xml:space="preserve"> </w:t>
      </w:r>
      <w:proofErr w:type="spellStart"/>
      <w:r w:rsidR="00BA2E93">
        <w:t>trạng</w:t>
      </w:r>
      <w:proofErr w:type="spellEnd"/>
      <w:r w:rsidR="00BA2E93">
        <w:t xml:space="preserve"> </w:t>
      </w:r>
      <w:proofErr w:type="spellStart"/>
      <w:r w:rsidR="00BA2E93">
        <w:t>thái</w:t>
      </w:r>
      <w:proofErr w:type="spellEnd"/>
      <w:r w:rsidR="00BA2E93">
        <w:t xml:space="preserve"> </w:t>
      </w:r>
      <w:proofErr w:type="spellStart"/>
      <w:r w:rsidR="00BA2E93">
        <w:t>thông</w:t>
      </w:r>
      <w:proofErr w:type="spellEnd"/>
      <w:r w:rsidR="00BA2E93">
        <w:t xml:space="preserve"> </w:t>
      </w:r>
      <w:proofErr w:type="spellStart"/>
      <w:r w:rsidR="00BA2E93">
        <w:t>thường</w:t>
      </w:r>
      <w:proofErr w:type="spellEnd"/>
      <w:r w:rsidR="00BA2E93">
        <w:t xml:space="preserve"> </w:t>
      </w:r>
      <w:proofErr w:type="spellStart"/>
      <w:r w:rsidR="00BA2E93">
        <w:t>và</w:t>
      </w:r>
      <w:proofErr w:type="spellEnd"/>
      <w:r w:rsidR="00BA2E93">
        <w:t xml:space="preserve"> </w:t>
      </w:r>
      <w:proofErr w:type="spellStart"/>
      <w:r w:rsidR="00BA2E93">
        <w:t>không</w:t>
      </w:r>
      <w:proofErr w:type="spellEnd"/>
      <w:r w:rsidR="00BA2E93">
        <w:t xml:space="preserve"> </w:t>
      </w:r>
      <w:proofErr w:type="spellStart"/>
      <w:r w:rsidR="00BA2E93">
        <w:t>bị</w:t>
      </w:r>
      <w:proofErr w:type="spellEnd"/>
      <w:r w:rsidR="00BA2E93">
        <w:t xml:space="preserve"> chi </w:t>
      </w:r>
      <w:proofErr w:type="spellStart"/>
      <w:r w:rsidR="00BA2E93">
        <w:t>phối</w:t>
      </w:r>
      <w:proofErr w:type="spellEnd"/>
      <w:r w:rsidR="00BA2E93">
        <w:t xml:space="preserve"> </w:t>
      </w:r>
      <w:proofErr w:type="spellStart"/>
      <w:r w:rsidR="00BA2E93">
        <w:t>bởi</w:t>
      </w:r>
      <w:proofErr w:type="spellEnd"/>
      <w:r w:rsidR="00BA2E93">
        <w:t xml:space="preserve"> </w:t>
      </w:r>
      <w:proofErr w:type="spellStart"/>
      <w:r w:rsidR="00BA2E93">
        <w:t>cảm</w:t>
      </w:r>
      <w:proofErr w:type="spellEnd"/>
      <w:r w:rsidR="00BA2E93">
        <w:t xml:space="preserve"> </w:t>
      </w:r>
      <w:proofErr w:type="spellStart"/>
      <w:r w:rsidR="00BA2E93">
        <w:t>xúc</w:t>
      </w:r>
      <w:proofErr w:type="spellEnd"/>
      <w:r w:rsidR="00BA2E93">
        <w:t xml:space="preserve"> </w:t>
      </w:r>
      <w:proofErr w:type="spellStart"/>
      <w:r w:rsidR="00BA2E93">
        <w:t>tiêu</w:t>
      </w:r>
      <w:proofErr w:type="spellEnd"/>
      <w:r w:rsidR="00BA2E93">
        <w:t xml:space="preserve"> </w:t>
      </w:r>
      <w:proofErr w:type="spellStart"/>
      <w:r w:rsidR="00BA2E93">
        <w:t>cực</w:t>
      </w:r>
      <w:proofErr w:type="spellEnd"/>
      <w:r w:rsidR="00BA2E93">
        <w:t xml:space="preserve">, </w:t>
      </w:r>
      <w:proofErr w:type="spellStart"/>
      <w:r w:rsidR="00BA2E93">
        <w:t>giọng</w:t>
      </w:r>
      <w:proofErr w:type="spellEnd"/>
      <w:r w:rsidR="00BA2E93">
        <w:t xml:space="preserve"> </w:t>
      </w:r>
      <w:proofErr w:type="spellStart"/>
      <w:r w:rsidR="00BA2E93">
        <w:t>nói</w:t>
      </w:r>
      <w:proofErr w:type="spellEnd"/>
      <w:r w:rsidR="00BA2E93">
        <w:t xml:space="preserve"> </w:t>
      </w:r>
      <w:proofErr w:type="spellStart"/>
      <w:r w:rsidR="00BA2E93">
        <w:t>của</w:t>
      </w:r>
      <w:proofErr w:type="spellEnd"/>
      <w:r w:rsidR="00BA2E93">
        <w:t xml:space="preserve"> </w:t>
      </w:r>
      <w:proofErr w:type="spellStart"/>
      <w:r w:rsidR="00BA2E93">
        <w:t>một</w:t>
      </w:r>
      <w:proofErr w:type="spellEnd"/>
      <w:r w:rsidR="00BA2E93">
        <w:t xml:space="preserve"> </w:t>
      </w:r>
      <w:proofErr w:type="spellStart"/>
      <w:r w:rsidR="00BA2E93">
        <w:t>người</w:t>
      </w:r>
      <w:proofErr w:type="spellEnd"/>
      <w:r w:rsidR="00BA2E93">
        <w:t xml:space="preserve"> </w:t>
      </w:r>
      <w:proofErr w:type="spellStart"/>
      <w:r w:rsidR="00BA2E93">
        <w:t>có</w:t>
      </w:r>
      <w:proofErr w:type="spellEnd"/>
      <w:r w:rsidR="00BA2E93">
        <w:t xml:space="preserve"> xu </w:t>
      </w:r>
      <w:proofErr w:type="spellStart"/>
      <w:r w:rsidR="00BA2E93">
        <w:t>hướng</w:t>
      </w:r>
      <w:proofErr w:type="spellEnd"/>
      <w:r w:rsidR="00BA2E93">
        <w:t xml:space="preserve"> </w:t>
      </w:r>
      <w:proofErr w:type="spellStart"/>
      <w:r w:rsidR="00BA2E93">
        <w:t>ổn</w:t>
      </w:r>
      <w:proofErr w:type="spellEnd"/>
      <w:r w:rsidR="00BA2E93">
        <w:t xml:space="preserve"> </w:t>
      </w:r>
      <w:proofErr w:type="spellStart"/>
      <w:r w:rsidR="00BA2E93">
        <w:t>định</w:t>
      </w:r>
      <w:proofErr w:type="spellEnd"/>
      <w:r w:rsidR="00BA2E93">
        <w:t xml:space="preserve"> </w:t>
      </w:r>
      <w:proofErr w:type="spellStart"/>
      <w:r w:rsidR="00BA2E93">
        <w:t>về</w:t>
      </w:r>
      <w:proofErr w:type="spellEnd"/>
      <w:r w:rsidR="00BA2E93">
        <w:t xml:space="preserve"> </w:t>
      </w:r>
      <w:proofErr w:type="spellStart"/>
      <w:r w:rsidR="00BA2E93">
        <w:t>âm</w:t>
      </w:r>
      <w:proofErr w:type="spellEnd"/>
      <w:r w:rsidR="00BA2E93">
        <w:t xml:space="preserve"> </w:t>
      </w:r>
      <w:proofErr w:type="spellStart"/>
      <w:r w:rsidR="00BA2E93">
        <w:t>lượng</w:t>
      </w:r>
      <w:proofErr w:type="spellEnd"/>
      <w:r w:rsidR="00BA2E93">
        <w:t xml:space="preserve">, </w:t>
      </w:r>
      <w:proofErr w:type="spellStart"/>
      <w:r w:rsidR="00BA2E93">
        <w:t>tốc</w:t>
      </w:r>
      <w:proofErr w:type="spellEnd"/>
      <w:r w:rsidR="00BA2E93">
        <w:t xml:space="preserve"> </w:t>
      </w:r>
      <w:proofErr w:type="spellStart"/>
      <w:r w:rsidR="00BA2E93">
        <w:t>độ</w:t>
      </w:r>
      <w:proofErr w:type="spellEnd"/>
      <w:r w:rsidR="00BA2E93">
        <w:t xml:space="preserve"> </w:t>
      </w:r>
      <w:proofErr w:type="spellStart"/>
      <w:r w:rsidR="00BA2E93">
        <w:t>nói</w:t>
      </w:r>
      <w:proofErr w:type="spellEnd"/>
      <w:r w:rsidR="00BA2E93">
        <w:t xml:space="preserve"> </w:t>
      </w:r>
      <w:proofErr w:type="spellStart"/>
      <w:r w:rsidR="00BA2E93">
        <w:t>trung</w:t>
      </w:r>
      <w:proofErr w:type="spellEnd"/>
      <w:r w:rsidR="00BA2E93">
        <w:t xml:space="preserve"> </w:t>
      </w:r>
      <w:proofErr w:type="spellStart"/>
      <w:r w:rsidR="00BA2E93">
        <w:t>bình</w:t>
      </w:r>
      <w:proofErr w:type="spellEnd"/>
      <w:r w:rsidR="00BA2E93">
        <w:t xml:space="preserve">, </w:t>
      </w:r>
      <w:proofErr w:type="spellStart"/>
      <w:r w:rsidR="00BA2E93">
        <w:t>biên</w:t>
      </w:r>
      <w:proofErr w:type="spellEnd"/>
      <w:r w:rsidR="00BA2E93">
        <w:t xml:space="preserve"> </w:t>
      </w:r>
      <w:proofErr w:type="spellStart"/>
      <w:r w:rsidR="00BA2E93">
        <w:t>độ</w:t>
      </w:r>
      <w:proofErr w:type="spellEnd"/>
      <w:r w:rsidR="00BA2E93">
        <w:t xml:space="preserve"> </w:t>
      </w:r>
      <w:proofErr w:type="spellStart"/>
      <w:r w:rsidR="00BA2E93">
        <w:t>giọng</w:t>
      </w:r>
      <w:proofErr w:type="spellEnd"/>
      <w:r w:rsidR="00BA2E93">
        <w:t xml:space="preserve"> </w:t>
      </w:r>
      <w:proofErr w:type="spellStart"/>
      <w:r w:rsidR="00BA2E93">
        <w:t>nói</w:t>
      </w:r>
      <w:proofErr w:type="spellEnd"/>
      <w:r w:rsidR="00BA2E93">
        <w:t xml:space="preserve"> </w:t>
      </w:r>
      <w:proofErr w:type="spellStart"/>
      <w:r w:rsidR="00BA2E93">
        <w:t>không</w:t>
      </w:r>
      <w:proofErr w:type="spellEnd"/>
      <w:r w:rsidR="00BA2E93">
        <w:t xml:space="preserve"> </w:t>
      </w:r>
      <w:proofErr w:type="spellStart"/>
      <w:r w:rsidR="00BA2E93">
        <w:t>thay</w:t>
      </w:r>
      <w:proofErr w:type="spellEnd"/>
      <w:r w:rsidR="00BA2E93">
        <w:t xml:space="preserve"> </w:t>
      </w:r>
      <w:proofErr w:type="spellStart"/>
      <w:r w:rsidR="00BA2E93">
        <w:t>đổi</w:t>
      </w:r>
      <w:proofErr w:type="spellEnd"/>
      <w:r w:rsidR="00BA2E93">
        <w:t xml:space="preserve"> </w:t>
      </w:r>
      <w:proofErr w:type="spellStart"/>
      <w:r w:rsidR="00BA2E93">
        <w:t>đột</w:t>
      </w:r>
      <w:proofErr w:type="spellEnd"/>
      <w:r w:rsidR="00BA2E93">
        <w:t xml:space="preserve"> </w:t>
      </w:r>
      <w:proofErr w:type="spellStart"/>
      <w:r w:rsidR="00BA2E93">
        <w:t>ngột</w:t>
      </w:r>
      <w:proofErr w:type="spellEnd"/>
      <w:r w:rsidR="00BA2E93">
        <w:t>.</w:t>
      </w:r>
    </w:p>
    <w:p w14:paraId="197BEB25" w14:textId="55D2418D" w:rsidR="00BA2E93" w:rsidRPr="00A54C81" w:rsidRDefault="006C64F2" w:rsidP="00BA2E93">
      <w:pPr>
        <w:ind w:firstLine="562"/>
      </w:pPr>
      <w:proofErr w:type="spellStart"/>
      <w:ins w:id="13" w:author="Cung Thanh Long" w:date="2021-04-14T10:23:00Z">
        <w:r>
          <w:t>Một</w:t>
        </w:r>
        <w:proofErr w:type="spellEnd"/>
        <w:r>
          <w:t xml:space="preserve"> </w:t>
        </w:r>
        <w:proofErr w:type="spellStart"/>
        <w:r>
          <w:t>số</w:t>
        </w:r>
      </w:ins>
      <w:proofErr w:type="spellEnd"/>
      <w:del w:id="14" w:author="Cung Thanh Long" w:date="2021-04-14T10:23:00Z">
        <w:r w:rsidR="00BA2E93" w:rsidDel="006C64F2">
          <w:delText>Các</w:delText>
        </w:r>
      </w:del>
      <w:r w:rsidR="00BA2E93">
        <w:t xml:space="preserve"> </w:t>
      </w:r>
      <w:proofErr w:type="spellStart"/>
      <w:r w:rsidR="00BA2E93">
        <w:t>nghiên</w:t>
      </w:r>
      <w:proofErr w:type="spellEnd"/>
      <w:r w:rsidR="00BA2E93">
        <w:t xml:space="preserve"> </w:t>
      </w:r>
      <w:proofErr w:type="spellStart"/>
      <w:r w:rsidR="00BA2E93">
        <w:t>cứu</w:t>
      </w:r>
      <w:proofErr w:type="spellEnd"/>
      <w:r w:rsidR="00BA2E93">
        <w:t xml:space="preserve"> </w:t>
      </w:r>
      <w:proofErr w:type="spellStart"/>
      <w:r w:rsidR="00BA2E93">
        <w:t>nhận</w:t>
      </w:r>
      <w:proofErr w:type="spellEnd"/>
      <w:r w:rsidR="00BA2E93">
        <w:t xml:space="preserve"> </w:t>
      </w:r>
      <w:proofErr w:type="spellStart"/>
      <w:r w:rsidR="00BA2E93">
        <w:t>dạng</w:t>
      </w:r>
      <w:proofErr w:type="spellEnd"/>
      <w:r w:rsidR="00BA2E93">
        <w:t xml:space="preserve"> </w:t>
      </w:r>
      <w:proofErr w:type="spellStart"/>
      <w:r w:rsidR="00BA2E93">
        <w:t>cảm</w:t>
      </w:r>
      <w:proofErr w:type="spellEnd"/>
      <w:r w:rsidR="00BA2E93">
        <w:t xml:space="preserve"> </w:t>
      </w:r>
      <w:proofErr w:type="spellStart"/>
      <w:r w:rsidR="00BA2E93">
        <w:t>xúc</w:t>
      </w:r>
      <w:proofErr w:type="spellEnd"/>
      <w:r w:rsidR="00BA2E93">
        <w:t xml:space="preserve"> </w:t>
      </w:r>
      <w:proofErr w:type="spellStart"/>
      <w:r w:rsidR="00BA2E93">
        <w:t>bằng</w:t>
      </w:r>
      <w:proofErr w:type="spellEnd"/>
      <w:r w:rsidR="00BA2E93">
        <w:t xml:space="preserve"> </w:t>
      </w:r>
      <w:proofErr w:type="spellStart"/>
      <w:r w:rsidR="00BA2E93">
        <w:t>phương</w:t>
      </w:r>
      <w:proofErr w:type="spellEnd"/>
      <w:r w:rsidR="00BA2E93">
        <w:t xml:space="preserve"> </w:t>
      </w:r>
      <w:proofErr w:type="spellStart"/>
      <w:r w:rsidR="00BA2E93">
        <w:t>pháp</w:t>
      </w:r>
      <w:proofErr w:type="spellEnd"/>
      <w:r w:rsidR="00BA2E93">
        <w:t xml:space="preserve"> </w:t>
      </w:r>
      <w:proofErr w:type="spellStart"/>
      <w:r w:rsidR="00BA2E93">
        <w:t>này</w:t>
      </w:r>
      <w:proofErr w:type="spellEnd"/>
      <w:r w:rsidR="00BA2E93">
        <w:t xml:space="preserve"> </w:t>
      </w:r>
      <w:proofErr w:type="spellStart"/>
      <w:r w:rsidR="00BA2E93">
        <w:t>có</w:t>
      </w:r>
      <w:proofErr w:type="spellEnd"/>
      <w:r w:rsidR="00BA2E93">
        <w:t xml:space="preserve"> </w:t>
      </w:r>
      <w:proofErr w:type="spellStart"/>
      <w:r w:rsidR="00BA2E93">
        <w:t>thể</w:t>
      </w:r>
      <w:proofErr w:type="spellEnd"/>
      <w:r w:rsidR="00BA2E93">
        <w:t xml:space="preserve"> </w:t>
      </w:r>
      <w:proofErr w:type="spellStart"/>
      <w:r w:rsidR="00BA2E93">
        <w:t>kể</w:t>
      </w:r>
      <w:proofErr w:type="spellEnd"/>
      <w:r w:rsidR="00BA2E93">
        <w:t xml:space="preserve"> </w:t>
      </w:r>
      <w:proofErr w:type="spellStart"/>
      <w:r w:rsidR="00BA2E93">
        <w:t>tới</w:t>
      </w:r>
      <w:proofErr w:type="spellEnd"/>
      <w:ins w:id="15" w:author="Cung Thanh Long" w:date="2021-04-14T10:23:00Z">
        <w:r>
          <w:t>,</w:t>
        </w:r>
      </w:ins>
      <w:r w:rsidR="00BA2E93">
        <w:t xml:space="preserve"> </w:t>
      </w:r>
      <w:proofErr w:type="spellStart"/>
      <w:r w:rsidR="00BA2E93">
        <w:t>như</w:t>
      </w:r>
      <w:proofErr w:type="spellEnd"/>
      <w:r w:rsidR="00BA2E93">
        <w:t xml:space="preserve"> </w:t>
      </w:r>
      <w:proofErr w:type="spellStart"/>
      <w:r w:rsidR="00CB3F6F">
        <w:t>sử</w:t>
      </w:r>
      <w:proofErr w:type="spellEnd"/>
      <w:r w:rsidR="00CB3F6F">
        <w:t xml:space="preserve"> </w:t>
      </w:r>
      <w:proofErr w:type="spellStart"/>
      <w:r w:rsidR="00CB3F6F">
        <w:t>dụng</w:t>
      </w:r>
      <w:proofErr w:type="spellEnd"/>
      <w:r w:rsidR="00CB3F6F">
        <w:t xml:space="preserve"> </w:t>
      </w:r>
      <w:proofErr w:type="spellStart"/>
      <w:r w:rsidR="00CB3F6F">
        <w:t>mô</w:t>
      </w:r>
      <w:proofErr w:type="spellEnd"/>
      <w:r w:rsidR="00CB3F6F">
        <w:t xml:space="preserve"> </w:t>
      </w:r>
      <w:proofErr w:type="spellStart"/>
      <w:r w:rsidR="00CB3F6F">
        <w:t>hình</w:t>
      </w:r>
      <w:proofErr w:type="spellEnd"/>
      <w:r w:rsidR="00CB3F6F">
        <w:t xml:space="preserve"> HMM </w:t>
      </w:r>
      <w:proofErr w:type="spellStart"/>
      <w:r w:rsidR="00CB3F6F">
        <w:t>đạt</w:t>
      </w:r>
      <w:proofErr w:type="spellEnd"/>
      <w:ins w:id="16" w:author="Cung Thanh Long" w:date="2021-04-14T10:22:00Z">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tới</w:t>
        </w:r>
      </w:ins>
      <w:proofErr w:type="spellEnd"/>
      <w:r w:rsidR="00CB3F6F">
        <w:t xml:space="preserve"> 86%</w:t>
      </w:r>
      <w:del w:id="17" w:author="Cung Thanh Long" w:date="2021-04-14T10:23:00Z">
        <w:r w:rsidR="00CB3F6F" w:rsidDel="006C64F2">
          <w:delText xml:space="preserve"> tỉ lệ chính xác</w:delText>
        </w:r>
      </w:del>
      <w:sdt>
        <w:sdtPr>
          <w:id w:val="2096660693"/>
          <w:citation/>
        </w:sdtPr>
        <w:sdtContent>
          <w:r w:rsidR="00CB3F6F">
            <w:fldChar w:fldCharType="begin"/>
          </w:r>
          <w:r w:rsidR="00CB3F6F">
            <w:instrText xml:space="preserve"> CITATION BSc \l 1033 </w:instrText>
          </w:r>
          <w:r w:rsidR="00CB3F6F">
            <w:fldChar w:fldCharType="separate"/>
          </w:r>
          <w:r w:rsidR="0032158F">
            <w:rPr>
              <w:noProof/>
            </w:rPr>
            <w:t xml:space="preserve"> </w:t>
          </w:r>
          <w:r w:rsidR="0032158F" w:rsidRPr="0032158F">
            <w:rPr>
              <w:noProof/>
            </w:rPr>
            <w:t>[2]</w:t>
          </w:r>
          <w:r w:rsidR="00CB3F6F">
            <w:fldChar w:fldCharType="end"/>
          </w:r>
        </w:sdtContent>
      </w:sdt>
      <w:r w:rsidR="00CB3F6F">
        <w:t xml:space="preserve">, </w:t>
      </w:r>
      <w:proofErr w:type="spellStart"/>
      <w:r w:rsidR="00CB3F6F">
        <w:t>mô</w:t>
      </w:r>
      <w:proofErr w:type="spellEnd"/>
      <w:r w:rsidR="00CB3F6F">
        <w:t xml:space="preserve"> </w:t>
      </w:r>
      <w:proofErr w:type="spellStart"/>
      <w:r w:rsidR="00CB3F6F">
        <w:t>hình</w:t>
      </w:r>
      <w:proofErr w:type="spellEnd"/>
      <w:r w:rsidR="00CB3F6F">
        <w:t xml:space="preserve"> SVM </w:t>
      </w:r>
      <w:proofErr w:type="spellStart"/>
      <w:r w:rsidR="00CB3F6F">
        <w:t>và</w:t>
      </w:r>
      <w:proofErr w:type="spellEnd"/>
      <w:r w:rsidR="00CB3F6F">
        <w:t xml:space="preserve"> NN </w:t>
      </w:r>
      <w:proofErr w:type="spellStart"/>
      <w:r w:rsidR="00CB3F6F">
        <w:t>với</w:t>
      </w:r>
      <w:proofErr w:type="spellEnd"/>
      <w:r w:rsidR="00CB3F6F">
        <w:t xml:space="preserve"> 84,2% </w:t>
      </w:r>
      <w:proofErr w:type="spellStart"/>
      <w:r w:rsidR="00CB3F6F">
        <w:t>và</w:t>
      </w:r>
      <w:proofErr w:type="spellEnd"/>
      <w:r w:rsidR="00CB3F6F">
        <w:t xml:space="preserve"> 80,8%</w:t>
      </w:r>
      <w:sdt>
        <w:sdtPr>
          <w:id w:val="-455101004"/>
          <w:citation/>
        </w:sdtPr>
        <w:sdtContent>
          <w:r w:rsidR="00CB3F6F">
            <w:fldChar w:fldCharType="begin"/>
          </w:r>
          <w:r w:rsidR="00CB3F6F">
            <w:instrText xml:space="preserve"> CITATION Tsa \l 1033 </w:instrText>
          </w:r>
          <w:r w:rsidR="00CB3F6F">
            <w:fldChar w:fldCharType="separate"/>
          </w:r>
          <w:r w:rsidR="0032158F">
            <w:rPr>
              <w:noProof/>
            </w:rPr>
            <w:t xml:space="preserve"> </w:t>
          </w:r>
          <w:r w:rsidR="0032158F" w:rsidRPr="0032158F">
            <w:rPr>
              <w:noProof/>
            </w:rPr>
            <w:t>[3]</w:t>
          </w:r>
          <w:r w:rsidR="00CB3F6F">
            <w:fldChar w:fldCharType="end"/>
          </w:r>
        </w:sdtContent>
      </w:sdt>
      <w:r w:rsidR="00CB3F6F">
        <w:t xml:space="preserve">, </w:t>
      </w:r>
      <w:del w:id="18" w:author="Cung Thanh Long" w:date="2021-04-14T10:27:00Z">
        <w:r w:rsidR="00CB3F6F" w:rsidDel="006C64F2">
          <w:delText xml:space="preserve">78,14% </w:delText>
        </w:r>
      </w:del>
      <w:proofErr w:type="spellStart"/>
      <w:r w:rsidR="00CB3F6F">
        <w:t>khi</w:t>
      </w:r>
      <w:proofErr w:type="spellEnd"/>
      <w:r w:rsidR="00CB3F6F">
        <w:t xml:space="preserve"> </w:t>
      </w:r>
      <w:proofErr w:type="spellStart"/>
      <w:r w:rsidR="00CB3F6F">
        <w:t>sử</w:t>
      </w:r>
      <w:proofErr w:type="spellEnd"/>
      <w:r w:rsidR="00CB3F6F">
        <w:t xml:space="preserve"> </w:t>
      </w:r>
      <w:proofErr w:type="spellStart"/>
      <w:r w:rsidR="00CB3F6F">
        <w:t>dụng</w:t>
      </w:r>
      <w:proofErr w:type="spellEnd"/>
      <w:r w:rsidR="00CB3F6F">
        <w:t xml:space="preserve"> GMM</w:t>
      </w:r>
      <w:ins w:id="19" w:author="Cung Thanh Long" w:date="2021-04-14T10:27:00Z">
        <w:r>
          <w:t xml:space="preserve"> </w:t>
        </w:r>
        <w:proofErr w:type="spellStart"/>
        <w:r>
          <w:t>đạt</w:t>
        </w:r>
        <w:proofErr w:type="spellEnd"/>
        <w:r>
          <w:t xml:space="preserve"> </w:t>
        </w:r>
        <w:proofErr w:type="spellStart"/>
        <w:r>
          <w:t>đọ</w:t>
        </w:r>
        <w:proofErr w:type="spellEnd"/>
        <w:r>
          <w:t xml:space="preserve"> </w:t>
        </w:r>
        <w:proofErr w:type="spellStart"/>
        <w:r>
          <w:t>chính</w:t>
        </w:r>
        <w:proofErr w:type="spellEnd"/>
        <w:r>
          <w:t xml:space="preserve"> xác78,14% </w:t>
        </w:r>
      </w:ins>
      <w:sdt>
        <w:sdtPr>
          <w:id w:val="1524130394"/>
          <w:citation/>
        </w:sdtPr>
        <w:sdtContent>
          <w:r w:rsidR="00CB3F6F">
            <w:fldChar w:fldCharType="begin"/>
          </w:r>
          <w:r w:rsidR="00CB3F6F">
            <w:instrText xml:space="preserve"> CITATION TLN \l 1033 </w:instrText>
          </w:r>
          <w:r w:rsidR="00CB3F6F">
            <w:fldChar w:fldCharType="separate"/>
          </w:r>
          <w:r w:rsidR="0032158F">
            <w:rPr>
              <w:noProof/>
            </w:rPr>
            <w:t xml:space="preserve"> </w:t>
          </w:r>
          <w:r w:rsidR="0032158F" w:rsidRPr="0032158F">
            <w:rPr>
              <w:noProof/>
            </w:rPr>
            <w:t>[4]</w:t>
          </w:r>
          <w:r w:rsidR="00CB3F6F">
            <w:fldChar w:fldCharType="end"/>
          </w:r>
        </w:sdtContent>
      </w:sdt>
      <w:r w:rsidR="00AF18ED">
        <w:t xml:space="preserve"> </w:t>
      </w:r>
      <w:proofErr w:type="spellStart"/>
      <w:r w:rsidR="00AF18ED">
        <w:t>và</w:t>
      </w:r>
      <w:proofErr w:type="spellEnd"/>
      <w:r w:rsidR="00AF18ED">
        <w:t xml:space="preserve"> </w:t>
      </w:r>
      <w:proofErr w:type="spellStart"/>
      <w:r w:rsidR="00AF18ED">
        <w:t>nhận</w:t>
      </w:r>
      <w:proofErr w:type="spellEnd"/>
      <w:r w:rsidR="00AF18ED">
        <w:t xml:space="preserve"> </w:t>
      </w:r>
      <w:proofErr w:type="spellStart"/>
      <w:r w:rsidR="00AF18ED">
        <w:t>d</w:t>
      </w:r>
      <w:ins w:id="20" w:author="Cung Thanh Long" w:date="2021-04-14T10:27:00Z">
        <w:r>
          <w:t>ạng</w:t>
        </w:r>
      </w:ins>
      <w:proofErr w:type="spellEnd"/>
      <w:del w:id="21" w:author="Cung Thanh Long" w:date="2021-04-14T10:27:00Z">
        <w:r w:rsidR="00AF18ED" w:rsidDel="006C64F2">
          <w:delText>iện</w:delText>
        </w:r>
      </w:del>
      <w:r w:rsidR="00AF18ED">
        <w:t xml:space="preserve"> 4 </w:t>
      </w:r>
      <w:proofErr w:type="spellStart"/>
      <w:r w:rsidR="00AF18ED">
        <w:t>trạng</w:t>
      </w:r>
      <w:proofErr w:type="spellEnd"/>
      <w:r w:rsidR="00AF18ED">
        <w:t xml:space="preserve"> </w:t>
      </w:r>
      <w:proofErr w:type="spellStart"/>
      <w:r w:rsidR="00AF18ED">
        <w:t>thái</w:t>
      </w:r>
      <w:proofErr w:type="spellEnd"/>
      <w:r w:rsidR="00AF18ED">
        <w:t xml:space="preserve"> </w:t>
      </w:r>
      <w:proofErr w:type="spellStart"/>
      <w:r w:rsidR="00AF18ED">
        <w:t>cảm</w:t>
      </w:r>
      <w:proofErr w:type="spellEnd"/>
      <w:r w:rsidR="00AF18ED">
        <w:t xml:space="preserve"> </w:t>
      </w:r>
      <w:proofErr w:type="spellStart"/>
      <w:r w:rsidR="00AF18ED">
        <w:t>xúc</w:t>
      </w:r>
      <w:proofErr w:type="spellEnd"/>
      <w:r w:rsidR="00AF18ED">
        <w:t xml:space="preserve"> </w:t>
      </w:r>
      <w:proofErr w:type="spellStart"/>
      <w:r w:rsidR="00AF18ED">
        <w:t>đạt</w:t>
      </w:r>
      <w:proofErr w:type="spellEnd"/>
      <w:r w:rsidR="00AF18ED">
        <w:t xml:space="preserve"> </w:t>
      </w:r>
      <w:proofErr w:type="spellStart"/>
      <w:r w:rsidR="00AF18ED">
        <w:t>kết</w:t>
      </w:r>
      <w:proofErr w:type="spellEnd"/>
      <w:r w:rsidR="00AF18ED">
        <w:t xml:space="preserve"> </w:t>
      </w:r>
      <w:proofErr w:type="spellStart"/>
      <w:r w:rsidR="00AF18ED">
        <w:t>quả</w:t>
      </w:r>
      <w:proofErr w:type="spellEnd"/>
      <w:r w:rsidR="00AF18ED">
        <w:t xml:space="preserve"> 68,2%</w:t>
      </w:r>
      <w:ins w:id="22" w:author="Cung Thanh Long" w:date="2021-04-14T10:28:00Z">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commentRangeStart w:id="23"/>
        <w:r>
          <w:t>…</w:t>
        </w:r>
        <w:commentRangeEnd w:id="23"/>
        <w:r>
          <w:rPr>
            <w:rStyle w:val="CommentReference"/>
          </w:rPr>
          <w:commentReference w:id="23"/>
        </w:r>
      </w:ins>
      <w:r w:rsidR="00AF18ED">
        <w:t xml:space="preserve"> </w:t>
      </w:r>
      <w:sdt>
        <w:sdtPr>
          <w:id w:val="1576858620"/>
          <w:citation/>
        </w:sdtPr>
        <w:sdtContent>
          <w:r w:rsidR="00AF18ED">
            <w:fldChar w:fldCharType="begin"/>
          </w:r>
          <w:r w:rsidR="00AF18ED">
            <w:instrText xml:space="preserve"> CITATION EMo \l 1033 </w:instrText>
          </w:r>
          <w:r w:rsidR="00AF18ED">
            <w:fldChar w:fldCharType="separate"/>
          </w:r>
          <w:r w:rsidR="0032158F" w:rsidRPr="0032158F">
            <w:rPr>
              <w:noProof/>
            </w:rPr>
            <w:t>[5]</w:t>
          </w:r>
          <w:r w:rsidR="00AF18ED">
            <w:fldChar w:fldCharType="end"/>
          </w:r>
        </w:sdtContent>
      </w:sdt>
      <w:r w:rsidR="00CB3F6F">
        <w:t>.</w:t>
      </w:r>
    </w:p>
    <w:p w14:paraId="41F89F91" w14:textId="77777777" w:rsidR="004E5152" w:rsidRDefault="004E5152" w:rsidP="004E5152">
      <w:pPr>
        <w:pStyle w:val="Heading3"/>
      </w:pPr>
      <w:bookmarkStart w:id="24" w:name="_Toc69243357"/>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thông</w:t>
      </w:r>
      <w:proofErr w:type="spellEnd"/>
      <w:r>
        <w:t xml:space="preserve"> qua </w:t>
      </w:r>
      <w:proofErr w:type="spellStart"/>
      <w:r w:rsidR="00EE1021">
        <w:t>biểu</w:t>
      </w:r>
      <w:proofErr w:type="spellEnd"/>
      <w:r w:rsidR="00EE1021">
        <w:t xml:space="preserve"> </w:t>
      </w:r>
      <w:proofErr w:type="spellStart"/>
      <w:r w:rsidR="00EE1021">
        <w:t>cảm</w:t>
      </w:r>
      <w:proofErr w:type="spellEnd"/>
      <w:r>
        <w:t xml:space="preserve"> </w:t>
      </w:r>
      <w:proofErr w:type="spellStart"/>
      <w:r>
        <w:t>khuôn</w:t>
      </w:r>
      <w:proofErr w:type="spellEnd"/>
      <w:r>
        <w:t xml:space="preserve"> </w:t>
      </w:r>
      <w:proofErr w:type="spellStart"/>
      <w:r>
        <w:t>mặt</w:t>
      </w:r>
      <w:bookmarkEnd w:id="24"/>
      <w:proofErr w:type="spellEnd"/>
    </w:p>
    <w:p w14:paraId="7A0E4F32" w14:textId="33ED2050" w:rsidR="00463801" w:rsidRPr="00463801" w:rsidRDefault="00463801" w:rsidP="00727A44">
      <w:pPr>
        <w:ind w:firstLine="562"/>
      </w:pP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thông</w:t>
      </w:r>
      <w:proofErr w:type="spellEnd"/>
      <w:r>
        <w:t xml:space="preserve"> qua </w:t>
      </w:r>
      <w:proofErr w:type="spellStart"/>
      <w:r>
        <w:t>biểu</w:t>
      </w:r>
      <w:proofErr w:type="spellEnd"/>
      <w:r>
        <w:t xml:space="preserve"> </w:t>
      </w:r>
      <w:proofErr w:type="spellStart"/>
      <w:r>
        <w:t>cảm</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là</w:t>
      </w:r>
      <w:proofErr w:type="spellEnd"/>
      <w:r>
        <w:t xml:space="preserve"> </w:t>
      </w:r>
      <w:proofErr w:type="spellStart"/>
      <w:r>
        <w:t>bài</w:t>
      </w:r>
      <w:proofErr w:type="spellEnd"/>
      <w:r>
        <w:t xml:space="preserve"> </w:t>
      </w:r>
      <w:proofErr w:type="spellStart"/>
      <w:r>
        <w:t>toán</w:t>
      </w:r>
      <w:proofErr w:type="spellEnd"/>
      <w:r>
        <w:t xml:space="preserve"> </w:t>
      </w:r>
      <w:proofErr w:type="spellStart"/>
      <w:r>
        <w:t>quen</w:t>
      </w:r>
      <w:proofErr w:type="spellEnd"/>
      <w:r>
        <w:t xml:space="preserve"> </w:t>
      </w:r>
      <w:proofErr w:type="spellStart"/>
      <w:r>
        <w:t>thuộc</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xử</w:t>
      </w:r>
      <w:proofErr w:type="spellEnd"/>
      <w:r>
        <w:t xml:space="preserve"> </w:t>
      </w:r>
      <w:proofErr w:type="spellStart"/>
      <w:r>
        <w:t>lý</w:t>
      </w:r>
      <w:proofErr w:type="spellEnd"/>
      <w:r>
        <w:t xml:space="preserve"> </w:t>
      </w:r>
      <w:proofErr w:type="spellStart"/>
      <w:r>
        <w:t>ảnh</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nhanh</w:t>
      </w:r>
      <w:proofErr w:type="spellEnd"/>
      <w:r>
        <w:t xml:space="preserve"> </w:t>
      </w:r>
      <w:proofErr w:type="spellStart"/>
      <w:r>
        <w:t>nhất</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là</w:t>
      </w:r>
      <w:proofErr w:type="spellEnd"/>
      <w:r>
        <w:t xml:space="preserve"> </w:t>
      </w:r>
      <w:proofErr w:type="spellStart"/>
      <w:r>
        <w:t>thứ</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chú</w:t>
      </w:r>
      <w:proofErr w:type="spellEnd"/>
      <w:r>
        <w:t xml:space="preserve"> ý </w:t>
      </w:r>
      <w:proofErr w:type="spellStart"/>
      <w:r>
        <w:t>đến</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lông</w:t>
      </w:r>
      <w:proofErr w:type="spellEnd"/>
      <w:r>
        <w:t xml:space="preserve"> </w:t>
      </w:r>
      <w:proofErr w:type="spellStart"/>
      <w:r>
        <w:t>mày</w:t>
      </w:r>
      <w:proofErr w:type="spellEnd"/>
      <w:r>
        <w:t xml:space="preserve">, </w:t>
      </w:r>
      <w:proofErr w:type="spellStart"/>
      <w:r>
        <w:t>hình</w:t>
      </w:r>
      <w:proofErr w:type="spellEnd"/>
      <w:r>
        <w:t xml:space="preserve"> </w:t>
      </w:r>
      <w:proofErr w:type="spellStart"/>
      <w:r>
        <w:t>dạng</w:t>
      </w:r>
      <w:proofErr w:type="spellEnd"/>
      <w:r>
        <w:t xml:space="preserve"> </w:t>
      </w:r>
      <w:proofErr w:type="spellStart"/>
      <w:r>
        <w:t>khuôn</w:t>
      </w:r>
      <w:proofErr w:type="spellEnd"/>
      <w:r>
        <w:t xml:space="preserve"> </w:t>
      </w:r>
      <w:proofErr w:type="spellStart"/>
      <w:r>
        <w:t>miệng</w:t>
      </w:r>
      <w:proofErr w:type="spellEnd"/>
      <w:r>
        <w:t xml:space="preserve">, </w:t>
      </w:r>
      <w:proofErr w:type="spellStart"/>
      <w:r>
        <w:t>mũi</w:t>
      </w:r>
      <w:proofErr w:type="spellEnd"/>
      <w:r>
        <w:t xml:space="preserve">, hay </w:t>
      </w:r>
      <w:proofErr w:type="spellStart"/>
      <w:r>
        <w:t>những</w:t>
      </w:r>
      <w:proofErr w:type="spellEnd"/>
      <w:r>
        <w:t xml:space="preserve"> </w:t>
      </w:r>
      <w:proofErr w:type="spellStart"/>
      <w:r>
        <w:t>nếp</w:t>
      </w:r>
      <w:proofErr w:type="spellEnd"/>
      <w:r>
        <w:t xml:space="preserve"> </w:t>
      </w:r>
      <w:proofErr w:type="spellStart"/>
      <w:r>
        <w:t>nhăn</w:t>
      </w:r>
      <w:proofErr w:type="spellEnd"/>
      <w:r>
        <w:t xml:space="preserve">, </w:t>
      </w:r>
      <w:proofErr w:type="spellStart"/>
      <w:r>
        <w:t>độ</w:t>
      </w:r>
      <w:proofErr w:type="spellEnd"/>
      <w:r>
        <w:t xml:space="preserve"> </w:t>
      </w:r>
      <w:proofErr w:type="spellStart"/>
      <w:r>
        <w:t>mở</w:t>
      </w:r>
      <w:proofErr w:type="spellEnd"/>
      <w:r>
        <w:t xml:space="preserve"> </w:t>
      </w:r>
      <w:proofErr w:type="spellStart"/>
      <w:r>
        <w:t>của</w:t>
      </w:r>
      <w:proofErr w:type="spellEnd"/>
      <w:r>
        <w:t xml:space="preserve"> </w:t>
      </w:r>
      <w:proofErr w:type="spellStart"/>
      <w:r>
        <w:t>mắt</w:t>
      </w:r>
      <w:proofErr w:type="spellEnd"/>
      <w:r>
        <w:t xml:space="preserve">,… </w:t>
      </w:r>
      <w:proofErr w:type="spellStart"/>
      <w:r>
        <w:t>Ví</w:t>
      </w:r>
      <w:proofErr w:type="spellEnd"/>
      <w:r>
        <w:t xml:space="preserve"> </w:t>
      </w:r>
      <w:proofErr w:type="spellStart"/>
      <w:r>
        <w:t>dụ</w:t>
      </w:r>
      <w:proofErr w:type="spellEnd"/>
      <w:r>
        <w:t xml:space="preserve"> </w:t>
      </w:r>
      <w:proofErr w:type="spellStart"/>
      <w:r>
        <w:t>khi</w:t>
      </w:r>
      <w:proofErr w:type="spellEnd"/>
      <w:r>
        <w:t xml:space="preserve"> ở </w:t>
      </w:r>
      <w:proofErr w:type="spellStart"/>
      <w:r>
        <w:t>trong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vui</w:t>
      </w:r>
      <w:proofErr w:type="spellEnd"/>
      <w:r>
        <w:t xml:space="preserve"> </w:t>
      </w:r>
      <w:proofErr w:type="spellStart"/>
      <w:r>
        <w:t>vẻ</w:t>
      </w:r>
      <w:proofErr w:type="spellEnd"/>
      <w:r>
        <w:t xml:space="preserve">, </w:t>
      </w:r>
      <w:proofErr w:type="spellStart"/>
      <w:r>
        <w:t>khuôn</w:t>
      </w:r>
      <w:proofErr w:type="spellEnd"/>
      <w:r>
        <w:t xml:space="preserve"> </w:t>
      </w:r>
      <w:proofErr w:type="spellStart"/>
      <w:r>
        <w:t>miệng</w:t>
      </w:r>
      <w:proofErr w:type="spellEnd"/>
      <w:r>
        <w:t xml:space="preserve"> </w:t>
      </w:r>
      <w:proofErr w:type="spellStart"/>
      <w:r>
        <w:t>sẽ</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hướng</w:t>
      </w:r>
      <w:proofErr w:type="spellEnd"/>
      <w:r>
        <w:t xml:space="preserve"> </w:t>
      </w:r>
      <w:proofErr w:type="spellStart"/>
      <w:r>
        <w:t>lên</w:t>
      </w:r>
      <w:proofErr w:type="spellEnd"/>
      <w:r>
        <w:t xml:space="preserve">, </w:t>
      </w:r>
      <w:proofErr w:type="spellStart"/>
      <w:r>
        <w:t>má</w:t>
      </w:r>
      <w:proofErr w:type="spellEnd"/>
      <w:r>
        <w:t xml:space="preserve"> </w:t>
      </w:r>
      <w:proofErr w:type="spellStart"/>
      <w:r>
        <w:t>nâng</w:t>
      </w:r>
      <w:proofErr w:type="spellEnd"/>
      <w:r>
        <w:t xml:space="preserve"> </w:t>
      </w:r>
      <w:proofErr w:type="spellStart"/>
      <w:r>
        <w:t>cao</w:t>
      </w:r>
      <w:proofErr w:type="spellEnd"/>
      <w:r>
        <w:t xml:space="preserve"> </w:t>
      </w:r>
      <w:proofErr w:type="spellStart"/>
      <w:r>
        <w:t>và</w:t>
      </w:r>
      <w:proofErr w:type="spellEnd"/>
      <w:r>
        <w:t xml:space="preserve"> </w:t>
      </w:r>
      <w:proofErr w:type="spellStart"/>
      <w:r>
        <w:t>có</w:t>
      </w:r>
      <w:proofErr w:type="spellEnd"/>
      <w:r>
        <w:t xml:space="preserve"> </w:t>
      </w:r>
      <w:proofErr w:type="spellStart"/>
      <w:r>
        <w:t>các</w:t>
      </w:r>
      <w:proofErr w:type="spellEnd"/>
      <w:r>
        <w:t xml:space="preserve"> </w:t>
      </w:r>
      <w:proofErr w:type="spellStart"/>
      <w:r>
        <w:t>vết</w:t>
      </w:r>
      <w:proofErr w:type="spellEnd"/>
      <w:r>
        <w:t xml:space="preserve"> </w:t>
      </w:r>
      <w:proofErr w:type="spellStart"/>
      <w:r>
        <w:t>n</w:t>
      </w:r>
      <w:ins w:id="25" w:author="Cung Thanh Long" w:date="2021-04-14T10:29:00Z">
        <w:r w:rsidR="00EF3BF0">
          <w:t>hăn</w:t>
        </w:r>
      </w:ins>
      <w:proofErr w:type="spellEnd"/>
      <w:del w:id="26" w:author="Cung Thanh Long" w:date="2021-04-14T10:29:00Z">
        <w:r w:rsidDel="00EF3BF0">
          <w:delText>ahưn</w:delText>
        </w:r>
      </w:del>
      <w:r>
        <w:t xml:space="preserve"> </w:t>
      </w:r>
      <w:proofErr w:type="spellStart"/>
      <w:r>
        <w:t>xung</w:t>
      </w:r>
      <w:proofErr w:type="spellEnd"/>
      <w:r>
        <w:t xml:space="preserve"> </w:t>
      </w:r>
      <w:proofErr w:type="spellStart"/>
      <w:r>
        <w:t>quanh</w:t>
      </w:r>
      <w:proofErr w:type="spellEnd"/>
      <w:r>
        <w:t xml:space="preserve"> </w:t>
      </w:r>
      <w:proofErr w:type="spellStart"/>
      <w:r>
        <w:t>mắt</w:t>
      </w:r>
      <w:proofErr w:type="spellEnd"/>
      <w:r>
        <w:t xml:space="preserve">. </w:t>
      </w:r>
      <w:r>
        <w:fldChar w:fldCharType="begin"/>
      </w:r>
      <w:r>
        <w:instrText xml:space="preserve"> REF _Ref69056725 \h </w:instrText>
      </w:r>
      <w:r>
        <w:fldChar w:fldCharType="separate"/>
      </w:r>
      <w:proofErr w:type="spellStart"/>
      <w:r w:rsidR="0032158F">
        <w:t>Hình</w:t>
      </w:r>
      <w:proofErr w:type="spellEnd"/>
      <w:r w:rsidR="0032158F">
        <w:t xml:space="preserve"> </w:t>
      </w:r>
      <w:r w:rsidR="0032158F">
        <w:rPr>
          <w:noProof/>
        </w:rPr>
        <w:t>1</w:t>
      </w:r>
      <w:r w:rsidR="0032158F">
        <w:t>.</w:t>
      </w:r>
      <w:r w:rsidR="0032158F">
        <w:rPr>
          <w:noProof/>
        </w:rPr>
        <w:t>2</w:t>
      </w:r>
      <w:r>
        <w:fldChar w:fldCharType="end"/>
      </w:r>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cảm</w:t>
      </w:r>
      <w:proofErr w:type="spellEnd"/>
      <w:r>
        <w:t xml:space="preserve"> </w:t>
      </w:r>
      <w:proofErr w:type="spellStart"/>
      <w:r>
        <w:t>của</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w:t>
      </w:r>
    </w:p>
    <w:p w14:paraId="120122FC" w14:textId="77777777" w:rsidR="00EE1021" w:rsidRDefault="00580429" w:rsidP="00EE1021">
      <w:pPr>
        <w:keepNext/>
        <w:jc w:val="center"/>
      </w:pPr>
      <w:r>
        <w:rPr>
          <w:noProof/>
        </w:rPr>
        <w:lastRenderedPageBreak/>
        <w:drawing>
          <wp:inline distT="0" distB="0" distL="0" distR="0" wp14:anchorId="5F085F6D" wp14:editId="5F41D367">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9">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14:paraId="50A7CDBA" w14:textId="41F169CE" w:rsidR="00580429" w:rsidRDefault="00EE1021" w:rsidP="00EE1021">
      <w:pPr>
        <w:pStyle w:val="Caption"/>
      </w:pPr>
      <w:bookmarkStart w:id="27" w:name="_Ref69056725"/>
      <w:bookmarkStart w:id="28" w:name="_Ref69056721"/>
      <w:bookmarkStart w:id="29" w:name="_Toc69243391"/>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2</w:t>
        </w:r>
      </w:fldSimple>
      <w:bookmarkEnd w:id="27"/>
      <w:r>
        <w:t xml:space="preserve"> </w:t>
      </w:r>
      <w:proofErr w:type="spellStart"/>
      <w:r w:rsidR="003F34DF">
        <w:t>Một</w:t>
      </w:r>
      <w:proofErr w:type="spellEnd"/>
      <w:r w:rsidR="003F34DF">
        <w:t xml:space="preserve"> </w:t>
      </w:r>
      <w:proofErr w:type="spellStart"/>
      <w:r w:rsidR="003F34DF">
        <w:t>số</w:t>
      </w:r>
      <w:proofErr w:type="spellEnd"/>
      <w:r w:rsidR="003F34DF">
        <w:t xml:space="preserve"> </w:t>
      </w:r>
      <w:proofErr w:type="spellStart"/>
      <w:r w:rsidR="003F34DF">
        <w:t>trạng</w:t>
      </w:r>
      <w:proofErr w:type="spellEnd"/>
      <w:r w:rsidR="003F34DF">
        <w:t xml:space="preserve"> </w:t>
      </w:r>
      <w:proofErr w:type="spellStart"/>
      <w:r w:rsidR="003F34DF">
        <w:t>thái</w:t>
      </w:r>
      <w:proofErr w:type="spellEnd"/>
      <w:r>
        <w:t xml:space="preserve"> </w:t>
      </w:r>
      <w:proofErr w:type="spellStart"/>
      <w:r>
        <w:t>cảm</w:t>
      </w:r>
      <w:proofErr w:type="spellEnd"/>
      <w:r>
        <w:t xml:space="preserve"> </w:t>
      </w:r>
      <w:proofErr w:type="spellStart"/>
      <w:r>
        <w:t>xúc</w:t>
      </w:r>
      <w:proofErr w:type="spellEnd"/>
      <w:r>
        <w:t xml:space="preserve"> </w:t>
      </w:r>
      <w:r w:rsidR="003F34DF">
        <w:t>qua</w:t>
      </w:r>
      <w:r>
        <w:t xml:space="preserve"> </w:t>
      </w:r>
      <w:proofErr w:type="spellStart"/>
      <w:r>
        <w:t>biểu</w:t>
      </w:r>
      <w:proofErr w:type="spellEnd"/>
      <w:r>
        <w:t xml:space="preserve"> </w:t>
      </w:r>
      <w:proofErr w:type="spellStart"/>
      <w:r>
        <w:t>hiện</w:t>
      </w:r>
      <w:proofErr w:type="spellEnd"/>
      <w:r>
        <w:t xml:space="preserve"> </w:t>
      </w:r>
      <w:proofErr w:type="spellStart"/>
      <w:r>
        <w:t>khuôn</w:t>
      </w:r>
      <w:proofErr w:type="spellEnd"/>
      <w:r>
        <w:t xml:space="preserve"> </w:t>
      </w:r>
      <w:proofErr w:type="spellStart"/>
      <w:r>
        <w:t>mặt</w:t>
      </w:r>
      <w:bookmarkEnd w:id="28"/>
      <w:bookmarkEnd w:id="29"/>
      <w:proofErr w:type="spellEnd"/>
      <w:ins w:id="30" w:author="Cung Thanh Long" w:date="2021-04-14T10:29:00Z">
        <w:r w:rsidR="00EF3BF0">
          <w:t xml:space="preserve"> [</w:t>
        </w:r>
        <w:commentRangeStart w:id="31"/>
        <w:r w:rsidR="00EF3BF0">
          <w:t>6</w:t>
        </w:r>
        <w:commentRangeEnd w:id="31"/>
        <w:r w:rsidR="00EF3BF0">
          <w:rPr>
            <w:rStyle w:val="CommentReference"/>
            <w:i w:val="0"/>
            <w:iCs w:val="0"/>
            <w:color w:val="000000"/>
          </w:rPr>
          <w:commentReference w:id="31"/>
        </w:r>
        <w:r w:rsidR="00EF3BF0">
          <w:t>]</w:t>
        </w:r>
      </w:ins>
    </w:p>
    <w:p w14:paraId="508C2A8B" w14:textId="0680575F" w:rsidR="00463801" w:rsidRDefault="00EF3BF0" w:rsidP="00727A44">
      <w:pPr>
        <w:ind w:firstLine="562"/>
      </w:pPr>
      <w:proofErr w:type="spellStart"/>
      <w:ins w:id="32" w:author="Cung Thanh Long" w:date="2021-04-14T10:31:00Z">
        <w:r>
          <w:t>Một</w:t>
        </w:r>
        <w:proofErr w:type="spellEnd"/>
        <w:r>
          <w:t xml:space="preserve"> </w:t>
        </w:r>
        <w:proofErr w:type="spellStart"/>
        <w:r>
          <w:t>số</w:t>
        </w:r>
      </w:ins>
      <w:proofErr w:type="spellEnd"/>
      <w:del w:id="33" w:author="Cung Thanh Long" w:date="2021-04-14T10:31:00Z">
        <w:r w:rsidR="00463801" w:rsidDel="00EF3BF0">
          <w:delText>Các</w:delText>
        </w:r>
      </w:del>
      <w:r w:rsidR="00463801">
        <w:t xml:space="preserve"> </w:t>
      </w:r>
      <w:proofErr w:type="spellStart"/>
      <w:r w:rsidR="00463801">
        <w:t>nghiên</w:t>
      </w:r>
      <w:proofErr w:type="spellEnd"/>
      <w:r w:rsidR="00463801">
        <w:t xml:space="preserve"> </w:t>
      </w:r>
      <w:proofErr w:type="spellStart"/>
      <w:r w:rsidR="00463801">
        <w:t>cứu</w:t>
      </w:r>
      <w:proofErr w:type="spellEnd"/>
      <w:r w:rsidR="00463801">
        <w:t xml:space="preserve"> </w:t>
      </w:r>
      <w:proofErr w:type="spellStart"/>
      <w:r w:rsidR="00463801">
        <w:t>trong</w:t>
      </w:r>
      <w:proofErr w:type="spellEnd"/>
      <w:r w:rsidR="00463801">
        <w:t xml:space="preserve"> </w:t>
      </w:r>
      <w:proofErr w:type="spellStart"/>
      <w:r w:rsidR="00463801">
        <w:t>lĩnh</w:t>
      </w:r>
      <w:proofErr w:type="spellEnd"/>
      <w:r w:rsidR="00463801">
        <w:t xml:space="preserve"> </w:t>
      </w:r>
      <w:proofErr w:type="spellStart"/>
      <w:r w:rsidR="00463801">
        <w:t>vực</w:t>
      </w:r>
      <w:proofErr w:type="spellEnd"/>
      <w:r w:rsidR="00463801">
        <w:t xml:space="preserve"> </w:t>
      </w:r>
      <w:proofErr w:type="spellStart"/>
      <w:r w:rsidR="00463801">
        <w:t>này</w:t>
      </w:r>
      <w:proofErr w:type="spellEnd"/>
      <w:r w:rsidR="00641E86">
        <w:t xml:space="preserve"> </w:t>
      </w:r>
      <w:proofErr w:type="spellStart"/>
      <w:r w:rsidR="00641E86">
        <w:t>có</w:t>
      </w:r>
      <w:proofErr w:type="spellEnd"/>
      <w:r w:rsidR="00641E86">
        <w:t xml:space="preserve"> </w:t>
      </w:r>
      <w:proofErr w:type="spellStart"/>
      <w:r w:rsidR="00641E86">
        <w:t>thể</w:t>
      </w:r>
      <w:proofErr w:type="spellEnd"/>
      <w:r w:rsidR="00641E86">
        <w:t xml:space="preserve"> </w:t>
      </w:r>
      <w:proofErr w:type="spellStart"/>
      <w:r w:rsidR="00641E86">
        <w:t>kể</w:t>
      </w:r>
      <w:proofErr w:type="spellEnd"/>
      <w:r w:rsidR="00641E86">
        <w:t xml:space="preserve"> </w:t>
      </w:r>
      <w:proofErr w:type="spellStart"/>
      <w:r w:rsidR="00641E86">
        <w:t>đến</w:t>
      </w:r>
      <w:proofErr w:type="spellEnd"/>
      <w:ins w:id="34" w:author="Cung Thanh Long" w:date="2021-04-14T10:31:00Z">
        <w:r>
          <w:t xml:space="preserve"> </w:t>
        </w:r>
        <w:proofErr w:type="spellStart"/>
        <w:r>
          <w:t>là</w:t>
        </w:r>
        <w:proofErr w:type="spellEnd"/>
        <w:r>
          <w:t>,</w:t>
        </w:r>
      </w:ins>
      <w:r w:rsidR="00641E86">
        <w:t xml:space="preserve"> </w:t>
      </w:r>
      <w:proofErr w:type="spellStart"/>
      <w:r w:rsidR="00641E86">
        <w:t>nghiên</w:t>
      </w:r>
      <w:proofErr w:type="spellEnd"/>
      <w:r w:rsidR="00641E86">
        <w:t xml:space="preserve"> </w:t>
      </w:r>
      <w:proofErr w:type="spellStart"/>
      <w:r w:rsidR="00641E86">
        <w:t>cứu</w:t>
      </w:r>
      <w:proofErr w:type="spellEnd"/>
      <w:r w:rsidR="00641E86">
        <w:t xml:space="preserve"> </w:t>
      </w:r>
      <w:proofErr w:type="spellStart"/>
      <w:r w:rsidR="00641E86">
        <w:t>nhận</w:t>
      </w:r>
      <w:proofErr w:type="spellEnd"/>
      <w:r w:rsidR="00641E86">
        <w:t xml:space="preserve"> </w:t>
      </w:r>
      <w:proofErr w:type="spellStart"/>
      <w:r w:rsidR="00641E86">
        <w:t>dạng</w:t>
      </w:r>
      <w:proofErr w:type="spellEnd"/>
      <w:r w:rsidR="00641E86">
        <w:t xml:space="preserve"> 6 </w:t>
      </w:r>
      <w:proofErr w:type="spellStart"/>
      <w:r w:rsidR="00641E86">
        <w:t>loại</w:t>
      </w:r>
      <w:proofErr w:type="spellEnd"/>
      <w:r w:rsidR="00641E86">
        <w:t xml:space="preserve"> </w:t>
      </w:r>
      <w:proofErr w:type="spellStart"/>
      <w:r w:rsidR="00641E86">
        <w:t>cảm</w:t>
      </w:r>
      <w:proofErr w:type="spellEnd"/>
      <w:r w:rsidR="00641E86">
        <w:t xml:space="preserve"> </w:t>
      </w:r>
      <w:proofErr w:type="spellStart"/>
      <w:r w:rsidR="00641E86">
        <w:t>xúc</w:t>
      </w:r>
      <w:proofErr w:type="spellEnd"/>
      <w:r w:rsidR="00641E86">
        <w:t xml:space="preserve"> </w:t>
      </w:r>
      <w:proofErr w:type="spellStart"/>
      <w:r w:rsidR="00641E86">
        <w:t>của</w:t>
      </w:r>
      <w:proofErr w:type="spellEnd"/>
      <w:r w:rsidR="00641E86">
        <w:t xml:space="preserve"> B. A. Dixit </w:t>
      </w:r>
      <w:proofErr w:type="spellStart"/>
      <w:r w:rsidR="00641E86">
        <w:t>và</w:t>
      </w:r>
      <w:proofErr w:type="spellEnd"/>
      <w:r w:rsidR="00641E86" w:rsidRPr="00641E86">
        <w:t xml:space="preserve"> A. N. Gaikwad</w:t>
      </w:r>
      <w:r w:rsidR="00641E86">
        <w:t xml:space="preserve"> </w:t>
      </w:r>
      <w:proofErr w:type="spellStart"/>
      <w:r w:rsidR="00641E86">
        <w:t>đạt</w:t>
      </w:r>
      <w:proofErr w:type="spellEnd"/>
      <w:r w:rsidR="00641E86">
        <w:t xml:space="preserve"> </w:t>
      </w:r>
      <w:proofErr w:type="spellStart"/>
      <w:ins w:id="35" w:author="Cung Thanh Long" w:date="2021-04-14T10:32:00Z">
        <w:r>
          <w:t>độ</w:t>
        </w:r>
        <w:proofErr w:type="spellEnd"/>
        <w:r>
          <w:t xml:space="preserve"> </w:t>
        </w:r>
        <w:proofErr w:type="spellStart"/>
        <w:r>
          <w:t>chính</w:t>
        </w:r>
        <w:proofErr w:type="spellEnd"/>
        <w:r>
          <w:t xml:space="preserve"> </w:t>
        </w:r>
        <w:proofErr w:type="spellStart"/>
        <w:r>
          <w:t>xác</w:t>
        </w:r>
      </w:ins>
      <w:proofErr w:type="spellEnd"/>
      <w:del w:id="36" w:author="Cung Thanh Long" w:date="2021-04-14T10:32:00Z">
        <w:r w:rsidR="00641E86" w:rsidDel="00EF3BF0">
          <w:delText>kết quả</w:delText>
        </w:r>
      </w:del>
      <w:r w:rsidR="00641E86">
        <w:t xml:space="preserve"> 81,</w:t>
      </w:r>
      <w:commentRangeStart w:id="37"/>
      <w:r w:rsidR="00641E86">
        <w:t>66%</w:t>
      </w:r>
      <w:sdt>
        <w:sdtPr>
          <w:id w:val="450367288"/>
          <w:citation/>
        </w:sdtPr>
        <w:sdtContent>
          <w:r w:rsidR="00575981">
            <w:fldChar w:fldCharType="begin"/>
          </w:r>
          <w:r w:rsidR="00575981">
            <w:instrText xml:space="preserve"> CITATION 1 \l 1033 </w:instrText>
          </w:r>
          <w:r w:rsidR="00575981">
            <w:fldChar w:fldCharType="separate"/>
          </w:r>
          <w:r w:rsidR="0032158F">
            <w:rPr>
              <w:noProof/>
            </w:rPr>
            <w:t xml:space="preserve"> </w:t>
          </w:r>
          <w:r w:rsidR="0032158F" w:rsidRPr="0032158F">
            <w:rPr>
              <w:noProof/>
            </w:rPr>
            <w:t>[6]</w:t>
          </w:r>
          <w:r w:rsidR="00575981">
            <w:fldChar w:fldCharType="end"/>
          </w:r>
        </w:sdtContent>
      </w:sdt>
      <w:commentRangeEnd w:id="37"/>
      <w:r>
        <w:rPr>
          <w:rStyle w:val="CommentReference"/>
        </w:rPr>
        <w:commentReference w:id="37"/>
      </w:r>
      <w:r w:rsidR="00641E86">
        <w:t xml:space="preserve">, hay </w:t>
      </w:r>
      <w:proofErr w:type="spellStart"/>
      <w:r w:rsidR="00641E86">
        <w:t>kết</w:t>
      </w:r>
      <w:proofErr w:type="spellEnd"/>
      <w:r w:rsidR="00641E86">
        <w:t xml:space="preserve"> </w:t>
      </w:r>
      <w:proofErr w:type="spellStart"/>
      <w:r w:rsidR="00641E86">
        <w:t>hợp</w:t>
      </w:r>
      <w:proofErr w:type="spellEnd"/>
      <w:r w:rsidR="00641E86">
        <w:t xml:space="preserve"> </w:t>
      </w:r>
      <w:proofErr w:type="spellStart"/>
      <w:r w:rsidR="00641E86">
        <w:t>cả</w:t>
      </w:r>
      <w:proofErr w:type="spellEnd"/>
      <w:r w:rsidR="00641E86">
        <w:t xml:space="preserve"> </w:t>
      </w:r>
      <w:proofErr w:type="spellStart"/>
      <w:r w:rsidR="00641E86">
        <w:t>dữ</w:t>
      </w:r>
      <w:proofErr w:type="spellEnd"/>
      <w:r w:rsidR="00641E86">
        <w:t xml:space="preserve"> </w:t>
      </w:r>
      <w:proofErr w:type="spellStart"/>
      <w:r w:rsidR="00641E86">
        <w:t>liệu</w:t>
      </w:r>
      <w:proofErr w:type="spellEnd"/>
      <w:r w:rsidR="00641E86">
        <w:t xml:space="preserve"> </w:t>
      </w:r>
      <w:proofErr w:type="spellStart"/>
      <w:r w:rsidR="00641E86">
        <w:t>ảnh</w:t>
      </w:r>
      <w:proofErr w:type="spellEnd"/>
      <w:r w:rsidR="00641E86">
        <w:t xml:space="preserve"> </w:t>
      </w:r>
      <w:proofErr w:type="spellStart"/>
      <w:r w:rsidR="00641E86">
        <w:t>và</w:t>
      </w:r>
      <w:proofErr w:type="spellEnd"/>
      <w:r w:rsidR="00641E86">
        <w:t xml:space="preserve"> </w:t>
      </w:r>
      <w:proofErr w:type="spellStart"/>
      <w:r w:rsidR="00641E86">
        <w:t>giọng</w:t>
      </w:r>
      <w:proofErr w:type="spellEnd"/>
      <w:r w:rsidR="00641E86">
        <w:t xml:space="preserve"> </w:t>
      </w:r>
      <w:proofErr w:type="spellStart"/>
      <w:r w:rsidR="00641E86">
        <w:t>nói</w:t>
      </w:r>
      <w:proofErr w:type="spellEnd"/>
      <w:r w:rsidR="00641E86">
        <w:t xml:space="preserve"> </w:t>
      </w:r>
      <w:proofErr w:type="spellStart"/>
      <w:r w:rsidR="00641E86">
        <w:t>trong</w:t>
      </w:r>
      <w:proofErr w:type="spellEnd"/>
      <w:r w:rsidR="00641E86">
        <w:t xml:space="preserve"> </w:t>
      </w:r>
      <w:proofErr w:type="spellStart"/>
      <w:r w:rsidR="00641E86">
        <w:t>nghiên</w:t>
      </w:r>
      <w:proofErr w:type="spellEnd"/>
      <w:r w:rsidR="00641E86">
        <w:t xml:space="preserve"> </w:t>
      </w:r>
      <w:proofErr w:type="spellStart"/>
      <w:r w:rsidR="00641E86">
        <w:t>cứu</w:t>
      </w:r>
      <w:proofErr w:type="spellEnd"/>
      <w:r w:rsidR="00641E86">
        <w:t xml:space="preserve"> </w:t>
      </w:r>
      <w:proofErr w:type="spellStart"/>
      <w:r w:rsidR="00641E86">
        <w:t>của</w:t>
      </w:r>
      <w:proofErr w:type="spellEnd"/>
      <w:r w:rsidR="00641E86">
        <w:t xml:space="preserve"> L. C. De Silva, T. </w:t>
      </w:r>
      <w:proofErr w:type="spellStart"/>
      <w:r w:rsidR="00641E86">
        <w:t>Miyasato</w:t>
      </w:r>
      <w:proofErr w:type="spellEnd"/>
      <w:r w:rsidR="00641E86">
        <w:t xml:space="preserve"> </w:t>
      </w:r>
      <w:proofErr w:type="spellStart"/>
      <w:r w:rsidR="00641E86">
        <w:t>và</w:t>
      </w:r>
      <w:proofErr w:type="spellEnd"/>
      <w:r w:rsidR="00641E86" w:rsidRPr="00641E86">
        <w:t xml:space="preserve"> R. </w:t>
      </w:r>
      <w:proofErr w:type="spellStart"/>
      <w:r w:rsidR="00641E86" w:rsidRPr="00641E86">
        <w:t>Nakatsu</w:t>
      </w:r>
      <w:proofErr w:type="spellEnd"/>
      <w:ins w:id="38" w:author="Cung Thanh Long" w:date="2021-04-14T10:33:00Z">
        <w:r>
          <w:t xml:space="preserve">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ins>
      <w:proofErr w:type="spellEnd"/>
      <w:ins w:id="39" w:author="Cung Thanh Long" w:date="2021-04-14T10:34:00Z">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ins>
      <w:sdt>
        <w:sdtPr>
          <w:id w:val="1587575552"/>
          <w:citation/>
        </w:sdtPr>
        <w:sdtContent>
          <w:r w:rsidR="00575981">
            <w:fldChar w:fldCharType="begin"/>
          </w:r>
          <w:r w:rsidR="00575981">
            <w:instrText xml:space="preserve"> CITATION 2 \l 1033 </w:instrText>
          </w:r>
          <w:r w:rsidR="00575981">
            <w:fldChar w:fldCharType="separate"/>
          </w:r>
          <w:r w:rsidR="0032158F">
            <w:rPr>
              <w:noProof/>
            </w:rPr>
            <w:t xml:space="preserve"> </w:t>
          </w:r>
          <w:r w:rsidR="0032158F" w:rsidRPr="0032158F">
            <w:rPr>
              <w:noProof/>
            </w:rPr>
            <w:t>[7]</w:t>
          </w:r>
          <w:r w:rsidR="00575981">
            <w:fldChar w:fldCharType="end"/>
          </w:r>
        </w:sdtContent>
      </w:sdt>
      <w:r w:rsidR="00641E86">
        <w:t xml:space="preserve">. </w:t>
      </w:r>
      <w:proofErr w:type="spellStart"/>
      <w:r w:rsidR="00641E86">
        <w:t>Một</w:t>
      </w:r>
      <w:proofErr w:type="spellEnd"/>
      <w:r w:rsidR="00641E86">
        <w:t xml:space="preserve"> </w:t>
      </w:r>
      <w:proofErr w:type="spellStart"/>
      <w:r w:rsidR="00641E86">
        <w:t>nghiên</w:t>
      </w:r>
      <w:proofErr w:type="spellEnd"/>
      <w:r w:rsidR="00641E86">
        <w:t xml:space="preserve"> </w:t>
      </w:r>
      <w:proofErr w:type="spellStart"/>
      <w:r w:rsidR="00641E86">
        <w:t>cứu</w:t>
      </w:r>
      <w:proofErr w:type="spellEnd"/>
      <w:r w:rsidR="00641E86">
        <w:t xml:space="preserve"> </w:t>
      </w:r>
      <w:proofErr w:type="spellStart"/>
      <w:r w:rsidR="00641E86">
        <w:t>khác</w:t>
      </w:r>
      <w:proofErr w:type="spellEnd"/>
      <w:r w:rsidR="00641E86">
        <w:t xml:space="preserve"> </w:t>
      </w:r>
      <w:proofErr w:type="spellStart"/>
      <w:r w:rsidR="00641E86">
        <w:t>sử</w:t>
      </w:r>
      <w:proofErr w:type="spellEnd"/>
      <w:r w:rsidR="00641E86">
        <w:t xml:space="preserve"> </w:t>
      </w:r>
      <w:proofErr w:type="spellStart"/>
      <w:r w:rsidR="00641E86">
        <w:t>dụng</w:t>
      </w:r>
      <w:proofErr w:type="spellEnd"/>
      <w:r w:rsidR="00641E86">
        <w:t xml:space="preserve"> </w:t>
      </w:r>
      <w:proofErr w:type="spellStart"/>
      <w:r w:rsidR="00641E86">
        <w:t>mô</w:t>
      </w:r>
      <w:proofErr w:type="spellEnd"/>
      <w:r w:rsidR="00641E86">
        <w:t xml:space="preserve"> </w:t>
      </w:r>
      <w:proofErr w:type="spellStart"/>
      <w:r w:rsidR="00641E86">
        <w:t>hình</w:t>
      </w:r>
      <w:proofErr w:type="spellEnd"/>
      <w:r w:rsidR="00641E86">
        <w:t xml:space="preserve"> 3D</w:t>
      </w:r>
      <w:ins w:id="40" w:author="Cung Thanh Long" w:date="2021-04-14T10:34:00Z">
        <w:r>
          <w:t xml:space="preserve"> </w:t>
        </w:r>
        <w:proofErr w:type="spellStart"/>
        <w:r>
          <w:t>của</w:t>
        </w:r>
        <w:proofErr w:type="spellEnd"/>
        <w:r>
          <w:t xml:space="preserve"> </w:t>
        </w:r>
        <w:proofErr w:type="spellStart"/>
        <w:r>
          <w:t>khuôn</w:t>
        </w:r>
        <w:proofErr w:type="spellEnd"/>
        <w:r>
          <w:t xml:space="preserve"> </w:t>
        </w:r>
        <w:proofErr w:type="spellStart"/>
        <w:r>
          <w:t>mặt</w:t>
        </w:r>
        <w:proofErr w:type="spellEnd"/>
        <w:r>
          <w:t>,</w:t>
        </w:r>
      </w:ins>
      <w:r w:rsidR="00641E86">
        <w:t xml:space="preserve"> </w:t>
      </w:r>
      <w:proofErr w:type="spellStart"/>
      <w:r w:rsidR="00641E86">
        <w:t>với</w:t>
      </w:r>
      <w:proofErr w:type="spellEnd"/>
      <w:ins w:id="41" w:author="Cung Thanh Long" w:date="2021-04-14T10:35:00Z">
        <w:r>
          <w:t xml:space="preserve"> </w:t>
        </w:r>
        <w:proofErr w:type="spellStart"/>
        <w:r>
          <w:t>kỹ</w:t>
        </w:r>
        <w:proofErr w:type="spellEnd"/>
        <w:r>
          <w:t xml:space="preserve"> </w:t>
        </w:r>
        <w:proofErr w:type="spellStart"/>
        <w:r>
          <w:t>thuật</w:t>
        </w:r>
      </w:ins>
      <w:proofErr w:type="spellEnd"/>
      <w:del w:id="42" w:author="Cung Thanh Long" w:date="2021-04-14T10:35:00Z">
        <w:r w:rsidR="00641E86" w:rsidDel="00EF3BF0">
          <w:delText xml:space="preserve"> mô hình</w:delText>
        </w:r>
      </w:del>
      <w:r w:rsidR="00641E86">
        <w:t xml:space="preserve"> </w:t>
      </w:r>
      <w:proofErr w:type="spellStart"/>
      <w:r w:rsidR="00641E86">
        <w:t>phân</w:t>
      </w:r>
      <w:proofErr w:type="spellEnd"/>
      <w:r w:rsidR="00641E86">
        <w:t xml:space="preserve"> </w:t>
      </w:r>
      <w:proofErr w:type="spellStart"/>
      <w:r w:rsidR="00641E86">
        <w:t>lớp</w:t>
      </w:r>
      <w:proofErr w:type="spellEnd"/>
      <w:r w:rsidR="00641E86">
        <w:t xml:space="preserve"> KNN</w:t>
      </w:r>
      <w:sdt>
        <w:sdtPr>
          <w:id w:val="696743225"/>
          <w:citation/>
        </w:sdtPr>
        <w:sdtContent>
          <w:r w:rsidR="00CF1B7A">
            <w:fldChar w:fldCharType="begin"/>
          </w:r>
          <w:r w:rsidR="00CF1B7A">
            <w:instrText xml:space="preserve"> CITATION 3 \l 1033 </w:instrText>
          </w:r>
          <w:r w:rsidR="00CF1B7A">
            <w:fldChar w:fldCharType="separate"/>
          </w:r>
          <w:r w:rsidR="0032158F">
            <w:rPr>
              <w:noProof/>
            </w:rPr>
            <w:t xml:space="preserve"> </w:t>
          </w:r>
          <w:r w:rsidR="0032158F" w:rsidRPr="0032158F">
            <w:rPr>
              <w:noProof/>
            </w:rPr>
            <w:t>[8]</w:t>
          </w:r>
          <w:r w:rsidR="00CF1B7A">
            <w:fldChar w:fldCharType="end"/>
          </w:r>
        </w:sdtContent>
      </w:sdt>
      <w:r w:rsidR="00641E86">
        <w:t xml:space="preserve"> </w:t>
      </w:r>
      <w:proofErr w:type="spellStart"/>
      <w:r w:rsidR="00641E86">
        <w:t>cho</w:t>
      </w:r>
      <w:proofErr w:type="spellEnd"/>
      <w:r w:rsidR="00641E86">
        <w:t xml:space="preserve"> </w:t>
      </w:r>
      <w:proofErr w:type="spellStart"/>
      <w:r w:rsidR="00641E86">
        <w:t>kết</w:t>
      </w:r>
      <w:proofErr w:type="spellEnd"/>
      <w:r w:rsidR="00641E86">
        <w:t xml:space="preserve"> </w:t>
      </w:r>
      <w:proofErr w:type="spellStart"/>
      <w:r w:rsidR="00641E86">
        <w:t>quả</w:t>
      </w:r>
      <w:proofErr w:type="spellEnd"/>
      <w:r w:rsidR="00641E86">
        <w:t xml:space="preserve"> 82% </w:t>
      </w:r>
      <w:proofErr w:type="spellStart"/>
      <w:r w:rsidR="00641E86">
        <w:t>khi</w:t>
      </w:r>
      <w:proofErr w:type="spellEnd"/>
      <w:r w:rsidR="00641E86">
        <w:t xml:space="preserve"> </w:t>
      </w:r>
      <w:proofErr w:type="spellStart"/>
      <w:r w:rsidR="00641E86">
        <w:t>nhận</w:t>
      </w:r>
      <w:proofErr w:type="spellEnd"/>
      <w:r w:rsidR="00641E86">
        <w:t xml:space="preserve"> </w:t>
      </w:r>
      <w:proofErr w:type="spellStart"/>
      <w:r w:rsidR="00641E86">
        <w:t>diện</w:t>
      </w:r>
      <w:proofErr w:type="spellEnd"/>
      <w:r w:rsidR="00641E86">
        <w:t xml:space="preserve"> 7 </w:t>
      </w:r>
      <w:proofErr w:type="spellStart"/>
      <w:r w:rsidR="00641E86">
        <w:t>loại</w:t>
      </w:r>
      <w:proofErr w:type="spellEnd"/>
      <w:r w:rsidR="00641E86">
        <w:t xml:space="preserve"> </w:t>
      </w:r>
      <w:proofErr w:type="spellStart"/>
      <w:r w:rsidR="00641E86">
        <w:t>cảm</w:t>
      </w:r>
      <w:proofErr w:type="spellEnd"/>
      <w:r w:rsidR="00641E86">
        <w:t xml:space="preserve"> </w:t>
      </w:r>
      <w:proofErr w:type="spellStart"/>
      <w:r w:rsidR="00641E86">
        <w:t>xúc</w:t>
      </w:r>
      <w:proofErr w:type="spellEnd"/>
      <w:ins w:id="43" w:author="Cung Thanh Long" w:date="2021-04-14T10:37:00Z">
        <w:r>
          <w:t xml:space="preserve">. </w:t>
        </w:r>
        <w:proofErr w:type="spellStart"/>
        <w:r>
          <w:t>Một</w:t>
        </w:r>
        <w:proofErr w:type="spellEnd"/>
        <w:r>
          <w:t xml:space="preserve"> </w:t>
        </w:r>
        <w:proofErr w:type="spellStart"/>
        <w:r>
          <w:t>số</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ins>
      <w:proofErr w:type="spellEnd"/>
      <w:del w:id="44" w:author="Cung Thanh Long" w:date="2021-04-14T10:37:00Z">
        <w:r w:rsidR="00641E86" w:rsidDel="00EF3BF0">
          <w:delText>,</w:delText>
        </w:r>
      </w:del>
      <w:r w:rsidR="00641E86">
        <w:t xml:space="preserve"> </w:t>
      </w:r>
      <w:proofErr w:type="spellStart"/>
      <w:ins w:id="45" w:author="Cung Thanh Long" w:date="2021-04-14T10:37:00Z">
        <w:r>
          <w:t>kỹ</w:t>
        </w:r>
        <w:proofErr w:type="spellEnd"/>
        <w:r>
          <w:t xml:space="preserve"> </w:t>
        </w:r>
        <w:proofErr w:type="spellStart"/>
        <w:r>
          <w:t>thuật</w:t>
        </w:r>
        <w:proofErr w:type="spellEnd"/>
        <w:r>
          <w:t xml:space="preserve"> </w:t>
        </w:r>
        <w:proofErr w:type="spellStart"/>
        <w:r>
          <w:t>p</w:t>
        </w:r>
      </w:ins>
      <w:ins w:id="46" w:author="Cung Thanh Long" w:date="2021-04-14T10:38:00Z">
        <w:r>
          <w:t>hân</w:t>
        </w:r>
        <w:proofErr w:type="spellEnd"/>
        <w:r>
          <w:t xml:space="preserve"> </w:t>
        </w:r>
        <w:proofErr w:type="spellStart"/>
        <w:r>
          <w:t>lớp</w:t>
        </w:r>
      </w:ins>
      <w:proofErr w:type="spellEnd"/>
      <w:del w:id="47" w:author="Cung Thanh Long" w:date="2021-04-14T10:37:00Z">
        <w:r w:rsidR="00641E86" w:rsidDel="00EF3BF0">
          <w:delText>hay nhận dạng với</w:delText>
        </w:r>
      </w:del>
      <w:del w:id="48" w:author="Cung Thanh Long" w:date="2021-04-14T10:38:00Z">
        <w:r w:rsidR="00641E86" w:rsidDel="00EF3BF0">
          <w:delText xml:space="preserve"> mô hình</w:delText>
        </w:r>
      </w:del>
      <w:r w:rsidR="00641E86">
        <w:t xml:space="preserve">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32158F" w:rsidRPr="0032158F">
            <w:rPr>
              <w:noProof/>
            </w:rPr>
            <w:t>[9]</w:t>
          </w:r>
          <w:r w:rsidR="00CF1B7A">
            <w:fldChar w:fldCharType="end"/>
          </w:r>
        </w:sdtContent>
      </w:sdt>
      <w:r w:rsidR="00CF1B7A">
        <w:t xml:space="preserve"> </w:t>
      </w:r>
      <w:proofErr w:type="spellStart"/>
      <w:r w:rsidR="00575981">
        <w:t>hoặc</w:t>
      </w:r>
      <w:proofErr w:type="spellEnd"/>
      <w:r w:rsidR="00D32E05">
        <w:t xml:space="preserve"> </w:t>
      </w:r>
      <w:commentRangeStart w:id="49"/>
      <w:r w:rsidR="00D32E05">
        <w:t>HMM</w:t>
      </w:r>
      <w:sdt>
        <w:sdtPr>
          <w:id w:val="-264763102"/>
          <w:citation/>
        </w:sdtPr>
        <w:sdtContent>
          <w:r w:rsidR="00575981">
            <w:fldChar w:fldCharType="begin"/>
          </w:r>
          <w:r w:rsidR="00575981">
            <w:instrText xml:space="preserve"> CITATION 5 \l 1033 </w:instrText>
          </w:r>
          <w:r w:rsidR="00575981">
            <w:fldChar w:fldCharType="separate"/>
          </w:r>
          <w:r w:rsidR="0032158F">
            <w:rPr>
              <w:noProof/>
            </w:rPr>
            <w:t xml:space="preserve"> </w:t>
          </w:r>
          <w:r w:rsidR="0032158F" w:rsidRPr="0032158F">
            <w:rPr>
              <w:noProof/>
            </w:rPr>
            <w:t>[10]</w:t>
          </w:r>
          <w:r w:rsidR="00575981">
            <w:fldChar w:fldCharType="end"/>
          </w:r>
        </w:sdtContent>
      </w:sdt>
      <w:commentRangeEnd w:id="49"/>
      <w:r>
        <w:rPr>
          <w:rStyle w:val="CommentReference"/>
        </w:rPr>
        <w:commentReference w:id="49"/>
      </w:r>
      <w:ins w:id="50" w:author="Cung Thanh Long" w:date="2021-04-14T10:38:00Z">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 </w:t>
        </w:r>
        <w:proofErr w:type="spellStart"/>
        <w:r>
          <w:t>và</w:t>
        </w:r>
        <w:proofErr w:type="spellEnd"/>
        <w:r>
          <w:t xml:space="preserve"> … %</w:t>
        </w:r>
      </w:ins>
      <w:r w:rsidR="00641E86">
        <w:t>.</w:t>
      </w:r>
    </w:p>
    <w:p w14:paraId="2C48E566" w14:textId="50DA540B" w:rsidR="00616C1B" w:rsidRPr="00463801" w:rsidRDefault="00616C1B" w:rsidP="00727A44">
      <w:pPr>
        <w:ind w:firstLine="562"/>
      </w:pPr>
      <w:proofErr w:type="spellStart"/>
      <w:r>
        <w:t>Phương</w:t>
      </w:r>
      <w:proofErr w:type="spellEnd"/>
      <w:r>
        <w:t xml:space="preserve"> </w:t>
      </w:r>
      <w:proofErr w:type="spellStart"/>
      <w:r>
        <w:t>pháp</w:t>
      </w:r>
      <w:proofErr w:type="spellEnd"/>
      <w:r>
        <w:t xml:space="preserve"> </w:t>
      </w:r>
      <w:proofErr w:type="spellStart"/>
      <w:r>
        <w:t>n</w:t>
      </w:r>
      <w:ins w:id="51" w:author="Cung Thanh Long" w:date="2021-04-14T10:41:00Z">
        <w:r w:rsidR="000001BA">
          <w:t>hận</w:t>
        </w:r>
        <w:proofErr w:type="spellEnd"/>
        <w:r w:rsidR="000001BA">
          <w:t xml:space="preserve"> </w:t>
        </w:r>
        <w:proofErr w:type="spellStart"/>
        <w:r w:rsidR="000001BA">
          <w:t>dạng</w:t>
        </w:r>
        <w:proofErr w:type="spellEnd"/>
        <w:r w:rsidR="000001BA">
          <w:t xml:space="preserve"> </w:t>
        </w:r>
        <w:proofErr w:type="spellStart"/>
        <w:r w:rsidR="000001BA">
          <w:t>cảm</w:t>
        </w:r>
        <w:proofErr w:type="spellEnd"/>
        <w:r w:rsidR="000001BA">
          <w:t xml:space="preserve"> </w:t>
        </w:r>
        <w:proofErr w:type="spellStart"/>
        <w:r w:rsidR="000001BA">
          <w:t>xúc</w:t>
        </w:r>
        <w:proofErr w:type="spellEnd"/>
        <w:r w:rsidR="000001BA">
          <w:t xml:space="preserve"> qua</w:t>
        </w:r>
      </w:ins>
      <w:ins w:id="52" w:author="Cung Thanh Long" w:date="2021-04-14T10:42:00Z">
        <w:r w:rsidR="000001BA">
          <w:t xml:space="preserve"> </w:t>
        </w:r>
        <w:proofErr w:type="spellStart"/>
        <w:r w:rsidR="000001BA">
          <w:t>hình</w:t>
        </w:r>
        <w:proofErr w:type="spellEnd"/>
        <w:r w:rsidR="000001BA">
          <w:t xml:space="preserve"> </w:t>
        </w:r>
        <w:proofErr w:type="spellStart"/>
        <w:r w:rsidR="000001BA">
          <w:t>ảnh</w:t>
        </w:r>
      </w:ins>
      <w:proofErr w:type="spellEnd"/>
      <w:ins w:id="53" w:author="Cung Thanh Long" w:date="2021-04-14T10:41:00Z">
        <w:r w:rsidR="000001BA">
          <w:t xml:space="preserve"> </w:t>
        </w:r>
        <w:proofErr w:type="spellStart"/>
        <w:r w:rsidR="000001BA">
          <w:t>biểu</w:t>
        </w:r>
        <w:proofErr w:type="spellEnd"/>
        <w:r w:rsidR="000001BA">
          <w:t xml:space="preserve"> </w:t>
        </w:r>
        <w:proofErr w:type="spellStart"/>
        <w:r w:rsidR="000001BA">
          <w:t>cảm</w:t>
        </w:r>
      </w:ins>
      <w:proofErr w:type="spellEnd"/>
      <w:ins w:id="54" w:author="Cung Thanh Long" w:date="2021-04-14T10:42:00Z">
        <w:r w:rsidR="000001BA">
          <w:t xml:space="preserve"> </w:t>
        </w:r>
        <w:proofErr w:type="spellStart"/>
        <w:r w:rsidR="000001BA">
          <w:t>trên</w:t>
        </w:r>
      </w:ins>
      <w:proofErr w:type="spellEnd"/>
      <w:ins w:id="55" w:author="Cung Thanh Long" w:date="2021-04-14T10:41:00Z">
        <w:r w:rsidR="000001BA">
          <w:t xml:space="preserve"> </w:t>
        </w:r>
        <w:proofErr w:type="spellStart"/>
        <w:r w:rsidR="000001BA">
          <w:t>khuôn</w:t>
        </w:r>
        <w:proofErr w:type="spellEnd"/>
        <w:r w:rsidR="000001BA">
          <w:t xml:space="preserve"> </w:t>
        </w:r>
        <w:proofErr w:type="spellStart"/>
        <w:r w:rsidR="000001BA">
          <w:t>mặt</w:t>
        </w:r>
      </w:ins>
      <w:proofErr w:type="spellEnd"/>
      <w:del w:id="56" w:author="Cung Thanh Long" w:date="2021-04-14T10:41:00Z">
        <w:r w:rsidDel="000001BA">
          <w:delText>ghiên cứu này</w:delText>
        </w:r>
      </w:del>
      <w:r>
        <w:t xml:space="preserve"> </w:t>
      </w:r>
      <w:proofErr w:type="spellStart"/>
      <w:r>
        <w:t>có</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rsidR="009338CE">
        <w:t xml:space="preserve">, </w:t>
      </w:r>
      <w:proofErr w:type="spellStart"/>
      <w:r w:rsidR="009338CE">
        <w:t>số</w:t>
      </w:r>
      <w:proofErr w:type="spellEnd"/>
      <w:r w:rsidR="009338CE">
        <w:t xml:space="preserve"> </w:t>
      </w:r>
      <w:proofErr w:type="spellStart"/>
      <w:r w:rsidR="009338CE">
        <w:t>lượng</w:t>
      </w:r>
      <w:proofErr w:type="spellEnd"/>
      <w:r w:rsidR="009338CE">
        <w:t xml:space="preserve"> </w:t>
      </w:r>
      <w:proofErr w:type="spellStart"/>
      <w:r w:rsidR="009338CE">
        <w:t>tập</w:t>
      </w:r>
      <w:proofErr w:type="spellEnd"/>
      <w:r w:rsidR="009338CE">
        <w:t xml:space="preserve"> </w:t>
      </w:r>
      <w:proofErr w:type="spellStart"/>
      <w:r w:rsidR="009338CE">
        <w:t>dữ</w:t>
      </w:r>
      <w:proofErr w:type="spellEnd"/>
      <w:r w:rsidR="009338CE">
        <w:t xml:space="preserve"> </w:t>
      </w:r>
      <w:proofErr w:type="spellStart"/>
      <w:r w:rsidR="009338CE">
        <w:t>liệu</w:t>
      </w:r>
      <w:proofErr w:type="spellEnd"/>
      <w:r w:rsidR="009338CE">
        <w:t xml:space="preserve"> </w:t>
      </w:r>
      <w:proofErr w:type="spellStart"/>
      <w:r w:rsidR="009338CE">
        <w:t>có</w:t>
      </w:r>
      <w:proofErr w:type="spellEnd"/>
      <w:r w:rsidR="009338CE">
        <w:t xml:space="preserve"> </w:t>
      </w:r>
      <w:proofErr w:type="spellStart"/>
      <w:r w:rsidR="009338CE">
        <w:t>sẵn</w:t>
      </w:r>
      <w:proofErr w:type="spellEnd"/>
      <w:r w:rsidR="009338CE">
        <w:t xml:space="preserve"> </w:t>
      </w:r>
      <w:proofErr w:type="spellStart"/>
      <w:r w:rsidR="009338CE">
        <w:t>lớn</w:t>
      </w:r>
      <w:proofErr w:type="spellEnd"/>
      <w:r>
        <w:t xml:space="preserve"> so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dử</w:t>
      </w:r>
      <w:proofErr w:type="spellEnd"/>
      <w:r>
        <w:t xml:space="preserve"> </w:t>
      </w:r>
      <w:proofErr w:type="spellStart"/>
      <w:r>
        <w:t>dụng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học</w:t>
      </w:r>
      <w:proofErr w:type="spellEnd"/>
      <w:ins w:id="57" w:author="Cung Thanh Long" w:date="2021-04-14T10:39:00Z">
        <w:r w:rsidR="00D32C3D">
          <w:t>.</w:t>
        </w:r>
      </w:ins>
      <w:del w:id="58" w:author="Cung Thanh Long" w:date="2021-04-14T10:39:00Z">
        <w:r w:rsidDel="00D32C3D">
          <w:delText>,</w:delText>
        </w:r>
      </w:del>
      <w:r>
        <w:t xml:space="preserve"> </w:t>
      </w:r>
      <w:proofErr w:type="spellStart"/>
      <w:ins w:id="59" w:author="Cung Thanh Long" w:date="2021-04-14T10:39:00Z">
        <w:r w:rsidR="00D32C3D">
          <w:t>T</w:t>
        </w:r>
      </w:ins>
      <w:del w:id="60" w:author="Cung Thanh Long" w:date="2021-04-14T10:39:00Z">
        <w:r w:rsidDel="00D32C3D">
          <w:delText>t</w:delText>
        </w:r>
      </w:del>
      <w:r>
        <w:t>uy</w:t>
      </w:r>
      <w:proofErr w:type="spellEnd"/>
      <w:r>
        <w:t xml:space="preserve"> </w:t>
      </w:r>
      <w:proofErr w:type="spellStart"/>
      <w:r>
        <w:t>nhiên</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cảm</w:t>
      </w:r>
      <w:proofErr w:type="spellEnd"/>
      <w:r>
        <w:t xml:space="preserve"> </w:t>
      </w:r>
      <w:proofErr w:type="spellStart"/>
      <w:r>
        <w:t>trên</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giả</w:t>
      </w:r>
      <w:proofErr w:type="spellEnd"/>
      <w:r>
        <w:t xml:space="preserve">, </w:t>
      </w:r>
      <w:proofErr w:type="spellStart"/>
      <w:ins w:id="61" w:author="Cung Thanh Long" w:date="2021-04-14T10:42:00Z">
        <w:r w:rsidR="000001BA">
          <w:t>hoặc</w:t>
        </w:r>
        <w:proofErr w:type="spellEnd"/>
        <w:r w:rsidR="000001BA">
          <w:t xml:space="preserve"> </w:t>
        </w:r>
      </w:ins>
      <w:proofErr w:type="spellStart"/>
      <w:r>
        <w:t>phản</w:t>
      </w:r>
      <w:proofErr w:type="spellEnd"/>
      <w:r>
        <w:t xml:space="preserve"> </w:t>
      </w:r>
      <w:proofErr w:type="spellStart"/>
      <w:r>
        <w:t>ứng</w:t>
      </w:r>
      <w:proofErr w:type="spellEnd"/>
      <w:r>
        <w:t xml:space="preserve"> </w:t>
      </w:r>
      <w:proofErr w:type="spellStart"/>
      <w:r>
        <w:t>miễn</w:t>
      </w:r>
      <w:proofErr w:type="spellEnd"/>
      <w:r>
        <w:t xml:space="preserve"> </w:t>
      </w:r>
      <w:proofErr w:type="spellStart"/>
      <w:r>
        <w:t>cưỡng</w:t>
      </w:r>
      <w:proofErr w:type="spellEnd"/>
      <w:r>
        <w:t xml:space="preserve">, </w:t>
      </w:r>
      <w:proofErr w:type="spellStart"/>
      <w:r>
        <w:t>không</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làm</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không</w:t>
      </w:r>
      <w:proofErr w:type="spellEnd"/>
      <w:r>
        <w:t xml:space="preserve"> </w:t>
      </w:r>
      <w:proofErr w:type="spellStart"/>
      <w:ins w:id="62" w:author="Cung Thanh Long" w:date="2021-04-14T10:40:00Z">
        <w:r w:rsidR="00D32C3D">
          <w:t>thực</w:t>
        </w:r>
        <w:proofErr w:type="spellEnd"/>
        <w:r w:rsidR="00D32C3D">
          <w:t xml:space="preserve"> </w:t>
        </w:r>
        <w:proofErr w:type="spellStart"/>
        <w:r w:rsidR="00D32C3D">
          <w:t>sự</w:t>
        </w:r>
        <w:proofErr w:type="spellEnd"/>
        <w:r w:rsidR="00D32C3D">
          <w:t xml:space="preserve"> </w:t>
        </w:r>
        <w:proofErr w:type="spellStart"/>
        <w:r w:rsidR="00D32C3D">
          <w:t>đáng</w:t>
        </w:r>
        <w:proofErr w:type="spellEnd"/>
        <w:r w:rsidR="00D32C3D">
          <w:t xml:space="preserve"> tin </w:t>
        </w:r>
        <w:proofErr w:type="spellStart"/>
        <w:r w:rsidR="00D32C3D">
          <w:t>cậy</w:t>
        </w:r>
      </w:ins>
      <w:proofErr w:type="spellEnd"/>
      <w:del w:id="63" w:author="Cung Thanh Long" w:date="2021-04-14T10:39:00Z">
        <w:r w:rsidDel="00D32C3D">
          <w:delText>chính xác</w:delText>
        </w:r>
      </w:del>
      <w:r>
        <w:t>.</w:t>
      </w:r>
    </w:p>
    <w:p w14:paraId="039537CD" w14:textId="77777777" w:rsidR="004E5152" w:rsidRDefault="004E5152" w:rsidP="004E5152">
      <w:pPr>
        <w:pStyle w:val="Heading3"/>
      </w:pPr>
      <w:bookmarkStart w:id="64" w:name="_Toc69243358"/>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thông</w:t>
      </w:r>
      <w:proofErr w:type="spellEnd"/>
      <w:r>
        <w:t xml:space="preserve"> qua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học</w:t>
      </w:r>
      <w:bookmarkEnd w:id="64"/>
      <w:proofErr w:type="spellEnd"/>
    </w:p>
    <w:p w14:paraId="0E8A5A5D" w14:textId="5FAD8EE6" w:rsidR="007D16BB" w:rsidRPr="003A00F2" w:rsidRDefault="00347E6C" w:rsidP="007D16BB">
      <w:pPr>
        <w:ind w:firstLine="567"/>
      </w:pPr>
      <w:proofErr w:type="spellStart"/>
      <w:r>
        <w:t>Để</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học</w:t>
      </w:r>
      <w:proofErr w:type="spellEnd"/>
      <w:r>
        <w:t xml:space="preserve">, </w:t>
      </w:r>
      <w:proofErr w:type="spellStart"/>
      <w:ins w:id="65" w:author="Cung Thanh Long" w:date="2021-04-14T10:44:00Z">
        <w:r w:rsidR="00736580">
          <w:t>người</w:t>
        </w:r>
        <w:proofErr w:type="spellEnd"/>
        <w:r w:rsidR="00736580">
          <w:t xml:space="preserve"> ta </w:t>
        </w:r>
        <w:proofErr w:type="spellStart"/>
        <w:r w:rsidR="00736580">
          <w:t>gắn</w:t>
        </w:r>
        <w:proofErr w:type="spellEnd"/>
        <w:r w:rsidR="00736580">
          <w:t xml:space="preserve"> </w:t>
        </w:r>
      </w:ins>
      <w:proofErr w:type="spellStart"/>
      <w:ins w:id="66" w:author="Cung Thanh Long" w:date="2021-04-14T10:45:00Z">
        <w:r w:rsidR="00736580">
          <w:t>cảm</w:t>
        </w:r>
        <w:proofErr w:type="spellEnd"/>
        <w:r w:rsidR="00736580">
          <w:t xml:space="preserve"> </w:t>
        </w:r>
        <w:proofErr w:type="spellStart"/>
        <w:r w:rsidR="00736580">
          <w:t>biến</w:t>
        </w:r>
      </w:ins>
      <w:proofErr w:type="spellEnd"/>
      <w:del w:id="67" w:author="Cung Thanh Long" w:date="2021-04-14T10:44:00Z">
        <w:r w:rsidDel="00736580">
          <w:delText>các giá trị được đo thông qua các biến gắn</w:delText>
        </w:r>
      </w:del>
      <w:r>
        <w:t xml:space="preserve"> </w:t>
      </w:r>
      <w:proofErr w:type="spellStart"/>
      <w:r>
        <w:t>trên</w:t>
      </w:r>
      <w:proofErr w:type="spellEnd"/>
      <w:r>
        <w:t xml:space="preserve"> </w:t>
      </w:r>
      <w:proofErr w:type="spellStart"/>
      <w:r>
        <w:t>cơ</w:t>
      </w:r>
      <w:proofErr w:type="spellEnd"/>
      <w:r>
        <w:t xml:space="preserve"> </w:t>
      </w:r>
      <w:proofErr w:type="spellStart"/>
      <w:r>
        <w:t>thể</w:t>
      </w:r>
      <w:proofErr w:type="spellEnd"/>
      <w:r>
        <w:t xml:space="preserve"> </w:t>
      </w:r>
      <w:proofErr w:type="spellStart"/>
      <w:r>
        <w:t>người</w:t>
      </w:r>
      <w:proofErr w:type="spellEnd"/>
      <w:r w:rsidR="007D16BB">
        <w:t xml:space="preserve">. </w:t>
      </w:r>
      <w:r w:rsidR="007D16BB">
        <w:fldChar w:fldCharType="begin"/>
      </w:r>
      <w:r w:rsidR="007D16BB">
        <w:instrText xml:space="preserve"> REF _Ref68906369 \h </w:instrText>
      </w:r>
      <w:r w:rsidR="007D16BB">
        <w:fldChar w:fldCharType="separate"/>
      </w:r>
      <w:proofErr w:type="spellStart"/>
      <w:r w:rsidR="0032158F">
        <w:t>Hình</w:t>
      </w:r>
      <w:proofErr w:type="spellEnd"/>
      <w:r w:rsidR="0032158F">
        <w:t xml:space="preserve"> </w:t>
      </w:r>
      <w:r w:rsidR="0032158F">
        <w:rPr>
          <w:noProof/>
        </w:rPr>
        <w:t>1</w:t>
      </w:r>
      <w:r w:rsidR="0032158F">
        <w:t>.</w:t>
      </w:r>
      <w:r w:rsidR="0032158F">
        <w:rPr>
          <w:noProof/>
        </w:rPr>
        <w:t>3</w:t>
      </w:r>
      <w:r w:rsidR="007D16BB">
        <w:fldChar w:fldCharType="end"/>
      </w:r>
      <w:r w:rsidR="007D16BB">
        <w:t xml:space="preserve"> </w:t>
      </w:r>
      <w:proofErr w:type="spellStart"/>
      <w:r w:rsidR="007D16BB">
        <w:t>mô</w:t>
      </w:r>
      <w:proofErr w:type="spellEnd"/>
      <w:r w:rsidR="007D16BB">
        <w:t xml:space="preserve"> </w:t>
      </w:r>
      <w:proofErr w:type="spellStart"/>
      <w:r w:rsidR="007D16BB">
        <w:t>tả</w:t>
      </w:r>
      <w:proofErr w:type="spellEnd"/>
      <w:r w:rsidR="007D16BB">
        <w:t xml:space="preserve"> </w:t>
      </w:r>
      <w:proofErr w:type="spellStart"/>
      <w:r w:rsidR="007D16BB">
        <w:t>các</w:t>
      </w:r>
      <w:proofErr w:type="spellEnd"/>
      <w:r w:rsidR="007D16BB">
        <w:t xml:space="preserve"> </w:t>
      </w:r>
      <w:proofErr w:type="spellStart"/>
      <w:r w:rsidR="007D16BB">
        <w:t>vị</w:t>
      </w:r>
      <w:proofErr w:type="spellEnd"/>
      <w:r w:rsidR="007D16BB">
        <w:t xml:space="preserve"> </w:t>
      </w:r>
      <w:proofErr w:type="spellStart"/>
      <w:r w:rsidR="007D16BB">
        <w:t>trí</w:t>
      </w:r>
      <w:proofErr w:type="spellEnd"/>
      <w:r w:rsidR="007D16BB">
        <w:t xml:space="preserve"> </w:t>
      </w:r>
      <w:proofErr w:type="spellStart"/>
      <w:ins w:id="68" w:author="Cung Thanh Long" w:date="2021-04-14T10:45:00Z">
        <w:r w:rsidR="00736580">
          <w:t>thường</w:t>
        </w:r>
        <w:proofErr w:type="spellEnd"/>
        <w:r w:rsidR="00736580">
          <w:t xml:space="preserve"> </w:t>
        </w:r>
        <w:proofErr w:type="spellStart"/>
        <w:r w:rsidR="00736580">
          <w:t>d</w:t>
        </w:r>
      </w:ins>
      <w:ins w:id="69" w:author="Cung Thanh Long" w:date="2021-04-14T10:46:00Z">
        <w:r w:rsidR="00736580">
          <w:t>ù</w:t>
        </w:r>
      </w:ins>
      <w:ins w:id="70" w:author="Cung Thanh Long" w:date="2021-04-14T10:45:00Z">
        <w:r w:rsidR="00736580">
          <w:t>ng</w:t>
        </w:r>
      </w:ins>
      <w:proofErr w:type="spellEnd"/>
      <w:ins w:id="71" w:author="Cung Thanh Long" w:date="2021-04-14T10:46:00Z">
        <w:r w:rsidR="00736580">
          <w:t xml:space="preserve"> </w:t>
        </w:r>
        <w:proofErr w:type="spellStart"/>
        <w:r w:rsidR="00736580">
          <w:t>để</w:t>
        </w:r>
      </w:ins>
      <w:proofErr w:type="spellEnd"/>
      <w:ins w:id="72" w:author="Cung Thanh Long" w:date="2021-04-14T10:45:00Z">
        <w:r w:rsidR="00736580">
          <w:t xml:space="preserve"> </w:t>
        </w:r>
      </w:ins>
      <w:del w:id="73" w:author="Cung Thanh Long" w:date="2021-04-14T10:45:00Z">
        <w:r w:rsidR="007D16BB" w:rsidDel="00736580">
          <w:delText>có thể</w:delText>
        </w:r>
      </w:del>
      <w:r w:rsidR="007D16BB">
        <w:t xml:space="preserve"> </w:t>
      </w:r>
      <w:proofErr w:type="spellStart"/>
      <w:r w:rsidR="007D16BB">
        <w:t>gắn</w:t>
      </w:r>
      <w:proofErr w:type="spellEnd"/>
      <w:ins w:id="74" w:author="Cung Thanh Long" w:date="2021-04-14T10:46:00Z">
        <w:r w:rsidR="00736580">
          <w:t xml:space="preserve"> </w:t>
        </w:r>
        <w:proofErr w:type="spellStart"/>
        <w:r w:rsidR="00736580">
          <w:t>một</w:t>
        </w:r>
        <w:proofErr w:type="spellEnd"/>
        <w:r w:rsidR="00736580">
          <w:t xml:space="preserve"> </w:t>
        </w:r>
        <w:proofErr w:type="spellStart"/>
        <w:r w:rsidR="00736580">
          <w:t>số</w:t>
        </w:r>
        <w:proofErr w:type="spellEnd"/>
        <w:r w:rsidR="00736580">
          <w:t xml:space="preserve"> </w:t>
        </w:r>
        <w:proofErr w:type="spellStart"/>
        <w:r w:rsidR="00736580">
          <w:t>loại</w:t>
        </w:r>
      </w:ins>
      <w:proofErr w:type="spellEnd"/>
      <w:r w:rsidR="007D16BB">
        <w:t xml:space="preserve"> </w:t>
      </w:r>
      <w:proofErr w:type="spellStart"/>
      <w:r w:rsidR="007D16BB">
        <w:t>cảm</w:t>
      </w:r>
      <w:proofErr w:type="spellEnd"/>
      <w:r w:rsidR="007D16BB">
        <w:t xml:space="preserve"> </w:t>
      </w:r>
      <w:proofErr w:type="spellStart"/>
      <w:r w:rsidR="007D16BB">
        <w:t>biến</w:t>
      </w:r>
      <w:proofErr w:type="spellEnd"/>
      <w:r w:rsidR="007D16BB">
        <w:t xml:space="preserve"> </w:t>
      </w:r>
      <w:proofErr w:type="spellStart"/>
      <w:r w:rsidR="007D16BB">
        <w:t>sinh</w:t>
      </w:r>
      <w:proofErr w:type="spellEnd"/>
      <w:r w:rsidR="007D16BB">
        <w:t xml:space="preserve"> </w:t>
      </w:r>
      <w:proofErr w:type="spellStart"/>
      <w:r w:rsidR="007D16BB">
        <w:t>học</w:t>
      </w:r>
      <w:proofErr w:type="spellEnd"/>
      <w:ins w:id="75" w:author="Cung Thanh Long" w:date="2021-04-14T10:46:00Z">
        <w:r w:rsidR="00736580">
          <w:t>.</w:t>
        </w:r>
      </w:ins>
    </w:p>
    <w:p w14:paraId="6CB95FAC" w14:textId="77777777" w:rsidR="007966E1" w:rsidRPr="007966E1" w:rsidRDefault="007966E1" w:rsidP="00347E6C">
      <w:pPr>
        <w:ind w:firstLine="720"/>
      </w:pPr>
    </w:p>
    <w:p w14:paraId="1E984B0A" w14:textId="77777777" w:rsidR="00463801" w:rsidRDefault="00463801" w:rsidP="00463801">
      <w:pPr>
        <w:keepNext/>
        <w:ind w:firstLine="720"/>
        <w:jc w:val="center"/>
      </w:pPr>
      <w:r>
        <w:rPr>
          <w:noProof/>
        </w:rPr>
        <w:lastRenderedPageBreak/>
        <w:drawing>
          <wp:inline distT="0" distB="0" distL="0" distR="0" wp14:anchorId="7B580B74" wp14:editId="7BBC56B3">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2018" cy="2183962"/>
                    </a:xfrm>
                    <a:prstGeom prst="rect">
                      <a:avLst/>
                    </a:prstGeom>
                  </pic:spPr>
                </pic:pic>
              </a:graphicData>
            </a:graphic>
          </wp:inline>
        </w:drawing>
      </w:r>
    </w:p>
    <w:p w14:paraId="5383745B" w14:textId="77777777" w:rsidR="00463801" w:rsidRDefault="00463801" w:rsidP="00463801">
      <w:pPr>
        <w:pStyle w:val="Caption"/>
      </w:pPr>
      <w:bookmarkStart w:id="76" w:name="_Ref68906369"/>
      <w:bookmarkStart w:id="77" w:name="_Toc69243392"/>
      <w:proofErr w:type="spellStart"/>
      <w:r>
        <w:t>Hình</w:t>
      </w:r>
      <w:proofErr w:type="spellEnd"/>
      <w:r>
        <w:t xml:space="preserve"> </w:t>
      </w:r>
      <w:fldSimple w:instr=" STYLEREF 1 \s ">
        <w:r w:rsidR="0032158F">
          <w:rPr>
            <w:noProof/>
          </w:rPr>
          <w:t>1</w:t>
        </w:r>
      </w:fldSimple>
      <w:r>
        <w:t>.</w:t>
      </w:r>
      <w:fldSimple w:instr=" SEQ Hình \* ARABIC \s 1 ">
        <w:r w:rsidR="0032158F">
          <w:rPr>
            <w:noProof/>
          </w:rPr>
          <w:t>3</w:t>
        </w:r>
      </w:fldSimple>
      <w:bookmarkEnd w:id="76"/>
      <w:r>
        <w:t xml:space="preserve"> </w:t>
      </w:r>
      <w:proofErr w:type="spellStart"/>
      <w:r>
        <w:t>Vị</w:t>
      </w:r>
      <w:proofErr w:type="spellEnd"/>
      <w:r>
        <w:t xml:space="preserve"> </w:t>
      </w:r>
      <w:proofErr w:type="spellStart"/>
      <w:r>
        <w:t>trí</w:t>
      </w:r>
      <w:proofErr w:type="spellEnd"/>
      <w:r>
        <w:t xml:space="preserve"> </w:t>
      </w:r>
      <w:proofErr w:type="spellStart"/>
      <w:r>
        <w:t>gắn</w:t>
      </w:r>
      <w:proofErr w:type="spellEnd"/>
      <w:r>
        <w:t xml:space="preserve"> </w:t>
      </w:r>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sinh</w:t>
      </w:r>
      <w:proofErr w:type="spellEnd"/>
      <w:r>
        <w:t xml:space="preserve"> </w:t>
      </w:r>
      <w:proofErr w:type="spellStart"/>
      <w:r>
        <w:t>học</w:t>
      </w:r>
      <w:proofErr w:type="spellEnd"/>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32158F" w:rsidRPr="0032158F">
            <w:rPr>
              <w:noProof/>
            </w:rPr>
            <w:t>[11]</w:t>
          </w:r>
          <w:r w:rsidR="001B2481">
            <w:fldChar w:fldCharType="end"/>
          </w:r>
        </w:sdtContent>
      </w:sdt>
      <w:bookmarkEnd w:id="77"/>
    </w:p>
    <w:p w14:paraId="7513A9F6" w14:textId="1F9DE3F2" w:rsidR="003A00F2" w:rsidRDefault="007D16BB" w:rsidP="00DF79EE">
      <w:pPr>
        <w:ind w:firstLine="562"/>
      </w:pP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đượ</w:t>
      </w:r>
      <w:r w:rsidR="00E57B57">
        <w:t>c</w:t>
      </w:r>
      <w:proofErr w:type="spellEnd"/>
      <w:r w:rsidR="00E57B57">
        <w:t xml:space="preserve"> </w:t>
      </w:r>
      <w:proofErr w:type="spellStart"/>
      <w:ins w:id="78" w:author="Cung Thanh Long" w:date="2021-04-14T10:47:00Z">
        <w:r w:rsidR="006F50D4">
          <w:t>sử</w:t>
        </w:r>
        <w:proofErr w:type="spellEnd"/>
        <w:r w:rsidR="006F50D4">
          <w:t xml:space="preserve"> </w:t>
        </w:r>
        <w:proofErr w:type="spellStart"/>
        <w:r w:rsidR="006F50D4">
          <w:t>dụng</w:t>
        </w:r>
        <w:proofErr w:type="spellEnd"/>
        <w:r w:rsidR="006F50D4">
          <w:t xml:space="preserve"> </w:t>
        </w:r>
        <w:proofErr w:type="spellStart"/>
        <w:r w:rsidR="006F50D4">
          <w:t>để</w:t>
        </w:r>
        <w:proofErr w:type="spellEnd"/>
        <w:r w:rsidR="006F50D4">
          <w:t xml:space="preserve"> </w:t>
        </w:r>
        <w:proofErr w:type="spellStart"/>
        <w:r w:rsidR="006F50D4">
          <w:t>nhận</w:t>
        </w:r>
        <w:proofErr w:type="spellEnd"/>
        <w:r w:rsidR="006F50D4">
          <w:t xml:space="preserve"> </w:t>
        </w:r>
        <w:proofErr w:type="spellStart"/>
        <w:r w:rsidR="006F50D4">
          <w:t>dạng</w:t>
        </w:r>
        <w:proofErr w:type="spellEnd"/>
        <w:r w:rsidR="006F50D4">
          <w:t xml:space="preserve"> </w:t>
        </w:r>
        <w:proofErr w:type="spellStart"/>
        <w:r w:rsidR="006F50D4">
          <w:t>cảm</w:t>
        </w:r>
        <w:proofErr w:type="spellEnd"/>
        <w:r w:rsidR="006F50D4">
          <w:t xml:space="preserve"> </w:t>
        </w:r>
        <w:proofErr w:type="spellStart"/>
        <w:r w:rsidR="006F50D4">
          <w:t>xúc</w:t>
        </w:r>
        <w:proofErr w:type="spellEnd"/>
        <w:r w:rsidR="006F50D4">
          <w:t xml:space="preserve"> </w:t>
        </w:r>
        <w:proofErr w:type="spellStart"/>
        <w:r w:rsidR="006F50D4">
          <w:t>thường</w:t>
        </w:r>
        <w:proofErr w:type="spellEnd"/>
        <w:r w:rsidR="006F50D4">
          <w:t xml:space="preserve"> </w:t>
        </w:r>
        <w:proofErr w:type="spellStart"/>
        <w:r w:rsidR="006F50D4">
          <w:t>là</w:t>
        </w:r>
      </w:ins>
      <w:proofErr w:type="spellEnd"/>
      <w:del w:id="79" w:author="Cung Thanh Long" w:date="2021-04-14T10:47:00Z">
        <w:r w:rsidR="00E57B57" w:rsidDel="006F50D4">
          <w:delText>đo thông qua các này</w:delText>
        </w:r>
      </w:del>
      <w:r>
        <w:t xml:space="preserve"> </w:t>
      </w:r>
      <w:proofErr w:type="spellStart"/>
      <w:r>
        <w:t>là</w:t>
      </w:r>
      <w:proofErr w:type="spellEnd"/>
      <w:r>
        <w:t xml:space="preserve"> </w:t>
      </w:r>
      <w:proofErr w:type="spellStart"/>
      <w:r>
        <w:t>xung</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máu</w:t>
      </w:r>
      <w:proofErr w:type="spellEnd"/>
      <w:ins w:id="80" w:author="Cung Thanh Long" w:date="2021-04-14T10:47:00Z">
        <w:r w:rsidR="006F50D4">
          <w:t xml:space="preserve"> (BVP)</w:t>
        </w:r>
      </w:ins>
      <w:r>
        <w:t xml:space="preserve">, </w:t>
      </w:r>
      <w:proofErr w:type="spellStart"/>
      <w:r>
        <w:t>điện</w:t>
      </w:r>
      <w:proofErr w:type="spellEnd"/>
      <w:r>
        <w:t xml:space="preserve"> </w:t>
      </w:r>
      <w:proofErr w:type="spellStart"/>
      <w:r>
        <w:t>não</w:t>
      </w:r>
      <w:proofErr w:type="spellEnd"/>
      <w:r>
        <w:t xml:space="preserve"> </w:t>
      </w:r>
      <w:proofErr w:type="spellStart"/>
      <w:r>
        <w:t>đồ</w:t>
      </w:r>
      <w:proofErr w:type="spellEnd"/>
      <w:ins w:id="81" w:author="Cung Thanh Long" w:date="2021-04-14T10:48:00Z">
        <w:r w:rsidR="006F50D4">
          <w:t xml:space="preserve"> (EEG)</w:t>
        </w:r>
      </w:ins>
      <w:r>
        <w:t xml:space="preserve">, </w:t>
      </w:r>
      <w:proofErr w:type="spellStart"/>
      <w:r>
        <w:t>điện</w:t>
      </w:r>
      <w:proofErr w:type="spellEnd"/>
      <w:r>
        <w:t xml:space="preserve"> </w:t>
      </w:r>
      <w:proofErr w:type="spellStart"/>
      <w:r>
        <w:t>tâm</w:t>
      </w:r>
      <w:proofErr w:type="spellEnd"/>
      <w:r>
        <w:t xml:space="preserve"> </w:t>
      </w:r>
      <w:proofErr w:type="spellStart"/>
      <w:r>
        <w:t>đồ</w:t>
      </w:r>
      <w:proofErr w:type="spellEnd"/>
      <w:ins w:id="82" w:author="Cung Thanh Long" w:date="2021-04-14T10:48:00Z">
        <w:r w:rsidR="006F50D4">
          <w:t xml:space="preserve"> (ECG)</w:t>
        </w:r>
      </w:ins>
      <w:r>
        <w:t xml:space="preserve">, </w:t>
      </w:r>
      <w:proofErr w:type="spellStart"/>
      <w:r w:rsidR="00E57B57">
        <w:t>điễn</w:t>
      </w:r>
      <w:proofErr w:type="spellEnd"/>
      <w:r w:rsidR="00E57B57">
        <w:t xml:space="preserve"> </w:t>
      </w:r>
      <w:proofErr w:type="spellStart"/>
      <w:r w:rsidR="00E57B57">
        <w:t>dẫn</w:t>
      </w:r>
      <w:proofErr w:type="spellEnd"/>
      <w:r w:rsidR="00E57B57">
        <w:t xml:space="preserve"> da</w:t>
      </w:r>
      <w:ins w:id="83" w:author="Cung Thanh Long" w:date="2021-04-14T10:49:00Z">
        <w:r w:rsidR="00293262">
          <w:t xml:space="preserve"> (GSR - SC)</w:t>
        </w:r>
      </w:ins>
      <w:r w:rsidR="00E57B57">
        <w:t xml:space="preserve">, </w:t>
      </w:r>
      <w:proofErr w:type="spellStart"/>
      <w:r>
        <w:t>nhịp</w:t>
      </w:r>
      <w:proofErr w:type="spellEnd"/>
      <w:r>
        <w:t xml:space="preserve"> </w:t>
      </w:r>
      <w:proofErr w:type="spellStart"/>
      <w:r>
        <w:t>tim</w:t>
      </w:r>
      <w:proofErr w:type="spellEnd"/>
      <w:ins w:id="84" w:author="Cung Thanh Long" w:date="2021-04-14T10:49:00Z">
        <w:r w:rsidR="00293262">
          <w:t xml:space="preserve"> (HR)</w:t>
        </w:r>
      </w:ins>
      <w:r>
        <w:t xml:space="preserve">, </w:t>
      </w:r>
      <w:proofErr w:type="spellStart"/>
      <w:r>
        <w:t>huyế</w:t>
      </w:r>
      <w:r w:rsidR="00CF1B7A">
        <w:t>t</w:t>
      </w:r>
      <w:proofErr w:type="spellEnd"/>
      <w:r w:rsidR="00CF1B7A">
        <w:t xml:space="preserve"> </w:t>
      </w:r>
      <w:proofErr w:type="spellStart"/>
      <w:r w:rsidR="00CF1B7A">
        <w:t>áp</w:t>
      </w:r>
      <w:proofErr w:type="spellEnd"/>
      <w:ins w:id="85" w:author="Cung Thanh Long" w:date="2021-04-14T10:49:00Z">
        <w:r w:rsidR="00293262">
          <w:t xml:space="preserve"> (BP)</w:t>
        </w:r>
      </w:ins>
      <w:r w:rsidR="00CF1B7A">
        <w:t>,</w:t>
      </w:r>
      <w:ins w:id="86" w:author="Cung Thanh Long" w:date="2021-04-14T10:50:00Z">
        <w:r w:rsidR="00293262">
          <w:t xml:space="preserve"> </w:t>
        </w:r>
        <w:proofErr w:type="spellStart"/>
        <w:r w:rsidR="00293262">
          <w:t>nhịp</w:t>
        </w:r>
        <w:proofErr w:type="spellEnd"/>
        <w:r w:rsidR="00293262">
          <w:t xml:space="preserve"> </w:t>
        </w:r>
        <w:proofErr w:type="spellStart"/>
        <w:r w:rsidR="00293262">
          <w:t>thở</w:t>
        </w:r>
        <w:proofErr w:type="spellEnd"/>
        <w:r w:rsidR="00293262">
          <w:t xml:space="preserve"> (RSP)</w:t>
        </w:r>
      </w:ins>
      <w:r>
        <w:t>…</w:t>
      </w:r>
      <w:r w:rsidR="00E57B57">
        <w:t xml:space="preserve"> </w:t>
      </w:r>
      <w:proofErr w:type="spellStart"/>
      <w:r w:rsidR="00CF1B7A">
        <w:t>Cảm</w:t>
      </w:r>
      <w:proofErr w:type="spellEnd"/>
      <w:r w:rsidR="00CF1B7A">
        <w:t xml:space="preserve"> </w:t>
      </w:r>
      <w:proofErr w:type="spellStart"/>
      <w:r w:rsidR="00CF1B7A">
        <w:t>xúc</w:t>
      </w:r>
      <w:proofErr w:type="spellEnd"/>
      <w:r w:rsidR="00CF1B7A">
        <w:t xml:space="preserve"> </w:t>
      </w:r>
      <w:proofErr w:type="spellStart"/>
      <w:r w:rsidR="00CF1B7A">
        <w:t>có</w:t>
      </w:r>
      <w:proofErr w:type="spellEnd"/>
      <w:r w:rsidR="00CF1B7A">
        <w:t xml:space="preserve"> </w:t>
      </w:r>
      <w:proofErr w:type="spellStart"/>
      <w:r w:rsidR="00CF1B7A">
        <w:t>thể</w:t>
      </w:r>
      <w:proofErr w:type="spellEnd"/>
      <w:r w:rsidR="00CF1B7A">
        <w:t xml:space="preserve"> </w:t>
      </w:r>
      <w:proofErr w:type="spellStart"/>
      <w:r w:rsidR="00CF1B7A">
        <w:t>được</w:t>
      </w:r>
      <w:proofErr w:type="spellEnd"/>
      <w:r w:rsidR="00CF1B7A">
        <w:t xml:space="preserve"> </w:t>
      </w:r>
      <w:proofErr w:type="spellStart"/>
      <w:r w:rsidR="00CF1B7A">
        <w:t>kích</w:t>
      </w:r>
      <w:proofErr w:type="spellEnd"/>
      <w:r w:rsidR="00CF1B7A">
        <w:t xml:space="preserve"> </w:t>
      </w:r>
      <w:proofErr w:type="spellStart"/>
      <w:r w:rsidR="00CF1B7A">
        <w:t>thích</w:t>
      </w:r>
      <w:proofErr w:type="spellEnd"/>
      <w:r w:rsidR="00CF1B7A">
        <w:t xml:space="preserve"> </w:t>
      </w:r>
      <w:proofErr w:type="spellStart"/>
      <w:r w:rsidR="00CF1B7A">
        <w:t>bằng</w:t>
      </w:r>
      <w:proofErr w:type="spellEnd"/>
      <w:r w:rsidR="00CF1B7A">
        <w:t xml:space="preserve"> </w:t>
      </w:r>
      <w:proofErr w:type="spellStart"/>
      <w:r w:rsidR="00CF1B7A">
        <w:t>nhiều</w:t>
      </w:r>
      <w:proofErr w:type="spellEnd"/>
      <w:r w:rsidR="00CF1B7A">
        <w:t xml:space="preserve"> </w:t>
      </w:r>
      <w:proofErr w:type="spellStart"/>
      <w:r w:rsidR="00CF1B7A">
        <w:t>cách</w:t>
      </w:r>
      <w:proofErr w:type="spellEnd"/>
      <w:r w:rsidR="00CF1B7A">
        <w:t xml:space="preserve"> </w:t>
      </w:r>
      <w:proofErr w:type="spellStart"/>
      <w:r w:rsidR="00CF1B7A">
        <w:t>khác</w:t>
      </w:r>
      <w:proofErr w:type="spellEnd"/>
      <w:r w:rsidR="00CF1B7A">
        <w:t xml:space="preserve"> </w:t>
      </w:r>
      <w:proofErr w:type="spellStart"/>
      <w:r w:rsidR="00CF1B7A">
        <w:t>nhau</w:t>
      </w:r>
      <w:proofErr w:type="spellEnd"/>
      <w:r w:rsidR="00CF1B7A">
        <w:t xml:space="preserve"> </w:t>
      </w:r>
      <w:proofErr w:type="spellStart"/>
      <w:r w:rsidR="00CF1B7A">
        <w:t>như</w:t>
      </w:r>
      <w:proofErr w:type="spellEnd"/>
      <w:r w:rsidR="00CF1B7A">
        <w:t xml:space="preserve"> </w:t>
      </w:r>
      <w:proofErr w:type="spellStart"/>
      <w:r w:rsidR="00CF1B7A">
        <w:t>thông</w:t>
      </w:r>
      <w:proofErr w:type="spellEnd"/>
      <w:r w:rsidR="00CF1B7A">
        <w:t xml:space="preserve"> qua video, </w:t>
      </w:r>
      <w:proofErr w:type="spellStart"/>
      <w:r w:rsidR="00CF1B7A">
        <w:t>âm</w:t>
      </w:r>
      <w:proofErr w:type="spellEnd"/>
      <w:r w:rsidR="00CF1B7A">
        <w:t xml:space="preserve"> </w:t>
      </w:r>
      <w:proofErr w:type="spellStart"/>
      <w:r w:rsidR="00CF1B7A">
        <w:t>nhạc</w:t>
      </w:r>
      <w:proofErr w:type="spellEnd"/>
      <w:r w:rsidR="00CF1B7A">
        <w:t xml:space="preserve">,… </w:t>
      </w:r>
      <w:proofErr w:type="spellStart"/>
      <w:r w:rsidR="00727A44">
        <w:t>Đã</w:t>
      </w:r>
      <w:proofErr w:type="spellEnd"/>
      <w:r w:rsidR="00727A44">
        <w:t xml:space="preserve"> </w:t>
      </w:r>
      <w:proofErr w:type="spellStart"/>
      <w:r w:rsidR="00727A44">
        <w:t>có</w:t>
      </w:r>
      <w:proofErr w:type="spellEnd"/>
      <w:r w:rsidR="00727A44">
        <w:t xml:space="preserve"> </w:t>
      </w:r>
      <w:proofErr w:type="spellStart"/>
      <w:r w:rsidR="00727A44">
        <w:t>các</w:t>
      </w:r>
      <w:proofErr w:type="spellEnd"/>
      <w:r w:rsidR="00727A44">
        <w:t xml:space="preserve"> </w:t>
      </w:r>
      <w:proofErr w:type="spellStart"/>
      <w:r w:rsidR="00CF0E1A">
        <w:t>nghiên</w:t>
      </w:r>
      <w:proofErr w:type="spellEnd"/>
      <w:r w:rsidR="00CF0E1A">
        <w:t xml:space="preserve"> </w:t>
      </w:r>
      <w:proofErr w:type="spellStart"/>
      <w:r w:rsidR="00CF0E1A">
        <w:t>cứu</w:t>
      </w:r>
      <w:proofErr w:type="spellEnd"/>
      <w:r w:rsidR="00CF0E1A">
        <w:t xml:space="preserve"> </w:t>
      </w:r>
      <w:proofErr w:type="spellStart"/>
      <w:r w:rsidR="00CF0E1A">
        <w:t>về</w:t>
      </w:r>
      <w:proofErr w:type="spellEnd"/>
      <w:r w:rsidR="00CF0E1A">
        <w:t xml:space="preserve"> </w:t>
      </w:r>
      <w:proofErr w:type="spellStart"/>
      <w:r w:rsidR="00CF0E1A">
        <w:t>nhận</w:t>
      </w:r>
      <w:proofErr w:type="spellEnd"/>
      <w:r w:rsidR="00CF0E1A">
        <w:t xml:space="preserve"> </w:t>
      </w:r>
      <w:proofErr w:type="spellStart"/>
      <w:r w:rsidR="00CF0E1A">
        <w:t>dạng</w:t>
      </w:r>
      <w:proofErr w:type="spellEnd"/>
      <w:r w:rsidR="00CF0E1A">
        <w:t xml:space="preserve"> </w:t>
      </w:r>
      <w:proofErr w:type="spellStart"/>
      <w:r w:rsidR="00CF0E1A">
        <w:t>cảm</w:t>
      </w:r>
      <w:proofErr w:type="spellEnd"/>
      <w:r w:rsidR="00CF0E1A">
        <w:t xml:space="preserve"> </w:t>
      </w:r>
      <w:proofErr w:type="spellStart"/>
      <w:r w:rsidR="00CF0E1A">
        <w:t>xúc</w:t>
      </w:r>
      <w:proofErr w:type="spellEnd"/>
      <w:r w:rsidR="00CF0E1A">
        <w:t xml:space="preserve"> </w:t>
      </w:r>
      <w:proofErr w:type="spellStart"/>
      <w:r w:rsidR="00CF0E1A">
        <w:t>sử</w:t>
      </w:r>
      <w:proofErr w:type="spellEnd"/>
      <w:r w:rsidR="00CF0E1A">
        <w:t xml:space="preserve"> </w:t>
      </w:r>
      <w:proofErr w:type="spellStart"/>
      <w:r w:rsidR="00CF0E1A">
        <w:t>dụng</w:t>
      </w:r>
      <w:proofErr w:type="spellEnd"/>
      <w:r w:rsidR="00CF0E1A">
        <w:t xml:space="preserve"> </w:t>
      </w:r>
      <w:proofErr w:type="spellStart"/>
      <w:r w:rsidR="00CF0E1A">
        <w:t>tín</w:t>
      </w:r>
      <w:proofErr w:type="spellEnd"/>
      <w:r w:rsidR="00CF0E1A">
        <w:t xml:space="preserve"> </w:t>
      </w:r>
      <w:proofErr w:type="spellStart"/>
      <w:r w:rsidR="00CF0E1A">
        <w:t>hiệu</w:t>
      </w:r>
      <w:proofErr w:type="spellEnd"/>
      <w:r w:rsidR="00CF0E1A">
        <w:t xml:space="preserve"> </w:t>
      </w:r>
      <w:proofErr w:type="spellStart"/>
      <w:r w:rsidR="00CF0E1A">
        <w:t>sinh</w:t>
      </w:r>
      <w:proofErr w:type="spellEnd"/>
      <w:r w:rsidR="00CF0E1A">
        <w:t xml:space="preserve"> </w:t>
      </w:r>
      <w:proofErr w:type="spellStart"/>
      <w:r w:rsidR="00CF0E1A">
        <w:t>học</w:t>
      </w:r>
      <w:proofErr w:type="spellEnd"/>
      <w:r w:rsidR="00CF0E1A">
        <w:t xml:space="preserve"> </w:t>
      </w:r>
      <w:proofErr w:type="spellStart"/>
      <w:r w:rsidR="00CF0E1A">
        <w:t>đáng</w:t>
      </w:r>
      <w:proofErr w:type="spellEnd"/>
      <w:r w:rsidR="00CF0E1A">
        <w:t xml:space="preserve"> </w:t>
      </w:r>
      <w:proofErr w:type="spellStart"/>
      <w:r w:rsidR="00CF0E1A">
        <w:t>chú</w:t>
      </w:r>
      <w:proofErr w:type="spellEnd"/>
      <w:r w:rsidR="00CF0E1A">
        <w:t xml:space="preserve"> ý </w:t>
      </w:r>
      <w:proofErr w:type="spellStart"/>
      <w:r w:rsidR="00CF0E1A">
        <w:t>như</w:t>
      </w:r>
      <w:proofErr w:type="spellEnd"/>
      <w:ins w:id="87" w:author="Cung Thanh Long" w:date="2021-04-14T10:52:00Z">
        <w:r w:rsidR="009A25A1">
          <w:t>,</w:t>
        </w:r>
      </w:ins>
      <w:r w:rsidR="00CF0E1A">
        <w:t xml:space="preserve"> </w:t>
      </w:r>
      <w:proofErr w:type="spellStart"/>
      <w:r w:rsidR="00575981">
        <w:t>sử</w:t>
      </w:r>
      <w:proofErr w:type="spellEnd"/>
      <w:r w:rsidR="00575981">
        <w:t xml:space="preserve"> </w:t>
      </w:r>
      <w:proofErr w:type="spellStart"/>
      <w:r w:rsidR="00575981">
        <w:t>dụng</w:t>
      </w:r>
      <w:proofErr w:type="spellEnd"/>
      <w:r w:rsidR="00575981">
        <w:t xml:space="preserve"> </w:t>
      </w:r>
      <w:proofErr w:type="spellStart"/>
      <w:r w:rsidR="00575981">
        <w:t>tín</w:t>
      </w:r>
      <w:proofErr w:type="spellEnd"/>
      <w:r w:rsidR="00575981">
        <w:t xml:space="preserve"> </w:t>
      </w:r>
      <w:proofErr w:type="spellStart"/>
      <w:r w:rsidR="00575981">
        <w:t>hiệu</w:t>
      </w:r>
      <w:proofErr w:type="spellEnd"/>
      <w:r w:rsidR="00575981">
        <w:t xml:space="preserve"> </w:t>
      </w:r>
      <w:proofErr w:type="spellStart"/>
      <w:r w:rsidR="00575981">
        <w:t>điện</w:t>
      </w:r>
      <w:proofErr w:type="spellEnd"/>
      <w:r w:rsidR="00575981">
        <w:t xml:space="preserve"> </w:t>
      </w:r>
      <w:proofErr w:type="spellStart"/>
      <w:r w:rsidR="00575981">
        <w:t>não</w:t>
      </w:r>
      <w:proofErr w:type="spellEnd"/>
      <w:r w:rsidR="00575981">
        <w:t xml:space="preserve"> </w:t>
      </w:r>
      <w:proofErr w:type="spellStart"/>
      <w:r w:rsidR="00575981">
        <w:t>đồ</w:t>
      </w:r>
      <w:proofErr w:type="spellEnd"/>
      <w:r w:rsidR="00575981">
        <w:t xml:space="preserve"> </w:t>
      </w:r>
      <w:proofErr w:type="spellStart"/>
      <w:r w:rsidR="00575981">
        <w:t>đạt</w:t>
      </w:r>
      <w:proofErr w:type="spellEnd"/>
      <w:r w:rsidR="00575981">
        <w:t xml:space="preserve"> </w:t>
      </w:r>
      <w:proofErr w:type="spellStart"/>
      <w:r w:rsidR="00575981">
        <w:t>tỉ</w:t>
      </w:r>
      <w:proofErr w:type="spellEnd"/>
      <w:r w:rsidR="00575981">
        <w:t xml:space="preserve"> </w:t>
      </w:r>
      <w:proofErr w:type="spellStart"/>
      <w:r w:rsidR="00575981">
        <w:t>lệ</w:t>
      </w:r>
      <w:proofErr w:type="spellEnd"/>
      <w:r w:rsidR="00575981">
        <w:t xml:space="preserve"> </w:t>
      </w:r>
      <w:proofErr w:type="spellStart"/>
      <w:r w:rsidR="00575981">
        <w:t>chính</w:t>
      </w:r>
      <w:proofErr w:type="spellEnd"/>
      <w:r w:rsidR="00575981">
        <w:t xml:space="preserve"> </w:t>
      </w:r>
      <w:proofErr w:type="spellStart"/>
      <w:r w:rsidR="00575981">
        <w:t>xác</w:t>
      </w:r>
      <w:proofErr w:type="spellEnd"/>
      <w:r w:rsidR="00575981">
        <w:t xml:space="preserve"> 75,18%</w:t>
      </w:r>
      <w:sdt>
        <w:sdtPr>
          <w:id w:val="-2011744376"/>
          <w:citation/>
        </w:sdtPr>
        <w:sdtContent>
          <w:r w:rsidR="00575981">
            <w:fldChar w:fldCharType="begin"/>
          </w:r>
          <w:r w:rsidR="00575981">
            <w:instrText xml:space="preserve"> CITATION SWu \l 1033 </w:instrText>
          </w:r>
          <w:r w:rsidR="00575981">
            <w:fldChar w:fldCharType="separate"/>
          </w:r>
          <w:r w:rsidR="0032158F">
            <w:rPr>
              <w:noProof/>
            </w:rPr>
            <w:t xml:space="preserve"> </w:t>
          </w:r>
          <w:r w:rsidR="0032158F" w:rsidRPr="0032158F">
            <w:rPr>
              <w:noProof/>
            </w:rPr>
            <w:t>[12]</w:t>
          </w:r>
          <w:r w:rsidR="00575981">
            <w:fldChar w:fldCharType="end"/>
          </w:r>
        </w:sdtContent>
      </w:sdt>
      <w:r w:rsidR="00575981">
        <w:t xml:space="preserve">, </w:t>
      </w:r>
      <w:proofErr w:type="spellStart"/>
      <w:r w:rsidR="00CF1B7A">
        <w:t>sử</w:t>
      </w:r>
      <w:proofErr w:type="spellEnd"/>
      <w:r w:rsidR="00CF1B7A">
        <w:t xml:space="preserve"> </w:t>
      </w:r>
      <w:proofErr w:type="spellStart"/>
      <w:r w:rsidR="00CF1B7A">
        <w:t>dụng</w:t>
      </w:r>
      <w:proofErr w:type="spellEnd"/>
      <w:r w:rsidR="00CF1B7A">
        <w:t xml:space="preserve"> </w:t>
      </w:r>
      <w:proofErr w:type="spellStart"/>
      <w:r w:rsidR="00CF1B7A">
        <w:t>mô</w:t>
      </w:r>
      <w:proofErr w:type="spellEnd"/>
      <w:r w:rsidR="00CF1B7A">
        <w:t xml:space="preserve"> </w:t>
      </w:r>
      <w:proofErr w:type="spellStart"/>
      <w:r w:rsidR="00CF1B7A">
        <w:t>hình</w:t>
      </w:r>
      <w:proofErr w:type="spellEnd"/>
      <w:r w:rsidR="00CF1B7A">
        <w:t xml:space="preserve"> LSTM </w:t>
      </w:r>
      <w:proofErr w:type="spellStart"/>
      <w:r w:rsidR="00CF1B7A">
        <w:t>đạt</w:t>
      </w:r>
      <w:proofErr w:type="spellEnd"/>
      <w:r w:rsidR="00CF1B7A">
        <w:t xml:space="preserve"> </w:t>
      </w:r>
      <w:proofErr w:type="spellStart"/>
      <w:r w:rsidR="00CF1B7A">
        <w:t>tỉ</w:t>
      </w:r>
      <w:proofErr w:type="spellEnd"/>
      <w:r w:rsidR="00CF1B7A">
        <w:t xml:space="preserve"> </w:t>
      </w:r>
      <w:proofErr w:type="spellStart"/>
      <w:r w:rsidR="00CF1B7A">
        <w:t>lệ</w:t>
      </w:r>
      <w:proofErr w:type="spellEnd"/>
      <w:r w:rsidR="00CF1B7A">
        <w:t xml:space="preserve"> 74,38% </w:t>
      </w:r>
      <w:sdt>
        <w:sdtPr>
          <w:id w:val="-1354560884"/>
          <w:citation/>
        </w:sdtPr>
        <w:sdtContent>
          <w:r w:rsidR="00CF1B7A">
            <w:fldChar w:fldCharType="begin"/>
          </w:r>
          <w:r w:rsidR="00CF1B7A">
            <w:instrText xml:space="preserve"> CITATION LiZ \l 1033 </w:instrText>
          </w:r>
          <w:r w:rsidR="00CF1B7A">
            <w:fldChar w:fldCharType="separate"/>
          </w:r>
          <w:r w:rsidR="0032158F" w:rsidRPr="0032158F">
            <w:rPr>
              <w:noProof/>
            </w:rPr>
            <w:t>[13]</w:t>
          </w:r>
          <w:r w:rsidR="00CF1B7A">
            <w:fldChar w:fldCharType="end"/>
          </w:r>
        </w:sdtContent>
      </w:sdt>
      <w:r w:rsidR="00CF1B7A">
        <w:t xml:space="preserve">. </w:t>
      </w:r>
      <w:proofErr w:type="spellStart"/>
      <w:r w:rsidR="001B2481">
        <w:t>Nhận</w:t>
      </w:r>
      <w:proofErr w:type="spellEnd"/>
      <w:r w:rsidR="001B2481">
        <w:t xml:space="preserve"> </w:t>
      </w:r>
      <w:proofErr w:type="spellStart"/>
      <w:r w:rsidR="001B2481">
        <w:t>diện</w:t>
      </w:r>
      <w:proofErr w:type="spellEnd"/>
      <w:r w:rsidR="001B2481">
        <w:t xml:space="preserve"> 4 </w:t>
      </w:r>
      <w:proofErr w:type="spellStart"/>
      <w:r w:rsidR="001B2481">
        <w:t>cảm</w:t>
      </w:r>
      <w:proofErr w:type="spellEnd"/>
      <w:r w:rsidR="001B2481">
        <w:t xml:space="preserve"> </w:t>
      </w:r>
      <w:proofErr w:type="spellStart"/>
      <w:r w:rsidR="001B2481">
        <w:t>xúc</w:t>
      </w:r>
      <w:proofErr w:type="spellEnd"/>
      <w:r w:rsidR="001B2481">
        <w:t xml:space="preserve"> </w:t>
      </w:r>
      <w:proofErr w:type="spellStart"/>
      <w:r w:rsidR="001B2481">
        <w:t>vui</w:t>
      </w:r>
      <w:proofErr w:type="spellEnd"/>
      <w:r w:rsidR="001B2481">
        <w:t xml:space="preserve"> </w:t>
      </w:r>
      <w:proofErr w:type="spellStart"/>
      <w:r w:rsidR="001B2481">
        <w:t>vẻ</w:t>
      </w:r>
      <w:proofErr w:type="spellEnd"/>
      <w:r w:rsidR="001B2481">
        <w:t xml:space="preserve">, </w:t>
      </w:r>
      <w:proofErr w:type="spellStart"/>
      <w:r w:rsidR="001B2481">
        <w:t>giận</w:t>
      </w:r>
      <w:proofErr w:type="spellEnd"/>
      <w:r w:rsidR="001B2481">
        <w:t xml:space="preserve"> </w:t>
      </w:r>
      <w:proofErr w:type="spellStart"/>
      <w:r w:rsidR="001B2481">
        <w:t>dữ</w:t>
      </w:r>
      <w:proofErr w:type="spellEnd"/>
      <w:r w:rsidR="001B2481">
        <w:t xml:space="preserve">, </w:t>
      </w:r>
      <w:proofErr w:type="spellStart"/>
      <w:r w:rsidR="001B2481">
        <w:t>buồn</w:t>
      </w:r>
      <w:proofErr w:type="spellEnd"/>
      <w:r w:rsidR="001B2481">
        <w:t xml:space="preserve"> </w:t>
      </w:r>
      <w:proofErr w:type="spellStart"/>
      <w:r w:rsidR="001B2481">
        <w:t>chán</w:t>
      </w:r>
      <w:proofErr w:type="spellEnd"/>
      <w:r w:rsidR="001B2481">
        <w:t xml:space="preserve"> </w:t>
      </w:r>
      <w:proofErr w:type="spellStart"/>
      <w:r w:rsidR="001B2481">
        <w:t>và</w:t>
      </w:r>
      <w:proofErr w:type="spellEnd"/>
      <w:r w:rsidR="001B2481">
        <w:t xml:space="preserve"> </w:t>
      </w:r>
      <w:proofErr w:type="spellStart"/>
      <w:r w:rsidR="001B2481">
        <w:t>hạnh</w:t>
      </w:r>
      <w:proofErr w:type="spellEnd"/>
      <w:r w:rsidR="001B2481">
        <w:t xml:space="preserve"> </w:t>
      </w:r>
      <w:proofErr w:type="spellStart"/>
      <w:r w:rsidR="001B2481">
        <w:t>phúc</w:t>
      </w:r>
      <w:proofErr w:type="spellEnd"/>
      <w:r w:rsidR="001B2481">
        <w:t xml:space="preserve"> </w:t>
      </w:r>
      <w:proofErr w:type="spellStart"/>
      <w:r w:rsidR="001B2481">
        <w:t>với</w:t>
      </w:r>
      <w:proofErr w:type="spellEnd"/>
      <w:r w:rsidR="001B2481">
        <w:t xml:space="preserve"> </w:t>
      </w:r>
      <w:proofErr w:type="spellStart"/>
      <w:r w:rsidR="001B2481">
        <w:t>mô</w:t>
      </w:r>
      <w:proofErr w:type="spellEnd"/>
      <w:r w:rsidR="001B2481">
        <w:t xml:space="preserve"> </w:t>
      </w:r>
      <w:proofErr w:type="spellStart"/>
      <w:r w:rsidR="001B2481">
        <w:t>hình</w:t>
      </w:r>
      <w:proofErr w:type="spellEnd"/>
      <w:r w:rsidR="001B2481">
        <w:t xml:space="preserve"> SVM </w:t>
      </w:r>
      <w:proofErr w:type="spellStart"/>
      <w:r w:rsidR="001B2481">
        <w:t>đạt</w:t>
      </w:r>
      <w:proofErr w:type="spellEnd"/>
      <w:ins w:id="88" w:author="Cung Thanh Long" w:date="2021-04-14T10:52:00Z">
        <w:r w:rsidR="009A25A1">
          <w:t xml:space="preserve"> </w:t>
        </w:r>
        <w:proofErr w:type="spellStart"/>
        <w:r w:rsidR="009A25A1">
          <w:t>độ</w:t>
        </w:r>
        <w:proofErr w:type="spellEnd"/>
        <w:r w:rsidR="009A25A1">
          <w:t xml:space="preserve"> </w:t>
        </w:r>
        <w:proofErr w:type="spellStart"/>
        <w:r w:rsidR="009A25A1">
          <w:t>chính</w:t>
        </w:r>
        <w:proofErr w:type="spellEnd"/>
        <w:r w:rsidR="009A25A1">
          <w:t xml:space="preserve"> </w:t>
        </w:r>
        <w:proofErr w:type="spellStart"/>
        <w:r w:rsidR="009A25A1">
          <w:t>xác</w:t>
        </w:r>
      </w:ins>
      <w:proofErr w:type="spellEnd"/>
      <w:r w:rsidR="001B2481">
        <w:t xml:space="preserve"> 76%</w:t>
      </w:r>
      <w:del w:id="89" w:author="Cung Thanh Long" w:date="2021-04-14T10:52:00Z">
        <w:r w:rsidR="001B2481" w:rsidDel="009A25A1">
          <w:delText xml:space="preserve"> tỉ lệ chính xác</w:delText>
        </w:r>
      </w:del>
      <w:r w:rsidR="001B2481">
        <w:t xml:space="preserve"> </w:t>
      </w:r>
      <w:sdt>
        <w:sdtPr>
          <w:id w:val="-1495874101"/>
          <w:citation/>
        </w:sdtPr>
        <w:sdtContent>
          <w:r w:rsidR="001B2481">
            <w:fldChar w:fldCharType="begin"/>
          </w:r>
          <w:r w:rsidR="001B2481">
            <w:instrText xml:space="preserve"> CITATION Zon \l 1033 </w:instrText>
          </w:r>
          <w:r w:rsidR="001B2481">
            <w:fldChar w:fldCharType="separate"/>
          </w:r>
          <w:r w:rsidR="0032158F" w:rsidRPr="0032158F">
            <w:rPr>
              <w:noProof/>
            </w:rPr>
            <w:t>[14]</w:t>
          </w:r>
          <w:r w:rsidR="001B2481">
            <w:fldChar w:fldCharType="end"/>
          </w:r>
        </w:sdtContent>
      </w:sdt>
      <w:r w:rsidR="001B2481">
        <w:t xml:space="preserve">, hay </w:t>
      </w:r>
      <w:proofErr w:type="spellStart"/>
      <w:r w:rsidR="001B2481">
        <w:t>nhận</w:t>
      </w:r>
      <w:proofErr w:type="spellEnd"/>
      <w:r w:rsidR="001B2481">
        <w:t xml:space="preserve"> </w:t>
      </w:r>
      <w:proofErr w:type="spellStart"/>
      <w:r w:rsidR="001B2481">
        <w:t>diện</w:t>
      </w:r>
      <w:proofErr w:type="spellEnd"/>
      <w:r w:rsidR="001B2481">
        <w:t xml:space="preserve"> 2 </w:t>
      </w:r>
      <w:proofErr w:type="spellStart"/>
      <w:r w:rsidR="001B2481">
        <w:t>trạng</w:t>
      </w:r>
      <w:proofErr w:type="spellEnd"/>
      <w:r w:rsidR="001B2481">
        <w:t xml:space="preserve"> </w:t>
      </w:r>
      <w:proofErr w:type="spellStart"/>
      <w:r w:rsidR="001B2481">
        <w:t>thái</w:t>
      </w:r>
      <w:proofErr w:type="spellEnd"/>
      <w:r w:rsidR="001B2481">
        <w:t xml:space="preserve"> </w:t>
      </w:r>
      <w:proofErr w:type="spellStart"/>
      <w:r w:rsidR="001B2481">
        <w:t>tiêu</w:t>
      </w:r>
      <w:proofErr w:type="spellEnd"/>
      <w:r w:rsidR="001B2481">
        <w:t xml:space="preserve"> </w:t>
      </w:r>
      <w:proofErr w:type="spellStart"/>
      <w:r w:rsidR="001B2481">
        <w:t>cực</w:t>
      </w:r>
      <w:proofErr w:type="spellEnd"/>
      <w:r w:rsidR="001B2481">
        <w:t xml:space="preserve"> </w:t>
      </w:r>
      <w:proofErr w:type="spellStart"/>
      <w:r w:rsidR="001B2481">
        <w:t>và</w:t>
      </w:r>
      <w:proofErr w:type="spellEnd"/>
      <w:r w:rsidR="001B2481">
        <w:t xml:space="preserve"> </w:t>
      </w:r>
      <w:proofErr w:type="spellStart"/>
      <w:r w:rsidR="001B2481">
        <w:t>tích</w:t>
      </w:r>
      <w:proofErr w:type="spellEnd"/>
      <w:r w:rsidR="001B2481">
        <w:t xml:space="preserve"> </w:t>
      </w:r>
      <w:proofErr w:type="spellStart"/>
      <w:r w:rsidR="001B2481">
        <w:t>cực</w:t>
      </w:r>
      <w:proofErr w:type="spellEnd"/>
      <w:r w:rsidR="001B2481">
        <w:t xml:space="preserve"> </w:t>
      </w:r>
      <w:proofErr w:type="spellStart"/>
      <w:r w:rsidR="001B2481">
        <w:t>với</w:t>
      </w:r>
      <w:proofErr w:type="spellEnd"/>
      <w:r w:rsidR="001B2481">
        <w:t xml:space="preserve"> 73,10% </w:t>
      </w:r>
      <w:proofErr w:type="spellStart"/>
      <w:ins w:id="90" w:author="Cung Thanh Long" w:date="2021-04-14T10:52:00Z">
        <w:r w:rsidR="009A25A1">
          <w:t>khi</w:t>
        </w:r>
      </w:ins>
      <w:proofErr w:type="spellEnd"/>
      <w:ins w:id="91" w:author="Cung Thanh Long" w:date="2021-04-14T10:53:00Z">
        <w:r w:rsidR="009A25A1">
          <w:t xml:space="preserve"> </w:t>
        </w:r>
        <w:proofErr w:type="spellStart"/>
        <w:r w:rsidR="009A25A1">
          <w:t>sử</w:t>
        </w:r>
        <w:proofErr w:type="spellEnd"/>
        <w:r w:rsidR="009A25A1">
          <w:t xml:space="preserve"> </w:t>
        </w:r>
        <w:proofErr w:type="spellStart"/>
        <w:r w:rsidR="009A25A1">
          <w:t>dụng</w:t>
        </w:r>
        <w:proofErr w:type="spellEnd"/>
        <w:r w:rsidR="009A25A1">
          <w:t xml:space="preserve"> </w:t>
        </w:r>
        <w:proofErr w:type="spellStart"/>
        <w:r w:rsidR="009A25A1">
          <w:t>kỹ</w:t>
        </w:r>
        <w:proofErr w:type="spellEnd"/>
        <w:r w:rsidR="009A25A1">
          <w:t xml:space="preserve"> </w:t>
        </w:r>
        <w:proofErr w:type="spellStart"/>
        <w:r w:rsidR="009A25A1">
          <w:t>thuật</w:t>
        </w:r>
        <w:proofErr w:type="spellEnd"/>
        <w:r w:rsidR="009A25A1">
          <w:t xml:space="preserve"> </w:t>
        </w:r>
        <w:proofErr w:type="spellStart"/>
        <w:r w:rsidR="009A25A1">
          <w:t>phân</w:t>
        </w:r>
        <w:proofErr w:type="spellEnd"/>
        <w:r w:rsidR="009A25A1">
          <w:t xml:space="preserve"> </w:t>
        </w:r>
        <w:proofErr w:type="spellStart"/>
        <w:r w:rsidR="009A25A1">
          <w:t>lớp</w:t>
        </w:r>
        <w:proofErr w:type="spellEnd"/>
        <w:r w:rsidR="009A25A1">
          <w:t xml:space="preserve"> </w:t>
        </w:r>
        <w:commentRangeStart w:id="92"/>
        <w:r w:rsidR="009A25A1">
          <w:t>…</w:t>
        </w:r>
        <w:commentRangeEnd w:id="92"/>
        <w:r w:rsidR="009A25A1">
          <w:rPr>
            <w:rStyle w:val="CommentReference"/>
          </w:rPr>
          <w:commentReference w:id="92"/>
        </w:r>
      </w:ins>
      <w:del w:id="93" w:author="Cung Thanh Long" w:date="2021-04-14T10:52:00Z">
        <w:r w:rsidR="001B2481" w:rsidDel="009A25A1">
          <w:delText>tỉ lệ chính xác</w:delText>
        </w:r>
      </w:del>
      <w:r w:rsidR="001B2481">
        <w:t xml:space="preserve"> </w:t>
      </w:r>
      <w:sdt>
        <w:sdtPr>
          <w:id w:val="-1460806470"/>
          <w:citation/>
        </w:sdtPr>
        <w:sdtContent>
          <w:r w:rsidR="001B2481">
            <w:fldChar w:fldCharType="begin"/>
          </w:r>
          <w:r w:rsidR="001B2481">
            <w:instrText xml:space="preserve"> CITATION Lan \l 1033 </w:instrText>
          </w:r>
          <w:r w:rsidR="001B2481">
            <w:fldChar w:fldCharType="separate"/>
          </w:r>
          <w:r w:rsidR="0032158F" w:rsidRPr="0032158F">
            <w:rPr>
              <w:noProof/>
            </w:rPr>
            <w:t>[15]</w:t>
          </w:r>
          <w:r w:rsidR="001B2481">
            <w:fldChar w:fldCharType="end"/>
          </w:r>
        </w:sdtContent>
      </w:sdt>
      <w:r w:rsidR="001B2481">
        <w:t>.</w:t>
      </w:r>
    </w:p>
    <w:p w14:paraId="0E6C3995" w14:textId="28E62626" w:rsidR="00E57B57" w:rsidRPr="003A00F2" w:rsidRDefault="001B2481" w:rsidP="00DF79EE">
      <w:pPr>
        <w:ind w:firstLine="562"/>
      </w:pP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w:t>
      </w:r>
      <w:proofErr w:type="spellStart"/>
      <w:ins w:id="94" w:author="Cung Thanh Long" w:date="2021-04-14T10:54:00Z">
        <w:r w:rsidR="009A25A1">
          <w:t>p</w:t>
        </w:r>
      </w:ins>
      <w:r w:rsidR="00E57B57">
        <w:t>hương</w:t>
      </w:r>
      <w:proofErr w:type="spellEnd"/>
      <w:r w:rsidR="00E57B57">
        <w:t xml:space="preserve"> </w:t>
      </w:r>
      <w:proofErr w:type="spellStart"/>
      <w:r w:rsidR="00E57B57">
        <w:t>pháp</w:t>
      </w:r>
      <w:proofErr w:type="spellEnd"/>
      <w:r w:rsidR="00E57B57">
        <w:t xml:space="preserve"> </w:t>
      </w:r>
      <w:proofErr w:type="spellStart"/>
      <w:r w:rsidR="00E57B57">
        <w:t>này</w:t>
      </w:r>
      <w:proofErr w:type="spellEnd"/>
      <w:ins w:id="95" w:author="Cung Thanh Long" w:date="2021-04-14T10:55:00Z">
        <w:r w:rsidR="009A25A1">
          <w:t xml:space="preserve"> </w:t>
        </w:r>
        <w:proofErr w:type="spellStart"/>
        <w:r w:rsidR="009A25A1">
          <w:t>là</w:t>
        </w:r>
        <w:proofErr w:type="spellEnd"/>
        <w:r w:rsidR="009A25A1">
          <w:t>,</w:t>
        </w:r>
      </w:ins>
      <w:r w:rsidR="00E57B57">
        <w:t xml:space="preserve"> </w:t>
      </w:r>
      <w:proofErr w:type="spellStart"/>
      <w:r w:rsidR="00E57B57">
        <w:t>sử</w:t>
      </w:r>
      <w:proofErr w:type="spellEnd"/>
      <w:r w:rsidR="00E57B57">
        <w:t xml:space="preserve"> </w:t>
      </w:r>
      <w:proofErr w:type="spellStart"/>
      <w:r w:rsidR="00E57B57">
        <w:t>dụng</w:t>
      </w:r>
      <w:proofErr w:type="spellEnd"/>
      <w:r w:rsidR="00E57B57">
        <w:t xml:space="preserve"> </w:t>
      </w:r>
      <w:proofErr w:type="spellStart"/>
      <w:r w:rsidR="00E57B57">
        <w:t>các</w:t>
      </w:r>
      <w:proofErr w:type="spellEnd"/>
      <w:r w:rsidR="00E57B57">
        <w:t xml:space="preserve"> </w:t>
      </w:r>
      <w:proofErr w:type="spellStart"/>
      <w:r w:rsidR="00E57B57">
        <w:t>tín</w:t>
      </w:r>
      <w:proofErr w:type="spellEnd"/>
      <w:r w:rsidR="00E57B57">
        <w:t xml:space="preserve"> </w:t>
      </w:r>
      <w:proofErr w:type="spellStart"/>
      <w:r w:rsidR="00E57B57">
        <w:t>hiệu</w:t>
      </w:r>
      <w:proofErr w:type="spellEnd"/>
      <w:del w:id="96" w:author="Cung Thanh Long" w:date="2021-04-14T10:55:00Z">
        <w:r w:rsidR="00E57B57" w:rsidDel="009A25A1">
          <w:delText xml:space="preserve"> bên</w:delText>
        </w:r>
      </w:del>
      <w:r w:rsidR="00E57B57">
        <w:t xml:space="preserve"> </w:t>
      </w:r>
      <w:proofErr w:type="spellStart"/>
      <w:r w:rsidR="00E57B57">
        <w:t>tr</w:t>
      </w:r>
      <w:ins w:id="97" w:author="Cung Thanh Long" w:date="2021-04-14T10:55:00Z">
        <w:r w:rsidR="009A25A1">
          <w:t>ên</w:t>
        </w:r>
      </w:ins>
      <w:proofErr w:type="spellEnd"/>
      <w:del w:id="98" w:author="Cung Thanh Long" w:date="2021-04-14T10:55:00Z">
        <w:r w:rsidR="00E57B57" w:rsidDel="009A25A1">
          <w:delText>ong</w:delText>
        </w:r>
      </w:del>
      <w:r w:rsidR="00E57B57">
        <w:t xml:space="preserve"> </w:t>
      </w:r>
      <w:proofErr w:type="spellStart"/>
      <w:r w:rsidR="00E57B57">
        <w:t>cơ</w:t>
      </w:r>
      <w:proofErr w:type="spellEnd"/>
      <w:r w:rsidR="00E57B57">
        <w:t xml:space="preserve"> </w:t>
      </w:r>
      <w:proofErr w:type="spellStart"/>
      <w:r w:rsidR="00E57B57">
        <w:t>thể</w:t>
      </w:r>
      <w:proofErr w:type="spellEnd"/>
      <w:r w:rsidR="00E57B57">
        <w:t xml:space="preserve"> con </w:t>
      </w:r>
      <w:proofErr w:type="spellStart"/>
      <w:r w:rsidR="00E57B57">
        <w:t>người</w:t>
      </w:r>
      <w:proofErr w:type="spellEnd"/>
      <w:r w:rsidR="00E57B57">
        <w:t>,</w:t>
      </w:r>
      <w:ins w:id="99" w:author="Cung Thanh Long" w:date="2021-04-14T10:55:00Z">
        <w:r w:rsidR="009A25A1">
          <w:t xml:space="preserve"> </w:t>
        </w:r>
        <w:proofErr w:type="spellStart"/>
        <w:r w:rsidR="009A25A1">
          <w:t>chúng</w:t>
        </w:r>
      </w:ins>
      <w:proofErr w:type="spellEnd"/>
      <w:del w:id="100" w:author="Cung Thanh Long" w:date="2021-04-14T10:56:00Z">
        <w:r w:rsidR="00E57B57" w:rsidDel="009A25A1">
          <w:delText xml:space="preserve"> các</w:delText>
        </w:r>
      </w:del>
      <w:r w:rsidR="00E57B57">
        <w:t xml:space="preserve"> </w:t>
      </w:r>
      <w:proofErr w:type="spellStart"/>
      <w:r w:rsidR="00E57B57">
        <w:t>thay</w:t>
      </w:r>
      <w:proofErr w:type="spellEnd"/>
      <w:r w:rsidR="00E57B57">
        <w:t xml:space="preserve"> </w:t>
      </w:r>
      <w:proofErr w:type="spellStart"/>
      <w:r w:rsidR="00E57B57">
        <w:t>đổi</w:t>
      </w:r>
      <w:proofErr w:type="spellEnd"/>
      <w:del w:id="101" w:author="Cung Thanh Long" w:date="2021-04-14T10:55:00Z">
        <w:r w:rsidR="00E57B57" w:rsidDel="009A25A1">
          <w:delText xml:space="preserve"> là</w:delText>
        </w:r>
      </w:del>
      <w:r w:rsidR="00E57B57">
        <w:t xml:space="preserve"> </w:t>
      </w:r>
      <w:proofErr w:type="spellStart"/>
      <w:r w:rsidR="00E57B57">
        <w:t>hoàn</w:t>
      </w:r>
      <w:proofErr w:type="spellEnd"/>
      <w:r w:rsidR="00E57B57">
        <w:t xml:space="preserve"> </w:t>
      </w:r>
      <w:proofErr w:type="spellStart"/>
      <w:r w:rsidR="00E57B57">
        <w:t>toàn</w:t>
      </w:r>
      <w:proofErr w:type="spellEnd"/>
      <w:r w:rsidR="00E57B57">
        <w:t xml:space="preserve"> </w:t>
      </w:r>
      <w:proofErr w:type="spellStart"/>
      <w:r w:rsidR="00E57B57">
        <w:t>tự</w:t>
      </w:r>
      <w:proofErr w:type="spellEnd"/>
      <w:r w:rsidR="00E57B57">
        <w:t xml:space="preserve"> </w:t>
      </w:r>
      <w:proofErr w:type="spellStart"/>
      <w:r w:rsidR="00E57B57">
        <w:t>nhiên</w:t>
      </w:r>
      <w:proofErr w:type="spellEnd"/>
      <w:r w:rsidR="00E57B57">
        <w:t xml:space="preserve">, </w:t>
      </w:r>
      <w:proofErr w:type="spellStart"/>
      <w:r w:rsidR="00E57B57">
        <w:t>không</w:t>
      </w:r>
      <w:proofErr w:type="spellEnd"/>
      <w:ins w:id="102" w:author="Cung Thanh Long" w:date="2021-04-14T10:57:00Z">
        <w:r w:rsidR="009A25A1">
          <w:t xml:space="preserve"> </w:t>
        </w:r>
        <w:proofErr w:type="spellStart"/>
        <w:r w:rsidR="009A25A1">
          <w:t>thể</w:t>
        </w:r>
      </w:ins>
      <w:proofErr w:type="spellEnd"/>
      <w:r w:rsidR="00E57B57">
        <w:t xml:space="preserve"> </w:t>
      </w:r>
      <w:proofErr w:type="spellStart"/>
      <w:r w:rsidR="00E57B57">
        <w:t>ép</w:t>
      </w:r>
      <w:proofErr w:type="spellEnd"/>
      <w:r w:rsidR="00E57B57">
        <w:t xml:space="preserve"> </w:t>
      </w:r>
      <w:proofErr w:type="spellStart"/>
      <w:r w:rsidR="00E57B57">
        <w:t>buộc</w:t>
      </w:r>
      <w:proofErr w:type="spellEnd"/>
      <w:r w:rsidR="00E57B57">
        <w:t xml:space="preserve"> hay </w:t>
      </w:r>
      <w:proofErr w:type="spellStart"/>
      <w:r w:rsidR="00E57B57">
        <w:t>miễn</w:t>
      </w:r>
      <w:proofErr w:type="spellEnd"/>
      <w:r w:rsidR="00E57B57">
        <w:t xml:space="preserve"> </w:t>
      </w:r>
      <w:proofErr w:type="spellStart"/>
      <w:r w:rsidR="00E57B57">
        <w:t>cưỡng</w:t>
      </w:r>
      <w:proofErr w:type="spellEnd"/>
      <w:del w:id="103" w:author="Cung Thanh Long" w:date="2021-04-14T10:57:00Z">
        <w:r w:rsidR="00E57B57" w:rsidDel="009A25A1">
          <w:delText xml:space="preserve">, </w:delText>
        </w:r>
      </w:del>
      <w:ins w:id="104" w:author="Cung Thanh Long" w:date="2021-04-14T10:56:00Z">
        <w:r w:rsidR="009A25A1">
          <w:t xml:space="preserve"> </w:t>
        </w:r>
        <w:proofErr w:type="spellStart"/>
        <w:r w:rsidR="009A25A1">
          <w:t>theo</w:t>
        </w:r>
      </w:ins>
      <w:del w:id="105" w:author="Cung Thanh Long" w:date="2021-04-14T10:56:00Z">
        <w:r w:rsidR="00E57B57" w:rsidDel="009A25A1">
          <w:delText>phụ thuộc vào</w:delText>
        </w:r>
      </w:del>
      <w:ins w:id="106" w:author="Cung Thanh Long" w:date="2021-04-14T10:58:00Z">
        <w:r w:rsidR="009A25A1">
          <w:t>các</w:t>
        </w:r>
      </w:ins>
      <w:proofErr w:type="spellEnd"/>
      <w:r w:rsidR="00E57B57">
        <w:t xml:space="preserve"> </w:t>
      </w:r>
      <w:proofErr w:type="spellStart"/>
      <w:r w:rsidR="00E57B57">
        <w:t>trạng</w:t>
      </w:r>
      <w:proofErr w:type="spellEnd"/>
      <w:r w:rsidR="00E57B57">
        <w:t xml:space="preserve"> </w:t>
      </w:r>
      <w:proofErr w:type="spellStart"/>
      <w:r w:rsidR="00E57B57">
        <w:t>thái</w:t>
      </w:r>
      <w:proofErr w:type="spellEnd"/>
      <w:r w:rsidR="00E57B57">
        <w:t xml:space="preserve"> </w:t>
      </w:r>
      <w:proofErr w:type="spellStart"/>
      <w:r w:rsidR="00E57B57">
        <w:t>cảm</w:t>
      </w:r>
      <w:proofErr w:type="spellEnd"/>
      <w:r w:rsidR="00E57B57">
        <w:t xml:space="preserve"> </w:t>
      </w:r>
      <w:proofErr w:type="spellStart"/>
      <w:r w:rsidR="00E57B57">
        <w:t>xúc</w:t>
      </w:r>
      <w:proofErr w:type="spellEnd"/>
      <w:ins w:id="107" w:author="Cung Thanh Long" w:date="2021-04-14T10:58:00Z">
        <w:r w:rsidR="009A25A1">
          <w:t>,</w:t>
        </w:r>
      </w:ins>
      <w:del w:id="108" w:author="Cung Thanh Long" w:date="2021-04-14T10:56:00Z">
        <w:r w:rsidR="00E57B57" w:rsidDel="009A25A1">
          <w:delText xml:space="preserve"> hiện tại</w:delText>
        </w:r>
      </w:del>
      <w:r w:rsidR="00E57B57">
        <w:t xml:space="preserve"> </w:t>
      </w:r>
      <w:proofErr w:type="spellStart"/>
      <w:r w:rsidR="00E57B57">
        <w:t>nên</w:t>
      </w:r>
      <w:proofErr w:type="spellEnd"/>
      <w:r w:rsidR="00E57B57">
        <w:t xml:space="preserve"> </w:t>
      </w:r>
      <w:proofErr w:type="spellStart"/>
      <w:r w:rsidR="00E57B57">
        <w:t>kết</w:t>
      </w:r>
      <w:proofErr w:type="spellEnd"/>
      <w:r w:rsidR="00E57B57">
        <w:t xml:space="preserve"> </w:t>
      </w:r>
      <w:proofErr w:type="spellStart"/>
      <w:r w:rsidR="00E57B57">
        <w:t>quả</w:t>
      </w:r>
      <w:proofErr w:type="spellEnd"/>
      <w:r w:rsidR="00E57B57">
        <w:t xml:space="preserve"> </w:t>
      </w:r>
      <w:proofErr w:type="spellStart"/>
      <w:r w:rsidR="00E57B57">
        <w:t>đánh</w:t>
      </w:r>
      <w:proofErr w:type="spellEnd"/>
      <w:r w:rsidR="00E57B57">
        <w:t xml:space="preserve"> </w:t>
      </w:r>
      <w:proofErr w:type="spellStart"/>
      <w:r w:rsidR="00E57B57">
        <w:t>giá</w:t>
      </w:r>
      <w:proofErr w:type="spellEnd"/>
      <w:r w:rsidR="00E57B57">
        <w:t xml:space="preserve"> </w:t>
      </w:r>
      <w:proofErr w:type="spellStart"/>
      <w:r w:rsidR="00E57B57">
        <w:t>có</w:t>
      </w:r>
      <w:proofErr w:type="spellEnd"/>
      <w:r w:rsidR="00E57B57">
        <w:t xml:space="preserve"> </w:t>
      </w:r>
      <w:proofErr w:type="spellStart"/>
      <w:r w:rsidR="00E57B57">
        <w:t>độ</w:t>
      </w:r>
      <w:proofErr w:type="spellEnd"/>
      <w:r w:rsidR="00E57B57">
        <w:t xml:space="preserve"> tin </w:t>
      </w:r>
      <w:proofErr w:type="spellStart"/>
      <w:r w:rsidR="00E57B57">
        <w:t>cậy</w:t>
      </w:r>
      <w:proofErr w:type="spellEnd"/>
      <w:r w:rsidR="00E57B57">
        <w:t xml:space="preserve"> </w:t>
      </w:r>
      <w:proofErr w:type="spellStart"/>
      <w:r w:rsidR="00E57B57">
        <w:t>cao</w:t>
      </w:r>
      <w:proofErr w:type="spellEnd"/>
      <w:r w:rsidR="00E57B57">
        <w:t xml:space="preserve">. </w:t>
      </w:r>
      <w:proofErr w:type="spellStart"/>
      <w:r>
        <w:t>Ngược</w:t>
      </w:r>
      <w:proofErr w:type="spellEnd"/>
      <w:r>
        <w:t xml:space="preserve"> </w:t>
      </w:r>
      <w:proofErr w:type="spellStart"/>
      <w:r>
        <w:t>lại</w:t>
      </w:r>
      <w:proofErr w:type="spellEnd"/>
      <w:r>
        <w:t xml:space="preserve">, </w:t>
      </w:r>
      <w:proofErr w:type="spellStart"/>
      <w:r>
        <w:t>n</w:t>
      </w:r>
      <w:r w:rsidR="00E57B57">
        <w:t>hược</w:t>
      </w:r>
      <w:proofErr w:type="spellEnd"/>
      <w:r w:rsidR="00E57B57">
        <w:t xml:space="preserve"> </w:t>
      </w:r>
      <w:proofErr w:type="spellStart"/>
      <w:r w:rsidR="00E57B57">
        <w:t>điểm</w:t>
      </w:r>
      <w:proofErr w:type="spellEnd"/>
      <w:r w:rsidR="00E57B57">
        <w:t xml:space="preserve"> </w:t>
      </w:r>
      <w:proofErr w:type="spellStart"/>
      <w:r w:rsidR="00E57B57">
        <w:t>của</w:t>
      </w:r>
      <w:proofErr w:type="spellEnd"/>
      <w:r w:rsidR="00E57B57">
        <w:t xml:space="preserve"> </w:t>
      </w:r>
      <w:proofErr w:type="spellStart"/>
      <w:r w:rsidR="00E57B57">
        <w:t>phương</w:t>
      </w:r>
      <w:proofErr w:type="spellEnd"/>
      <w:r w:rsidR="00E57B57">
        <w:t xml:space="preserve"> </w:t>
      </w:r>
      <w:proofErr w:type="spellStart"/>
      <w:r w:rsidR="00E57B57">
        <w:t>pháp</w:t>
      </w:r>
      <w:proofErr w:type="spellEnd"/>
      <w:r w:rsidR="00E57B57">
        <w:t xml:space="preserve"> </w:t>
      </w:r>
      <w:proofErr w:type="spellStart"/>
      <w:r w:rsidR="00E57B57">
        <w:t>này</w:t>
      </w:r>
      <w:proofErr w:type="spellEnd"/>
      <w:r w:rsidR="00E57B57">
        <w:t xml:space="preserve"> </w:t>
      </w:r>
      <w:proofErr w:type="spellStart"/>
      <w:r w:rsidR="00E57B57">
        <w:t>là</w:t>
      </w:r>
      <w:proofErr w:type="spellEnd"/>
      <w:del w:id="109" w:author="Cung Thanh Long" w:date="2021-04-14T11:00:00Z">
        <w:r w:rsidR="00E57B57" w:rsidDel="00812AE0">
          <w:delText xml:space="preserve"> sẽ</w:delText>
        </w:r>
      </w:del>
      <w:r w:rsidR="00E57B57">
        <w:t xml:space="preserve"> </w:t>
      </w:r>
      <w:proofErr w:type="spellStart"/>
      <w:r w:rsidR="00E57B57">
        <w:t>cần</w:t>
      </w:r>
      <w:proofErr w:type="spellEnd"/>
      <w:r w:rsidR="00E57B57">
        <w:t xml:space="preserve"> </w:t>
      </w:r>
      <w:proofErr w:type="spellStart"/>
      <w:r w:rsidR="00E57B57">
        <w:t>thiết</w:t>
      </w:r>
      <w:proofErr w:type="spellEnd"/>
      <w:r w:rsidR="00E57B57">
        <w:t xml:space="preserve"> </w:t>
      </w:r>
      <w:proofErr w:type="spellStart"/>
      <w:r w:rsidR="00E57B57">
        <w:t>lập</w:t>
      </w:r>
      <w:proofErr w:type="spellEnd"/>
      <w:r w:rsidR="00E57B57">
        <w:t xml:space="preserve"> </w:t>
      </w:r>
      <w:proofErr w:type="spellStart"/>
      <w:r w:rsidR="00E57B57">
        <w:t>kỹ</w:t>
      </w:r>
      <w:proofErr w:type="spellEnd"/>
      <w:r w:rsidR="00E57B57">
        <w:t xml:space="preserve"> </w:t>
      </w:r>
      <w:proofErr w:type="spellStart"/>
      <w:r w:rsidR="00E57B57">
        <w:t>lưỡng</w:t>
      </w:r>
      <w:proofErr w:type="spellEnd"/>
      <w:ins w:id="110" w:author="Cung Thanh Long" w:date="2021-04-14T11:00:00Z">
        <w:r w:rsidR="00812AE0">
          <w:t xml:space="preserve"> </w:t>
        </w:r>
        <w:proofErr w:type="spellStart"/>
        <w:r w:rsidR="00812AE0">
          <w:t>hệ</w:t>
        </w:r>
        <w:proofErr w:type="spellEnd"/>
        <w:r w:rsidR="00812AE0">
          <w:t xml:space="preserve"> </w:t>
        </w:r>
        <w:proofErr w:type="spellStart"/>
        <w:r w:rsidR="00812AE0">
          <w:t>đo</w:t>
        </w:r>
      </w:ins>
      <w:proofErr w:type="spellEnd"/>
      <w:r w:rsidR="00E57B57">
        <w:t xml:space="preserve"> </w:t>
      </w:r>
      <w:proofErr w:type="spellStart"/>
      <w:r w:rsidR="00E57B57">
        <w:t>trước</w:t>
      </w:r>
      <w:proofErr w:type="spellEnd"/>
      <w:r w:rsidR="00E57B57">
        <w:t xml:space="preserve"> </w:t>
      </w:r>
      <w:proofErr w:type="spellStart"/>
      <w:r w:rsidR="00E57B57">
        <w:t>khi</w:t>
      </w:r>
      <w:proofErr w:type="spellEnd"/>
      <w:r w:rsidR="00E57B57">
        <w:t xml:space="preserve"> </w:t>
      </w:r>
      <w:proofErr w:type="spellStart"/>
      <w:r w:rsidR="00E57B57">
        <w:t>tiến</w:t>
      </w:r>
      <w:proofErr w:type="spellEnd"/>
      <w:r w:rsidR="00E57B57">
        <w:t xml:space="preserve"> </w:t>
      </w:r>
      <w:proofErr w:type="spellStart"/>
      <w:r w:rsidR="00E57B57">
        <w:t>hành</w:t>
      </w:r>
      <w:proofErr w:type="spellEnd"/>
      <w:del w:id="111" w:author="Cung Thanh Long" w:date="2021-04-14T11:01:00Z">
        <w:r w:rsidR="00E57B57" w:rsidDel="00812AE0">
          <w:delText xml:space="preserve"> đo đạ</w:delText>
        </w:r>
      </w:del>
      <w:del w:id="112" w:author="Cung Thanh Long" w:date="2021-04-14T11:00:00Z">
        <w:r w:rsidR="00E57B57" w:rsidDel="00812AE0">
          <w:delText>c</w:delText>
        </w:r>
      </w:del>
      <w:r w:rsidR="00E57B57">
        <w:t xml:space="preserve"> </w:t>
      </w:r>
      <w:proofErr w:type="spellStart"/>
      <w:r w:rsidR="00E57B57">
        <w:t>thu</w:t>
      </w:r>
      <w:proofErr w:type="spellEnd"/>
      <w:r w:rsidR="00E57B57">
        <w:t xml:space="preserve"> </w:t>
      </w:r>
      <w:proofErr w:type="spellStart"/>
      <w:r w:rsidR="00E57B57">
        <w:t>thập</w:t>
      </w:r>
      <w:proofErr w:type="spellEnd"/>
      <w:r w:rsidR="00E57B57">
        <w:t xml:space="preserve"> </w:t>
      </w:r>
      <w:proofErr w:type="spellStart"/>
      <w:r w:rsidR="00E57B57">
        <w:t>dữ</w:t>
      </w:r>
      <w:proofErr w:type="spellEnd"/>
      <w:r w:rsidR="00E57B57">
        <w:t xml:space="preserve"> </w:t>
      </w:r>
      <w:proofErr w:type="spellStart"/>
      <w:r w:rsidR="00E57B57">
        <w:t>liệu</w:t>
      </w:r>
      <w:proofErr w:type="spellEnd"/>
      <w:ins w:id="113" w:author="Cung Thanh Long" w:date="2021-04-14T11:01:00Z">
        <w:r w:rsidR="00812AE0">
          <w:t xml:space="preserve">, </w:t>
        </w:r>
        <w:proofErr w:type="spellStart"/>
        <w:r w:rsidR="00812AE0">
          <w:t>tức</w:t>
        </w:r>
        <w:proofErr w:type="spellEnd"/>
        <w:r w:rsidR="00812AE0">
          <w:t xml:space="preserve"> </w:t>
        </w:r>
        <w:proofErr w:type="spellStart"/>
        <w:r w:rsidR="00812AE0">
          <w:t>quá</w:t>
        </w:r>
        <w:proofErr w:type="spellEnd"/>
        <w:r w:rsidR="00812AE0">
          <w:t xml:space="preserve"> </w:t>
        </w:r>
        <w:proofErr w:type="spellStart"/>
        <w:r w:rsidR="00812AE0">
          <w:t>trình</w:t>
        </w:r>
        <w:proofErr w:type="spellEnd"/>
        <w:r w:rsidR="00812AE0">
          <w:t xml:space="preserve"> </w:t>
        </w:r>
        <w:proofErr w:type="spellStart"/>
        <w:r w:rsidR="00812AE0">
          <w:t>lấy</w:t>
        </w:r>
        <w:proofErr w:type="spellEnd"/>
        <w:r w:rsidR="00812AE0">
          <w:t xml:space="preserve"> </w:t>
        </w:r>
        <w:proofErr w:type="spellStart"/>
        <w:r w:rsidR="00812AE0">
          <w:t>mẫu</w:t>
        </w:r>
        <w:proofErr w:type="spellEnd"/>
        <w:r w:rsidR="00812AE0">
          <w:t xml:space="preserve"> </w:t>
        </w:r>
        <w:proofErr w:type="spellStart"/>
        <w:r w:rsidR="00812AE0">
          <w:t>phức</w:t>
        </w:r>
        <w:proofErr w:type="spellEnd"/>
        <w:r w:rsidR="00812AE0">
          <w:t xml:space="preserve"> </w:t>
        </w:r>
        <w:proofErr w:type="spellStart"/>
        <w:r w:rsidR="00812AE0">
          <w:t>tạp</w:t>
        </w:r>
        <w:proofErr w:type="spellEnd"/>
        <w:r w:rsidR="00812AE0">
          <w:t xml:space="preserve"> </w:t>
        </w:r>
        <w:proofErr w:type="spellStart"/>
        <w:r w:rsidR="00812AE0">
          <w:t>hơn</w:t>
        </w:r>
      </w:ins>
      <w:proofErr w:type="spellEnd"/>
      <w:r w:rsidR="00E57B57">
        <w:t xml:space="preserve"> so </w:t>
      </w:r>
      <w:proofErr w:type="spellStart"/>
      <w:r w:rsidR="00E57B57">
        <w:t>với</w:t>
      </w:r>
      <w:proofErr w:type="spellEnd"/>
      <w:r w:rsidR="00E57B57">
        <w:t xml:space="preserve"> </w:t>
      </w:r>
      <w:proofErr w:type="spellStart"/>
      <w:r w:rsidR="00E57B57">
        <w:t>phương</w:t>
      </w:r>
      <w:proofErr w:type="spellEnd"/>
      <w:r w:rsidR="00E57B57">
        <w:t xml:space="preserve"> </w:t>
      </w:r>
      <w:proofErr w:type="spellStart"/>
      <w:r w:rsidR="00E57B57">
        <w:t>pháp</w:t>
      </w:r>
      <w:proofErr w:type="spellEnd"/>
      <w:r w:rsidR="00E57B57">
        <w:t xml:space="preserve"> </w:t>
      </w:r>
      <w:proofErr w:type="spellStart"/>
      <w:r w:rsidR="00E57B57">
        <w:t>sử</w:t>
      </w:r>
      <w:proofErr w:type="spellEnd"/>
      <w:r w:rsidR="00E57B57">
        <w:t xml:space="preserve"> </w:t>
      </w:r>
      <w:proofErr w:type="spellStart"/>
      <w:r w:rsidR="00E57B57">
        <w:t>dụng</w:t>
      </w:r>
      <w:proofErr w:type="spellEnd"/>
      <w:r w:rsidR="00E57B57">
        <w:t xml:space="preserve"> </w:t>
      </w:r>
      <w:proofErr w:type="spellStart"/>
      <w:r w:rsidR="00E57B57">
        <w:t>giọng</w:t>
      </w:r>
      <w:proofErr w:type="spellEnd"/>
      <w:r w:rsidR="00E57B57">
        <w:t xml:space="preserve"> </w:t>
      </w:r>
      <w:proofErr w:type="spellStart"/>
      <w:r w:rsidR="00E57B57">
        <w:t>nói</w:t>
      </w:r>
      <w:proofErr w:type="spellEnd"/>
      <w:r w:rsidR="00E57B57">
        <w:t xml:space="preserve"> hay </w:t>
      </w:r>
      <w:proofErr w:type="spellStart"/>
      <w:r w:rsidR="00E57B57">
        <w:t>biểu</w:t>
      </w:r>
      <w:proofErr w:type="spellEnd"/>
      <w:r w:rsidR="00E57B57">
        <w:t xml:space="preserve"> </w:t>
      </w:r>
      <w:proofErr w:type="spellStart"/>
      <w:r w:rsidR="00E57B57">
        <w:t>cảm</w:t>
      </w:r>
      <w:proofErr w:type="spellEnd"/>
      <w:r w:rsidR="00E57B57">
        <w:t xml:space="preserve"> </w:t>
      </w:r>
      <w:proofErr w:type="spellStart"/>
      <w:r w:rsidR="00E57B57">
        <w:t>khuôn</w:t>
      </w:r>
      <w:proofErr w:type="spellEnd"/>
      <w:r w:rsidR="00E57B57">
        <w:t xml:space="preserve"> </w:t>
      </w:r>
      <w:proofErr w:type="spellStart"/>
      <w:r w:rsidR="00E57B57">
        <w:t>mặt</w:t>
      </w:r>
      <w:proofErr w:type="spellEnd"/>
      <w:r w:rsidR="00E57B57">
        <w:t>.</w:t>
      </w:r>
      <w:ins w:id="114" w:author="Cung Thanh Long" w:date="2021-04-14T11:03:00Z">
        <w:r w:rsidR="00812AE0">
          <w:t xml:space="preserve"> </w:t>
        </w:r>
        <w:proofErr w:type="spellStart"/>
        <w:r w:rsidR="00812AE0">
          <w:t>Ngoài</w:t>
        </w:r>
        <w:proofErr w:type="spellEnd"/>
        <w:r w:rsidR="00812AE0">
          <w:t xml:space="preserve"> ra, </w:t>
        </w:r>
        <w:proofErr w:type="spellStart"/>
        <w:r w:rsidR="00812AE0">
          <w:t>việc</w:t>
        </w:r>
        <w:proofErr w:type="spellEnd"/>
        <w:r w:rsidR="00812AE0">
          <w:t xml:space="preserve"> </w:t>
        </w:r>
        <w:proofErr w:type="spellStart"/>
        <w:r w:rsidR="00812AE0">
          <w:t>gán</w:t>
        </w:r>
        <w:proofErr w:type="spellEnd"/>
        <w:r w:rsidR="00812AE0">
          <w:t xml:space="preserve"> </w:t>
        </w:r>
        <w:proofErr w:type="spellStart"/>
        <w:r w:rsidR="00812AE0">
          <w:t>nhãn</w:t>
        </w:r>
        <w:proofErr w:type="spellEnd"/>
        <w:r w:rsidR="00812AE0">
          <w:t xml:space="preserve"> </w:t>
        </w:r>
        <w:proofErr w:type="spellStart"/>
        <w:r w:rsidR="00812AE0">
          <w:t>các</w:t>
        </w:r>
        <w:proofErr w:type="spellEnd"/>
        <w:r w:rsidR="00812AE0">
          <w:t xml:space="preserve"> </w:t>
        </w:r>
        <w:proofErr w:type="spellStart"/>
        <w:r w:rsidR="00812AE0">
          <w:t>trạng</w:t>
        </w:r>
        <w:proofErr w:type="spellEnd"/>
        <w:r w:rsidR="00812AE0">
          <w:t xml:space="preserve"> </w:t>
        </w:r>
        <w:proofErr w:type="spellStart"/>
        <w:r w:rsidR="00812AE0">
          <w:t>thái</w:t>
        </w:r>
        <w:proofErr w:type="spellEnd"/>
        <w:r w:rsidR="00812AE0">
          <w:t xml:space="preserve"> </w:t>
        </w:r>
        <w:proofErr w:type="spellStart"/>
        <w:r w:rsidR="00812AE0">
          <w:t>cảm</w:t>
        </w:r>
        <w:proofErr w:type="spellEnd"/>
        <w:r w:rsidR="00812AE0">
          <w:t xml:space="preserve"> </w:t>
        </w:r>
        <w:proofErr w:type="spellStart"/>
        <w:r w:rsidR="00812AE0">
          <w:t>xúc</w:t>
        </w:r>
      </w:ins>
      <w:proofErr w:type="spellEnd"/>
      <w:ins w:id="115" w:author="Cung Thanh Long" w:date="2021-04-14T11:09:00Z">
        <w:r w:rsidR="00812AE0">
          <w:t xml:space="preserve"> </w:t>
        </w:r>
        <w:proofErr w:type="spellStart"/>
        <w:r w:rsidR="00812AE0">
          <w:t>tương</w:t>
        </w:r>
        <w:proofErr w:type="spellEnd"/>
        <w:r w:rsidR="00812AE0">
          <w:t xml:space="preserve"> </w:t>
        </w:r>
        <w:proofErr w:type="spellStart"/>
        <w:r w:rsidR="00812AE0">
          <w:t>ứn</w:t>
        </w:r>
        <w:r w:rsidR="001C0BDA">
          <w:t>g</w:t>
        </w:r>
        <w:proofErr w:type="spellEnd"/>
        <w:r w:rsidR="00812AE0">
          <w:t xml:space="preserve"> </w:t>
        </w:r>
        <w:proofErr w:type="spellStart"/>
        <w:r w:rsidR="00812AE0">
          <w:t>với</w:t>
        </w:r>
        <w:proofErr w:type="spellEnd"/>
        <w:r w:rsidR="00812AE0">
          <w:t xml:space="preserve"> </w:t>
        </w:r>
        <w:proofErr w:type="spellStart"/>
        <w:r w:rsidR="00812AE0">
          <w:t>thể</w:t>
        </w:r>
        <w:proofErr w:type="spellEnd"/>
        <w:r w:rsidR="00812AE0">
          <w:t xml:space="preserve"> </w:t>
        </w:r>
        <w:proofErr w:type="spellStart"/>
        <w:r w:rsidR="00812AE0">
          <w:t>hiện</w:t>
        </w:r>
        <w:proofErr w:type="spellEnd"/>
        <w:r w:rsidR="00812AE0">
          <w:t xml:space="preserve"> </w:t>
        </w:r>
        <w:proofErr w:type="spellStart"/>
        <w:r w:rsidR="00812AE0">
          <w:t>của</w:t>
        </w:r>
        <w:proofErr w:type="spellEnd"/>
        <w:r w:rsidR="00812AE0">
          <w:t xml:space="preserve"> </w:t>
        </w:r>
        <w:proofErr w:type="spellStart"/>
        <w:r w:rsidR="00812AE0">
          <w:t>các</w:t>
        </w:r>
        <w:proofErr w:type="spellEnd"/>
        <w:r w:rsidR="00812AE0">
          <w:t xml:space="preserve"> </w:t>
        </w:r>
        <w:proofErr w:type="spellStart"/>
        <w:r w:rsidR="00812AE0">
          <w:t>tín</w:t>
        </w:r>
        <w:proofErr w:type="spellEnd"/>
        <w:r w:rsidR="00812AE0">
          <w:t xml:space="preserve"> </w:t>
        </w:r>
        <w:proofErr w:type="spellStart"/>
        <w:r w:rsidR="00812AE0">
          <w:t>hiệu</w:t>
        </w:r>
      </w:ins>
      <w:proofErr w:type="spellEnd"/>
      <w:ins w:id="116" w:author="Cung Thanh Long" w:date="2021-04-14T11:10:00Z">
        <w:r w:rsidR="001C0BDA">
          <w:t xml:space="preserve"> </w:t>
        </w:r>
        <w:proofErr w:type="spellStart"/>
        <w:r w:rsidR="001C0BDA">
          <w:t>không</w:t>
        </w:r>
        <w:proofErr w:type="spellEnd"/>
        <w:r w:rsidR="001C0BDA">
          <w:t xml:space="preserve"> </w:t>
        </w:r>
        <w:proofErr w:type="spellStart"/>
        <w:r w:rsidR="001C0BDA">
          <w:t>mang</w:t>
        </w:r>
        <w:proofErr w:type="spellEnd"/>
        <w:r w:rsidR="001C0BDA">
          <w:t xml:space="preserve"> </w:t>
        </w:r>
        <w:proofErr w:type="spellStart"/>
        <w:r w:rsidR="001C0BDA">
          <w:t>tính</w:t>
        </w:r>
        <w:proofErr w:type="spellEnd"/>
        <w:r w:rsidR="001C0BDA">
          <w:t xml:space="preserve"> </w:t>
        </w:r>
        <w:proofErr w:type="spellStart"/>
        <w:r w:rsidR="001C0BDA">
          <w:t>trực</w:t>
        </w:r>
        <w:proofErr w:type="spellEnd"/>
        <w:r w:rsidR="001C0BDA">
          <w:t xml:space="preserve"> </w:t>
        </w:r>
        <w:proofErr w:type="spellStart"/>
        <w:r w:rsidR="001C0BDA">
          <w:t>quan</w:t>
        </w:r>
        <w:proofErr w:type="spellEnd"/>
        <w:r w:rsidR="001C0BDA">
          <w:t xml:space="preserve">, </w:t>
        </w:r>
        <w:proofErr w:type="spellStart"/>
        <w:r w:rsidR="001C0BDA">
          <w:t>phụ</w:t>
        </w:r>
        <w:proofErr w:type="spellEnd"/>
        <w:r w:rsidR="001C0BDA">
          <w:t xml:space="preserve"> </w:t>
        </w:r>
        <w:proofErr w:type="spellStart"/>
        <w:r w:rsidR="001C0BDA">
          <w:t>thuộc</w:t>
        </w:r>
        <w:proofErr w:type="spellEnd"/>
        <w:r w:rsidR="001C0BDA">
          <w:t xml:space="preserve"> </w:t>
        </w:r>
        <w:proofErr w:type="spellStart"/>
        <w:r w:rsidR="001C0BDA">
          <w:t>vào</w:t>
        </w:r>
        <w:proofErr w:type="spellEnd"/>
        <w:r w:rsidR="001C0BDA">
          <w:t xml:space="preserve"> </w:t>
        </w:r>
      </w:ins>
      <w:proofErr w:type="spellStart"/>
      <w:ins w:id="117" w:author="Cung Thanh Long" w:date="2021-04-14T11:11:00Z">
        <w:r w:rsidR="001C0BDA">
          <w:t>việc</w:t>
        </w:r>
      </w:ins>
      <w:proofErr w:type="spellEnd"/>
      <w:ins w:id="118" w:author="Cung Thanh Long" w:date="2021-04-14T11:10:00Z">
        <w:r w:rsidR="001C0BDA">
          <w:t xml:space="preserve"> </w:t>
        </w:r>
        <w:proofErr w:type="spellStart"/>
        <w:r w:rsidR="001C0BDA">
          <w:t>kích</w:t>
        </w:r>
        <w:proofErr w:type="spellEnd"/>
        <w:r w:rsidR="001C0BDA">
          <w:t xml:space="preserve"> </w:t>
        </w:r>
        <w:proofErr w:type="spellStart"/>
        <w:r w:rsidR="001C0BDA">
          <w:t>thích</w:t>
        </w:r>
      </w:ins>
      <w:proofErr w:type="spellEnd"/>
      <w:ins w:id="119" w:author="Cung Thanh Long" w:date="2021-04-14T11:11:00Z">
        <w:r w:rsidR="001C0BDA">
          <w:t xml:space="preserve"> </w:t>
        </w:r>
        <w:proofErr w:type="spellStart"/>
        <w:r w:rsidR="001C0BDA">
          <w:t>thích</w:t>
        </w:r>
        <w:proofErr w:type="spellEnd"/>
        <w:r w:rsidR="001C0BDA">
          <w:t xml:space="preserve"> </w:t>
        </w:r>
        <w:proofErr w:type="spellStart"/>
        <w:r w:rsidR="001C0BDA">
          <w:t>hợp</w:t>
        </w:r>
        <w:proofErr w:type="spellEnd"/>
        <w:r w:rsidR="001C0BDA">
          <w:t xml:space="preserve"> </w:t>
        </w:r>
        <w:proofErr w:type="spellStart"/>
        <w:r w:rsidR="001C0BDA">
          <w:t>để</w:t>
        </w:r>
        <w:proofErr w:type="spellEnd"/>
        <w:r w:rsidR="001C0BDA">
          <w:t xml:space="preserve"> </w:t>
        </w:r>
        <w:proofErr w:type="spellStart"/>
        <w:r w:rsidR="001C0BDA">
          <w:t>bộc</w:t>
        </w:r>
        <w:proofErr w:type="spellEnd"/>
        <w:r w:rsidR="001C0BDA">
          <w:t xml:space="preserve"> </w:t>
        </w:r>
        <w:proofErr w:type="spellStart"/>
        <w:r w:rsidR="001C0BDA">
          <w:t>lộ</w:t>
        </w:r>
        <w:proofErr w:type="spellEnd"/>
        <w:r w:rsidR="001C0BDA">
          <w:t xml:space="preserve"> </w:t>
        </w:r>
        <w:proofErr w:type="spellStart"/>
        <w:r w:rsidR="001C0BDA">
          <w:t>đúng</w:t>
        </w:r>
      </w:ins>
      <w:proofErr w:type="spellEnd"/>
      <w:ins w:id="120" w:author="Cung Thanh Long" w:date="2021-04-14T11:10:00Z">
        <w:r w:rsidR="001C0BDA">
          <w:t xml:space="preserve"> </w:t>
        </w:r>
        <w:proofErr w:type="spellStart"/>
        <w:r w:rsidR="001C0BDA">
          <w:t>cảm</w:t>
        </w:r>
        <w:proofErr w:type="spellEnd"/>
        <w:r w:rsidR="001C0BDA">
          <w:t xml:space="preserve"> </w:t>
        </w:r>
        <w:proofErr w:type="spellStart"/>
        <w:r w:rsidR="001C0BDA">
          <w:t>xúc</w:t>
        </w:r>
        <w:proofErr w:type="spellEnd"/>
        <w:r w:rsidR="001C0BDA">
          <w:t>,</w:t>
        </w:r>
      </w:ins>
      <w:ins w:id="121" w:author="Cung Thanh Long" w:date="2021-04-14T11:11:00Z">
        <w:r w:rsidR="001C0BDA">
          <w:t xml:space="preserve"> </w:t>
        </w:r>
        <w:proofErr w:type="spellStart"/>
        <w:r w:rsidR="001C0BDA">
          <w:t>phụ</w:t>
        </w:r>
        <w:proofErr w:type="spellEnd"/>
        <w:r w:rsidR="001C0BDA">
          <w:t xml:space="preserve"> </w:t>
        </w:r>
        <w:proofErr w:type="spellStart"/>
        <w:r w:rsidR="001C0BDA">
          <w:t>thuộc</w:t>
        </w:r>
        <w:proofErr w:type="spellEnd"/>
        <w:r w:rsidR="001C0BDA">
          <w:t xml:space="preserve"> </w:t>
        </w:r>
        <w:proofErr w:type="spellStart"/>
        <w:r w:rsidR="001C0BDA">
          <w:t>vào</w:t>
        </w:r>
        <w:proofErr w:type="spellEnd"/>
        <w:r w:rsidR="001C0BDA">
          <w:t xml:space="preserve"> </w:t>
        </w:r>
        <w:proofErr w:type="spellStart"/>
        <w:r w:rsidR="001C0BDA">
          <w:t>việc</w:t>
        </w:r>
        <w:proofErr w:type="spellEnd"/>
        <w:r w:rsidR="001C0BDA">
          <w:t xml:space="preserve"> </w:t>
        </w:r>
        <w:proofErr w:type="spellStart"/>
        <w:r w:rsidR="001C0BDA">
          <w:t>nhận</w:t>
        </w:r>
        <w:proofErr w:type="spellEnd"/>
        <w:r w:rsidR="001C0BDA">
          <w:t xml:space="preserve"> </w:t>
        </w:r>
        <w:proofErr w:type="spellStart"/>
        <w:r w:rsidR="001C0BDA">
          <w:t>diện</w:t>
        </w:r>
        <w:proofErr w:type="spellEnd"/>
        <w:r w:rsidR="001C0BDA">
          <w:t xml:space="preserve"> </w:t>
        </w:r>
        <w:proofErr w:type="spellStart"/>
        <w:r w:rsidR="001C0BDA">
          <w:t>đún</w:t>
        </w:r>
      </w:ins>
      <w:ins w:id="122" w:author="Cung Thanh Long" w:date="2021-04-14T11:12:00Z">
        <w:r w:rsidR="001C0BDA">
          <w:t>g</w:t>
        </w:r>
        <w:proofErr w:type="spellEnd"/>
        <w:r w:rsidR="001C0BDA">
          <w:t xml:space="preserve"> </w:t>
        </w:r>
        <w:proofErr w:type="spellStart"/>
        <w:r w:rsidR="001C0BDA">
          <w:t>trang</w:t>
        </w:r>
        <w:proofErr w:type="spellEnd"/>
        <w:r w:rsidR="001C0BDA">
          <w:t xml:space="preserve"> </w:t>
        </w:r>
        <w:proofErr w:type="spellStart"/>
        <w:r w:rsidR="001C0BDA">
          <w:t>thái</w:t>
        </w:r>
        <w:proofErr w:type="spellEnd"/>
        <w:r w:rsidR="001C0BDA">
          <w:t xml:space="preserve"> </w:t>
        </w:r>
        <w:proofErr w:type="spellStart"/>
        <w:r w:rsidR="001C0BDA">
          <w:t>cảm</w:t>
        </w:r>
        <w:proofErr w:type="spellEnd"/>
        <w:r w:rsidR="001C0BDA">
          <w:t xml:space="preserve"> </w:t>
        </w:r>
        <w:proofErr w:type="spellStart"/>
        <w:r w:rsidR="001C0BDA">
          <w:t>xúc</w:t>
        </w:r>
        <w:proofErr w:type="spellEnd"/>
        <w:r w:rsidR="001C0BDA">
          <w:t xml:space="preserve"> </w:t>
        </w:r>
        <w:proofErr w:type="spellStart"/>
        <w:r w:rsidR="001C0BDA">
          <w:t>của</w:t>
        </w:r>
      </w:ins>
      <w:proofErr w:type="spellEnd"/>
      <w:ins w:id="123" w:author="Cung Thanh Long" w:date="2021-04-14T11:13:00Z">
        <w:r w:rsidR="001C0BDA">
          <w:t xml:space="preserve"> </w:t>
        </w:r>
        <w:proofErr w:type="spellStart"/>
        <w:r w:rsidR="001C0BDA">
          <w:t>chính</w:t>
        </w:r>
      </w:ins>
      <w:proofErr w:type="spellEnd"/>
      <w:ins w:id="124" w:author="Cung Thanh Long" w:date="2021-04-14T11:12:00Z">
        <w:r w:rsidR="001C0BDA">
          <w:t xml:space="preserve"> </w:t>
        </w:r>
        <w:proofErr w:type="spellStart"/>
        <w:r w:rsidR="001C0BDA">
          <w:t>người</w:t>
        </w:r>
        <w:proofErr w:type="spellEnd"/>
        <w:r w:rsidR="001C0BDA">
          <w:t xml:space="preserve"> </w:t>
        </w:r>
        <w:proofErr w:type="spellStart"/>
        <w:r w:rsidR="001C0BDA">
          <w:t>tham</w:t>
        </w:r>
        <w:proofErr w:type="spellEnd"/>
        <w:r w:rsidR="001C0BDA">
          <w:t xml:space="preserve"> </w:t>
        </w:r>
        <w:proofErr w:type="spellStart"/>
        <w:r w:rsidR="001C0BDA">
          <w:t>gia</w:t>
        </w:r>
        <w:proofErr w:type="spellEnd"/>
        <w:r w:rsidR="001C0BDA">
          <w:t xml:space="preserve"> </w:t>
        </w:r>
        <w:proofErr w:type="spellStart"/>
        <w:r w:rsidR="001C0BDA">
          <w:t>lấy</w:t>
        </w:r>
        <w:proofErr w:type="spellEnd"/>
        <w:r w:rsidR="001C0BDA">
          <w:t xml:space="preserve"> </w:t>
        </w:r>
        <w:proofErr w:type="spellStart"/>
        <w:r w:rsidR="001C0BDA">
          <w:t>mẫu</w:t>
        </w:r>
        <w:proofErr w:type="spellEnd"/>
        <w:r w:rsidR="001C0BDA">
          <w:t>,</w:t>
        </w:r>
      </w:ins>
      <w:ins w:id="125" w:author="Cung Thanh Long" w:date="2021-04-14T11:10:00Z">
        <w:r w:rsidR="001C0BDA">
          <w:t>…</w:t>
        </w:r>
      </w:ins>
      <w:ins w:id="126" w:author="Cung Thanh Long" w:date="2021-04-14T11:05:00Z">
        <w:r w:rsidR="00812AE0">
          <w:t xml:space="preserve"> </w:t>
        </w:r>
        <w:proofErr w:type="spellStart"/>
        <w:r w:rsidR="00812AE0">
          <w:t>cũng</w:t>
        </w:r>
        <w:proofErr w:type="spellEnd"/>
        <w:r w:rsidR="00812AE0">
          <w:t xml:space="preserve"> </w:t>
        </w:r>
        <w:proofErr w:type="spellStart"/>
        <w:r w:rsidR="00812AE0">
          <w:t>là</w:t>
        </w:r>
        <w:proofErr w:type="spellEnd"/>
        <w:r w:rsidR="00812AE0">
          <w:t xml:space="preserve"> </w:t>
        </w:r>
        <w:proofErr w:type="spellStart"/>
        <w:r w:rsidR="00812AE0">
          <w:t>điểm</w:t>
        </w:r>
        <w:proofErr w:type="spellEnd"/>
        <w:r w:rsidR="00812AE0">
          <w:t xml:space="preserve"> </w:t>
        </w:r>
        <w:proofErr w:type="spellStart"/>
        <w:r w:rsidR="00812AE0">
          <w:t>khó</w:t>
        </w:r>
        <w:proofErr w:type="spellEnd"/>
        <w:r w:rsidR="00812AE0">
          <w:t xml:space="preserve"> </w:t>
        </w:r>
        <w:proofErr w:type="spellStart"/>
        <w:r w:rsidR="00812AE0">
          <w:t>và</w:t>
        </w:r>
        <w:proofErr w:type="spellEnd"/>
        <w:r w:rsidR="00812AE0">
          <w:t xml:space="preserve"> </w:t>
        </w:r>
        <w:proofErr w:type="spellStart"/>
        <w:r w:rsidR="00812AE0">
          <w:t>ảnh</w:t>
        </w:r>
        <w:proofErr w:type="spellEnd"/>
        <w:r w:rsidR="00812AE0">
          <w:t xml:space="preserve"> </w:t>
        </w:r>
        <w:proofErr w:type="spellStart"/>
        <w:r w:rsidR="00812AE0">
          <w:t>hưởng</w:t>
        </w:r>
        <w:proofErr w:type="spellEnd"/>
        <w:r w:rsidR="00812AE0">
          <w:t xml:space="preserve"> </w:t>
        </w:r>
      </w:ins>
      <w:proofErr w:type="spellStart"/>
      <w:ins w:id="127" w:author="Cung Thanh Long" w:date="2021-04-14T11:06:00Z">
        <w:r w:rsidR="00812AE0">
          <w:t>tới</w:t>
        </w:r>
        <w:proofErr w:type="spellEnd"/>
        <w:r w:rsidR="00812AE0">
          <w:t xml:space="preserve"> </w:t>
        </w:r>
        <w:proofErr w:type="spellStart"/>
        <w:r w:rsidR="00812AE0">
          <w:t>độ</w:t>
        </w:r>
        <w:proofErr w:type="spellEnd"/>
        <w:r w:rsidR="00812AE0">
          <w:t xml:space="preserve"> </w:t>
        </w:r>
        <w:proofErr w:type="spellStart"/>
        <w:r w:rsidR="00812AE0">
          <w:t>chính</w:t>
        </w:r>
        <w:proofErr w:type="spellEnd"/>
        <w:r w:rsidR="00812AE0">
          <w:t xml:space="preserve"> </w:t>
        </w:r>
        <w:proofErr w:type="spellStart"/>
        <w:r w:rsidR="00812AE0">
          <w:t>xác</w:t>
        </w:r>
        <w:proofErr w:type="spellEnd"/>
        <w:r w:rsidR="00812AE0">
          <w:t xml:space="preserve"> </w:t>
        </w:r>
        <w:proofErr w:type="spellStart"/>
        <w:r w:rsidR="00812AE0">
          <w:t>của</w:t>
        </w:r>
        <w:proofErr w:type="spellEnd"/>
        <w:r w:rsidR="00812AE0">
          <w:t xml:space="preserve"> </w:t>
        </w:r>
        <w:proofErr w:type="spellStart"/>
        <w:r w:rsidR="00812AE0">
          <w:t>phương</w:t>
        </w:r>
        <w:proofErr w:type="spellEnd"/>
        <w:r w:rsidR="00812AE0">
          <w:t xml:space="preserve"> </w:t>
        </w:r>
        <w:proofErr w:type="spellStart"/>
        <w:r w:rsidR="00812AE0">
          <w:t>pháp</w:t>
        </w:r>
        <w:proofErr w:type="spellEnd"/>
        <w:r w:rsidR="00812AE0">
          <w:t xml:space="preserve"> </w:t>
        </w:r>
        <w:proofErr w:type="spellStart"/>
        <w:r w:rsidR="00812AE0">
          <w:t>này</w:t>
        </w:r>
        <w:proofErr w:type="spellEnd"/>
        <w:r w:rsidR="00812AE0">
          <w:t>.</w:t>
        </w:r>
      </w:ins>
    </w:p>
    <w:p w14:paraId="68E9BC4E" w14:textId="77777777" w:rsidR="00041E0C" w:rsidRDefault="004E5152" w:rsidP="004E5152">
      <w:pPr>
        <w:pStyle w:val="Heading2"/>
      </w:pPr>
      <w:bookmarkStart w:id="128" w:name="_Toc69243359"/>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BD62B8">
        <w:t>sinh</w:t>
      </w:r>
      <w:proofErr w:type="spellEnd"/>
      <w:r w:rsidR="00BD62B8">
        <w:t xml:space="preserve"> </w:t>
      </w:r>
      <w:proofErr w:type="spellStart"/>
      <w:r w:rsidR="00BD62B8">
        <w:t>học</w:t>
      </w:r>
      <w:proofErr w:type="spellEnd"/>
      <w:r w:rsidR="00BD62B8">
        <w:t xml:space="preserve"> </w:t>
      </w:r>
      <w:proofErr w:type="spellStart"/>
      <w:r w:rsidR="00BD62B8">
        <w:t>của</w:t>
      </w:r>
      <w:proofErr w:type="spellEnd"/>
      <w:r>
        <w:t xml:space="preserve"> MIT</w:t>
      </w:r>
      <w:bookmarkEnd w:id="128"/>
    </w:p>
    <w:p w14:paraId="69E9D87F" w14:textId="77777777" w:rsidR="00FA15CB" w:rsidRDefault="00BD62B8" w:rsidP="00DF79EE">
      <w:pPr>
        <w:ind w:firstLine="562"/>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của</w:t>
      </w:r>
      <w:proofErr w:type="spellEnd"/>
      <w:r>
        <w:t xml:space="preserve"> MIT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lên</w:t>
      </w:r>
      <w:proofErr w:type="spellEnd"/>
      <w:r>
        <w:t xml:space="preserve"> </w:t>
      </w:r>
      <w:proofErr w:type="spellStart"/>
      <w:r>
        <w:t>đến</w:t>
      </w:r>
      <w:proofErr w:type="spellEnd"/>
      <w:r>
        <w:t xml:space="preserve"> 8 </w:t>
      </w:r>
      <w:proofErr w:type="spellStart"/>
      <w:r>
        <w:t>loại</w:t>
      </w:r>
      <w:proofErr w:type="spellEnd"/>
      <w:r>
        <w:t xml:space="preserve"> </w:t>
      </w:r>
      <w:proofErr w:type="spellStart"/>
      <w:r>
        <w:t>cảm</w:t>
      </w:r>
      <w:proofErr w:type="spellEnd"/>
      <w:r>
        <w:t xml:space="preserve"> </w:t>
      </w:r>
      <w:proofErr w:type="spellStart"/>
      <w:r>
        <w:t>xúc</w:t>
      </w:r>
      <w:proofErr w:type="spellEnd"/>
      <w:r w:rsidR="00701381">
        <w:t xml:space="preserve"> </w:t>
      </w:r>
      <w:proofErr w:type="spellStart"/>
      <w:r w:rsidR="00701381">
        <w:t>khác</w:t>
      </w:r>
      <w:proofErr w:type="spellEnd"/>
      <w:r w:rsidR="00701381">
        <w:t xml:space="preserve"> </w:t>
      </w:r>
      <w:proofErr w:type="spellStart"/>
      <w:r w:rsidR="00701381">
        <w:t>nhau</w:t>
      </w:r>
      <w:proofErr w:type="spellEnd"/>
      <w:r w:rsidR="00701381">
        <w:t xml:space="preserve"> bao </w:t>
      </w:r>
      <w:proofErr w:type="spellStart"/>
      <w:r w:rsidR="00701381">
        <w:t>gồm</w:t>
      </w:r>
      <w:proofErr w:type="spellEnd"/>
      <w:r w:rsidR="00FA15CB">
        <w:t>:</w:t>
      </w:r>
    </w:p>
    <w:p w14:paraId="4B236A03" w14:textId="77777777" w:rsidR="00FA15CB" w:rsidRDefault="00FA15CB" w:rsidP="00463801">
      <w:pPr>
        <w:pStyle w:val="ListParagraph"/>
        <w:numPr>
          <w:ilvl w:val="0"/>
          <w:numId w:val="6"/>
        </w:numPr>
      </w:pPr>
      <w:proofErr w:type="spellStart"/>
      <w:r>
        <w:t>Trung</w:t>
      </w:r>
      <w:proofErr w:type="spellEnd"/>
      <w:r>
        <w:t xml:space="preserve"> </w:t>
      </w:r>
      <w:proofErr w:type="spellStart"/>
      <w:r>
        <w:t>tính</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rsidR="00575981">
        <w:t>trung</w:t>
      </w:r>
      <w:proofErr w:type="spellEnd"/>
      <w:r w:rsidR="00575981">
        <w:t xml:space="preserve"> </w:t>
      </w:r>
      <w:proofErr w:type="spellStart"/>
      <w:r w:rsidR="00575981">
        <w:t>lập</w:t>
      </w:r>
      <w:proofErr w:type="spellEnd"/>
    </w:p>
    <w:p w14:paraId="28A6C1D1" w14:textId="77777777" w:rsidR="00FA15CB" w:rsidRDefault="00FA15CB" w:rsidP="00463801">
      <w:pPr>
        <w:pStyle w:val="ListParagraph"/>
        <w:numPr>
          <w:ilvl w:val="0"/>
          <w:numId w:val="6"/>
        </w:numPr>
      </w:pPr>
      <w:proofErr w:type="spellStart"/>
      <w:r>
        <w:t>T</w:t>
      </w:r>
      <w:r w:rsidR="00701381">
        <w:t>ức</w:t>
      </w:r>
      <w:proofErr w:type="spellEnd"/>
      <w:r w:rsidR="00701381">
        <w:t xml:space="preserve"> </w:t>
      </w:r>
      <w:proofErr w:type="spellStart"/>
      <w:r w:rsidR="00701381">
        <w:t>giậ</w:t>
      </w:r>
      <w:r>
        <w:t>n</w:t>
      </w:r>
      <w:proofErr w:type="spellEnd"/>
      <w:r>
        <w:t xml:space="preserve">: </w:t>
      </w:r>
      <w:proofErr w:type="spellStart"/>
      <w:r>
        <w:t>giận</w:t>
      </w:r>
      <w:proofErr w:type="spellEnd"/>
      <w:r>
        <w:t xml:space="preserve"> </w:t>
      </w:r>
      <w:proofErr w:type="spellStart"/>
      <w:r>
        <w:t>dữ</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tỏa</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bạo</w:t>
      </w:r>
      <w:proofErr w:type="spellEnd"/>
      <w:r>
        <w:t xml:space="preserve"> </w:t>
      </w:r>
      <w:proofErr w:type="spellStart"/>
      <w:r>
        <w:t>lực</w:t>
      </w:r>
      <w:proofErr w:type="spellEnd"/>
    </w:p>
    <w:p w14:paraId="206648C4" w14:textId="77777777" w:rsidR="00FA15CB" w:rsidRDefault="00FA15CB" w:rsidP="00463801">
      <w:pPr>
        <w:pStyle w:val="ListParagraph"/>
        <w:numPr>
          <w:ilvl w:val="0"/>
          <w:numId w:val="6"/>
        </w:numPr>
      </w:pPr>
      <w:proofErr w:type="spellStart"/>
      <w:r>
        <w:t>G</w:t>
      </w:r>
      <w:r w:rsidR="00701381">
        <w:t>hét</w:t>
      </w:r>
      <w:proofErr w:type="spellEnd"/>
      <w:r w:rsidR="00701381">
        <w:t xml:space="preserve"> </w:t>
      </w:r>
      <w:proofErr w:type="spellStart"/>
      <w:r w:rsidR="00701381">
        <w:t>bỏ</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bị</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p>
    <w:p w14:paraId="0F0258E1" w14:textId="77777777" w:rsidR="00FA15CB" w:rsidRDefault="00FA15CB" w:rsidP="00463801">
      <w:pPr>
        <w:pStyle w:val="ListParagraph"/>
        <w:numPr>
          <w:ilvl w:val="0"/>
          <w:numId w:val="6"/>
        </w:numPr>
      </w:pPr>
      <w:proofErr w:type="spellStart"/>
      <w:r>
        <w:t>Đ</w:t>
      </w:r>
      <w:r w:rsidR="00701381">
        <w:t>au</w:t>
      </w:r>
      <w:proofErr w:type="spellEnd"/>
      <w:r w:rsidR="00701381">
        <w:t xml:space="preserve"> </w:t>
      </w:r>
      <w:proofErr w:type="spellStart"/>
      <w:r w:rsidR="00701381">
        <w:t>buồ</w:t>
      </w:r>
      <w:r>
        <w:t>n</w:t>
      </w:r>
      <w:proofErr w:type="spellEnd"/>
      <w:r>
        <w:t xml:space="preserve">: </w:t>
      </w:r>
      <w:proofErr w:type="spellStart"/>
      <w:r>
        <w:t>sự</w:t>
      </w:r>
      <w:proofErr w:type="spellEnd"/>
      <w:r>
        <w:t xml:space="preserve"> </w:t>
      </w:r>
      <w:proofErr w:type="spellStart"/>
      <w:r>
        <w:t>mất</w:t>
      </w:r>
      <w:proofErr w:type="spellEnd"/>
      <w:r>
        <w:t xml:space="preserve"> </w:t>
      </w:r>
      <w:proofErr w:type="spellStart"/>
      <w:r>
        <w:t>mát</w:t>
      </w:r>
      <w:proofErr w:type="spellEnd"/>
      <w:r>
        <w:t xml:space="preserve">, </w:t>
      </w:r>
      <w:proofErr w:type="spellStart"/>
      <w:r>
        <w:t>buồn</w:t>
      </w:r>
      <w:proofErr w:type="spellEnd"/>
      <w:r>
        <w:t xml:space="preserve"> </w:t>
      </w:r>
      <w:proofErr w:type="spellStart"/>
      <w:r>
        <w:t>chán</w:t>
      </w:r>
      <w:proofErr w:type="spellEnd"/>
      <w:r>
        <w:t xml:space="preserve">, </w:t>
      </w:r>
      <w:proofErr w:type="spellStart"/>
      <w:r>
        <w:t>thất</w:t>
      </w:r>
      <w:proofErr w:type="spellEnd"/>
      <w:r>
        <w:t xml:space="preserve"> </w:t>
      </w:r>
      <w:proofErr w:type="spellStart"/>
      <w:r>
        <w:t>vọng</w:t>
      </w:r>
      <w:proofErr w:type="spellEnd"/>
    </w:p>
    <w:p w14:paraId="681862C3" w14:textId="77777777" w:rsidR="00FA15CB" w:rsidRDefault="00FA15CB" w:rsidP="00463801">
      <w:pPr>
        <w:pStyle w:val="ListParagraph"/>
        <w:numPr>
          <w:ilvl w:val="0"/>
          <w:numId w:val="6"/>
        </w:numPr>
      </w:pPr>
      <w:proofErr w:type="spellStart"/>
      <w:r>
        <w:t>Đ</w:t>
      </w:r>
      <w:r w:rsidR="00701381">
        <w:t>ồng</w:t>
      </w:r>
      <w:proofErr w:type="spellEnd"/>
      <w:r w:rsidR="00701381">
        <w:t xml:space="preserve"> </w:t>
      </w:r>
      <w:proofErr w:type="spellStart"/>
      <w:r w:rsidR="00701381">
        <w:t>cả</w:t>
      </w:r>
      <w:r>
        <w:t>m</w:t>
      </w:r>
      <w:proofErr w:type="spellEnd"/>
      <w:r>
        <w:t xml:space="preserve">: </w:t>
      </w:r>
      <w:proofErr w:type="spellStart"/>
      <w:r>
        <w:t>vui</w:t>
      </w:r>
      <w:proofErr w:type="spellEnd"/>
      <w:r>
        <w:t xml:space="preserve"> </w:t>
      </w:r>
      <w:proofErr w:type="spellStart"/>
      <w:r>
        <w:t>vẻ</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yên</w:t>
      </w:r>
      <w:proofErr w:type="spellEnd"/>
      <w:r>
        <w:t xml:space="preserve"> </w:t>
      </w:r>
      <w:proofErr w:type="spellStart"/>
      <w:r>
        <w:t>bình</w:t>
      </w:r>
      <w:proofErr w:type="spellEnd"/>
    </w:p>
    <w:p w14:paraId="0A91C76F" w14:textId="77777777" w:rsidR="00FA15CB" w:rsidRDefault="00FA15CB" w:rsidP="00463801">
      <w:pPr>
        <w:pStyle w:val="ListParagraph"/>
        <w:numPr>
          <w:ilvl w:val="0"/>
          <w:numId w:val="6"/>
        </w:numPr>
      </w:pPr>
      <w:proofErr w:type="spellStart"/>
      <w:r>
        <w:t>L</w:t>
      </w:r>
      <w:r w:rsidR="00701381">
        <w:t>ãng</w:t>
      </w:r>
      <w:proofErr w:type="spellEnd"/>
      <w:r w:rsidR="00701381">
        <w:t xml:space="preserve"> </w:t>
      </w:r>
      <w:proofErr w:type="spellStart"/>
      <w:r w:rsidR="00701381">
        <w:t>mạ</w:t>
      </w:r>
      <w:r>
        <w:t>n</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thu</w:t>
      </w:r>
      <w:proofErr w:type="spellEnd"/>
      <w:r>
        <w:t xml:space="preserve"> </w:t>
      </w:r>
      <w:proofErr w:type="spellStart"/>
      <w:r>
        <w:t>hút</w:t>
      </w:r>
      <w:proofErr w:type="spellEnd"/>
      <w:r>
        <w:t xml:space="preserve">, </w:t>
      </w:r>
      <w:proofErr w:type="spellStart"/>
      <w:r>
        <w:t>thích</w:t>
      </w:r>
      <w:proofErr w:type="spellEnd"/>
      <w:r>
        <w:t xml:space="preserve"> </w:t>
      </w:r>
      <w:proofErr w:type="spellStart"/>
      <w:r>
        <w:t>thú</w:t>
      </w:r>
      <w:proofErr w:type="spellEnd"/>
    </w:p>
    <w:p w14:paraId="159C92B7" w14:textId="77777777" w:rsidR="00FA15CB" w:rsidRDefault="00FA15CB" w:rsidP="00463801">
      <w:pPr>
        <w:pStyle w:val="ListParagraph"/>
        <w:numPr>
          <w:ilvl w:val="0"/>
          <w:numId w:val="6"/>
        </w:numPr>
      </w:pPr>
      <w:proofErr w:type="spellStart"/>
      <w:r>
        <w:lastRenderedPageBreak/>
        <w:t>V</w:t>
      </w:r>
      <w:r w:rsidR="00701381">
        <w:t>ui</w:t>
      </w:r>
      <w:proofErr w:type="spellEnd"/>
      <w:r w:rsidR="00701381">
        <w:t xml:space="preserve"> </w:t>
      </w:r>
      <w:proofErr w:type="spellStart"/>
      <w:r w:rsidR="00701381">
        <w:t>vẻ</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hạnh</w:t>
      </w:r>
      <w:proofErr w:type="spellEnd"/>
      <w:r>
        <w:t xml:space="preserve"> </w:t>
      </w:r>
      <w:proofErr w:type="spellStart"/>
      <w:r>
        <w:t>phúc</w:t>
      </w:r>
      <w:proofErr w:type="spellEnd"/>
    </w:p>
    <w:p w14:paraId="32B54275" w14:textId="77777777" w:rsidR="001051CA" w:rsidRDefault="00B71FD6" w:rsidP="00463801">
      <w:pPr>
        <w:pStyle w:val="ListParagraph"/>
        <w:numPr>
          <w:ilvl w:val="0"/>
          <w:numId w:val="6"/>
        </w:numPr>
      </w:pPr>
      <w:proofErr w:type="spellStart"/>
      <w:r>
        <w:t>Tôn</w:t>
      </w:r>
      <w:proofErr w:type="spellEnd"/>
      <w:r w:rsidR="0090235C">
        <w:t xml:space="preserve"> </w:t>
      </w:r>
      <w:proofErr w:type="spellStart"/>
      <w:r w:rsidR="0090235C">
        <w:t>trọng</w:t>
      </w:r>
      <w:proofErr w:type="spellEnd"/>
      <w:r w:rsidR="00FA15CB">
        <w:t xml:space="preserve">: </w:t>
      </w:r>
      <w:proofErr w:type="spellStart"/>
      <w:r w:rsidR="00FA15CB">
        <w:t>trạ</w:t>
      </w:r>
      <w:r>
        <w:t>ng</w:t>
      </w:r>
      <w:proofErr w:type="spellEnd"/>
      <w:r>
        <w:t xml:space="preserve"> </w:t>
      </w:r>
      <w:proofErr w:type="spellStart"/>
      <w:r>
        <w:t>thái</w:t>
      </w:r>
      <w:proofErr w:type="spellEnd"/>
      <w:r>
        <w:t xml:space="preserve"> </w:t>
      </w:r>
      <w:proofErr w:type="spellStart"/>
      <w:r w:rsidR="00FA15CB">
        <w:t>ngưỡng</w:t>
      </w:r>
      <w:proofErr w:type="spellEnd"/>
      <w:r w:rsidR="00FA15CB">
        <w:t xml:space="preserve"> </w:t>
      </w:r>
      <w:proofErr w:type="spellStart"/>
      <w:r w:rsidR="00FA15CB">
        <w:t>mộ</w:t>
      </w:r>
      <w:proofErr w:type="spellEnd"/>
      <w:r w:rsidR="003A00F2">
        <w:t xml:space="preserve">, </w:t>
      </w:r>
      <w:proofErr w:type="spellStart"/>
      <w:r w:rsidR="003A00F2">
        <w:t>kính</w:t>
      </w:r>
      <w:proofErr w:type="spellEnd"/>
      <w:r w:rsidR="003A00F2">
        <w:t xml:space="preserve"> </w:t>
      </w:r>
      <w:proofErr w:type="spellStart"/>
      <w:r w:rsidR="003A00F2">
        <w:t>trọng</w:t>
      </w:r>
      <w:proofErr w:type="spellEnd"/>
    </w:p>
    <w:p w14:paraId="6EC36362" w14:textId="77777777" w:rsidR="00182674" w:rsidRDefault="00463801" w:rsidP="00DF79EE">
      <w:pPr>
        <w:ind w:firstLine="562"/>
      </w:pPr>
      <w:proofErr w:type="spellStart"/>
      <w:r>
        <w:t>Để</w:t>
      </w:r>
      <w:proofErr w:type="spellEnd"/>
      <w:r>
        <w:t xml:space="preserve"> </w:t>
      </w:r>
      <w:proofErr w:type="spellStart"/>
      <w:r>
        <w:t>tạo</w:t>
      </w:r>
      <w:proofErr w:type="spellEnd"/>
      <w:r>
        <w:t xml:space="preserve"> ra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c</w:t>
      </w:r>
      <w:r w:rsidR="005E37C0">
        <w:t>ác</w:t>
      </w:r>
      <w:proofErr w:type="spellEnd"/>
      <w:r w:rsidR="005E37C0">
        <w:t xml:space="preserve"> </w:t>
      </w:r>
      <w:proofErr w:type="spellStart"/>
      <w:r w:rsidR="005E37C0">
        <w:t>nhà</w:t>
      </w:r>
      <w:proofErr w:type="spellEnd"/>
      <w:r w:rsidR="005E37C0">
        <w:t xml:space="preserve"> khoa </w:t>
      </w:r>
      <w:proofErr w:type="spellStart"/>
      <w:r w:rsidR="005E37C0">
        <w:t>học</w:t>
      </w:r>
      <w:proofErr w:type="spellEnd"/>
      <w:r w:rsidR="005E37C0">
        <w:t xml:space="preserve"> </w:t>
      </w:r>
      <w:proofErr w:type="spellStart"/>
      <w:r w:rsidR="00161F00">
        <w:t>tại</w:t>
      </w:r>
      <w:proofErr w:type="spellEnd"/>
      <w:r w:rsidR="00161F00">
        <w:t xml:space="preserve"> MIT </w:t>
      </w:r>
      <w:proofErr w:type="spellStart"/>
      <w:r w:rsidR="00161F00">
        <w:t>đã</w:t>
      </w:r>
      <w:proofErr w:type="spellEnd"/>
      <w:r w:rsidR="00161F00">
        <w:t xml:space="preserve"> </w:t>
      </w:r>
      <w:proofErr w:type="spellStart"/>
      <w:r w:rsidR="00161F00">
        <w:t>thực</w:t>
      </w:r>
      <w:proofErr w:type="spellEnd"/>
      <w:r w:rsidR="00161F00">
        <w:t xml:space="preserve"> </w:t>
      </w:r>
      <w:proofErr w:type="spellStart"/>
      <w:r w:rsidR="00161F00">
        <w:t>hiện</w:t>
      </w:r>
      <w:proofErr w:type="spellEnd"/>
      <w:r w:rsidR="00161F00">
        <w:t xml:space="preserve"> </w:t>
      </w:r>
      <w:proofErr w:type="spellStart"/>
      <w:r w:rsidR="005E37C0">
        <w:t>đeo</w:t>
      </w:r>
      <w:proofErr w:type="spellEnd"/>
      <w:r w:rsidR="005E37C0">
        <w:t xml:space="preserve"> 4 </w:t>
      </w:r>
      <w:proofErr w:type="spellStart"/>
      <w:r w:rsidR="005E37C0">
        <w:t>loại</w:t>
      </w:r>
      <w:proofErr w:type="spellEnd"/>
      <w:r w:rsidR="005E37C0">
        <w:t xml:space="preserve"> </w:t>
      </w:r>
      <w:proofErr w:type="spellStart"/>
      <w:r w:rsidR="005E37C0">
        <w:t>cảm</w:t>
      </w:r>
      <w:proofErr w:type="spellEnd"/>
      <w:r w:rsidR="005E37C0">
        <w:t xml:space="preserve"> </w:t>
      </w:r>
      <w:proofErr w:type="spellStart"/>
      <w:r w:rsidR="005E37C0">
        <w:t>biến</w:t>
      </w:r>
      <w:proofErr w:type="spellEnd"/>
      <w:r w:rsidR="005E37C0">
        <w:t xml:space="preserve"> </w:t>
      </w:r>
      <w:proofErr w:type="spellStart"/>
      <w:r w:rsidR="005E37C0">
        <w:t>lên</w:t>
      </w:r>
      <w:proofErr w:type="spellEnd"/>
      <w:r w:rsidR="00701381">
        <w:t xml:space="preserve"> </w:t>
      </w:r>
      <w:proofErr w:type="spellStart"/>
      <w:r w:rsidR="005752D4">
        <w:t>đối</w:t>
      </w:r>
      <w:proofErr w:type="spellEnd"/>
      <w:r w:rsidR="005752D4">
        <w:t xml:space="preserve"> </w:t>
      </w:r>
      <w:proofErr w:type="spellStart"/>
      <w:r w:rsidR="005752D4">
        <w:t>tượng</w:t>
      </w:r>
      <w:proofErr w:type="spellEnd"/>
      <w:r w:rsidR="00701381">
        <w:t xml:space="preserve"> </w:t>
      </w:r>
      <w:proofErr w:type="spellStart"/>
      <w:r w:rsidR="00701381">
        <w:t>thử</w:t>
      </w:r>
      <w:proofErr w:type="spellEnd"/>
      <w:r w:rsidR="00701381">
        <w:t xml:space="preserve"> </w:t>
      </w:r>
      <w:proofErr w:type="spellStart"/>
      <w:r w:rsidR="00701381">
        <w:t>nghiệm</w:t>
      </w:r>
      <w:proofErr w:type="spellEnd"/>
      <w:r w:rsidR="005E37C0">
        <w:t xml:space="preserve">: </w:t>
      </w:r>
      <w:proofErr w:type="spellStart"/>
      <w:r w:rsidR="005E37C0">
        <w:t>điện</w:t>
      </w:r>
      <w:proofErr w:type="spellEnd"/>
      <w:r w:rsidR="005E37C0">
        <w:t xml:space="preserve"> </w:t>
      </w:r>
      <w:proofErr w:type="spellStart"/>
      <w:r w:rsidR="007B3425">
        <w:t>cơ</w:t>
      </w:r>
      <w:proofErr w:type="spellEnd"/>
      <w:r w:rsidR="005E37C0">
        <w:t xml:space="preserve"> </w:t>
      </w:r>
      <w:proofErr w:type="spellStart"/>
      <w:r w:rsidR="005E37C0">
        <w:t>đồ</w:t>
      </w:r>
      <w:proofErr w:type="spellEnd"/>
      <w:r w:rsidR="00161F00">
        <w:t xml:space="preserve">, </w:t>
      </w:r>
      <w:proofErr w:type="spellStart"/>
      <w:r w:rsidR="005E37C0">
        <w:t>điện</w:t>
      </w:r>
      <w:proofErr w:type="spellEnd"/>
      <w:r w:rsidR="005E37C0">
        <w:t xml:space="preserve"> </w:t>
      </w:r>
      <w:proofErr w:type="spellStart"/>
      <w:r w:rsidR="005E37C0">
        <w:t>dẫn</w:t>
      </w:r>
      <w:proofErr w:type="spellEnd"/>
      <w:r w:rsidR="005E37C0">
        <w:t xml:space="preserve"> da, </w:t>
      </w:r>
      <w:proofErr w:type="spellStart"/>
      <w:r w:rsidR="005E37C0">
        <w:t>xung</w:t>
      </w:r>
      <w:proofErr w:type="spellEnd"/>
      <w:r w:rsidR="005E37C0">
        <w:t xml:space="preserve"> </w:t>
      </w:r>
      <w:proofErr w:type="spellStart"/>
      <w:r w:rsidR="005E37C0">
        <w:t>thể</w:t>
      </w:r>
      <w:proofErr w:type="spellEnd"/>
      <w:r w:rsidR="005E37C0">
        <w:t xml:space="preserve"> </w:t>
      </w:r>
      <w:proofErr w:type="spellStart"/>
      <w:r w:rsidR="005E37C0">
        <w:t>tích</w:t>
      </w:r>
      <w:proofErr w:type="spellEnd"/>
      <w:r w:rsidR="005E37C0">
        <w:t xml:space="preserve"> </w:t>
      </w:r>
      <w:proofErr w:type="spellStart"/>
      <w:r w:rsidR="005E37C0">
        <w:t>máu</w:t>
      </w:r>
      <w:proofErr w:type="spellEnd"/>
      <w:r w:rsidR="005E37C0">
        <w:t xml:space="preserve">, </w:t>
      </w:r>
      <w:proofErr w:type="spellStart"/>
      <w:r w:rsidR="005E37C0">
        <w:t>cảm</w:t>
      </w:r>
      <w:proofErr w:type="spellEnd"/>
      <w:r w:rsidR="005E37C0">
        <w:t xml:space="preserve"> </w:t>
      </w:r>
      <w:proofErr w:type="spellStart"/>
      <w:r w:rsidR="005E37C0">
        <w:t>biến</w:t>
      </w:r>
      <w:proofErr w:type="spellEnd"/>
      <w:r w:rsidR="005E37C0">
        <w:t xml:space="preserve"> </w:t>
      </w:r>
      <w:proofErr w:type="spellStart"/>
      <w:r w:rsidR="005E37C0">
        <w:t>hô</w:t>
      </w:r>
      <w:proofErr w:type="spellEnd"/>
      <w:r w:rsidR="005E37C0">
        <w:t xml:space="preserve"> </w:t>
      </w:r>
      <w:proofErr w:type="spellStart"/>
      <w:r w:rsidR="005E37C0">
        <w:t>hấp</w:t>
      </w:r>
      <w:proofErr w:type="spellEnd"/>
      <w:r w:rsidR="005E37C0">
        <w:t>.</w:t>
      </w:r>
      <w:r w:rsidR="008A0713">
        <w:t xml:space="preserve"> </w:t>
      </w:r>
      <w:proofErr w:type="spellStart"/>
      <w:r w:rsidR="008A0713">
        <w:t>Thí</w:t>
      </w:r>
      <w:proofErr w:type="spellEnd"/>
      <w:r w:rsidR="008A0713">
        <w:t xml:space="preserve"> </w:t>
      </w:r>
      <w:proofErr w:type="spellStart"/>
      <w:r w:rsidR="008A0713">
        <w:t>nghiệm</w:t>
      </w:r>
      <w:proofErr w:type="spellEnd"/>
      <w:r w:rsidR="008A0713">
        <w:t xml:space="preserve"> </w:t>
      </w:r>
      <w:proofErr w:type="spellStart"/>
      <w:r w:rsidR="008A0713">
        <w:t>được</w:t>
      </w:r>
      <w:proofErr w:type="spellEnd"/>
      <w:r w:rsidR="008A0713">
        <w:t xml:space="preserve"> </w:t>
      </w:r>
      <w:proofErr w:type="spellStart"/>
      <w:r w:rsidR="008A0713">
        <w:t>đo</w:t>
      </w:r>
      <w:proofErr w:type="spellEnd"/>
      <w:r w:rsidR="008A0713">
        <w:t xml:space="preserve"> </w:t>
      </w:r>
      <w:proofErr w:type="spellStart"/>
      <w:r w:rsidR="008A0713">
        <w:t>trong</w:t>
      </w:r>
      <w:proofErr w:type="spellEnd"/>
      <w:r w:rsidR="008A0713">
        <w:t xml:space="preserve"> </w:t>
      </w:r>
      <w:proofErr w:type="spellStart"/>
      <w:r w:rsidR="008A0713">
        <w:t>nhiều</w:t>
      </w:r>
      <w:proofErr w:type="spellEnd"/>
      <w:r w:rsidR="008A0713">
        <w:t xml:space="preserve"> </w:t>
      </w:r>
      <w:proofErr w:type="spellStart"/>
      <w:r w:rsidR="008A0713">
        <w:t>ngày</w:t>
      </w:r>
      <w:proofErr w:type="spellEnd"/>
      <w:r w:rsidR="008A0713">
        <w:t xml:space="preserve">, </w:t>
      </w:r>
      <w:proofErr w:type="spellStart"/>
      <w:r w:rsidR="008A0713">
        <w:t>tuy</w:t>
      </w:r>
      <w:proofErr w:type="spellEnd"/>
      <w:r w:rsidR="008A0713">
        <w:t xml:space="preserve"> </w:t>
      </w:r>
      <w:proofErr w:type="spellStart"/>
      <w:r w:rsidR="008A0713">
        <w:t>nhiên</w:t>
      </w:r>
      <w:proofErr w:type="spellEnd"/>
      <w:r w:rsidR="008A0713">
        <w:t xml:space="preserve"> </w:t>
      </w:r>
      <w:proofErr w:type="spellStart"/>
      <w:r w:rsidR="008A0713">
        <w:t>có</w:t>
      </w:r>
      <w:proofErr w:type="spellEnd"/>
      <w:r w:rsidR="008A0713">
        <w:t xml:space="preserve"> </w:t>
      </w:r>
      <w:proofErr w:type="spellStart"/>
      <w:r w:rsidR="008A0713">
        <w:t>những</w:t>
      </w:r>
      <w:proofErr w:type="spellEnd"/>
      <w:r w:rsidR="008A0713">
        <w:t xml:space="preserve"> </w:t>
      </w:r>
      <w:proofErr w:type="spellStart"/>
      <w:r w:rsidR="008A0713">
        <w:t>ngày</w:t>
      </w:r>
      <w:proofErr w:type="spellEnd"/>
      <w:r w:rsidR="008A0713">
        <w:t xml:space="preserve"> </w:t>
      </w:r>
      <w:proofErr w:type="spellStart"/>
      <w:r w:rsidR="008A0713">
        <w:t>đo</w:t>
      </w:r>
      <w:proofErr w:type="spellEnd"/>
      <w:r w:rsidR="008A0713">
        <w:t xml:space="preserve"> </w:t>
      </w:r>
      <w:proofErr w:type="spellStart"/>
      <w:r w:rsidR="008A0713">
        <w:t>giá</w:t>
      </w:r>
      <w:proofErr w:type="spellEnd"/>
      <w:r w:rsidR="008A0713">
        <w:t xml:space="preserve"> </w:t>
      </w:r>
      <w:proofErr w:type="spellStart"/>
      <w:r w:rsidR="008A0713">
        <w:t>trị</w:t>
      </w:r>
      <w:proofErr w:type="spellEnd"/>
      <w:r w:rsidR="008A0713">
        <w:t xml:space="preserve"> </w:t>
      </w:r>
      <w:proofErr w:type="spellStart"/>
      <w:r w:rsidR="008A0713">
        <w:t>cảm</w:t>
      </w:r>
      <w:proofErr w:type="spellEnd"/>
      <w:r w:rsidR="008A0713">
        <w:t xml:space="preserve"> </w:t>
      </w:r>
      <w:proofErr w:type="spellStart"/>
      <w:r w:rsidR="008A0713">
        <w:t>biến</w:t>
      </w:r>
      <w:proofErr w:type="spellEnd"/>
      <w:r w:rsidR="008A0713">
        <w:t xml:space="preserve"> </w:t>
      </w:r>
      <w:proofErr w:type="spellStart"/>
      <w:r w:rsidR="008A0713">
        <w:t>bị</w:t>
      </w:r>
      <w:proofErr w:type="spellEnd"/>
      <w:r w:rsidR="008A0713">
        <w:t xml:space="preserve"> </w:t>
      </w:r>
      <w:proofErr w:type="spellStart"/>
      <w:r w:rsidR="008A0713">
        <w:t>lỗi</w:t>
      </w:r>
      <w:proofErr w:type="spellEnd"/>
      <w:r w:rsidR="008A0713">
        <w:t xml:space="preserve"> do </w:t>
      </w:r>
      <w:proofErr w:type="spellStart"/>
      <w:r w:rsidR="008A0713">
        <w:t>những</w:t>
      </w:r>
      <w:proofErr w:type="spellEnd"/>
      <w:r w:rsidR="008A0713">
        <w:t xml:space="preserve"> </w:t>
      </w:r>
      <w:proofErr w:type="spellStart"/>
      <w:r w:rsidR="008A0713">
        <w:t>lý</w:t>
      </w:r>
      <w:proofErr w:type="spellEnd"/>
      <w:r w:rsidR="008A0713">
        <w:t xml:space="preserve"> do </w:t>
      </w:r>
      <w:proofErr w:type="spellStart"/>
      <w:r w:rsidR="008A0713">
        <w:t>khách</w:t>
      </w:r>
      <w:proofErr w:type="spellEnd"/>
      <w:r w:rsidR="008A0713">
        <w:t xml:space="preserve"> </w:t>
      </w:r>
      <w:proofErr w:type="spellStart"/>
      <w:r w:rsidR="008A0713">
        <w:t>quan</w:t>
      </w:r>
      <w:proofErr w:type="spellEnd"/>
      <w:r w:rsidR="008A0713">
        <w:t xml:space="preserve"> </w:t>
      </w:r>
      <w:proofErr w:type="spellStart"/>
      <w:r w:rsidR="008A0713">
        <w:t>như</w:t>
      </w:r>
      <w:proofErr w:type="spellEnd"/>
      <w:r w:rsidR="008A0713">
        <w:t xml:space="preserve"> </w:t>
      </w:r>
      <w:proofErr w:type="spellStart"/>
      <w:r w:rsidR="008A0713">
        <w:t>môi</w:t>
      </w:r>
      <w:proofErr w:type="spellEnd"/>
      <w:r w:rsidR="008A0713">
        <w:t xml:space="preserve"> </w:t>
      </w:r>
      <w:proofErr w:type="spellStart"/>
      <w:r w:rsidR="008A0713">
        <w:t>trường</w:t>
      </w:r>
      <w:proofErr w:type="spellEnd"/>
      <w:r w:rsidR="008A0713">
        <w:t xml:space="preserve"> hay </w:t>
      </w:r>
      <w:proofErr w:type="spellStart"/>
      <w:r w:rsidR="008A0713">
        <w:t>thiết</w:t>
      </w:r>
      <w:proofErr w:type="spellEnd"/>
      <w:r w:rsidR="008A0713">
        <w:t xml:space="preserve"> </w:t>
      </w:r>
      <w:proofErr w:type="spellStart"/>
      <w:r w:rsidR="008A0713">
        <w:t>bị</w:t>
      </w:r>
      <w:proofErr w:type="spellEnd"/>
      <w:r w:rsidR="008A0713">
        <w:t xml:space="preserve"> </w:t>
      </w:r>
      <w:proofErr w:type="spellStart"/>
      <w:r w:rsidR="008A0713">
        <w:t>đeo</w:t>
      </w:r>
      <w:proofErr w:type="spellEnd"/>
      <w:r w:rsidR="008A0713">
        <w:t xml:space="preserve"> </w:t>
      </w:r>
      <w:proofErr w:type="spellStart"/>
      <w:r w:rsidR="008A0713">
        <w:t>bị</w:t>
      </w:r>
      <w:proofErr w:type="spellEnd"/>
      <w:r w:rsidR="008A0713">
        <w:t xml:space="preserve"> </w:t>
      </w:r>
      <w:proofErr w:type="spellStart"/>
      <w:r w:rsidR="008A0713">
        <w:t>lỏng</w:t>
      </w:r>
      <w:proofErr w:type="spellEnd"/>
      <w:r w:rsidR="008A0713">
        <w:t xml:space="preserve"> </w:t>
      </w:r>
      <w:proofErr w:type="spellStart"/>
      <w:r w:rsidR="008A0713">
        <w:t>trong</w:t>
      </w:r>
      <w:proofErr w:type="spellEnd"/>
      <w:r w:rsidR="008A0713">
        <w:t xml:space="preserve"> </w:t>
      </w:r>
      <w:proofErr w:type="spellStart"/>
      <w:r w:rsidR="008A0713">
        <w:t>quá</w:t>
      </w:r>
      <w:proofErr w:type="spellEnd"/>
      <w:r w:rsidR="008A0713">
        <w:t xml:space="preserve"> </w:t>
      </w:r>
      <w:proofErr w:type="spellStart"/>
      <w:r w:rsidR="008A0713">
        <w:t>trình</w:t>
      </w:r>
      <w:proofErr w:type="spellEnd"/>
      <w:r w:rsidR="008A0713">
        <w:t xml:space="preserve"> </w:t>
      </w:r>
      <w:proofErr w:type="spellStart"/>
      <w:r w:rsidR="008A0713">
        <w:t>đo</w:t>
      </w:r>
      <w:proofErr w:type="spellEnd"/>
      <w:r w:rsidR="008A0713">
        <w:t xml:space="preserve">, do </w:t>
      </w:r>
      <w:proofErr w:type="spellStart"/>
      <w:r w:rsidR="008A0713">
        <w:t>vậy</w:t>
      </w:r>
      <w:proofErr w:type="spellEnd"/>
      <w:r w:rsidR="008A0713">
        <w:t xml:space="preserve"> </w:t>
      </w:r>
      <w:proofErr w:type="spellStart"/>
      <w:r w:rsidR="008A0713">
        <w:t>sau</w:t>
      </w:r>
      <w:proofErr w:type="spellEnd"/>
      <w:r w:rsidR="008A0713">
        <w:t xml:space="preserve"> </w:t>
      </w:r>
      <w:proofErr w:type="spellStart"/>
      <w:r w:rsidR="008A0713">
        <w:t>khi</w:t>
      </w:r>
      <w:proofErr w:type="spellEnd"/>
      <w:r w:rsidR="008A0713">
        <w:t xml:space="preserve"> </w:t>
      </w:r>
      <w:proofErr w:type="spellStart"/>
      <w:r w:rsidR="008A0713">
        <w:t>loại</w:t>
      </w:r>
      <w:proofErr w:type="spellEnd"/>
      <w:r w:rsidR="008A0713">
        <w:t xml:space="preserve"> </w:t>
      </w:r>
      <w:proofErr w:type="spellStart"/>
      <w:r w:rsidR="008A0713">
        <w:t>bỏ</w:t>
      </w:r>
      <w:proofErr w:type="spellEnd"/>
      <w:r w:rsidR="008A0713">
        <w:t xml:space="preserve"> </w:t>
      </w:r>
      <w:proofErr w:type="spellStart"/>
      <w:r w:rsidR="008A0713">
        <w:t>đi</w:t>
      </w:r>
      <w:proofErr w:type="spellEnd"/>
      <w:r w:rsidR="008A0713">
        <w:t xml:space="preserve"> </w:t>
      </w:r>
      <w:proofErr w:type="spellStart"/>
      <w:r w:rsidR="008A0713">
        <w:t>những</w:t>
      </w:r>
      <w:proofErr w:type="spellEnd"/>
      <w:r w:rsidR="008A0713">
        <w:t xml:space="preserve"> </w:t>
      </w:r>
      <w:proofErr w:type="spellStart"/>
      <w:r w:rsidR="008A0713">
        <w:t>ngày</w:t>
      </w:r>
      <w:proofErr w:type="spellEnd"/>
      <w:r w:rsidR="008A0713">
        <w:t xml:space="preserve"> </w:t>
      </w:r>
      <w:proofErr w:type="spellStart"/>
      <w:r w:rsidR="008A0713">
        <w:t>giá</w:t>
      </w:r>
      <w:proofErr w:type="spellEnd"/>
      <w:r w:rsidR="008A0713">
        <w:t xml:space="preserve"> </w:t>
      </w:r>
      <w:proofErr w:type="spellStart"/>
      <w:r w:rsidR="008A0713">
        <w:t>trị</w:t>
      </w:r>
      <w:proofErr w:type="spellEnd"/>
      <w:r w:rsidR="008A0713">
        <w:t xml:space="preserve"> </w:t>
      </w:r>
      <w:proofErr w:type="spellStart"/>
      <w:r w:rsidR="008A0713">
        <w:t>bị</w:t>
      </w:r>
      <w:proofErr w:type="spellEnd"/>
      <w:r w:rsidR="008A0713">
        <w:t xml:space="preserve"> </w:t>
      </w:r>
      <w:proofErr w:type="spellStart"/>
      <w:r w:rsidR="008A0713">
        <w:t>lỗi</w:t>
      </w:r>
      <w:proofErr w:type="spellEnd"/>
      <w:r w:rsidR="008A0713">
        <w:t xml:space="preserve">, </w:t>
      </w:r>
      <w:proofErr w:type="spellStart"/>
      <w:r w:rsidR="008A0713">
        <w:t>dữ</w:t>
      </w:r>
      <w:proofErr w:type="spellEnd"/>
      <w:r w:rsidR="008A0713">
        <w:t xml:space="preserve"> </w:t>
      </w:r>
      <w:proofErr w:type="spellStart"/>
      <w:r w:rsidR="008A0713">
        <w:t>liệu</w:t>
      </w:r>
      <w:proofErr w:type="spellEnd"/>
      <w:r w:rsidR="008A0713">
        <w:t xml:space="preserve"> </w:t>
      </w:r>
      <w:proofErr w:type="spellStart"/>
      <w:r w:rsidR="008A0713">
        <w:t>còn</w:t>
      </w:r>
      <w:proofErr w:type="spellEnd"/>
      <w:r w:rsidR="008A0713">
        <w:t xml:space="preserve"> </w:t>
      </w:r>
      <w:proofErr w:type="spellStart"/>
      <w:r w:rsidR="008A0713">
        <w:t>lại</w:t>
      </w:r>
      <w:proofErr w:type="spellEnd"/>
      <w:r w:rsidR="008A0713">
        <w:t xml:space="preserve"> bao </w:t>
      </w:r>
      <w:proofErr w:type="spellStart"/>
      <w:r w:rsidR="008A0713">
        <w:t>gồm</w:t>
      </w:r>
      <w:proofErr w:type="spellEnd"/>
      <w:r w:rsidR="008A0713">
        <w:t xml:space="preserve"> 20 </w:t>
      </w:r>
      <w:proofErr w:type="spellStart"/>
      <w:r w:rsidR="008A0713">
        <w:t>ngày</w:t>
      </w:r>
      <w:proofErr w:type="spellEnd"/>
      <w:r w:rsidR="008A0713">
        <w:t xml:space="preserve"> </w:t>
      </w:r>
      <w:proofErr w:type="spellStart"/>
      <w:r w:rsidR="008A0713">
        <w:t>đo</w:t>
      </w:r>
      <w:proofErr w:type="spellEnd"/>
      <w:r w:rsidR="008A0713">
        <w:t xml:space="preserve">, </w:t>
      </w:r>
      <w:proofErr w:type="spellStart"/>
      <w:r w:rsidR="008A0713">
        <w:t>mỗi</w:t>
      </w:r>
      <w:proofErr w:type="spellEnd"/>
      <w:r w:rsidR="008A0713">
        <w:t xml:space="preserve"> </w:t>
      </w:r>
      <w:proofErr w:type="spellStart"/>
      <w:r w:rsidR="008A0713">
        <w:t>ngày</w:t>
      </w:r>
      <w:proofErr w:type="spellEnd"/>
      <w:r w:rsidR="008A0713">
        <w:t xml:space="preserve"> bao </w:t>
      </w:r>
      <w:proofErr w:type="spellStart"/>
      <w:r w:rsidR="008A0713">
        <w:t>gồm</w:t>
      </w:r>
      <w:proofErr w:type="spellEnd"/>
      <w:r w:rsidR="008A0713">
        <w:t xml:space="preserve"> </w:t>
      </w:r>
      <w:proofErr w:type="spellStart"/>
      <w:r w:rsidR="008A0713">
        <w:t>các</w:t>
      </w:r>
      <w:proofErr w:type="spellEnd"/>
      <w:r w:rsidR="008A0713">
        <w:t xml:space="preserve"> </w:t>
      </w:r>
      <w:proofErr w:type="spellStart"/>
      <w:r w:rsidR="008A0713">
        <w:t>giá</w:t>
      </w:r>
      <w:proofErr w:type="spellEnd"/>
      <w:r w:rsidR="008A0713">
        <w:t xml:space="preserve"> </w:t>
      </w:r>
      <w:proofErr w:type="spellStart"/>
      <w:r w:rsidR="008A0713">
        <w:t>trị</w:t>
      </w:r>
      <w:proofErr w:type="spellEnd"/>
      <w:r w:rsidR="008A0713">
        <w:t xml:space="preserve"> </w:t>
      </w:r>
      <w:proofErr w:type="spellStart"/>
      <w:r w:rsidR="008A0713">
        <w:t>ứng</w:t>
      </w:r>
      <w:proofErr w:type="spellEnd"/>
      <w:r w:rsidR="008A0713">
        <w:t xml:space="preserve"> </w:t>
      </w:r>
      <w:proofErr w:type="spellStart"/>
      <w:r w:rsidR="008A0713">
        <w:t>với</w:t>
      </w:r>
      <w:proofErr w:type="spellEnd"/>
      <w:r w:rsidR="008A0713">
        <w:t xml:space="preserve"> 8 </w:t>
      </w:r>
      <w:proofErr w:type="spellStart"/>
      <w:r w:rsidR="008A0713">
        <w:t>loại</w:t>
      </w:r>
      <w:proofErr w:type="spellEnd"/>
      <w:r w:rsidR="008A0713">
        <w:t xml:space="preserve"> </w:t>
      </w:r>
      <w:proofErr w:type="spellStart"/>
      <w:r w:rsidR="008A0713">
        <w:t>cảm</w:t>
      </w:r>
      <w:proofErr w:type="spellEnd"/>
      <w:r w:rsidR="008A0713">
        <w:t xml:space="preserve"> </w:t>
      </w:r>
      <w:proofErr w:type="spellStart"/>
      <w:r w:rsidR="008A0713">
        <w:t>xúc</w:t>
      </w:r>
      <w:proofErr w:type="spellEnd"/>
      <w:r w:rsidR="008A0713">
        <w:t xml:space="preserve"> </w:t>
      </w:r>
      <w:proofErr w:type="spellStart"/>
      <w:r w:rsidR="008A0713">
        <w:t>bên</w:t>
      </w:r>
      <w:proofErr w:type="spellEnd"/>
      <w:r w:rsidR="008A0713">
        <w:t xml:space="preserve"> </w:t>
      </w:r>
      <w:proofErr w:type="spellStart"/>
      <w:r w:rsidR="008A0713">
        <w:t>trên</w:t>
      </w:r>
      <w:proofErr w:type="spellEnd"/>
      <w:r w:rsidR="008A0713">
        <w:t>.</w:t>
      </w:r>
      <w:r w:rsidR="0034615D">
        <w:t xml:space="preserve"> </w:t>
      </w:r>
      <w:proofErr w:type="spellStart"/>
      <w:r w:rsidR="003F34DF">
        <w:t>Từ</w:t>
      </w:r>
      <w:proofErr w:type="spellEnd"/>
      <w:r w:rsidR="003F34DF">
        <w:t xml:space="preserve"> </w:t>
      </w:r>
      <w:r w:rsidR="003F34DF">
        <w:fldChar w:fldCharType="begin"/>
      </w:r>
      <w:r w:rsidR="003F34DF">
        <w:instrText xml:space="preserve"> REF _Ref68906454 \h </w:instrText>
      </w:r>
      <w:r w:rsidR="003F34DF">
        <w:fldChar w:fldCharType="separate"/>
      </w:r>
      <w:proofErr w:type="spellStart"/>
      <w:r w:rsidR="0032158F">
        <w:t>Hình</w:t>
      </w:r>
      <w:proofErr w:type="spellEnd"/>
      <w:r w:rsidR="0032158F">
        <w:t xml:space="preserve"> </w:t>
      </w:r>
      <w:r w:rsidR="0032158F">
        <w:rPr>
          <w:noProof/>
        </w:rPr>
        <w:t>1</w:t>
      </w:r>
      <w:r w:rsidR="0032158F">
        <w:t>.</w:t>
      </w:r>
      <w:r w:rsidR="0032158F">
        <w:rPr>
          <w:noProof/>
        </w:rPr>
        <w:t>4</w:t>
      </w:r>
      <w:r w:rsidR="003F34DF">
        <w:fldChar w:fldCharType="end"/>
      </w:r>
      <w:r w:rsidR="003F34DF">
        <w:t xml:space="preserve"> </w:t>
      </w:r>
      <w:proofErr w:type="spellStart"/>
      <w:r w:rsidR="003F34DF">
        <w:t>đến</w:t>
      </w:r>
      <w:proofErr w:type="spellEnd"/>
      <w:r w:rsidR="003F34DF">
        <w:t xml:space="preserve"> </w:t>
      </w:r>
      <w:r w:rsidR="003F34DF">
        <w:fldChar w:fldCharType="begin"/>
      </w:r>
      <w:r w:rsidR="003F34DF">
        <w:instrText xml:space="preserve"> REF _Ref68906461 \h </w:instrText>
      </w:r>
      <w:r w:rsidR="003F34DF">
        <w:fldChar w:fldCharType="separate"/>
      </w:r>
      <w:proofErr w:type="spellStart"/>
      <w:r w:rsidR="0032158F">
        <w:t>Hình</w:t>
      </w:r>
      <w:proofErr w:type="spellEnd"/>
      <w:r w:rsidR="0032158F">
        <w:t xml:space="preserve"> </w:t>
      </w:r>
      <w:r w:rsidR="0032158F">
        <w:rPr>
          <w:noProof/>
        </w:rPr>
        <w:t>1</w:t>
      </w:r>
      <w:r w:rsidR="0032158F">
        <w:t>.</w:t>
      </w:r>
      <w:r w:rsidR="0032158F">
        <w:rPr>
          <w:noProof/>
        </w:rPr>
        <w:t>9</w:t>
      </w:r>
      <w:r w:rsidR="003F34DF">
        <w:fldChar w:fldCharType="end"/>
      </w:r>
      <w:r w:rsidR="0034615D">
        <w:t xml:space="preserve"> </w:t>
      </w:r>
      <w:proofErr w:type="spellStart"/>
      <w:r w:rsidR="0034615D">
        <w:t>biểu</w:t>
      </w:r>
      <w:proofErr w:type="spellEnd"/>
      <w:r w:rsidR="0034615D">
        <w:t xml:space="preserve"> </w:t>
      </w:r>
      <w:proofErr w:type="spellStart"/>
      <w:r w:rsidR="0034615D">
        <w:t>diễn</w:t>
      </w:r>
      <w:proofErr w:type="spellEnd"/>
      <w:r w:rsidR="0034615D">
        <w:t xml:space="preserve"> </w:t>
      </w:r>
      <w:proofErr w:type="spellStart"/>
      <w:r w:rsidR="0034615D">
        <w:t>các</w:t>
      </w:r>
      <w:proofErr w:type="spellEnd"/>
      <w:r w:rsidR="0034615D">
        <w:t xml:space="preserve"> </w:t>
      </w:r>
      <w:proofErr w:type="spellStart"/>
      <w:r w:rsidR="0034615D">
        <w:t>giá</w:t>
      </w:r>
      <w:proofErr w:type="spellEnd"/>
      <w:r w:rsidR="0034615D">
        <w:t xml:space="preserve"> </w:t>
      </w:r>
      <w:proofErr w:type="spellStart"/>
      <w:r w:rsidR="0034615D">
        <w:t>trị</w:t>
      </w:r>
      <w:proofErr w:type="spellEnd"/>
      <w:r w:rsidR="0034615D">
        <w:t xml:space="preserve"> </w:t>
      </w:r>
      <w:proofErr w:type="spellStart"/>
      <w:r w:rsidR="0034615D">
        <w:t>thu</w:t>
      </w:r>
      <w:proofErr w:type="spellEnd"/>
      <w:r w:rsidR="0034615D">
        <w:t xml:space="preserve"> </w:t>
      </w:r>
      <w:proofErr w:type="spellStart"/>
      <w:r w:rsidR="0034615D">
        <w:t>được</w:t>
      </w:r>
      <w:proofErr w:type="spellEnd"/>
      <w:r w:rsidR="0034615D">
        <w:t xml:space="preserve"> </w:t>
      </w:r>
      <w:proofErr w:type="spellStart"/>
      <w:r w:rsidR="0034615D">
        <w:t>từ</w:t>
      </w:r>
      <w:proofErr w:type="spellEnd"/>
      <w:r w:rsidR="0034615D">
        <w:t xml:space="preserve"> 4 </w:t>
      </w:r>
      <w:proofErr w:type="spellStart"/>
      <w:r w:rsidR="0034615D">
        <w:t>loại</w:t>
      </w:r>
      <w:proofErr w:type="spellEnd"/>
      <w:r w:rsidR="0034615D">
        <w:t xml:space="preserve"> </w:t>
      </w:r>
      <w:proofErr w:type="spellStart"/>
      <w:r w:rsidR="0034615D">
        <w:t>cảm</w:t>
      </w:r>
      <w:proofErr w:type="spellEnd"/>
      <w:r w:rsidR="0034615D">
        <w:t xml:space="preserve"> </w:t>
      </w:r>
      <w:proofErr w:type="spellStart"/>
      <w:r w:rsidR="0034615D">
        <w:t>biến</w:t>
      </w:r>
      <w:proofErr w:type="spellEnd"/>
      <w:r w:rsidR="0034615D">
        <w:t xml:space="preserve"> </w:t>
      </w:r>
      <w:proofErr w:type="spellStart"/>
      <w:r w:rsidR="0034615D">
        <w:t>ứng</w:t>
      </w:r>
      <w:proofErr w:type="spellEnd"/>
      <w:r w:rsidR="0034615D">
        <w:t xml:space="preserve"> </w:t>
      </w:r>
      <w:proofErr w:type="spellStart"/>
      <w:r w:rsidR="0034615D">
        <w:t>với</w:t>
      </w:r>
      <w:proofErr w:type="spellEnd"/>
      <w:r w:rsidR="0034615D">
        <w:t xml:space="preserve"> 8 </w:t>
      </w:r>
      <w:proofErr w:type="spellStart"/>
      <w:r w:rsidR="0034615D">
        <w:t>loại</w:t>
      </w:r>
      <w:proofErr w:type="spellEnd"/>
      <w:r w:rsidR="0034615D">
        <w:t xml:space="preserve"> </w:t>
      </w:r>
      <w:proofErr w:type="spellStart"/>
      <w:r w:rsidR="0034615D">
        <w:t>cảm</w:t>
      </w:r>
      <w:proofErr w:type="spellEnd"/>
      <w:r w:rsidR="0034615D">
        <w:t xml:space="preserve"> </w:t>
      </w:r>
      <w:proofErr w:type="spellStart"/>
      <w:r w:rsidR="0034615D">
        <w:t>xúc</w:t>
      </w:r>
      <w:proofErr w:type="spellEnd"/>
      <w:r w:rsidR="0034615D">
        <w:t xml:space="preserve"> </w:t>
      </w:r>
      <w:proofErr w:type="spellStart"/>
      <w:r w:rsidR="0034615D">
        <w:t>khác</w:t>
      </w:r>
      <w:proofErr w:type="spellEnd"/>
      <w:r w:rsidR="0034615D">
        <w:t xml:space="preserve"> </w:t>
      </w:r>
      <w:proofErr w:type="spellStart"/>
      <w:r w:rsidR="0034615D">
        <w:t>nhau</w:t>
      </w:r>
      <w:proofErr w:type="spellEnd"/>
      <w:r w:rsidR="0034615D">
        <w:t>.</w:t>
      </w:r>
      <w:r w:rsidR="00D85E59">
        <w:t xml:space="preserve"> </w:t>
      </w:r>
      <w:proofErr w:type="spellStart"/>
      <w:r w:rsidR="00D85E59">
        <w:t>Mỗi</w:t>
      </w:r>
      <w:proofErr w:type="spellEnd"/>
      <w:r w:rsidR="00D85E59">
        <w:t xml:space="preserve"> </w:t>
      </w:r>
      <w:proofErr w:type="spellStart"/>
      <w:r w:rsidR="00D85E59">
        <w:t>đoạn</w:t>
      </w:r>
      <w:proofErr w:type="spellEnd"/>
      <w:r w:rsidR="00D85E59">
        <w:t xml:space="preserve"> </w:t>
      </w:r>
      <w:proofErr w:type="spellStart"/>
      <w:r w:rsidR="00D85E59">
        <w:t>dữ</w:t>
      </w:r>
      <w:proofErr w:type="spellEnd"/>
      <w:r w:rsidR="00D85E59">
        <w:t xml:space="preserve"> </w:t>
      </w:r>
      <w:proofErr w:type="spellStart"/>
      <w:r w:rsidR="00D85E59">
        <w:t>liệu</w:t>
      </w:r>
      <w:proofErr w:type="spellEnd"/>
      <w:r w:rsidR="00D85E59">
        <w:t xml:space="preserve"> bao </w:t>
      </w:r>
      <w:proofErr w:type="spellStart"/>
      <w:r w:rsidR="00D85E59">
        <w:t>gồm</w:t>
      </w:r>
      <w:proofErr w:type="spellEnd"/>
      <w:r w:rsidR="00D85E59">
        <w:t xml:space="preserve"> 2000 </w:t>
      </w:r>
      <w:proofErr w:type="spellStart"/>
      <w:r w:rsidR="00D85E59">
        <w:t>điểm</w:t>
      </w:r>
      <w:proofErr w:type="spellEnd"/>
      <w:r w:rsidR="00D85E59">
        <w:t xml:space="preserve"> </w:t>
      </w:r>
      <w:proofErr w:type="spellStart"/>
      <w:r w:rsidR="00DA7177">
        <w:t>đo</w:t>
      </w:r>
      <w:proofErr w:type="spellEnd"/>
      <w:r w:rsidR="00DA7177">
        <w:t xml:space="preserve"> </w:t>
      </w:r>
      <w:proofErr w:type="spellStart"/>
      <w:r w:rsidR="00DA7177">
        <w:t>thu</w:t>
      </w:r>
      <w:proofErr w:type="spellEnd"/>
      <w:r w:rsidR="00DA7177">
        <w:t xml:space="preserve"> </w:t>
      </w:r>
      <w:proofErr w:type="spellStart"/>
      <w:r w:rsidR="00DA7177">
        <w:t>được</w:t>
      </w:r>
      <w:proofErr w:type="spellEnd"/>
      <w:r w:rsidR="00DA7177">
        <w:t xml:space="preserve"> </w:t>
      </w:r>
      <w:proofErr w:type="spellStart"/>
      <w:r w:rsidR="00161F00">
        <w:t>từ</w:t>
      </w:r>
      <w:proofErr w:type="spellEnd"/>
      <w:r w:rsidR="00161F00">
        <w:t xml:space="preserve"> </w:t>
      </w:r>
      <w:r w:rsidR="00DA7177">
        <w:t xml:space="preserve">4 </w:t>
      </w:r>
      <w:proofErr w:type="spellStart"/>
      <w:r w:rsidR="00DA7177">
        <w:t>cảm</w:t>
      </w:r>
      <w:proofErr w:type="spellEnd"/>
      <w:r w:rsidR="00DA7177">
        <w:t xml:space="preserve"> </w:t>
      </w:r>
      <w:proofErr w:type="spellStart"/>
      <w:r w:rsidR="00DA7177">
        <w:t>biến</w:t>
      </w:r>
      <w:proofErr w:type="spellEnd"/>
      <w:r w:rsidR="00DA7177">
        <w:t xml:space="preserve"> </w:t>
      </w:r>
      <w:proofErr w:type="spellStart"/>
      <w:r w:rsidR="00DA7177">
        <w:t>tương</w:t>
      </w:r>
      <w:proofErr w:type="spellEnd"/>
      <w:r w:rsidR="00DA7177">
        <w:t xml:space="preserve"> </w:t>
      </w:r>
      <w:proofErr w:type="spellStart"/>
      <w:r w:rsidR="00DA7177">
        <w:t>ứng</w:t>
      </w:r>
      <w:proofErr w:type="spellEnd"/>
      <w:r w:rsidR="00DA7177">
        <w:t xml:space="preserve"> </w:t>
      </w:r>
      <w:proofErr w:type="spellStart"/>
      <w:r w:rsidR="00DA7177">
        <w:t>vớ</w:t>
      </w:r>
      <w:r w:rsidR="003F34DF">
        <w:t>i</w:t>
      </w:r>
      <w:proofErr w:type="spellEnd"/>
      <w:r w:rsidR="003F34DF">
        <w:t xml:space="preserve"> 100 </w:t>
      </w:r>
      <w:proofErr w:type="spellStart"/>
      <w:r w:rsidR="003F34DF">
        <w:t>giây</w:t>
      </w:r>
      <w:proofErr w:type="spellEnd"/>
      <w:r w:rsidR="00DA7177">
        <w:t xml:space="preserve"> </w:t>
      </w:r>
      <w:proofErr w:type="spellStart"/>
      <w:r w:rsidR="00DA7177">
        <w:t>trong</w:t>
      </w:r>
      <w:proofErr w:type="spellEnd"/>
      <w:r w:rsidR="00DA7177">
        <w:t xml:space="preserve"> </w:t>
      </w:r>
      <w:proofErr w:type="spellStart"/>
      <w:r w:rsidR="00DA7177">
        <w:t>thực</w:t>
      </w:r>
      <w:proofErr w:type="spellEnd"/>
      <w:r w:rsidR="00DA7177">
        <w:t xml:space="preserve"> </w:t>
      </w:r>
      <w:proofErr w:type="spellStart"/>
      <w:r w:rsidR="00DA7177">
        <w:t>tế</w:t>
      </w:r>
      <w:proofErr w:type="spellEnd"/>
      <w:r w:rsidR="00DA7177">
        <w:t>.</w:t>
      </w:r>
      <w:r w:rsidR="006E3D8C">
        <w:t xml:space="preserve"> </w:t>
      </w:r>
      <w:proofErr w:type="spellStart"/>
      <w:r w:rsidR="006E3D8C">
        <w:t>Mộ</w:t>
      </w:r>
      <w:r w:rsidR="009C3E21">
        <w:t>t</w:t>
      </w:r>
      <w:proofErr w:type="spellEnd"/>
      <w:r w:rsidR="009C3E21">
        <w:t xml:space="preserve"> </w:t>
      </w:r>
      <w:proofErr w:type="spellStart"/>
      <w:r w:rsidR="009C3E21">
        <w:t>ngày</w:t>
      </w:r>
      <w:proofErr w:type="spellEnd"/>
      <w:r w:rsidR="009C3E21">
        <w:t xml:space="preserve">, bao </w:t>
      </w:r>
      <w:proofErr w:type="spellStart"/>
      <w:r w:rsidR="009C3E21">
        <w:t>gồm</w:t>
      </w:r>
      <w:proofErr w:type="spellEnd"/>
      <w:r w:rsidR="009C3E21">
        <w:t xml:space="preserve"> 8 </w:t>
      </w:r>
      <w:proofErr w:type="spellStart"/>
      <w:r w:rsidR="009C3E21">
        <w:t>cảm</w:t>
      </w:r>
      <w:proofErr w:type="spellEnd"/>
      <w:r w:rsidR="009C3E21">
        <w:t xml:space="preserve"> </w:t>
      </w:r>
      <w:proofErr w:type="spellStart"/>
      <w:r w:rsidR="009C3E21">
        <w:t>xúc</w:t>
      </w:r>
      <w:proofErr w:type="spellEnd"/>
      <w:r w:rsidR="009C3E21">
        <w:t xml:space="preserve">, </w:t>
      </w:r>
      <w:proofErr w:type="spellStart"/>
      <w:r w:rsidR="009C3E21">
        <w:t>mỗi</w:t>
      </w:r>
      <w:proofErr w:type="spellEnd"/>
      <w:r w:rsidR="009C3E21">
        <w:t xml:space="preserve"> </w:t>
      </w:r>
      <w:proofErr w:type="spellStart"/>
      <w:r w:rsidR="009C3E21">
        <w:t>một</w:t>
      </w:r>
      <w:proofErr w:type="spellEnd"/>
      <w:r w:rsidR="009C3E21">
        <w:t xml:space="preserve"> </w:t>
      </w:r>
      <w:proofErr w:type="spellStart"/>
      <w:r w:rsidR="009C3E21">
        <w:t>cảm</w:t>
      </w:r>
      <w:proofErr w:type="spellEnd"/>
      <w:r w:rsidR="009C3E21">
        <w:t xml:space="preserve"> </w:t>
      </w:r>
      <w:proofErr w:type="spellStart"/>
      <w:r w:rsidR="009C3E21">
        <w:t>xúc</w:t>
      </w:r>
      <w:proofErr w:type="spellEnd"/>
      <w:r w:rsidR="009C3E21">
        <w:t xml:space="preserve"> </w:t>
      </w:r>
      <w:proofErr w:type="spellStart"/>
      <w:r w:rsidR="009C3E21">
        <w:t>có</w:t>
      </w:r>
      <w:proofErr w:type="spellEnd"/>
      <w:r w:rsidR="009C3E21">
        <w:t xml:space="preserve"> 4 </w:t>
      </w:r>
      <w:proofErr w:type="spellStart"/>
      <w:r w:rsidR="009C3E21">
        <w:t>đoạn</w:t>
      </w:r>
      <w:proofErr w:type="spellEnd"/>
      <w:r w:rsidR="009C3E21">
        <w:t xml:space="preserve"> </w:t>
      </w:r>
      <w:proofErr w:type="spellStart"/>
      <w:r w:rsidR="009C3E21">
        <w:t>dữ</w:t>
      </w:r>
      <w:proofErr w:type="spellEnd"/>
      <w:r w:rsidR="009C3E21">
        <w:t xml:space="preserve"> </w:t>
      </w:r>
      <w:proofErr w:type="spellStart"/>
      <w:r w:rsidR="009C3E21">
        <w:t>liệu</w:t>
      </w:r>
      <w:proofErr w:type="spellEnd"/>
      <w:r w:rsidR="009C3E21">
        <w:t xml:space="preserve"> </w:t>
      </w:r>
      <w:proofErr w:type="spellStart"/>
      <w:r w:rsidR="009C3E21">
        <w:t>ứng</w:t>
      </w:r>
      <w:proofErr w:type="spellEnd"/>
      <w:r w:rsidR="009C3E21">
        <w:t xml:space="preserve"> </w:t>
      </w:r>
      <w:proofErr w:type="spellStart"/>
      <w:r w:rsidR="009C3E21">
        <w:t>với</w:t>
      </w:r>
      <w:proofErr w:type="spellEnd"/>
      <w:r w:rsidR="009C3E21">
        <w:t xml:space="preserve"> 4 </w:t>
      </w:r>
      <w:proofErr w:type="spellStart"/>
      <w:r w:rsidR="009C3E21">
        <w:t>cảm</w:t>
      </w:r>
      <w:proofErr w:type="spellEnd"/>
      <w:r w:rsidR="009C3E21">
        <w:t xml:space="preserve"> </w:t>
      </w:r>
      <w:proofErr w:type="spellStart"/>
      <w:r w:rsidR="009C3E21">
        <w:t>biến</w:t>
      </w:r>
      <w:proofErr w:type="spellEnd"/>
      <w:r w:rsidR="009C3E21">
        <w:t xml:space="preserve"> </w:t>
      </w:r>
      <w:proofErr w:type="spellStart"/>
      <w:r w:rsidR="009C3E21">
        <w:t>khác</w:t>
      </w:r>
      <w:proofErr w:type="spellEnd"/>
      <w:r w:rsidR="009C3E21">
        <w:t xml:space="preserve"> </w:t>
      </w:r>
      <w:proofErr w:type="spellStart"/>
      <w:r w:rsidR="009C3E21">
        <w:t>nhau</w:t>
      </w:r>
      <w:proofErr w:type="spellEnd"/>
      <w:r w:rsidR="009C3E21">
        <w:t xml:space="preserve">, </w:t>
      </w:r>
      <w:proofErr w:type="spellStart"/>
      <w:r w:rsidR="009C3E21">
        <w:t>tổng</w:t>
      </w:r>
      <w:proofErr w:type="spellEnd"/>
      <w:r w:rsidR="009C3E21">
        <w:t xml:space="preserve"> </w:t>
      </w:r>
      <w:proofErr w:type="spellStart"/>
      <w:r w:rsidR="009C3E21">
        <w:t>cộng</w:t>
      </w:r>
      <w:proofErr w:type="spellEnd"/>
      <w:r w:rsidR="009C3E21">
        <w:t xml:space="preserve"> </w:t>
      </w:r>
      <w:proofErr w:type="spellStart"/>
      <w:r w:rsidR="009C3E21">
        <w:t>thu</w:t>
      </w:r>
      <w:proofErr w:type="spellEnd"/>
      <w:r w:rsidR="009C3E21">
        <w:t xml:space="preserve"> </w:t>
      </w:r>
      <w:proofErr w:type="spellStart"/>
      <w:r w:rsidR="009C3E21">
        <w:t>được</w:t>
      </w:r>
      <w:proofErr w:type="spellEnd"/>
      <w:r w:rsidR="009C3E21">
        <w:t xml:space="preserve"> 32 </w:t>
      </w:r>
      <w:proofErr w:type="spellStart"/>
      <w:r w:rsidR="009C3E21">
        <w:t>đoạn</w:t>
      </w:r>
      <w:proofErr w:type="spellEnd"/>
      <w:r w:rsidR="009C3E21">
        <w:t xml:space="preserve"> </w:t>
      </w:r>
      <w:proofErr w:type="spellStart"/>
      <w:r w:rsidR="009C3E21">
        <w:t>dữ</w:t>
      </w:r>
      <w:proofErr w:type="spellEnd"/>
      <w:r w:rsidR="009C3E21">
        <w:t xml:space="preserve"> </w:t>
      </w:r>
      <w:proofErr w:type="spellStart"/>
      <w:r w:rsidR="009C3E21">
        <w:t>liệu</w:t>
      </w:r>
      <w:proofErr w:type="spellEnd"/>
      <w:r w:rsidR="009C3E21">
        <w:t xml:space="preserve"> </w:t>
      </w:r>
      <w:proofErr w:type="spellStart"/>
      <w:r w:rsidR="009C3E21">
        <w:t>cho</w:t>
      </w:r>
      <w:proofErr w:type="spellEnd"/>
      <w:r w:rsidR="009C3E21">
        <w:t xml:space="preserve"> </w:t>
      </w:r>
      <w:proofErr w:type="spellStart"/>
      <w:r w:rsidR="009C3E21">
        <w:t>một</w:t>
      </w:r>
      <w:proofErr w:type="spellEnd"/>
      <w:r w:rsidR="009C3E21">
        <w:t xml:space="preserve"> </w:t>
      </w:r>
      <w:proofErr w:type="spellStart"/>
      <w:r w:rsidR="009C3E21">
        <w:t>ngày</w:t>
      </w:r>
      <w:proofErr w:type="spellEnd"/>
      <w:r w:rsidR="009C3E21">
        <w:t xml:space="preserve"> </w:t>
      </w:r>
      <w:proofErr w:type="spellStart"/>
      <w:r w:rsidR="009C3E21">
        <w:t>và</w:t>
      </w:r>
      <w:proofErr w:type="spellEnd"/>
      <w:r w:rsidR="009C3E21">
        <w:t xml:space="preserve"> 640 </w:t>
      </w:r>
      <w:proofErr w:type="spellStart"/>
      <w:r w:rsidR="009C3E21">
        <w:t>đoạn</w:t>
      </w:r>
      <w:proofErr w:type="spellEnd"/>
      <w:r w:rsidR="009C3E21">
        <w:t xml:space="preserve"> </w:t>
      </w:r>
      <w:proofErr w:type="spellStart"/>
      <w:r w:rsidR="009C3E21">
        <w:t>dữ</w:t>
      </w:r>
      <w:proofErr w:type="spellEnd"/>
      <w:r w:rsidR="009C3E21">
        <w:t xml:space="preserve"> </w:t>
      </w:r>
      <w:proofErr w:type="spellStart"/>
      <w:r w:rsidR="009C3E21">
        <w:t>liệu</w:t>
      </w:r>
      <w:proofErr w:type="spellEnd"/>
      <w:r w:rsidR="009C3E21">
        <w:t xml:space="preserve"> </w:t>
      </w:r>
      <w:proofErr w:type="spellStart"/>
      <w:r w:rsidR="009C3E21">
        <w:t>cho</w:t>
      </w:r>
      <w:proofErr w:type="spellEnd"/>
      <w:r w:rsidR="009C3E21">
        <w:t xml:space="preserve"> 20 </w:t>
      </w:r>
      <w:proofErr w:type="spellStart"/>
      <w:r w:rsidR="009C3E21">
        <w:t>ngày</w:t>
      </w:r>
      <w:proofErr w:type="spellEnd"/>
      <w:r w:rsidR="009C3E21">
        <w:t xml:space="preserve"> </w:t>
      </w:r>
      <w:proofErr w:type="spellStart"/>
      <w:r w:rsidR="009C3E21">
        <w:t>đo</w:t>
      </w:r>
      <w:proofErr w:type="spellEnd"/>
      <w:r w:rsidR="009C3E21">
        <w:t>.</w:t>
      </w:r>
    </w:p>
    <w:p w14:paraId="58C8A17C" w14:textId="77777777" w:rsidR="00182674" w:rsidRDefault="00182674" w:rsidP="00BD62B8"/>
    <w:p w14:paraId="23E7E7B1" w14:textId="77777777" w:rsidR="00B71FD6" w:rsidRDefault="007F34E2" w:rsidP="00B71FD6">
      <w:pPr>
        <w:keepNext/>
        <w:jc w:val="center"/>
      </w:pPr>
      <w:r>
        <w:rPr>
          <w:noProof/>
        </w:rPr>
        <w:drawing>
          <wp:inline distT="0" distB="0" distL="0" distR="0" wp14:anchorId="03571115" wp14:editId="3E371670">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130" cy="2628194"/>
                    </a:xfrm>
                    <a:prstGeom prst="rect">
                      <a:avLst/>
                    </a:prstGeom>
                  </pic:spPr>
                </pic:pic>
              </a:graphicData>
            </a:graphic>
          </wp:inline>
        </w:drawing>
      </w:r>
    </w:p>
    <w:p w14:paraId="12B03C62" w14:textId="77777777" w:rsidR="00182674" w:rsidRDefault="00B71FD6" w:rsidP="00B71FD6">
      <w:pPr>
        <w:pStyle w:val="Caption"/>
      </w:pPr>
      <w:bookmarkStart w:id="129" w:name="_Ref68906454"/>
      <w:bookmarkStart w:id="130" w:name="_Toc69243393"/>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4</w:t>
        </w:r>
      </w:fldSimple>
      <w:bookmarkEnd w:id="129"/>
      <w:r>
        <w:t xml:space="preserve"> </w:t>
      </w:r>
      <w:proofErr w:type="spellStart"/>
      <w:r w:rsidR="00676543">
        <w:t>Các</w:t>
      </w:r>
      <w:proofErr w:type="spellEnd"/>
      <w:r w:rsidR="00676543">
        <w:t xml:space="preserve"> </w:t>
      </w:r>
      <w:proofErr w:type="spellStart"/>
      <w:r w:rsidR="00676543">
        <w:t>tín</w:t>
      </w:r>
      <w:proofErr w:type="spellEnd"/>
      <w:r w:rsidR="00676543">
        <w:t xml:space="preserve"> </w:t>
      </w:r>
      <w:proofErr w:type="spellStart"/>
      <w:r w:rsidR="00676543">
        <w:t>hiệu</w:t>
      </w:r>
      <w:proofErr w:type="spellEnd"/>
      <w:r w:rsidR="00676543">
        <w:t xml:space="preserve"> </w:t>
      </w:r>
      <w:proofErr w:type="spellStart"/>
      <w:r w:rsidR="00676543">
        <w:t>tương</w:t>
      </w:r>
      <w:proofErr w:type="spellEnd"/>
      <w:r w:rsidR="00676543">
        <w:t xml:space="preserve"> </w:t>
      </w:r>
      <w:proofErr w:type="spellStart"/>
      <w:r w:rsidR="00676543">
        <w:t>ứng</w:t>
      </w:r>
      <w:proofErr w:type="spellEnd"/>
      <w:r w:rsidR="00676543">
        <w:t xml:space="preserve"> </w:t>
      </w:r>
      <w:proofErr w:type="spellStart"/>
      <w:r w:rsidR="00676543">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bookmarkEnd w:id="130"/>
      <w:proofErr w:type="spellEnd"/>
    </w:p>
    <w:p w14:paraId="0E092F3B" w14:textId="77777777" w:rsidR="007F34E2" w:rsidRDefault="007F34E2" w:rsidP="00182674">
      <w:pPr>
        <w:jc w:val="center"/>
      </w:pPr>
    </w:p>
    <w:p w14:paraId="1165A3AF" w14:textId="77777777" w:rsidR="00B71FD6" w:rsidRDefault="007F34E2" w:rsidP="00B71FD6">
      <w:pPr>
        <w:keepNext/>
        <w:jc w:val="center"/>
      </w:pPr>
      <w:r>
        <w:rPr>
          <w:noProof/>
        </w:rPr>
        <w:lastRenderedPageBreak/>
        <w:drawing>
          <wp:inline distT="0" distB="0" distL="0" distR="0" wp14:anchorId="6264AF49" wp14:editId="4BA5733D">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01925"/>
                    </a:xfrm>
                    <a:prstGeom prst="rect">
                      <a:avLst/>
                    </a:prstGeom>
                  </pic:spPr>
                </pic:pic>
              </a:graphicData>
            </a:graphic>
          </wp:inline>
        </w:drawing>
      </w:r>
    </w:p>
    <w:p w14:paraId="03451B5D" w14:textId="77777777" w:rsidR="00182674" w:rsidRDefault="00B71FD6" w:rsidP="00B71FD6">
      <w:pPr>
        <w:pStyle w:val="Caption"/>
      </w:pPr>
      <w:bookmarkStart w:id="131" w:name="_Toc69243394"/>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5</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bookmarkEnd w:id="131"/>
      <w:proofErr w:type="spellEnd"/>
    </w:p>
    <w:p w14:paraId="0D376766" w14:textId="77777777" w:rsidR="00C128A7" w:rsidRDefault="00C128A7" w:rsidP="00507B75"/>
    <w:p w14:paraId="218678C5" w14:textId="77777777" w:rsidR="00B71FD6" w:rsidRDefault="007F34E2" w:rsidP="00B71FD6">
      <w:pPr>
        <w:keepNext/>
        <w:jc w:val="center"/>
      </w:pPr>
      <w:r>
        <w:rPr>
          <w:noProof/>
        </w:rPr>
        <w:drawing>
          <wp:inline distT="0" distB="0" distL="0" distR="0" wp14:anchorId="2542BE55" wp14:editId="0C8C8E2F">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23515"/>
                    </a:xfrm>
                    <a:prstGeom prst="rect">
                      <a:avLst/>
                    </a:prstGeom>
                  </pic:spPr>
                </pic:pic>
              </a:graphicData>
            </a:graphic>
          </wp:inline>
        </w:drawing>
      </w:r>
    </w:p>
    <w:p w14:paraId="3ED3D754" w14:textId="77777777" w:rsidR="00182674" w:rsidRDefault="00B71FD6" w:rsidP="00B71FD6">
      <w:pPr>
        <w:pStyle w:val="Caption"/>
      </w:pPr>
      <w:bookmarkStart w:id="132" w:name="_Toc69243395"/>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6</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bookmarkEnd w:id="132"/>
      <w:proofErr w:type="spellEnd"/>
    </w:p>
    <w:p w14:paraId="5FF87DD4" w14:textId="77777777" w:rsidR="00182674" w:rsidRDefault="00182674" w:rsidP="00182674">
      <w:pPr>
        <w:jc w:val="center"/>
      </w:pPr>
    </w:p>
    <w:p w14:paraId="5B001B1C" w14:textId="77777777" w:rsidR="00B71FD6" w:rsidRDefault="007F34E2" w:rsidP="00B71FD6">
      <w:pPr>
        <w:keepNext/>
        <w:jc w:val="center"/>
      </w:pPr>
      <w:r>
        <w:rPr>
          <w:noProof/>
        </w:rPr>
        <w:lastRenderedPageBreak/>
        <w:drawing>
          <wp:inline distT="0" distB="0" distL="0" distR="0" wp14:anchorId="0737699C" wp14:editId="73DB328D">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658745"/>
                    </a:xfrm>
                    <a:prstGeom prst="rect">
                      <a:avLst/>
                    </a:prstGeom>
                  </pic:spPr>
                </pic:pic>
              </a:graphicData>
            </a:graphic>
          </wp:inline>
        </w:drawing>
      </w:r>
    </w:p>
    <w:p w14:paraId="2E1CECFF" w14:textId="77777777" w:rsidR="007F34E2" w:rsidRDefault="00B71FD6" w:rsidP="00B71FD6">
      <w:pPr>
        <w:pStyle w:val="Caption"/>
      </w:pPr>
      <w:bookmarkStart w:id="133" w:name="_Toc69243396"/>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7</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bookmarkEnd w:id="133"/>
      <w:proofErr w:type="spellEnd"/>
    </w:p>
    <w:p w14:paraId="26BCB4BA" w14:textId="77777777" w:rsidR="00B71FD6" w:rsidRPr="00B71FD6" w:rsidRDefault="00B71FD6" w:rsidP="00B71FD6"/>
    <w:p w14:paraId="306DFEFD" w14:textId="77777777" w:rsidR="00B71FD6" w:rsidRDefault="007F34E2" w:rsidP="00B71FD6">
      <w:pPr>
        <w:keepNext/>
        <w:jc w:val="center"/>
      </w:pPr>
      <w:r>
        <w:rPr>
          <w:noProof/>
        </w:rPr>
        <w:drawing>
          <wp:inline distT="0" distB="0" distL="0" distR="0" wp14:anchorId="3B2F43DC" wp14:editId="1F4B137C">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3215" cy="2732405"/>
                    </a:xfrm>
                    <a:prstGeom prst="rect">
                      <a:avLst/>
                    </a:prstGeom>
                  </pic:spPr>
                </pic:pic>
              </a:graphicData>
            </a:graphic>
          </wp:inline>
        </w:drawing>
      </w:r>
    </w:p>
    <w:p w14:paraId="06DC0B54" w14:textId="77777777" w:rsidR="007F34E2" w:rsidRDefault="00B71FD6" w:rsidP="00B71FD6">
      <w:pPr>
        <w:pStyle w:val="Caption"/>
      </w:pPr>
      <w:bookmarkStart w:id="134" w:name="_Toc69243397"/>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8</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bookmarkEnd w:id="134"/>
      <w:proofErr w:type="spellEnd"/>
    </w:p>
    <w:p w14:paraId="42AB39B5" w14:textId="77777777" w:rsidR="007F34E2" w:rsidRDefault="007F34E2" w:rsidP="00182674">
      <w:pPr>
        <w:jc w:val="center"/>
      </w:pPr>
    </w:p>
    <w:p w14:paraId="3DD1A454" w14:textId="77777777" w:rsidR="00B71FD6" w:rsidRDefault="007F34E2" w:rsidP="00B71FD6">
      <w:pPr>
        <w:keepNext/>
        <w:jc w:val="center"/>
      </w:pPr>
      <w:r>
        <w:rPr>
          <w:noProof/>
        </w:rPr>
        <w:lastRenderedPageBreak/>
        <w:drawing>
          <wp:inline distT="0" distB="0" distL="0" distR="0" wp14:anchorId="1E37373E" wp14:editId="474F0C08">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3215" cy="2767965"/>
                    </a:xfrm>
                    <a:prstGeom prst="rect">
                      <a:avLst/>
                    </a:prstGeom>
                  </pic:spPr>
                </pic:pic>
              </a:graphicData>
            </a:graphic>
          </wp:inline>
        </w:drawing>
      </w:r>
    </w:p>
    <w:p w14:paraId="2E9A009C" w14:textId="77777777" w:rsidR="007F34E2" w:rsidRDefault="00B71FD6" w:rsidP="00B71FD6">
      <w:pPr>
        <w:pStyle w:val="Caption"/>
      </w:pPr>
      <w:bookmarkStart w:id="135" w:name="_Ref68906461"/>
      <w:bookmarkStart w:id="136" w:name="_Toc69243398"/>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9</w:t>
        </w:r>
      </w:fldSimple>
      <w:bookmarkEnd w:id="135"/>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bookmarkEnd w:id="136"/>
      <w:proofErr w:type="spellEnd"/>
    </w:p>
    <w:p w14:paraId="65162F32" w14:textId="77777777" w:rsidR="007F34E2" w:rsidRDefault="007F34E2" w:rsidP="00182674">
      <w:pPr>
        <w:jc w:val="center"/>
      </w:pPr>
    </w:p>
    <w:p w14:paraId="1F1D78CB" w14:textId="77777777" w:rsidR="00B71FD6" w:rsidRDefault="007F34E2" w:rsidP="00B71FD6">
      <w:pPr>
        <w:keepNext/>
        <w:jc w:val="center"/>
      </w:pPr>
      <w:r>
        <w:rPr>
          <w:noProof/>
        </w:rPr>
        <w:drawing>
          <wp:inline distT="0" distB="0" distL="0" distR="0" wp14:anchorId="3E8D65D3" wp14:editId="51881E1A">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3215" cy="2716530"/>
                    </a:xfrm>
                    <a:prstGeom prst="rect">
                      <a:avLst/>
                    </a:prstGeom>
                  </pic:spPr>
                </pic:pic>
              </a:graphicData>
            </a:graphic>
          </wp:inline>
        </w:drawing>
      </w:r>
    </w:p>
    <w:p w14:paraId="48AFBF3D" w14:textId="77777777" w:rsidR="007F34E2" w:rsidRDefault="00B71FD6" w:rsidP="00B71FD6">
      <w:pPr>
        <w:pStyle w:val="Caption"/>
      </w:pPr>
      <w:bookmarkStart w:id="137" w:name="_Toc69243399"/>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10</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bookmarkEnd w:id="137"/>
      <w:proofErr w:type="spellEnd"/>
    </w:p>
    <w:p w14:paraId="1948698B" w14:textId="77777777" w:rsidR="007F34E2" w:rsidRDefault="007F34E2" w:rsidP="00182674">
      <w:pPr>
        <w:jc w:val="center"/>
      </w:pPr>
    </w:p>
    <w:p w14:paraId="0A05BFEF" w14:textId="77777777" w:rsidR="00B71FD6" w:rsidRDefault="007F34E2" w:rsidP="00B71FD6">
      <w:pPr>
        <w:keepNext/>
        <w:jc w:val="center"/>
      </w:pPr>
      <w:r>
        <w:rPr>
          <w:noProof/>
        </w:rPr>
        <w:lastRenderedPageBreak/>
        <w:drawing>
          <wp:inline distT="0" distB="0" distL="0" distR="0" wp14:anchorId="6DF7AC1A" wp14:editId="5192476C">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3215" cy="2738755"/>
                    </a:xfrm>
                    <a:prstGeom prst="rect">
                      <a:avLst/>
                    </a:prstGeom>
                  </pic:spPr>
                </pic:pic>
              </a:graphicData>
            </a:graphic>
          </wp:inline>
        </w:drawing>
      </w:r>
    </w:p>
    <w:p w14:paraId="19A0DD69" w14:textId="77777777" w:rsidR="0034615D" w:rsidRDefault="00B71FD6" w:rsidP="00B71FD6">
      <w:pPr>
        <w:pStyle w:val="Caption"/>
      </w:pPr>
      <w:bookmarkStart w:id="138" w:name="_Toc69243400"/>
      <w:proofErr w:type="spellStart"/>
      <w:r>
        <w:t>Hình</w:t>
      </w:r>
      <w:proofErr w:type="spellEnd"/>
      <w:r>
        <w:t xml:space="preserve"> </w:t>
      </w:r>
      <w:fldSimple w:instr=" STYLEREF 1 \s ">
        <w:r w:rsidR="0032158F">
          <w:rPr>
            <w:noProof/>
          </w:rPr>
          <w:t>1</w:t>
        </w:r>
      </w:fldSimple>
      <w:r w:rsidR="0004619B">
        <w:t>.</w:t>
      </w:r>
      <w:fldSimple w:instr=" SEQ Hình \* ARABIC \s 1 ">
        <w:r w:rsidR="0032158F">
          <w:rPr>
            <w:noProof/>
          </w:rPr>
          <w:t>11</w:t>
        </w:r>
      </w:fldSimple>
      <w:r>
        <w:t xml:space="preserve"> </w:t>
      </w:r>
      <w:proofErr w:type="spellStart"/>
      <w:r w:rsidR="00C128A7">
        <w:t>Các</w:t>
      </w:r>
      <w:proofErr w:type="spellEnd"/>
      <w:r w:rsidR="00C128A7">
        <w:t xml:space="preserve"> </w:t>
      </w:r>
      <w:proofErr w:type="spellStart"/>
      <w:r w:rsidR="00C128A7">
        <w:t>tín</w:t>
      </w:r>
      <w:proofErr w:type="spellEnd"/>
      <w:r w:rsidR="00C128A7">
        <w:t xml:space="preserve"> </w:t>
      </w:r>
      <w:proofErr w:type="spellStart"/>
      <w:r w:rsidR="00C128A7">
        <w:t>hiệu</w:t>
      </w:r>
      <w:proofErr w:type="spellEnd"/>
      <w:r w:rsidR="00C128A7">
        <w:t xml:space="preserve"> </w:t>
      </w:r>
      <w:proofErr w:type="spellStart"/>
      <w:r w:rsidR="00C128A7">
        <w:t>tương</w:t>
      </w:r>
      <w:proofErr w:type="spellEnd"/>
      <w:r w:rsidR="00C128A7">
        <w:t xml:space="preserve"> </w:t>
      </w:r>
      <w:proofErr w:type="spellStart"/>
      <w:r w:rsidR="00C128A7">
        <w:t>ứng</w:t>
      </w:r>
      <w:proofErr w:type="spellEnd"/>
      <w:r w:rsidR="00C128A7">
        <w:t xml:space="preserve"> </w:t>
      </w:r>
      <w:proofErr w:type="spellStart"/>
      <w:r w:rsidR="00C128A7">
        <w:t>với</w:t>
      </w:r>
      <w:proofErr w:type="spellEnd"/>
      <w:r w:rsidR="00C128A7">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bookmarkEnd w:id="138"/>
      <w:proofErr w:type="spellEnd"/>
    </w:p>
    <w:p w14:paraId="4B5AD7B7" w14:textId="77777777" w:rsidR="0034615D" w:rsidRDefault="0034615D" w:rsidP="00182674">
      <w:pPr>
        <w:jc w:val="center"/>
      </w:pPr>
    </w:p>
    <w:p w14:paraId="771267C3" w14:textId="4B8EBE33" w:rsidR="00507B75" w:rsidRDefault="00103187" w:rsidP="00507B75">
      <w:proofErr w:type="spellStart"/>
      <w:ins w:id="139" w:author="Cung Thanh Long" w:date="2021-04-14T11:17:00Z">
        <w:r>
          <w:t>Như</w:t>
        </w:r>
        <w:proofErr w:type="spellEnd"/>
        <w:r>
          <w:t xml:space="preserve"> </w:t>
        </w:r>
      </w:ins>
      <w:proofErr w:type="spellStart"/>
      <w:ins w:id="140" w:author="Cung Thanh Long" w:date="2021-04-14T11:18:00Z">
        <w:r>
          <w:t>bước</w:t>
        </w:r>
        <w:proofErr w:type="spellEnd"/>
        <w:r>
          <w:t xml:space="preserve"> </w:t>
        </w:r>
        <w:proofErr w:type="spellStart"/>
        <w:r>
          <w:t>tiếp</w:t>
        </w:r>
        <w:proofErr w:type="spellEnd"/>
        <w:r>
          <w:t xml:space="preserve"> </w:t>
        </w:r>
        <w:proofErr w:type="spellStart"/>
        <w:r>
          <w:t>cận</w:t>
        </w:r>
        <w:proofErr w:type="spellEnd"/>
        <w:r>
          <w:t xml:space="preserve"> b</w:t>
        </w:r>
      </w:ins>
      <w:ins w:id="141" w:author="Cung Thanh Long" w:date="2021-04-14T11:19:00Z">
        <w:r>
          <w:t xml:space="preserve">an </w:t>
        </w:r>
        <w:proofErr w:type="spellStart"/>
        <w:r>
          <w:t>đầu</w:t>
        </w:r>
        <w:proofErr w:type="spellEnd"/>
        <w:r>
          <w:t xml:space="preserve">, </w:t>
        </w:r>
        <w:proofErr w:type="spellStart"/>
        <w:r>
          <w:t>x</w:t>
        </w:r>
      </w:ins>
      <w:del w:id="142" w:author="Cung Thanh Long" w:date="2021-04-14T11:17:00Z">
        <w:r w:rsidR="00507B75" w:rsidDel="00103187">
          <w:delText>X</w:delText>
        </w:r>
      </w:del>
      <w:r w:rsidR="00507B75">
        <w:t>ét</w:t>
      </w:r>
      <w:proofErr w:type="spellEnd"/>
      <w:r w:rsidR="00507B75">
        <w:t xml:space="preserve"> 2 </w:t>
      </w:r>
      <w:proofErr w:type="spellStart"/>
      <w:r w:rsidR="00507B75">
        <w:t>trạng</w:t>
      </w:r>
      <w:proofErr w:type="spellEnd"/>
      <w:r w:rsidR="00507B75">
        <w:t xml:space="preserve"> </w:t>
      </w:r>
      <w:proofErr w:type="spellStart"/>
      <w:r w:rsidR="00507B75">
        <w:t>thái</w:t>
      </w:r>
      <w:proofErr w:type="spellEnd"/>
      <w:r w:rsidR="00507B75">
        <w:t xml:space="preserve"> </w:t>
      </w:r>
      <w:proofErr w:type="spellStart"/>
      <w:r w:rsidR="00507B75">
        <w:t>cảm</w:t>
      </w:r>
      <w:proofErr w:type="spellEnd"/>
      <w:r w:rsidR="00507B75">
        <w:t xml:space="preserve"> </w:t>
      </w:r>
      <w:proofErr w:type="spellStart"/>
      <w:r w:rsidR="00507B75">
        <w:t>xúc</w:t>
      </w:r>
      <w:proofErr w:type="spellEnd"/>
      <w:r w:rsidR="00507B75">
        <w:t xml:space="preserve"> </w:t>
      </w:r>
      <w:proofErr w:type="spellStart"/>
      <w:r w:rsidR="00507B75">
        <w:t>trung</w:t>
      </w:r>
      <w:proofErr w:type="spellEnd"/>
      <w:r w:rsidR="00507B75">
        <w:t xml:space="preserve"> </w:t>
      </w:r>
      <w:proofErr w:type="spellStart"/>
      <w:r w:rsidR="00507B75">
        <w:t>tính</w:t>
      </w:r>
      <w:proofErr w:type="spellEnd"/>
      <w:r w:rsidR="00507B75">
        <w:t xml:space="preserve"> </w:t>
      </w:r>
      <w:proofErr w:type="spellStart"/>
      <w:r w:rsidR="00507B75">
        <w:t>và</w:t>
      </w:r>
      <w:proofErr w:type="spellEnd"/>
      <w:r w:rsidR="00507B75">
        <w:t xml:space="preserve"> </w:t>
      </w:r>
      <w:proofErr w:type="spellStart"/>
      <w:r w:rsidR="00507B75">
        <w:t>tức</w:t>
      </w:r>
      <w:proofErr w:type="spellEnd"/>
      <w:r w:rsidR="00507B75">
        <w:t xml:space="preserve"> </w:t>
      </w:r>
      <w:proofErr w:type="spellStart"/>
      <w:r w:rsidR="00507B75">
        <w:t>giận</w:t>
      </w:r>
      <w:proofErr w:type="spellEnd"/>
      <w:ins w:id="143" w:author="Cung Thanh Long" w:date="2021-04-14T11:15:00Z">
        <w:r>
          <w:t xml:space="preserve"> </w:t>
        </w:r>
        <w:proofErr w:type="spellStart"/>
        <w:r>
          <w:t>để</w:t>
        </w:r>
        <w:proofErr w:type="spellEnd"/>
        <w:r>
          <w:t xml:space="preserve"> </w:t>
        </w:r>
      </w:ins>
      <w:proofErr w:type="spellStart"/>
      <w:ins w:id="144" w:author="Cung Thanh Long" w:date="2021-04-14T11:16:00Z">
        <w:r>
          <w:t>quan</w:t>
        </w:r>
        <w:proofErr w:type="spellEnd"/>
        <w:r>
          <w:t xml:space="preserve"> </w:t>
        </w:r>
        <w:proofErr w:type="spellStart"/>
        <w:r>
          <w:t>sát</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học</w:t>
        </w:r>
      </w:ins>
      <w:proofErr w:type="spellEnd"/>
      <w:r w:rsidR="00507B75">
        <w:t>:</w:t>
      </w:r>
    </w:p>
    <w:p w14:paraId="18238D57" w14:textId="77777777" w:rsidR="00507B75" w:rsidRDefault="00507B75" w:rsidP="00953752">
      <w:pPr>
        <w:pStyle w:val="ListParagraph"/>
        <w:numPr>
          <w:ilvl w:val="0"/>
          <w:numId w:val="6"/>
        </w:numPr>
      </w:pPr>
      <w:proofErr w:type="spellStart"/>
      <w:r>
        <w:t>Tín</w:t>
      </w:r>
      <w:proofErr w:type="spellEnd"/>
      <w:r>
        <w:t xml:space="preserve"> </w:t>
      </w:r>
      <w:proofErr w:type="spellStart"/>
      <w:r>
        <w:t>hiệu</w:t>
      </w:r>
      <w:proofErr w:type="spellEnd"/>
      <w:r>
        <w:t xml:space="preserve"> </w:t>
      </w:r>
      <w:proofErr w:type="spellStart"/>
      <w:r>
        <w:t>điện</w:t>
      </w:r>
      <w:proofErr w:type="spellEnd"/>
      <w:r>
        <w:t xml:space="preserve"> </w:t>
      </w:r>
      <w:proofErr w:type="spellStart"/>
      <w:r>
        <w:t>cơ</w:t>
      </w:r>
      <w:proofErr w:type="spellEnd"/>
      <w:r>
        <w:t xml:space="preserve"> </w:t>
      </w:r>
      <w:proofErr w:type="spellStart"/>
      <w:r>
        <w:t>đồ</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là</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cực</w:t>
      </w:r>
      <w:proofErr w:type="spellEnd"/>
      <w:r>
        <w:t xml:space="preserve"> </w:t>
      </w:r>
      <w:proofErr w:type="spellStart"/>
      <w:r>
        <w:t>đại</w:t>
      </w:r>
      <w:proofErr w:type="spellEnd"/>
      <w:r>
        <w:t xml:space="preserve"> </w:t>
      </w:r>
      <w:proofErr w:type="spellStart"/>
      <w:r>
        <w:t>là</w:t>
      </w:r>
      <w:proofErr w:type="spellEnd"/>
      <w:r>
        <w:t xml:space="preserve"> 25) so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cực</w:t>
      </w:r>
      <w:proofErr w:type="spellEnd"/>
      <w:r>
        <w:t xml:space="preserve"> </w:t>
      </w:r>
      <w:proofErr w:type="spellStart"/>
      <w:r>
        <w:t>đại</w:t>
      </w:r>
      <w:proofErr w:type="spellEnd"/>
      <w:r>
        <w:t xml:space="preserve"> &gt; 60), </w:t>
      </w:r>
      <w:proofErr w:type="spellStart"/>
      <w:r>
        <w:t>đồng</w:t>
      </w:r>
      <w:proofErr w:type="spellEnd"/>
      <w:r>
        <w:t xml:space="preserve"> </w:t>
      </w:r>
      <w:proofErr w:type="spellStart"/>
      <w:r>
        <w:t>thời</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đạt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đỉnh</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nhiều</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p>
    <w:p w14:paraId="26F212DB" w14:textId="77777777" w:rsidR="00507B75" w:rsidRDefault="00507B75" w:rsidP="00953752">
      <w:pPr>
        <w:pStyle w:val="ListParagraph"/>
        <w:numPr>
          <w:ilvl w:val="0"/>
          <w:numId w:val="6"/>
        </w:numPr>
      </w:pPr>
      <w:proofErr w:type="spellStart"/>
      <w:r>
        <w:t>Độ</w:t>
      </w:r>
      <w:proofErr w:type="spellEnd"/>
      <w:r>
        <w:t xml:space="preserve"> </w:t>
      </w:r>
      <w:proofErr w:type="spellStart"/>
      <w:r>
        <w:t>điện</w:t>
      </w:r>
      <w:proofErr w:type="spellEnd"/>
      <w:r>
        <w:t xml:space="preserve"> </w:t>
      </w:r>
      <w:proofErr w:type="spellStart"/>
      <w:r>
        <w:t>dẫn</w:t>
      </w:r>
      <w:proofErr w:type="spellEnd"/>
      <w:r>
        <w:t xml:space="preserve"> da: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các</w:t>
      </w:r>
      <w:proofErr w:type="spellEnd"/>
      <w:r>
        <w:t xml:space="preserve"> </w:t>
      </w:r>
      <w:proofErr w:type="spellStart"/>
      <w:r>
        <w:t>đỉnh</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có</w:t>
      </w:r>
      <w:proofErr w:type="spellEnd"/>
      <w:r>
        <w:t xml:space="preserve"> xu </w:t>
      </w:r>
      <w:proofErr w:type="spellStart"/>
      <w:r>
        <w:t>hướng</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nhỏ</w:t>
      </w:r>
      <w:proofErr w:type="spellEnd"/>
      <w:r>
        <w:t>.</w:t>
      </w:r>
    </w:p>
    <w:p w14:paraId="2FCA23A4" w14:textId="77777777" w:rsidR="00507B75" w:rsidRDefault="00507B75" w:rsidP="00953752">
      <w:pPr>
        <w:pStyle w:val="ListParagraph"/>
        <w:numPr>
          <w:ilvl w:val="0"/>
          <w:numId w:val="6"/>
        </w:numPr>
      </w:pPr>
      <w:proofErr w:type="spellStart"/>
      <w:r>
        <w:t>Xung</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máu</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từ</w:t>
      </w:r>
      <w:proofErr w:type="spellEnd"/>
      <w:r>
        <w:t xml:space="preserve"> 3 </w:t>
      </w:r>
      <w:proofErr w:type="spellStart"/>
      <w:r>
        <w:t>đến</w:t>
      </w:r>
      <w:proofErr w:type="spellEnd"/>
      <w:r>
        <w:t xml:space="preserve"> 4) </w:t>
      </w:r>
      <w:proofErr w:type="spellStart"/>
      <w:r>
        <w:t>và</w:t>
      </w:r>
      <w:proofErr w:type="spellEnd"/>
      <w:r>
        <w:t xml:space="preserve"> </w:t>
      </w:r>
      <w:proofErr w:type="spellStart"/>
      <w:r>
        <w:t>có</w:t>
      </w:r>
      <w:proofErr w:type="spellEnd"/>
      <w:r>
        <w:t xml:space="preserve"> </w:t>
      </w:r>
      <w:proofErr w:type="spellStart"/>
      <w:r>
        <w:t>chiều</w:t>
      </w:r>
      <w:proofErr w:type="spellEnd"/>
      <w:r>
        <w:t xml:space="preserve"> </w:t>
      </w:r>
      <w:proofErr w:type="spellStart"/>
      <w:r>
        <w:t>hướng</w:t>
      </w:r>
      <w:proofErr w:type="spellEnd"/>
      <w:r>
        <w:t xml:space="preserve"> </w:t>
      </w:r>
      <w:proofErr w:type="spellStart"/>
      <w:r>
        <w:t>đi</w:t>
      </w:r>
      <w:proofErr w:type="spellEnd"/>
      <w:r>
        <w:t xml:space="preserve"> </w:t>
      </w:r>
      <w:proofErr w:type="spellStart"/>
      <w:r>
        <w:t>xuống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đó</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có</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từ</w:t>
      </w:r>
      <w:proofErr w:type="spellEnd"/>
      <w:r>
        <w:t xml:space="preserve"> 4,5 </w:t>
      </w:r>
      <w:proofErr w:type="spellStart"/>
      <w:r>
        <w:t>đến</w:t>
      </w:r>
      <w:proofErr w:type="spellEnd"/>
      <w:r>
        <w:t xml:space="preserve"> 7.</w:t>
      </w:r>
    </w:p>
    <w:p w14:paraId="78C61A60" w14:textId="77777777" w:rsidR="00507B75" w:rsidRDefault="00507B75" w:rsidP="00953752">
      <w:pPr>
        <w:pStyle w:val="ListParagraph"/>
        <w:numPr>
          <w:ilvl w:val="0"/>
          <w:numId w:val="6"/>
        </w:numPr>
      </w:pPr>
      <w:proofErr w:type="spellStart"/>
      <w:r>
        <w:t>Cảm</w:t>
      </w:r>
      <w:proofErr w:type="spellEnd"/>
      <w:r>
        <w:t xml:space="preserve"> </w:t>
      </w:r>
      <w:proofErr w:type="spellStart"/>
      <w:r>
        <w:t>biến</w:t>
      </w:r>
      <w:proofErr w:type="spellEnd"/>
      <w:r>
        <w:t xml:space="preserve"> </w:t>
      </w:r>
      <w:proofErr w:type="spellStart"/>
      <w:r>
        <w:t>hô</w:t>
      </w:r>
      <w:proofErr w:type="spellEnd"/>
      <w:r>
        <w:t xml:space="preserve"> </w:t>
      </w:r>
      <w:proofErr w:type="spellStart"/>
      <w:r>
        <w:t>hấp</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từ</w:t>
      </w:r>
      <w:proofErr w:type="spellEnd"/>
      <w:r>
        <w:t xml:space="preserve"> 43 </w:t>
      </w:r>
      <w:proofErr w:type="spellStart"/>
      <w:r>
        <w:t>đến</w:t>
      </w:r>
      <w:proofErr w:type="spellEnd"/>
      <w:r>
        <w:t xml:space="preserve"> 47 </w:t>
      </w:r>
      <w:proofErr w:type="spellStart"/>
      <w:r>
        <w:t>và</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đạt</w:t>
      </w:r>
      <w:proofErr w:type="spellEnd"/>
      <w:r>
        <w:t xml:space="preserve"> </w:t>
      </w:r>
      <w:proofErr w:type="spellStart"/>
      <w:r>
        <w:t>đỉnh</w:t>
      </w:r>
      <w:proofErr w:type="spellEnd"/>
      <w:r>
        <w:t xml:space="preserve">, </w:t>
      </w:r>
      <w:proofErr w:type="spellStart"/>
      <w:r>
        <w:t>trong</w:t>
      </w:r>
      <w:proofErr w:type="spellEnd"/>
      <w:r>
        <w:t xml:space="preserve"> </w:t>
      </w:r>
      <w:proofErr w:type="spellStart"/>
      <w:r>
        <w:t>khi</w:t>
      </w:r>
      <w:proofErr w:type="spellEnd"/>
      <w:r>
        <w:t xml:space="preserve"> </w:t>
      </w:r>
      <w:proofErr w:type="spellStart"/>
      <w:r>
        <w:t>đó</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có</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từ</w:t>
      </w:r>
      <w:proofErr w:type="spellEnd"/>
      <w:r>
        <w:t xml:space="preserve"> 42 </w:t>
      </w:r>
      <w:proofErr w:type="spellStart"/>
      <w:r>
        <w:t>đến</w:t>
      </w:r>
      <w:proofErr w:type="spellEnd"/>
      <w:r>
        <w:t xml:space="preserve"> 50.</w:t>
      </w:r>
    </w:p>
    <w:p w14:paraId="62EEBFDF" w14:textId="448F2F18" w:rsidR="0034615D" w:rsidRDefault="00B848C4" w:rsidP="00DF79EE">
      <w:pPr>
        <w:ind w:firstLine="562"/>
      </w:pPr>
      <w:proofErr w:type="spellStart"/>
      <w:r>
        <w:t>Tương</w:t>
      </w:r>
      <w:proofErr w:type="spellEnd"/>
      <w:r>
        <w:t xml:space="preserve"> </w:t>
      </w:r>
      <w:proofErr w:type="spellStart"/>
      <w:r>
        <w:t>tự</w:t>
      </w:r>
      <w:proofErr w:type="spellEnd"/>
      <w:r>
        <w:t xml:space="preserve">, </w:t>
      </w:r>
      <w:proofErr w:type="spellStart"/>
      <w:r w:rsidR="00EC13B2">
        <w:t>giữa</w:t>
      </w:r>
      <w:proofErr w:type="spellEnd"/>
      <w:r w:rsidR="00EC13B2">
        <w:t xml:space="preserve"> </w:t>
      </w:r>
      <w:proofErr w:type="spellStart"/>
      <w:r w:rsidR="00EC13B2">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w:t>
      </w:r>
      <w:r w:rsidR="00EC13B2">
        <w:t>m</w:t>
      </w:r>
      <w:proofErr w:type="spellEnd"/>
      <w:r w:rsidR="00EC13B2">
        <w:t xml:space="preserve"> </w:t>
      </w:r>
      <w:proofErr w:type="spellStart"/>
      <w:r w:rsidR="00EC13B2">
        <w:t>xúc</w:t>
      </w:r>
      <w:proofErr w:type="spellEnd"/>
      <w:r w:rsidR="00EC13B2">
        <w:t xml:space="preserve"> </w:t>
      </w:r>
      <w:proofErr w:type="spellStart"/>
      <w:r>
        <w:t>có</w:t>
      </w:r>
      <w:proofErr w:type="spellEnd"/>
      <w:r>
        <w:t xml:space="preserve"> </w:t>
      </w:r>
      <w:proofErr w:type="spellStart"/>
      <w:r>
        <w:t>sự</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về</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số</w:t>
      </w:r>
      <w:proofErr w:type="spellEnd"/>
      <w:del w:id="145" w:author="Cung Thanh Long" w:date="2021-04-14T11:19:00Z">
        <w:r w:rsidDel="00D84403">
          <w:delText xml:space="preserve"> lần đạt</w:delText>
        </w:r>
      </w:del>
      <w:r>
        <w:t xml:space="preserve"> </w:t>
      </w:r>
      <w:proofErr w:type="spellStart"/>
      <w:r>
        <w:t>đỉnh</w:t>
      </w:r>
      <w:proofErr w:type="spellEnd"/>
      <w:r>
        <w:t xml:space="preserve"> hay xu </w:t>
      </w:r>
      <w:proofErr w:type="spellStart"/>
      <w:r>
        <w:t>hướ</w:t>
      </w:r>
      <w:r w:rsidR="00EC13B2">
        <w:t>ng</w:t>
      </w:r>
      <w:proofErr w:type="spellEnd"/>
      <w:r w:rsidR="00EC13B2">
        <w:t xml:space="preserve"> </w:t>
      </w:r>
      <w:proofErr w:type="spellStart"/>
      <w:r>
        <w:t>đi</w:t>
      </w:r>
      <w:proofErr w:type="spellEnd"/>
      <w:r>
        <w:t xml:space="preserve"> </w:t>
      </w:r>
      <w:proofErr w:type="spellStart"/>
      <w:r>
        <w:t>lên</w:t>
      </w:r>
      <w:proofErr w:type="spellEnd"/>
      <w:r>
        <w:t xml:space="preserve"> </w:t>
      </w:r>
      <w:proofErr w:type="spellStart"/>
      <w:r w:rsidR="00EC13B2">
        <w:t>hoặc</w:t>
      </w:r>
      <w:proofErr w:type="spellEnd"/>
      <w:r>
        <w:t xml:space="preserve"> </w:t>
      </w:r>
      <w:proofErr w:type="spellStart"/>
      <w:r>
        <w:t>xuống</w:t>
      </w:r>
      <w:proofErr w:type="spellEnd"/>
      <w:r>
        <w:t>,</w:t>
      </w:r>
      <w:ins w:id="146" w:author="Cung Thanh Long" w:date="2021-04-14T11:20:00Z">
        <w:r w:rsidR="00D84403">
          <w:t>…</w:t>
        </w:r>
      </w:ins>
      <w:r w:rsidR="0034615D">
        <w:t xml:space="preserve"> </w:t>
      </w:r>
      <w:r w:rsidR="00EC13B2">
        <w:t xml:space="preserve">qua </w:t>
      </w:r>
      <w:proofErr w:type="spellStart"/>
      <w:r w:rsidR="00EC13B2">
        <w:t>đó</w:t>
      </w:r>
      <w:proofErr w:type="spellEnd"/>
      <w:r w:rsidR="0034615D">
        <w:t xml:space="preserve"> </w:t>
      </w:r>
      <w:proofErr w:type="spellStart"/>
      <w:r w:rsidR="0034615D">
        <w:t>cho</w:t>
      </w:r>
      <w:proofErr w:type="spellEnd"/>
      <w:r w:rsidR="0034615D">
        <w:t xml:space="preserve"> </w:t>
      </w:r>
      <w:proofErr w:type="spellStart"/>
      <w:r w:rsidR="0034615D">
        <w:t>thấy</w:t>
      </w:r>
      <w:proofErr w:type="spellEnd"/>
      <w:r w:rsidR="0034615D">
        <w:t xml:space="preserve"> </w:t>
      </w:r>
      <w:proofErr w:type="spellStart"/>
      <w:r w:rsidR="0034615D">
        <w:t>tính</w:t>
      </w:r>
      <w:proofErr w:type="spellEnd"/>
      <w:r w:rsidR="0034615D">
        <w:t xml:space="preserve"> </w:t>
      </w:r>
      <w:proofErr w:type="spellStart"/>
      <w:r w:rsidR="0034615D">
        <w:t>khả</w:t>
      </w:r>
      <w:proofErr w:type="spellEnd"/>
      <w:r w:rsidR="0034615D">
        <w:t xml:space="preserve"> </w:t>
      </w:r>
      <w:proofErr w:type="spellStart"/>
      <w:r w:rsidR="0034615D">
        <w:t>thi</w:t>
      </w:r>
      <w:proofErr w:type="spellEnd"/>
      <w:r w:rsidR="0034615D">
        <w:t xml:space="preserve"> </w:t>
      </w:r>
      <w:proofErr w:type="spellStart"/>
      <w:r w:rsidR="0034615D">
        <w:t>trong</w:t>
      </w:r>
      <w:proofErr w:type="spellEnd"/>
      <w:r w:rsidR="0034615D">
        <w:t xml:space="preserve"> </w:t>
      </w:r>
      <w:proofErr w:type="spellStart"/>
      <w:r w:rsidR="0034615D">
        <w:t>việc</w:t>
      </w:r>
      <w:proofErr w:type="spellEnd"/>
      <w:r w:rsidR="0034615D">
        <w:t xml:space="preserve"> </w:t>
      </w:r>
      <w:proofErr w:type="spellStart"/>
      <w:r w:rsidR="0034615D">
        <w:t>phân</w:t>
      </w:r>
      <w:proofErr w:type="spellEnd"/>
      <w:r w:rsidR="0034615D">
        <w:t xml:space="preserve"> </w:t>
      </w:r>
      <w:proofErr w:type="spellStart"/>
      <w:r w:rsidR="0034615D">
        <w:t>loại</w:t>
      </w:r>
      <w:proofErr w:type="spellEnd"/>
      <w:r w:rsidR="0034615D">
        <w:t xml:space="preserve"> </w:t>
      </w:r>
      <w:proofErr w:type="spellStart"/>
      <w:r w:rsidR="0034615D">
        <w:t>cảm</w:t>
      </w:r>
      <w:proofErr w:type="spellEnd"/>
      <w:r w:rsidR="0034615D">
        <w:t xml:space="preserve"> </w:t>
      </w:r>
      <w:proofErr w:type="spellStart"/>
      <w:r w:rsidR="0034615D">
        <w:t>xúc</w:t>
      </w:r>
      <w:proofErr w:type="spellEnd"/>
      <w:r w:rsidR="0034615D">
        <w:t xml:space="preserve"> </w:t>
      </w:r>
      <w:proofErr w:type="spellStart"/>
      <w:r w:rsidR="0034615D">
        <w:t>sử</w:t>
      </w:r>
      <w:proofErr w:type="spellEnd"/>
      <w:r w:rsidR="0034615D">
        <w:t xml:space="preserve"> </w:t>
      </w:r>
      <w:proofErr w:type="spellStart"/>
      <w:r w:rsidR="0034615D">
        <w:t>dụ</w:t>
      </w:r>
      <w:r w:rsidR="00B5037D">
        <w:t>ng</w:t>
      </w:r>
      <w:proofErr w:type="spellEnd"/>
      <w:r w:rsidR="00B5037D">
        <w:t xml:space="preserve"> </w:t>
      </w:r>
      <w:proofErr w:type="spellStart"/>
      <w:r w:rsidR="00B5037D">
        <w:t>bộ</w:t>
      </w:r>
      <w:proofErr w:type="spellEnd"/>
      <w:r w:rsidR="0034615D">
        <w:t xml:space="preserve"> </w:t>
      </w:r>
      <w:proofErr w:type="spellStart"/>
      <w:r w:rsidR="0034615D">
        <w:t>dữ</w:t>
      </w:r>
      <w:proofErr w:type="spellEnd"/>
      <w:r w:rsidR="0034615D">
        <w:t xml:space="preserve"> </w:t>
      </w:r>
      <w:proofErr w:type="spellStart"/>
      <w:r w:rsidR="0034615D">
        <w:t>liệu</w:t>
      </w:r>
      <w:proofErr w:type="spellEnd"/>
      <w:r w:rsidR="0034615D">
        <w:t xml:space="preserve"> </w:t>
      </w:r>
      <w:proofErr w:type="spellStart"/>
      <w:r w:rsidR="00B5037D">
        <w:t>sinh</w:t>
      </w:r>
      <w:proofErr w:type="spellEnd"/>
      <w:r w:rsidR="00B5037D">
        <w:t xml:space="preserve"> </w:t>
      </w:r>
      <w:proofErr w:type="spellStart"/>
      <w:r w:rsidR="00B5037D">
        <w:t>học</w:t>
      </w:r>
      <w:proofErr w:type="spellEnd"/>
      <w:r w:rsidR="00B5037D">
        <w:t xml:space="preserve"> </w:t>
      </w:r>
      <w:proofErr w:type="spellStart"/>
      <w:r w:rsidR="0034615D">
        <w:t>củ</w:t>
      </w:r>
      <w:r w:rsidR="00161F00">
        <w:t>a</w:t>
      </w:r>
      <w:proofErr w:type="spellEnd"/>
      <w:r w:rsidR="00161F00">
        <w:t xml:space="preserve"> MIT, </w:t>
      </w:r>
      <w:proofErr w:type="spellStart"/>
      <w:r w:rsidR="00161F00">
        <w:t>từ</w:t>
      </w:r>
      <w:proofErr w:type="spellEnd"/>
      <w:r w:rsidR="00161F00">
        <w:t xml:space="preserve"> </w:t>
      </w:r>
      <w:proofErr w:type="spellStart"/>
      <w:r w:rsidR="00161F00">
        <w:t>các</w:t>
      </w:r>
      <w:proofErr w:type="spellEnd"/>
      <w:r w:rsidR="00161F00">
        <w:t xml:space="preserve"> </w:t>
      </w:r>
      <w:proofErr w:type="spellStart"/>
      <w:r w:rsidR="00161F00">
        <w:t>đặc</w:t>
      </w:r>
      <w:proofErr w:type="spellEnd"/>
      <w:r w:rsidR="00161F00">
        <w:t xml:space="preserve"> </w:t>
      </w:r>
      <w:proofErr w:type="spellStart"/>
      <w:r w:rsidR="00161F00">
        <w:t>trưng</w:t>
      </w:r>
      <w:proofErr w:type="spellEnd"/>
      <w:r w:rsidR="00161F00">
        <w:t xml:space="preserve"> </w:t>
      </w:r>
      <w:proofErr w:type="spellStart"/>
      <w:r w:rsidR="00161F00">
        <w:t>tín</w:t>
      </w:r>
      <w:proofErr w:type="spellEnd"/>
      <w:r w:rsidR="00161F00">
        <w:t xml:space="preserve"> </w:t>
      </w:r>
      <w:proofErr w:type="spellStart"/>
      <w:r w:rsidR="00161F00">
        <w:t>hiệu</w:t>
      </w:r>
      <w:proofErr w:type="spellEnd"/>
      <w:r w:rsidR="00161F00">
        <w:t xml:space="preserve">, </w:t>
      </w:r>
      <w:proofErr w:type="spellStart"/>
      <w:r w:rsidR="00161F00">
        <w:t>ngay</w:t>
      </w:r>
      <w:proofErr w:type="spellEnd"/>
      <w:r w:rsidR="00161F00">
        <w:t xml:space="preserve"> </w:t>
      </w:r>
      <w:proofErr w:type="spellStart"/>
      <w:r w:rsidR="00161F00">
        <w:t>cả</w:t>
      </w:r>
      <w:proofErr w:type="spellEnd"/>
      <w:r w:rsidR="00161F00">
        <w:t xml:space="preserve"> </w:t>
      </w:r>
      <w:proofErr w:type="spellStart"/>
      <w:r w:rsidR="00161F00">
        <w:t>trong</w:t>
      </w:r>
      <w:proofErr w:type="spellEnd"/>
      <w:r w:rsidR="00161F00">
        <w:t xml:space="preserve"> </w:t>
      </w:r>
      <w:proofErr w:type="spellStart"/>
      <w:r w:rsidR="00161F00">
        <w:t>miền</w:t>
      </w:r>
      <w:proofErr w:type="spellEnd"/>
      <w:r w:rsidR="00161F00">
        <w:t xml:space="preserve"> </w:t>
      </w:r>
      <w:proofErr w:type="spellStart"/>
      <w:r w:rsidR="00161F00">
        <w:t>thời</w:t>
      </w:r>
      <w:proofErr w:type="spellEnd"/>
      <w:r w:rsidR="00161F00">
        <w:t xml:space="preserve"> </w:t>
      </w:r>
      <w:proofErr w:type="spellStart"/>
      <w:r w:rsidR="00161F00">
        <w:t>gian</w:t>
      </w:r>
      <w:proofErr w:type="spellEnd"/>
      <w:r w:rsidR="00161F00">
        <w:t>.</w:t>
      </w:r>
    </w:p>
    <w:p w14:paraId="7C43B689" w14:textId="77777777" w:rsidR="00041E0C" w:rsidRDefault="00041E0C" w:rsidP="0034615D">
      <w:pPr>
        <w:jc w:val="left"/>
      </w:pPr>
      <w:r>
        <w:br w:type="page"/>
      </w:r>
    </w:p>
    <w:p w14:paraId="4CBE8E85" w14:textId="77777777" w:rsidR="004E5152" w:rsidRDefault="00041E0C" w:rsidP="00041E0C">
      <w:pPr>
        <w:pStyle w:val="Heading1"/>
      </w:pPr>
      <w:bookmarkStart w:id="147" w:name="_Ref69240170"/>
      <w:bookmarkStart w:id="148" w:name="_Toc69243360"/>
      <w:r>
        <w:lastRenderedPageBreak/>
        <w:t xml:space="preserve">HỌC MÁY VÀ ỨNG DỤNG TRONG NHẬN </w:t>
      </w:r>
      <w:r w:rsidR="00E47528">
        <w:t>DẠNG</w:t>
      </w:r>
      <w:r>
        <w:t xml:space="preserve"> CẢM XÚC</w:t>
      </w:r>
      <w:bookmarkEnd w:id="147"/>
      <w:bookmarkEnd w:id="148"/>
    </w:p>
    <w:p w14:paraId="456E5BC2" w14:textId="0883F498" w:rsidR="00041E0C" w:rsidRDefault="004663F3" w:rsidP="00041E0C">
      <w:pPr>
        <w:pStyle w:val="Heading2"/>
      </w:pPr>
      <w:bookmarkStart w:id="149" w:name="_Toc69243361"/>
      <w:proofErr w:type="spellStart"/>
      <w:ins w:id="150" w:author="Cung Thanh Long" w:date="2021-04-14T11:26:00Z">
        <w:r>
          <w:t>Kh</w:t>
        </w:r>
      </w:ins>
      <w:ins w:id="151" w:author="Cung Thanh Long" w:date="2021-04-14T11:27:00Z">
        <w:r>
          <w:t>ái</w:t>
        </w:r>
        <w:proofErr w:type="spellEnd"/>
        <w:r>
          <w:t xml:space="preserve"> </w:t>
        </w:r>
        <w:proofErr w:type="spellStart"/>
        <w:r>
          <w:t>lược</w:t>
        </w:r>
        <w:proofErr w:type="spellEnd"/>
        <w:r>
          <w:t xml:space="preserve"> </w:t>
        </w:r>
        <w:proofErr w:type="spellStart"/>
        <w:r>
          <w:t>về</w:t>
        </w:r>
        <w:proofErr w:type="spellEnd"/>
        <w:r>
          <w:t xml:space="preserve"> </w:t>
        </w:r>
        <w:proofErr w:type="spellStart"/>
        <w:r>
          <w:t>h</w:t>
        </w:r>
      </w:ins>
      <w:del w:id="152" w:author="Cung Thanh Long" w:date="2021-04-14T11:27:00Z">
        <w:r w:rsidR="00041E0C" w:rsidDel="004663F3">
          <w:delText>H</w:delText>
        </w:r>
      </w:del>
      <w:r w:rsidR="00041E0C">
        <w:t>ọc</w:t>
      </w:r>
      <w:proofErr w:type="spellEnd"/>
      <w:r w:rsidR="00041E0C">
        <w:t xml:space="preserve"> </w:t>
      </w:r>
      <w:proofErr w:type="spellStart"/>
      <w:r w:rsidR="00041E0C">
        <w:t>máy</w:t>
      </w:r>
      <w:proofErr w:type="spellEnd"/>
      <w:del w:id="153" w:author="Cung Thanh Long" w:date="2021-04-14T11:26:00Z">
        <w:r w:rsidR="00041E0C" w:rsidDel="004663F3">
          <w:delText xml:space="preserve"> và các kỹ thuật sử dụng trong bài toán phân loại</w:delText>
        </w:r>
      </w:del>
      <w:bookmarkEnd w:id="149"/>
    </w:p>
    <w:p w14:paraId="35C2FA58" w14:textId="77777777" w:rsidR="0094556D" w:rsidRDefault="0094556D" w:rsidP="003938C7">
      <w:pPr>
        <w:ind w:firstLine="567"/>
      </w:pPr>
      <w:proofErr w:type="spellStart"/>
      <w:r>
        <w:t>Học</w:t>
      </w:r>
      <w:proofErr w:type="spellEnd"/>
      <w:r>
        <w:t xml:space="preserve"> </w:t>
      </w:r>
      <w:proofErr w:type="spellStart"/>
      <w:r>
        <w:t>máy</w:t>
      </w:r>
      <w:proofErr w:type="spellEnd"/>
      <w:r>
        <w:t xml:space="preserve"> (Machine learning</w:t>
      </w:r>
      <w:r w:rsidR="009A518B">
        <w:t xml:space="preserve"> - ML</w:t>
      </w:r>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chính</w:t>
      </w:r>
      <w:proofErr w:type="spellEnd"/>
      <w:r>
        <w:t xml:space="preserve"> </w:t>
      </w:r>
      <w:proofErr w:type="spellStart"/>
      <w:r>
        <w:t>là</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học</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sự</w:t>
      </w:r>
      <w:proofErr w:type="spellEnd"/>
      <w:r>
        <w:t xml:space="preserve"> can </w:t>
      </w:r>
      <w:proofErr w:type="spellStart"/>
      <w:r>
        <w:t>thiệp</w:t>
      </w:r>
      <w:proofErr w:type="spellEnd"/>
      <w:r>
        <w:t xml:space="preserve"> hay </w:t>
      </w:r>
      <w:proofErr w:type="spellStart"/>
      <w:r>
        <w:t>trợ</w:t>
      </w:r>
      <w:proofErr w:type="spellEnd"/>
      <w:r>
        <w:t xml:space="preserve"> </w:t>
      </w:r>
      <w:proofErr w:type="spellStart"/>
      <w:r>
        <w:t>giúp</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và</w:t>
      </w:r>
      <w:proofErr w:type="spellEnd"/>
      <w:r>
        <w:t xml:space="preserve"> </w:t>
      </w:r>
      <w:proofErr w:type="spellStart"/>
      <w:r>
        <w:t>tự</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mẫu</w:t>
      </w:r>
      <w:proofErr w:type="spellEnd"/>
      <w:r>
        <w:t xml:space="preserve"> </w:t>
      </w:r>
      <w:proofErr w:type="spellStart"/>
      <w:r>
        <w:t>và</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dự</w:t>
      </w:r>
      <w:proofErr w:type="spellEnd"/>
      <w:r w:rsidR="00161F00">
        <w:t xml:space="preserve"> </w:t>
      </w:r>
      <w:proofErr w:type="spellStart"/>
      <w:r w:rsidR="00161F00">
        <w:t>đoán</w:t>
      </w:r>
      <w:proofErr w:type="spellEnd"/>
      <w:r w:rsidR="00161F00">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càng</w:t>
      </w:r>
      <w:proofErr w:type="spellEnd"/>
      <w:r>
        <w:t xml:space="preserve"> </w:t>
      </w:r>
      <w:proofErr w:type="spellStart"/>
      <w:r>
        <w:t>tốt</w:t>
      </w:r>
      <w:proofErr w:type="spellEnd"/>
      <w:r>
        <w:t xml:space="preserve"> </w:t>
      </w:r>
      <w:proofErr w:type="spellStart"/>
      <w:r>
        <w:t>thì</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dự</w:t>
      </w:r>
      <w:proofErr w:type="spellEnd"/>
      <w:r w:rsidR="00161F00">
        <w:t xml:space="preserve"> </w:t>
      </w:r>
      <w:proofErr w:type="spellStart"/>
      <w:r w:rsidR="00161F00">
        <w:t>đoán</w:t>
      </w:r>
      <w:proofErr w:type="spellEnd"/>
      <w:r w:rsidR="00161F00">
        <w:t xml:space="preserve"> </w:t>
      </w:r>
      <w:proofErr w:type="spellStart"/>
      <w:r w:rsidR="00161F00">
        <w:t>càng</w:t>
      </w:r>
      <w:proofErr w:type="spellEnd"/>
      <w:r w:rsidR="00161F00">
        <w:t xml:space="preserve"> </w:t>
      </w:r>
      <w:proofErr w:type="spellStart"/>
      <w:r w:rsidR="00161F00">
        <w:t>chính</w:t>
      </w:r>
      <w:proofErr w:type="spellEnd"/>
      <w:r w:rsidR="00161F00">
        <w:t xml:space="preserve"> </w:t>
      </w:r>
      <w:proofErr w:type="spellStart"/>
      <w:r w:rsidR="00161F00">
        <w:t>xác</w:t>
      </w:r>
      <w:proofErr w:type="spellEnd"/>
      <w:r w:rsidR="00161F00">
        <w:t xml:space="preserve"> </w:t>
      </w:r>
      <w:proofErr w:type="spellStart"/>
      <w:r w:rsidR="00161F00">
        <w:t>khi</w:t>
      </w:r>
      <w:proofErr w:type="spellEnd"/>
      <w:r w:rsidR="00161F00">
        <w:t xml:space="preserve"> </w:t>
      </w:r>
      <w:proofErr w:type="spellStart"/>
      <w:r>
        <w:t>xử</w:t>
      </w:r>
      <w:proofErr w:type="spellEnd"/>
      <w:r w:rsidR="00161F00">
        <w:t xml:space="preserve"> </w:t>
      </w:r>
      <w:proofErr w:type="spellStart"/>
      <w:r w:rsidR="00161F00">
        <w:t>lý</w:t>
      </w:r>
      <w:proofErr w:type="spellEnd"/>
      <w:r w:rsidR="00161F00">
        <w:t xml:space="preserve"> </w:t>
      </w:r>
      <w:proofErr w:type="spellStart"/>
      <w:r>
        <w:t>dữ</w:t>
      </w:r>
      <w:proofErr w:type="spellEnd"/>
      <w:r>
        <w:t xml:space="preserve"> </w:t>
      </w:r>
      <w:proofErr w:type="spellStart"/>
      <w:r>
        <w:t>liệu</w:t>
      </w:r>
      <w:proofErr w:type="spellEnd"/>
      <w:r>
        <w:t xml:space="preserve"> </w:t>
      </w:r>
      <w:proofErr w:type="spellStart"/>
      <w:r w:rsidR="00161F00">
        <w:t>mới</w:t>
      </w:r>
      <w:proofErr w:type="spellEnd"/>
      <w:r w:rsidR="00161F00">
        <w:t xml:space="preserve">, </w:t>
      </w:r>
      <w:proofErr w:type="spellStart"/>
      <w:r w:rsidR="00161F00">
        <w:t>bên</w:t>
      </w:r>
      <w:proofErr w:type="spellEnd"/>
      <w:r w:rsidR="00161F00">
        <w:t xml:space="preserve"> </w:t>
      </w:r>
      <w:proofErr w:type="spellStart"/>
      <w:r w:rsidR="00161F00">
        <w:t>ngoài</w:t>
      </w:r>
      <w:proofErr w:type="spellEnd"/>
      <w:r w:rsidR="00161F00">
        <w:t xml:space="preserve"> </w:t>
      </w:r>
      <w:proofErr w:type="spellStart"/>
      <w:r w:rsidR="00161F00">
        <w:t>tập</w:t>
      </w:r>
      <w:proofErr w:type="spellEnd"/>
      <w:r w:rsidR="00161F00">
        <w:t xml:space="preserve"> </w:t>
      </w:r>
      <w:proofErr w:type="spellStart"/>
      <w:r w:rsidR="00161F00">
        <w:t>dữ</w:t>
      </w:r>
      <w:proofErr w:type="spellEnd"/>
      <w:r w:rsidR="00161F00">
        <w:t xml:space="preserve"> </w:t>
      </w:r>
      <w:proofErr w:type="spellStart"/>
      <w:r w:rsidR="00161F00">
        <w:t>liệu</w:t>
      </w:r>
      <w:proofErr w:type="spellEnd"/>
      <w:r w:rsidR="00161F00">
        <w:t xml:space="preserve"> </w:t>
      </w:r>
      <w:proofErr w:type="spellStart"/>
      <w:r w:rsidR="00161F00">
        <w:t>đào</w:t>
      </w:r>
      <w:proofErr w:type="spellEnd"/>
      <w:r w:rsidR="00161F00">
        <w:t xml:space="preserve"> </w:t>
      </w:r>
      <w:proofErr w:type="spellStart"/>
      <w:r w:rsidR="00161F00">
        <w:t>tạo</w:t>
      </w:r>
      <w:proofErr w:type="spellEnd"/>
      <w:r>
        <w:t>.</w:t>
      </w:r>
    </w:p>
    <w:p w14:paraId="140AC5C8" w14:textId="77777777" w:rsidR="00A65675" w:rsidRDefault="0094556D" w:rsidP="003938C7">
      <w:pPr>
        <w:ind w:firstLine="567"/>
      </w:pPr>
      <w:proofErr w:type="spellStart"/>
      <w:r>
        <w:t>Ngày</w:t>
      </w:r>
      <w:proofErr w:type="spellEnd"/>
      <w:r>
        <w:t xml:space="preserve"> nay, </w:t>
      </w:r>
      <w:proofErr w:type="spellStart"/>
      <w:r>
        <w:t>học</w:t>
      </w:r>
      <w:proofErr w:type="spellEnd"/>
      <w:r>
        <w:t xml:space="preserve"> </w:t>
      </w:r>
      <w:proofErr w:type="spellStart"/>
      <w:r>
        <w:t>máy</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như</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thói</w:t>
      </w:r>
      <w:proofErr w:type="spellEnd"/>
      <w:r>
        <w:t xml:space="preserve"> </w:t>
      </w:r>
      <w:proofErr w:type="spellStart"/>
      <w:r>
        <w:t>quen</w:t>
      </w:r>
      <w:proofErr w:type="spellEnd"/>
      <w:r>
        <w:t xml:space="preserve"> </w:t>
      </w:r>
      <w:proofErr w:type="spellStart"/>
      <w:r>
        <w:t>ngườ</w:t>
      </w:r>
      <w:r w:rsidR="00A65C97">
        <w:t>i</w:t>
      </w:r>
      <w:proofErr w:type="spellEnd"/>
      <w:r w:rsidR="00A65C97">
        <w:t xml:space="preserve"> </w:t>
      </w:r>
      <w:proofErr w:type="spellStart"/>
      <w:r w:rsidR="00A65C97">
        <w:t>dùng</w:t>
      </w:r>
      <w:proofErr w:type="spellEnd"/>
      <w:r w:rsidR="00A65C97">
        <w:t xml:space="preserve">, </w:t>
      </w:r>
      <w:proofErr w:type="spellStart"/>
      <w:r w:rsidR="00A65C97">
        <w:t>x</w:t>
      </w:r>
      <w:r>
        <w:t>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thư</w:t>
      </w:r>
      <w:proofErr w:type="spellEnd"/>
      <w:r>
        <w:t xml:space="preserve"> </w:t>
      </w:r>
      <w:proofErr w:type="spellStart"/>
      <w:r>
        <w:t>rác</w:t>
      </w:r>
      <w:proofErr w:type="spellEnd"/>
      <w:r>
        <w:t xml:space="preserve"> </w:t>
      </w:r>
      <w:proofErr w:type="spellStart"/>
      <w:r>
        <w:t>giúp</w:t>
      </w:r>
      <w:proofErr w:type="spellEnd"/>
      <w:r>
        <w:t xml:space="preserve"> </w:t>
      </w:r>
      <w:proofErr w:type="spellStart"/>
      <w:r>
        <w:t>ngăn</w:t>
      </w:r>
      <w:proofErr w:type="spellEnd"/>
      <w:r>
        <w:t xml:space="preserve"> </w:t>
      </w:r>
      <w:proofErr w:type="spellStart"/>
      <w:r>
        <w:t>các</w:t>
      </w:r>
      <w:proofErr w:type="spellEnd"/>
      <w:r>
        <w:t xml:space="preserve"> email </w:t>
      </w:r>
      <w:proofErr w:type="spellStart"/>
      <w:r>
        <w:t>không</w:t>
      </w:r>
      <w:proofErr w:type="spellEnd"/>
      <w:r>
        <w:t xml:space="preserve"> </w:t>
      </w:r>
      <w:proofErr w:type="spellStart"/>
      <w:r>
        <w:t>mong</w:t>
      </w:r>
      <w:proofErr w:type="spellEnd"/>
      <w:r>
        <w:t xml:space="preserve"> </w:t>
      </w:r>
      <w:proofErr w:type="spellStart"/>
      <w:r>
        <w:t>muốn</w:t>
      </w:r>
      <w:proofErr w:type="spellEnd"/>
      <w:r w:rsidR="00A65C97">
        <w:t xml:space="preserve">, </w:t>
      </w:r>
      <w:proofErr w:type="spellStart"/>
      <w:r w:rsidR="00A65C97">
        <w:t>h</w:t>
      </w:r>
      <w:r>
        <w:t>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hình</w:t>
      </w:r>
      <w:proofErr w:type="spellEnd"/>
      <w:r>
        <w:t xml:space="preserve"> </w:t>
      </w:r>
      <w:proofErr w:type="spellStart"/>
      <w:r>
        <w:t>ảnh</w:t>
      </w:r>
      <w:proofErr w:type="spellEnd"/>
      <w:r>
        <w:t xml:space="preserve"> y </w:t>
      </w:r>
      <w:proofErr w:type="spellStart"/>
      <w:r>
        <w:t>tế</w:t>
      </w:r>
      <w:proofErr w:type="spellEnd"/>
      <w:r>
        <w:t xml:space="preserve"> </w:t>
      </w:r>
      <w:proofErr w:type="spellStart"/>
      <w:r>
        <w:t>giúp</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khố</w:t>
      </w:r>
      <w:r w:rsidR="00877173">
        <w:t>i</w:t>
      </w:r>
      <w:proofErr w:type="spellEnd"/>
      <w:r w:rsidR="00877173">
        <w:t xml:space="preserve"> u</w:t>
      </w:r>
      <w:r w:rsidR="00DF79EE">
        <w:t>,</w:t>
      </w:r>
      <w:r>
        <w:t xml:space="preserve">... </w:t>
      </w:r>
      <w:proofErr w:type="spellStart"/>
      <w:r w:rsidR="00EB4C0F">
        <w:t>Các</w:t>
      </w:r>
      <w:proofErr w:type="spellEnd"/>
      <w:r w:rsidR="00EB4C0F">
        <w:t xml:space="preserve"> </w:t>
      </w:r>
      <w:proofErr w:type="spellStart"/>
      <w:r w:rsidR="00EB4C0F">
        <w:t>ứng</w:t>
      </w:r>
      <w:proofErr w:type="spellEnd"/>
      <w:r w:rsidR="00EB4C0F">
        <w:t xml:space="preserve"> </w:t>
      </w:r>
      <w:proofErr w:type="spellStart"/>
      <w:r w:rsidR="00EB4C0F">
        <w:t>dụng</w:t>
      </w:r>
      <w:proofErr w:type="spellEnd"/>
      <w:r w:rsidR="00EB4C0F">
        <w:t xml:space="preserve"> </w:t>
      </w:r>
      <w:proofErr w:type="spellStart"/>
      <w:r w:rsidR="00EB4C0F">
        <w:t>của</w:t>
      </w:r>
      <w:proofErr w:type="spellEnd"/>
      <w:r w:rsidR="00EB4C0F">
        <w:t xml:space="preserve"> </w:t>
      </w:r>
      <w:proofErr w:type="spellStart"/>
      <w:r w:rsidR="00EB4C0F">
        <w:t>học</w:t>
      </w:r>
      <w:proofErr w:type="spellEnd"/>
      <w:r w:rsidR="00EB4C0F">
        <w:t xml:space="preserve"> </w:t>
      </w:r>
      <w:proofErr w:type="spellStart"/>
      <w:r w:rsidR="00EB4C0F">
        <w:t>máy</w:t>
      </w:r>
      <w:proofErr w:type="spellEnd"/>
      <w:r w:rsidR="00EB4C0F">
        <w:t xml:space="preserve"> </w:t>
      </w:r>
      <w:proofErr w:type="spellStart"/>
      <w:r w:rsidR="00EB4C0F">
        <w:t>được</w:t>
      </w:r>
      <w:proofErr w:type="spellEnd"/>
      <w:r w:rsidR="00EB4C0F">
        <w:t xml:space="preserve"> </w:t>
      </w:r>
      <w:proofErr w:type="spellStart"/>
      <w:r w:rsidR="00EB4C0F">
        <w:t>mô</w:t>
      </w:r>
      <w:proofErr w:type="spellEnd"/>
      <w:r w:rsidR="00EB4C0F">
        <w:t xml:space="preserve"> </w:t>
      </w:r>
      <w:proofErr w:type="spellStart"/>
      <w:r w:rsidR="00EB4C0F">
        <w:t>tả</w:t>
      </w:r>
      <w:proofErr w:type="spellEnd"/>
      <w:r w:rsidR="00EB4C0F">
        <w:t xml:space="preserve"> </w:t>
      </w:r>
      <w:proofErr w:type="spellStart"/>
      <w:r w:rsidR="003F34DF">
        <w:t>trong</w:t>
      </w:r>
      <w:proofErr w:type="spellEnd"/>
      <w:r w:rsidR="00EB4C0F">
        <w:t xml:space="preserve"> </w:t>
      </w:r>
      <w:r w:rsidR="00EB4C0F">
        <w:fldChar w:fldCharType="begin"/>
      </w:r>
      <w:r w:rsidR="00EB4C0F">
        <w:instrText xml:space="preserve"> REF _Ref68880778 \h </w:instrText>
      </w:r>
      <w:r w:rsidR="00EB4C0F">
        <w:fldChar w:fldCharType="separate"/>
      </w:r>
      <w:proofErr w:type="spellStart"/>
      <w:r w:rsidR="0032158F">
        <w:t>Hình</w:t>
      </w:r>
      <w:proofErr w:type="spellEnd"/>
      <w:r w:rsidR="0032158F">
        <w:t xml:space="preserve"> </w:t>
      </w:r>
      <w:r w:rsidR="0032158F">
        <w:rPr>
          <w:noProof/>
        </w:rPr>
        <w:t>2</w:t>
      </w:r>
      <w:r w:rsidR="0032158F">
        <w:t>.</w:t>
      </w:r>
      <w:r w:rsidR="0032158F">
        <w:rPr>
          <w:noProof/>
        </w:rPr>
        <w:t>1</w:t>
      </w:r>
      <w:r w:rsidR="00EB4C0F">
        <w:fldChar w:fldCharType="end"/>
      </w:r>
    </w:p>
    <w:p w14:paraId="7C524BE4" w14:textId="77777777" w:rsidR="00A65675" w:rsidRDefault="00A65675" w:rsidP="0094556D"/>
    <w:p w14:paraId="7C36598B" w14:textId="77777777" w:rsidR="00A65675" w:rsidRDefault="00A65675" w:rsidP="00A65675">
      <w:pPr>
        <w:keepNext/>
        <w:jc w:val="center"/>
      </w:pPr>
      <w:r>
        <w:rPr>
          <w:noProof/>
        </w:rPr>
        <w:drawing>
          <wp:inline distT="0" distB="0" distL="0" distR="0" wp14:anchorId="73CADC50" wp14:editId="4872E059">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14:paraId="4C16231B" w14:textId="77777777" w:rsidR="00A65675" w:rsidRDefault="00A65675" w:rsidP="00A65675">
      <w:pPr>
        <w:pStyle w:val="Caption"/>
      </w:pPr>
      <w:bookmarkStart w:id="154" w:name="_Ref68880778"/>
      <w:bookmarkStart w:id="155" w:name="_Toc69243401"/>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1</w:t>
        </w:r>
      </w:fldSimple>
      <w:bookmarkEnd w:id="154"/>
      <w:r>
        <w:t xml:space="preserve"> </w:t>
      </w:r>
      <w:proofErr w:type="spellStart"/>
      <w:r>
        <w:t>Học</w:t>
      </w:r>
      <w:proofErr w:type="spellEnd"/>
      <w:r>
        <w:t xml:space="preserve"> </w:t>
      </w:r>
      <w:proofErr w:type="spellStart"/>
      <w:r>
        <w:t>máy</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32158F" w:rsidRPr="0032158F">
            <w:rPr>
              <w:noProof/>
            </w:rPr>
            <w:t>[16]</w:t>
          </w:r>
          <w:r w:rsidR="009C3E21">
            <w:fldChar w:fldCharType="end"/>
          </w:r>
        </w:sdtContent>
      </w:sdt>
      <w:bookmarkEnd w:id="155"/>
    </w:p>
    <w:p w14:paraId="084D9529" w14:textId="0EA0C2FF" w:rsidR="0094556D" w:rsidRDefault="004663F3" w:rsidP="004663F3">
      <w:pPr>
        <w:ind w:firstLine="567"/>
        <w:pPrChange w:id="156" w:author="Cung Thanh Long" w:date="2021-04-14T11:22:00Z">
          <w:pPr/>
        </w:pPrChange>
      </w:pPr>
      <w:proofErr w:type="spellStart"/>
      <w:ins w:id="157" w:author="Cung Thanh Long" w:date="2021-04-14T11:22:00Z">
        <w:r>
          <w:t>Nhìn</w:t>
        </w:r>
        <w:proofErr w:type="spellEnd"/>
        <w:r>
          <w:t xml:space="preserve"> </w:t>
        </w:r>
        <w:proofErr w:type="spellStart"/>
        <w:r>
          <w:t>chung</w:t>
        </w:r>
        <w:proofErr w:type="spellEnd"/>
        <w:r>
          <w:t xml:space="preserve">, </w:t>
        </w:r>
        <w:proofErr w:type="spellStart"/>
        <w:r>
          <w:t>việc</w:t>
        </w:r>
      </w:ins>
      <w:del w:id="158" w:author="Cung Thanh Long" w:date="2021-04-14T11:22:00Z">
        <w:r w:rsidR="007E7BB2" w:rsidDel="004663F3">
          <w:delText>B</w:delText>
        </w:r>
        <w:r w:rsidR="0094556D" w:rsidDel="004663F3">
          <w:delText xml:space="preserve">ốn bước cơ bản để </w:delText>
        </w:r>
      </w:del>
      <w:r w:rsidR="0094556D">
        <w:t>xây</w:t>
      </w:r>
      <w:proofErr w:type="spellEnd"/>
      <w:r w:rsidR="0094556D">
        <w:t xml:space="preserve"> </w:t>
      </w:r>
      <w:proofErr w:type="spellStart"/>
      <w:r w:rsidR="0094556D">
        <w:t>dựng</w:t>
      </w:r>
      <w:proofErr w:type="spellEnd"/>
      <w:r w:rsidR="0094556D">
        <w:t xml:space="preserve"> </w:t>
      </w:r>
      <w:proofErr w:type="spellStart"/>
      <w:r w:rsidR="0094556D">
        <w:t>một</w:t>
      </w:r>
      <w:proofErr w:type="spellEnd"/>
      <w:r w:rsidR="0094556D">
        <w:t xml:space="preserve"> </w:t>
      </w:r>
      <w:proofErr w:type="spellStart"/>
      <w:r w:rsidR="0094556D">
        <w:t>mô</w:t>
      </w:r>
      <w:proofErr w:type="spellEnd"/>
      <w:r w:rsidR="0094556D">
        <w:t xml:space="preserve"> </w:t>
      </w:r>
      <w:proofErr w:type="spellStart"/>
      <w:r w:rsidR="0094556D">
        <w:t>hình</w:t>
      </w:r>
      <w:proofErr w:type="spellEnd"/>
      <w:r w:rsidR="0094556D">
        <w:t xml:space="preserve"> </w:t>
      </w:r>
      <w:proofErr w:type="spellStart"/>
      <w:r w:rsidR="0094556D">
        <w:t>họ</w:t>
      </w:r>
      <w:r w:rsidR="00A65C97">
        <w:t>c</w:t>
      </w:r>
      <w:proofErr w:type="spellEnd"/>
      <w:r w:rsidR="00A65C97">
        <w:t xml:space="preserve"> </w:t>
      </w:r>
      <w:proofErr w:type="spellStart"/>
      <w:r w:rsidR="00A65C97">
        <w:t>máy</w:t>
      </w:r>
      <w:proofErr w:type="spellEnd"/>
      <w:ins w:id="159" w:author="Cung Thanh Long" w:date="2021-04-14T11:22:00Z">
        <w:r>
          <w:t xml:space="preserve"> </w:t>
        </w:r>
        <w:proofErr w:type="spellStart"/>
        <w:r>
          <w:t>thường</w:t>
        </w:r>
        <w:proofErr w:type="spellEnd"/>
        <w:r>
          <w:t xml:space="preserve"> </w:t>
        </w:r>
        <w:proofErr w:type="spellStart"/>
        <w:r>
          <w:t>trải</w:t>
        </w:r>
        <w:proofErr w:type="spellEnd"/>
        <w:r>
          <w:t xml:space="preserve"> qua 4 </w:t>
        </w:r>
        <w:proofErr w:type="spellStart"/>
        <w:r>
          <w:t>bước</w:t>
        </w:r>
        <w:proofErr w:type="spellEnd"/>
        <w:r>
          <w:t xml:space="preserve"> </w:t>
        </w:r>
        <w:proofErr w:type="spellStart"/>
        <w:r>
          <w:t>sau</w:t>
        </w:r>
      </w:ins>
      <w:proofErr w:type="spellEnd"/>
      <w:r w:rsidR="00A65C97">
        <w:t>:</w:t>
      </w:r>
    </w:p>
    <w:p w14:paraId="235FEAE9" w14:textId="77777777" w:rsidR="0094556D" w:rsidRDefault="0094556D" w:rsidP="00953752">
      <w:pPr>
        <w:pStyle w:val="ListParagraph"/>
        <w:numPr>
          <w:ilvl w:val="0"/>
          <w:numId w:val="6"/>
        </w:numPr>
        <w:ind w:left="0" w:firstLine="360"/>
      </w:pPr>
      <w:proofErr w:type="spellStart"/>
      <w:r w:rsidRPr="004663F3">
        <w:rPr>
          <w:i/>
          <w:iCs/>
          <w:rPrChange w:id="160" w:author="Cung Thanh Long" w:date="2021-04-14T11:23:00Z">
            <w:rPr/>
          </w:rPrChange>
        </w:rPr>
        <w:t>Chuẩn</w:t>
      </w:r>
      <w:proofErr w:type="spellEnd"/>
      <w:r w:rsidRPr="004663F3">
        <w:rPr>
          <w:i/>
          <w:iCs/>
          <w:rPrChange w:id="161" w:author="Cung Thanh Long" w:date="2021-04-14T11:23:00Z">
            <w:rPr/>
          </w:rPrChange>
        </w:rPr>
        <w:t xml:space="preserve"> </w:t>
      </w:r>
      <w:proofErr w:type="spellStart"/>
      <w:r w:rsidRPr="004663F3">
        <w:rPr>
          <w:i/>
          <w:iCs/>
          <w:rPrChange w:id="162" w:author="Cung Thanh Long" w:date="2021-04-14T11:23:00Z">
            <w:rPr/>
          </w:rPrChange>
        </w:rPr>
        <w:t>bị</w:t>
      </w:r>
      <w:proofErr w:type="spellEnd"/>
      <w:r w:rsidRPr="004663F3">
        <w:rPr>
          <w:i/>
          <w:iCs/>
          <w:rPrChange w:id="163" w:author="Cung Thanh Long" w:date="2021-04-14T11:23:00Z">
            <w:rPr/>
          </w:rPrChange>
        </w:rPr>
        <w:t xml:space="preserve"> </w:t>
      </w:r>
      <w:proofErr w:type="spellStart"/>
      <w:r w:rsidRPr="004663F3">
        <w:rPr>
          <w:i/>
          <w:iCs/>
          <w:rPrChange w:id="164" w:author="Cung Thanh Long" w:date="2021-04-14T11:23:00Z">
            <w:rPr/>
          </w:rPrChange>
        </w:rPr>
        <w:t>tập</w:t>
      </w:r>
      <w:proofErr w:type="spellEnd"/>
      <w:r w:rsidRPr="004663F3">
        <w:rPr>
          <w:i/>
          <w:iCs/>
          <w:rPrChange w:id="165" w:author="Cung Thanh Long" w:date="2021-04-14T11:23:00Z">
            <w:rPr/>
          </w:rPrChange>
        </w:rPr>
        <w:t xml:space="preserve"> </w:t>
      </w:r>
      <w:proofErr w:type="spellStart"/>
      <w:r w:rsidRPr="004663F3">
        <w:rPr>
          <w:i/>
          <w:iCs/>
          <w:rPrChange w:id="166" w:author="Cung Thanh Long" w:date="2021-04-14T11:23:00Z">
            <w:rPr/>
          </w:rPrChange>
        </w:rPr>
        <w:t>dữ</w:t>
      </w:r>
      <w:proofErr w:type="spellEnd"/>
      <w:r w:rsidRPr="004663F3">
        <w:rPr>
          <w:i/>
          <w:iCs/>
          <w:rPrChange w:id="167" w:author="Cung Thanh Long" w:date="2021-04-14T11:23:00Z">
            <w:rPr/>
          </w:rPrChange>
        </w:rPr>
        <w:t xml:space="preserve"> </w:t>
      </w:r>
      <w:proofErr w:type="spellStart"/>
      <w:r w:rsidRPr="004663F3">
        <w:rPr>
          <w:i/>
          <w:iCs/>
          <w:rPrChange w:id="168" w:author="Cung Thanh Long" w:date="2021-04-14T11:23:00Z">
            <w:rPr/>
          </w:rPrChange>
        </w:rPr>
        <w:t>liệu</w:t>
      </w:r>
      <w:proofErr w:type="spellEnd"/>
      <w:r w:rsidRPr="004663F3">
        <w:rPr>
          <w:i/>
          <w:iCs/>
          <w:rPrChange w:id="169" w:author="Cung Thanh Long" w:date="2021-04-14T11:23:00Z">
            <w:rPr/>
          </w:rPrChange>
        </w:rPr>
        <w:t xml:space="preserve"> </w:t>
      </w:r>
      <w:proofErr w:type="spellStart"/>
      <w:r w:rsidRPr="004663F3">
        <w:rPr>
          <w:i/>
          <w:iCs/>
          <w:rPrChange w:id="170" w:author="Cung Thanh Long" w:date="2021-04-14T11:23:00Z">
            <w:rPr/>
          </w:rPrChange>
        </w:rPr>
        <w:t>huấn</w:t>
      </w:r>
      <w:proofErr w:type="spellEnd"/>
      <w:r w:rsidRPr="004663F3">
        <w:rPr>
          <w:i/>
          <w:iCs/>
          <w:rPrChange w:id="171" w:author="Cung Thanh Long" w:date="2021-04-14T11:23:00Z">
            <w:rPr/>
          </w:rPrChange>
        </w:rPr>
        <w:t xml:space="preserve"> </w:t>
      </w:r>
      <w:proofErr w:type="spellStart"/>
      <w:r w:rsidRPr="004663F3">
        <w:rPr>
          <w:i/>
          <w:iCs/>
          <w:rPrChange w:id="172" w:author="Cung Thanh Long" w:date="2021-04-14T11:23:00Z">
            <w:rPr/>
          </w:rPrChange>
        </w:rPr>
        <w:t>luyện</w:t>
      </w:r>
      <w:proofErr w:type="spellEnd"/>
      <w:r w:rsidR="00A65C97">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là</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sẽ</w:t>
      </w:r>
      <w:proofErr w:type="spellEnd"/>
      <w:r>
        <w:t xml:space="preserve"> </w:t>
      </w:r>
      <w:proofErr w:type="spellStart"/>
      <w:r>
        <w:t>đưa</w:t>
      </w:r>
      <w:proofErr w:type="spellEnd"/>
      <w:r>
        <w:t xml:space="preserve"> </w:t>
      </w:r>
      <w:proofErr w:type="spellStart"/>
      <w:r>
        <w:t>vào</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cần</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đó</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nó</w:t>
      </w:r>
      <w:proofErr w:type="spellEnd"/>
      <w:r>
        <w:t>.</w:t>
      </w:r>
      <w:r w:rsidR="00A65C97">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r>
        <w:lastRenderedPageBreak/>
        <w:t xml:space="preserve">chia </w:t>
      </w:r>
      <w:proofErr w:type="spellStart"/>
      <w:r>
        <w:t>thành</w:t>
      </w:r>
      <w:proofErr w:type="spellEnd"/>
      <w:r>
        <w:t xml:space="preserve"> </w:t>
      </w:r>
      <w:proofErr w:type="spellStart"/>
      <w:r>
        <w:t>hai</w:t>
      </w:r>
      <w:proofErr w:type="spellEnd"/>
      <w:r>
        <w:t xml:space="preserve"> </w:t>
      </w:r>
      <w:proofErr w:type="spellStart"/>
      <w:r>
        <w:t>tập</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tập</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tinh</w:t>
      </w:r>
      <w:proofErr w:type="spellEnd"/>
      <w:r>
        <w:t xml:space="preserve"> </w:t>
      </w:r>
      <w:proofErr w:type="spellStart"/>
      <w:r>
        <w:t>chỉ</w:t>
      </w:r>
      <w:r w:rsidR="003A5633">
        <w:t>nh</w:t>
      </w:r>
      <w:proofErr w:type="spellEnd"/>
      <w:r w:rsidR="003A5633">
        <w:t>.</w:t>
      </w:r>
    </w:p>
    <w:p w14:paraId="31C3BC25" w14:textId="77777777" w:rsidR="0094556D" w:rsidRDefault="0094556D" w:rsidP="00953752">
      <w:pPr>
        <w:pStyle w:val="ListParagraph"/>
        <w:numPr>
          <w:ilvl w:val="0"/>
          <w:numId w:val="6"/>
        </w:numPr>
        <w:ind w:left="0" w:firstLine="360"/>
      </w:pPr>
      <w:proofErr w:type="spellStart"/>
      <w:r w:rsidRPr="004663F3">
        <w:rPr>
          <w:i/>
          <w:iCs/>
          <w:rPrChange w:id="173" w:author="Cung Thanh Long" w:date="2021-04-14T11:23:00Z">
            <w:rPr/>
          </w:rPrChange>
        </w:rPr>
        <w:t>Lựa</w:t>
      </w:r>
      <w:proofErr w:type="spellEnd"/>
      <w:r w:rsidRPr="004663F3">
        <w:rPr>
          <w:i/>
          <w:iCs/>
          <w:rPrChange w:id="174" w:author="Cung Thanh Long" w:date="2021-04-14T11:23:00Z">
            <w:rPr/>
          </w:rPrChange>
        </w:rPr>
        <w:t xml:space="preserve"> </w:t>
      </w:r>
      <w:proofErr w:type="spellStart"/>
      <w:r w:rsidRPr="004663F3">
        <w:rPr>
          <w:i/>
          <w:iCs/>
          <w:rPrChange w:id="175" w:author="Cung Thanh Long" w:date="2021-04-14T11:23:00Z">
            <w:rPr/>
          </w:rPrChange>
        </w:rPr>
        <w:t>chọn</w:t>
      </w:r>
      <w:proofErr w:type="spellEnd"/>
      <w:r w:rsidRPr="004663F3">
        <w:rPr>
          <w:i/>
          <w:iCs/>
          <w:rPrChange w:id="176" w:author="Cung Thanh Long" w:date="2021-04-14T11:23:00Z">
            <w:rPr/>
          </w:rPrChange>
        </w:rPr>
        <w:t xml:space="preserve"> </w:t>
      </w:r>
      <w:proofErr w:type="spellStart"/>
      <w:r w:rsidRPr="004663F3">
        <w:rPr>
          <w:i/>
          <w:iCs/>
          <w:rPrChange w:id="177" w:author="Cung Thanh Long" w:date="2021-04-14T11:23:00Z">
            <w:rPr/>
          </w:rPrChange>
        </w:rPr>
        <w:t>thuật</w:t>
      </w:r>
      <w:proofErr w:type="spellEnd"/>
      <w:r w:rsidRPr="004663F3">
        <w:rPr>
          <w:i/>
          <w:iCs/>
          <w:rPrChange w:id="178" w:author="Cung Thanh Long" w:date="2021-04-14T11:23:00Z">
            <w:rPr/>
          </w:rPrChange>
        </w:rPr>
        <w:t xml:space="preserve"> </w:t>
      </w:r>
      <w:proofErr w:type="spellStart"/>
      <w:r w:rsidRPr="004663F3">
        <w:rPr>
          <w:i/>
          <w:iCs/>
          <w:rPrChange w:id="179" w:author="Cung Thanh Long" w:date="2021-04-14T11:23:00Z">
            <w:rPr/>
          </w:rPrChange>
        </w:rPr>
        <w:t>toán</w:t>
      </w:r>
      <w:proofErr w:type="spellEnd"/>
      <w:r w:rsidRPr="004663F3">
        <w:rPr>
          <w:i/>
          <w:iCs/>
          <w:rPrChange w:id="180" w:author="Cung Thanh Long" w:date="2021-04-14T11:23:00Z">
            <w:rPr/>
          </w:rPrChange>
        </w:rPr>
        <w:t xml:space="preserve"> </w:t>
      </w:r>
      <w:proofErr w:type="spellStart"/>
      <w:r w:rsidRPr="004663F3">
        <w:rPr>
          <w:i/>
          <w:iCs/>
          <w:rPrChange w:id="181" w:author="Cung Thanh Long" w:date="2021-04-14T11:23:00Z">
            <w:rPr/>
          </w:rPrChange>
        </w:rPr>
        <w:t>để</w:t>
      </w:r>
      <w:proofErr w:type="spellEnd"/>
      <w:r w:rsidRPr="004663F3">
        <w:rPr>
          <w:i/>
          <w:iCs/>
          <w:rPrChange w:id="182" w:author="Cung Thanh Long" w:date="2021-04-14T11:23:00Z">
            <w:rPr/>
          </w:rPrChange>
        </w:rPr>
        <w:t xml:space="preserve"> </w:t>
      </w:r>
      <w:proofErr w:type="spellStart"/>
      <w:r w:rsidRPr="004663F3">
        <w:rPr>
          <w:i/>
          <w:iCs/>
          <w:rPrChange w:id="183" w:author="Cung Thanh Long" w:date="2021-04-14T11:23:00Z">
            <w:rPr/>
          </w:rPrChange>
        </w:rPr>
        <w:t>chạy</w:t>
      </w:r>
      <w:proofErr w:type="spellEnd"/>
      <w:r w:rsidRPr="004663F3">
        <w:rPr>
          <w:i/>
          <w:iCs/>
          <w:rPrChange w:id="184" w:author="Cung Thanh Long" w:date="2021-04-14T11:23:00Z">
            <w:rPr/>
          </w:rPrChange>
        </w:rPr>
        <w:t xml:space="preserve"> </w:t>
      </w:r>
      <w:proofErr w:type="spellStart"/>
      <w:r w:rsidRPr="004663F3">
        <w:rPr>
          <w:i/>
          <w:iCs/>
          <w:rPrChange w:id="185" w:author="Cung Thanh Long" w:date="2021-04-14T11:23:00Z">
            <w:rPr/>
          </w:rPrChange>
        </w:rPr>
        <w:t>trên</w:t>
      </w:r>
      <w:proofErr w:type="spellEnd"/>
      <w:r w:rsidRPr="004663F3">
        <w:rPr>
          <w:i/>
          <w:iCs/>
          <w:rPrChange w:id="186" w:author="Cung Thanh Long" w:date="2021-04-14T11:23:00Z">
            <w:rPr/>
          </w:rPrChange>
        </w:rPr>
        <w:t xml:space="preserve"> </w:t>
      </w:r>
      <w:proofErr w:type="spellStart"/>
      <w:r w:rsidRPr="004663F3">
        <w:rPr>
          <w:i/>
          <w:iCs/>
          <w:rPrChange w:id="187" w:author="Cung Thanh Long" w:date="2021-04-14T11:23:00Z">
            <w:rPr/>
          </w:rPrChange>
        </w:rPr>
        <w:t>tập</w:t>
      </w:r>
      <w:proofErr w:type="spellEnd"/>
      <w:r w:rsidRPr="004663F3">
        <w:rPr>
          <w:i/>
          <w:iCs/>
          <w:rPrChange w:id="188" w:author="Cung Thanh Long" w:date="2021-04-14T11:23:00Z">
            <w:rPr/>
          </w:rPrChange>
        </w:rPr>
        <w:t xml:space="preserve"> </w:t>
      </w:r>
      <w:proofErr w:type="spellStart"/>
      <w:r w:rsidRPr="004663F3">
        <w:rPr>
          <w:i/>
          <w:iCs/>
          <w:rPrChange w:id="189" w:author="Cung Thanh Long" w:date="2021-04-14T11:23:00Z">
            <w:rPr/>
          </w:rPrChange>
        </w:rPr>
        <w:t>dữ</w:t>
      </w:r>
      <w:proofErr w:type="spellEnd"/>
      <w:r w:rsidRPr="004663F3">
        <w:rPr>
          <w:i/>
          <w:iCs/>
          <w:rPrChange w:id="190" w:author="Cung Thanh Long" w:date="2021-04-14T11:23:00Z">
            <w:rPr/>
          </w:rPrChange>
        </w:rPr>
        <w:t xml:space="preserve"> </w:t>
      </w:r>
      <w:proofErr w:type="spellStart"/>
      <w:r w:rsidRPr="004663F3">
        <w:rPr>
          <w:i/>
          <w:iCs/>
          <w:rPrChange w:id="191" w:author="Cung Thanh Long" w:date="2021-04-14T11:23:00Z">
            <w:rPr/>
          </w:rPrChange>
        </w:rPr>
        <w:t>liệu</w:t>
      </w:r>
      <w:proofErr w:type="spellEnd"/>
      <w:r w:rsidRPr="004663F3">
        <w:rPr>
          <w:i/>
          <w:iCs/>
          <w:rPrChange w:id="192" w:author="Cung Thanh Long" w:date="2021-04-14T11:23:00Z">
            <w:rPr/>
          </w:rPrChange>
        </w:rPr>
        <w:t xml:space="preserve"> </w:t>
      </w:r>
      <w:proofErr w:type="spellStart"/>
      <w:r w:rsidRPr="004663F3">
        <w:rPr>
          <w:i/>
          <w:iCs/>
          <w:rPrChange w:id="193" w:author="Cung Thanh Long" w:date="2021-04-14T11:23:00Z">
            <w:rPr/>
          </w:rPrChange>
        </w:rPr>
        <w:t>huấn</w:t>
      </w:r>
      <w:proofErr w:type="spellEnd"/>
      <w:r w:rsidRPr="004663F3">
        <w:rPr>
          <w:i/>
          <w:iCs/>
          <w:rPrChange w:id="194" w:author="Cung Thanh Long" w:date="2021-04-14T11:23:00Z">
            <w:rPr/>
          </w:rPrChange>
        </w:rPr>
        <w:t xml:space="preserve"> </w:t>
      </w:r>
      <w:proofErr w:type="spellStart"/>
      <w:r w:rsidRPr="004663F3">
        <w:rPr>
          <w:i/>
          <w:iCs/>
          <w:rPrChange w:id="195" w:author="Cung Thanh Long" w:date="2021-04-14T11:23:00Z">
            <w:rPr/>
          </w:rPrChange>
        </w:rPr>
        <w:t>luyện</w:t>
      </w:r>
      <w:proofErr w:type="spellEnd"/>
      <w:r w:rsidR="00A65C97">
        <w:t xml:space="preserve">: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cần</w:t>
      </w:r>
      <w:proofErr w:type="spellEnd"/>
      <w:r>
        <w:t xml:space="preserve"> </w:t>
      </w:r>
      <w:proofErr w:type="spellStart"/>
      <w:r>
        <w:t>giải</w:t>
      </w:r>
      <w:proofErr w:type="spellEnd"/>
      <w:r>
        <w:t xml:space="preserve"> </w:t>
      </w:r>
      <w:proofErr w:type="spellStart"/>
      <w:r>
        <w:t>quyế</w:t>
      </w:r>
      <w:r w:rsidR="003A5633">
        <w:t>t</w:t>
      </w:r>
      <w:proofErr w:type="spellEnd"/>
      <w:r w:rsidR="003A5633">
        <w:t xml:space="preserve">. </w:t>
      </w:r>
      <w:proofErr w:type="spellStart"/>
      <w:r w:rsidR="003A5633">
        <w:t>Các</w:t>
      </w:r>
      <w:proofErr w:type="spellEnd"/>
      <w:r w:rsidR="003A5633">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gắ</w:t>
      </w:r>
      <w:r w:rsidR="003A5633">
        <w:t>n</w:t>
      </w:r>
      <w:proofErr w:type="spellEnd"/>
      <w:r w:rsidR="003A5633">
        <w:t xml:space="preserve"> </w:t>
      </w:r>
      <w:proofErr w:type="spellStart"/>
      <w:r w:rsidR="003A5633">
        <w:t>nhãn</w:t>
      </w:r>
      <w:proofErr w:type="spellEnd"/>
      <w:r w:rsidR="003A5633">
        <w:t xml:space="preserve"> </w:t>
      </w:r>
      <w:proofErr w:type="spellStart"/>
      <w:r w:rsidR="00161F00">
        <w:t>có</w:t>
      </w:r>
      <w:proofErr w:type="spellEnd"/>
      <w:r w:rsidR="00161F00">
        <w:t xml:space="preserve"> </w:t>
      </w:r>
      <w:proofErr w:type="spellStart"/>
      <w:r w:rsidR="00161F00">
        <w:t>thể</w:t>
      </w:r>
      <w:proofErr w:type="spellEnd"/>
      <w:r w:rsidR="00161F00">
        <w:t xml:space="preserve"> </w:t>
      </w:r>
      <w:proofErr w:type="spellStart"/>
      <w:r w:rsidR="00161F00">
        <w:t>kể</w:t>
      </w:r>
      <w:proofErr w:type="spellEnd"/>
      <w:r w:rsidR="00161F00">
        <w:t xml:space="preserve"> </w:t>
      </w:r>
      <w:proofErr w:type="spellStart"/>
      <w:r w:rsidR="00161F00">
        <w:t>tới</w:t>
      </w:r>
      <w:proofErr w:type="spellEnd"/>
      <w:r w:rsidR="00161F00">
        <w:t xml:space="preserve"> </w:t>
      </w:r>
      <w:proofErr w:type="spellStart"/>
      <w:r w:rsidR="00161F00">
        <w:t>là</w:t>
      </w:r>
      <w:proofErr w:type="spellEnd"/>
      <w:r w:rsidR="003A5633">
        <w:t xml:space="preserve"> </w:t>
      </w:r>
      <w:proofErr w:type="spellStart"/>
      <w:r w:rsidR="003A5633">
        <w:t>thuật</w:t>
      </w:r>
      <w:proofErr w:type="spellEnd"/>
      <w:r w:rsidR="003A5633">
        <w:t xml:space="preserve"> </w:t>
      </w:r>
      <w:proofErr w:type="spellStart"/>
      <w:r w:rsidR="003A5633">
        <w:t>toán</w:t>
      </w:r>
      <w:proofErr w:type="spellEnd"/>
      <w:r w:rsidR="003A5633">
        <w:t xml:space="preserve"> </w:t>
      </w:r>
      <w:proofErr w:type="spellStart"/>
      <w:r w:rsidR="003A5633">
        <w:t>hồi</w:t>
      </w:r>
      <w:proofErr w:type="spellEnd"/>
      <w:r w:rsidR="003A5633">
        <w:t xml:space="preserve"> </w:t>
      </w:r>
      <w:proofErr w:type="spellStart"/>
      <w:r w:rsidR="003A5633">
        <w:t>quy</w:t>
      </w:r>
      <w:proofErr w:type="spellEnd"/>
      <w:r w:rsidR="003A5633">
        <w:t xml:space="preserve"> </w:t>
      </w:r>
      <w:proofErr w:type="spellStart"/>
      <w:r w:rsidR="003A5633">
        <w:t>tuyế</w:t>
      </w:r>
      <w:r w:rsidR="00161F00">
        <w:t>n</w:t>
      </w:r>
      <w:proofErr w:type="spellEnd"/>
      <w:r w:rsidR="00161F00">
        <w:t xml:space="preserve"> </w:t>
      </w:r>
      <w:proofErr w:type="spellStart"/>
      <w:r w:rsidR="00161F00">
        <w:t>hình</w:t>
      </w:r>
      <w:proofErr w:type="spellEnd"/>
      <w:r w:rsidR="00161F00">
        <w:t xml:space="preserve">, </w:t>
      </w:r>
      <w:proofErr w:type="spellStart"/>
      <w:r w:rsidR="003A5633">
        <w:t>cây</w:t>
      </w:r>
      <w:proofErr w:type="spellEnd"/>
      <w:r w:rsidR="003A5633">
        <w:t xml:space="preserve"> </w:t>
      </w:r>
      <w:proofErr w:type="spellStart"/>
      <w:r w:rsidR="003A5633">
        <w:t>quyết</w:t>
      </w:r>
      <w:proofErr w:type="spellEnd"/>
      <w:r w:rsidR="003A5633">
        <w:t xml:space="preserve"> </w:t>
      </w:r>
      <w:proofErr w:type="spellStart"/>
      <w:r w:rsidR="003A5633">
        <w:t>đị</w:t>
      </w:r>
      <w:r w:rsidR="003938C7">
        <w:t>nh</w:t>
      </w:r>
      <w:proofErr w:type="spellEnd"/>
      <w:r w:rsidR="003938C7">
        <w:t>,</w:t>
      </w:r>
      <w:r w:rsidR="003A5633">
        <w:t xml:space="preserve">… hay </w:t>
      </w:r>
      <w:proofErr w:type="spellStart"/>
      <w:r w:rsidR="003A5633">
        <w:t>các</w:t>
      </w:r>
      <w:proofErr w:type="spellEnd"/>
      <w:r w:rsidR="003A5633">
        <w:t xml:space="preserve"> </w:t>
      </w:r>
      <w:proofErr w:type="spellStart"/>
      <w:r w:rsidR="003A5633">
        <w:t>t</w:t>
      </w:r>
      <w:r>
        <w: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nhãn</w:t>
      </w:r>
      <w:proofErr w:type="spellEnd"/>
      <w:r>
        <w:t xml:space="preserve"> </w:t>
      </w:r>
      <w:proofErr w:type="spellStart"/>
      <w:r w:rsidR="003A5633">
        <w:t>như</w:t>
      </w:r>
      <w:proofErr w:type="spellEnd"/>
      <w:r w:rsidR="003A5633">
        <w:t xml:space="preserve"> </w:t>
      </w:r>
      <w:proofErr w:type="spellStart"/>
      <w:r w:rsidR="003A5633">
        <w:t>thuật</w:t>
      </w:r>
      <w:proofErr w:type="spellEnd"/>
      <w:r w:rsidR="003A5633">
        <w:t xml:space="preserve"> </w:t>
      </w:r>
      <w:proofErr w:type="spellStart"/>
      <w:r w:rsidR="003A5633">
        <w:t>toán</w:t>
      </w:r>
      <w:proofErr w:type="spellEnd"/>
      <w:r w:rsidR="003A5633">
        <w:t xml:space="preserve"> </w:t>
      </w:r>
      <w:proofErr w:type="spellStart"/>
      <w:r w:rsidR="003A5633">
        <w:t>phân</w:t>
      </w:r>
      <w:proofErr w:type="spellEnd"/>
      <w:r w:rsidR="003A5633">
        <w:t xml:space="preserve"> </w:t>
      </w:r>
      <w:proofErr w:type="spellStart"/>
      <w:r w:rsidR="003A5633">
        <w:t>cụm</w:t>
      </w:r>
      <w:proofErr w:type="spellEnd"/>
      <w:r w:rsidR="003A5633">
        <w:t xml:space="preserve"> K-means, </w:t>
      </w:r>
      <w:proofErr w:type="spellStart"/>
      <w:r w:rsidR="003A5633">
        <w:t>mạng</w:t>
      </w:r>
      <w:proofErr w:type="spellEnd"/>
      <w:r w:rsidR="003A5633">
        <w:t xml:space="preserve"> </w:t>
      </w:r>
      <w:proofErr w:type="spellStart"/>
      <w:r w:rsidR="003A5633">
        <w:t>nơ-ron</w:t>
      </w:r>
      <w:proofErr w:type="spellEnd"/>
      <w:r w:rsidR="003A5633">
        <w:t>, …</w:t>
      </w:r>
      <w:r>
        <w:t xml:space="preserve"> </w:t>
      </w:r>
    </w:p>
    <w:p w14:paraId="3D15A691" w14:textId="77777777" w:rsidR="0094556D" w:rsidRDefault="0094556D" w:rsidP="00953752">
      <w:pPr>
        <w:pStyle w:val="ListParagraph"/>
        <w:numPr>
          <w:ilvl w:val="0"/>
          <w:numId w:val="6"/>
        </w:numPr>
        <w:ind w:left="0" w:firstLine="360"/>
      </w:pPr>
      <w:proofErr w:type="spellStart"/>
      <w:r w:rsidRPr="004663F3">
        <w:rPr>
          <w:i/>
          <w:iCs/>
          <w:rPrChange w:id="196" w:author="Cung Thanh Long" w:date="2021-04-14T11:23:00Z">
            <w:rPr/>
          </w:rPrChange>
        </w:rPr>
        <w:t>Huấn</w:t>
      </w:r>
      <w:proofErr w:type="spellEnd"/>
      <w:r w:rsidRPr="004663F3">
        <w:rPr>
          <w:i/>
          <w:iCs/>
          <w:rPrChange w:id="197" w:author="Cung Thanh Long" w:date="2021-04-14T11:23:00Z">
            <w:rPr/>
          </w:rPrChange>
        </w:rPr>
        <w:t xml:space="preserve"> </w:t>
      </w:r>
      <w:proofErr w:type="spellStart"/>
      <w:r w:rsidRPr="004663F3">
        <w:rPr>
          <w:i/>
          <w:iCs/>
          <w:rPrChange w:id="198" w:author="Cung Thanh Long" w:date="2021-04-14T11:23:00Z">
            <w:rPr/>
          </w:rPrChange>
        </w:rPr>
        <w:t>luyện</w:t>
      </w:r>
      <w:proofErr w:type="spellEnd"/>
      <w:r w:rsidRPr="004663F3">
        <w:rPr>
          <w:i/>
          <w:iCs/>
          <w:rPrChange w:id="199" w:author="Cung Thanh Long" w:date="2021-04-14T11:23:00Z">
            <w:rPr/>
          </w:rPrChange>
        </w:rPr>
        <w:t xml:space="preserve"> </w:t>
      </w:r>
      <w:proofErr w:type="spellStart"/>
      <w:r w:rsidRPr="004663F3">
        <w:rPr>
          <w:i/>
          <w:iCs/>
          <w:rPrChange w:id="200" w:author="Cung Thanh Long" w:date="2021-04-14T11:23:00Z">
            <w:rPr/>
          </w:rPrChange>
        </w:rPr>
        <w:t>thuật</w:t>
      </w:r>
      <w:proofErr w:type="spellEnd"/>
      <w:r w:rsidRPr="004663F3">
        <w:rPr>
          <w:i/>
          <w:iCs/>
          <w:rPrChange w:id="201" w:author="Cung Thanh Long" w:date="2021-04-14T11:23:00Z">
            <w:rPr/>
          </w:rPrChange>
        </w:rPr>
        <w:t xml:space="preserve"> </w:t>
      </w:r>
      <w:proofErr w:type="spellStart"/>
      <w:r w:rsidRPr="004663F3">
        <w:rPr>
          <w:i/>
          <w:iCs/>
          <w:rPrChange w:id="202" w:author="Cung Thanh Long" w:date="2021-04-14T11:23:00Z">
            <w:rPr/>
          </w:rPrChange>
        </w:rPr>
        <w:t>toán</w:t>
      </w:r>
      <w:proofErr w:type="spellEnd"/>
      <w:r w:rsidRPr="004663F3">
        <w:rPr>
          <w:i/>
          <w:iCs/>
          <w:rPrChange w:id="203" w:author="Cung Thanh Long" w:date="2021-04-14T11:23:00Z">
            <w:rPr/>
          </w:rPrChange>
        </w:rPr>
        <w:t xml:space="preserve"> </w:t>
      </w:r>
      <w:proofErr w:type="spellStart"/>
      <w:r w:rsidRPr="004663F3">
        <w:rPr>
          <w:i/>
          <w:iCs/>
          <w:rPrChange w:id="204" w:author="Cung Thanh Long" w:date="2021-04-14T11:23:00Z">
            <w:rPr/>
          </w:rPrChange>
        </w:rPr>
        <w:t>để</w:t>
      </w:r>
      <w:proofErr w:type="spellEnd"/>
      <w:r w:rsidRPr="004663F3">
        <w:rPr>
          <w:i/>
          <w:iCs/>
          <w:rPrChange w:id="205" w:author="Cung Thanh Long" w:date="2021-04-14T11:23:00Z">
            <w:rPr/>
          </w:rPrChange>
        </w:rPr>
        <w:t xml:space="preserve"> </w:t>
      </w:r>
      <w:proofErr w:type="spellStart"/>
      <w:r w:rsidRPr="004663F3">
        <w:rPr>
          <w:i/>
          <w:iCs/>
          <w:rPrChange w:id="206" w:author="Cung Thanh Long" w:date="2021-04-14T11:23:00Z">
            <w:rPr/>
          </w:rPrChange>
        </w:rPr>
        <w:t>tạ</w:t>
      </w:r>
      <w:r w:rsidR="00A65C97" w:rsidRPr="004663F3">
        <w:rPr>
          <w:i/>
          <w:iCs/>
          <w:rPrChange w:id="207" w:author="Cung Thanh Long" w:date="2021-04-14T11:23:00Z">
            <w:rPr/>
          </w:rPrChange>
        </w:rPr>
        <w:t>o</w:t>
      </w:r>
      <w:proofErr w:type="spellEnd"/>
      <w:r w:rsidR="00A65C97" w:rsidRPr="004663F3">
        <w:rPr>
          <w:i/>
          <w:iCs/>
          <w:rPrChange w:id="208" w:author="Cung Thanh Long" w:date="2021-04-14T11:23:00Z">
            <w:rPr/>
          </w:rPrChange>
        </w:rPr>
        <w:t xml:space="preserve"> ra </w:t>
      </w:r>
      <w:proofErr w:type="spellStart"/>
      <w:r w:rsidR="00A65C97" w:rsidRPr="004663F3">
        <w:rPr>
          <w:i/>
          <w:iCs/>
          <w:rPrChange w:id="209" w:author="Cung Thanh Long" w:date="2021-04-14T11:23:00Z">
            <w:rPr/>
          </w:rPrChange>
        </w:rPr>
        <w:t>mô</w:t>
      </w:r>
      <w:proofErr w:type="spellEnd"/>
      <w:r w:rsidR="00A65C97" w:rsidRPr="004663F3">
        <w:rPr>
          <w:i/>
          <w:iCs/>
          <w:rPrChange w:id="210" w:author="Cung Thanh Long" w:date="2021-04-14T11:23:00Z">
            <w:rPr/>
          </w:rPrChange>
        </w:rPr>
        <w:t xml:space="preserve"> </w:t>
      </w:r>
      <w:proofErr w:type="spellStart"/>
      <w:r w:rsidR="00A65C97" w:rsidRPr="004663F3">
        <w:rPr>
          <w:i/>
          <w:iCs/>
          <w:rPrChange w:id="211" w:author="Cung Thanh Long" w:date="2021-04-14T11:23:00Z">
            <w:rPr/>
          </w:rPrChange>
        </w:rPr>
        <w:t>hình</w:t>
      </w:r>
      <w:proofErr w:type="spellEnd"/>
      <w:r w:rsidR="00A65C97">
        <w:t xml:space="preserve">: </w:t>
      </w:r>
      <w:proofErr w:type="spellStart"/>
      <w:r w:rsidR="00A65C97">
        <w:t>L</w:t>
      </w:r>
      <w:r>
        <w:t>à</w:t>
      </w:r>
      <w:proofErr w:type="spellEnd"/>
      <w:r>
        <w:t xml:space="preserve"> </w:t>
      </w:r>
      <w:proofErr w:type="spellStart"/>
      <w:r>
        <w:t>một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việc</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thông</w:t>
      </w:r>
      <w:proofErr w:type="spellEnd"/>
      <w:r>
        <w:t xml:space="preserve"> qua </w:t>
      </w:r>
      <w:proofErr w:type="spellStart"/>
      <w:r>
        <w:t>thuật</w:t>
      </w:r>
      <w:proofErr w:type="spellEnd"/>
      <w:r>
        <w:t xml:space="preserve"> </w:t>
      </w:r>
      <w:proofErr w:type="spellStart"/>
      <w:r>
        <w:t>toán</w:t>
      </w:r>
      <w:proofErr w:type="spellEnd"/>
      <w:r>
        <w:t xml:space="preserve">, so </w:t>
      </w:r>
      <w:proofErr w:type="spellStart"/>
      <w:r>
        <w:t>sánh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mà</w:t>
      </w:r>
      <w:proofErr w:type="spellEnd"/>
      <w:r>
        <w:t xml:space="preserve"> </w:t>
      </w:r>
      <w:proofErr w:type="spellStart"/>
      <w:r>
        <w:t>nó</w:t>
      </w:r>
      <w:proofErr w:type="spellEnd"/>
      <w:r>
        <w:t xml:space="preserve"> </w:t>
      </w:r>
      <w:proofErr w:type="spellStart"/>
      <w:r>
        <w:t>đáng</w:t>
      </w:r>
      <w:proofErr w:type="spellEnd"/>
      <w:r>
        <w:t xml:space="preserve"> </w:t>
      </w:r>
      <w:proofErr w:type="spellStart"/>
      <w:r>
        <w:t>lẽ</w:t>
      </w:r>
      <w:proofErr w:type="spellEnd"/>
      <w:r>
        <w:t xml:space="preserve"> </w:t>
      </w:r>
      <w:proofErr w:type="spellStart"/>
      <w:r>
        <w:t>phải</w:t>
      </w:r>
      <w:proofErr w:type="spellEnd"/>
      <w:r>
        <w:t xml:space="preserve"> </w:t>
      </w:r>
      <w:proofErr w:type="spellStart"/>
      <w:r>
        <w:t>tạo</w:t>
      </w:r>
      <w:proofErr w:type="spellEnd"/>
      <w:r>
        <w:t xml:space="preserve"> ra,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độ</w:t>
      </w:r>
      <w:proofErr w:type="spellEnd"/>
      <w:r>
        <w:t xml:space="preserve"> </w:t>
      </w:r>
      <w:proofErr w:type="spellStart"/>
      <w:r>
        <w:t>lệch</w:t>
      </w:r>
      <w:proofErr w:type="spellEnd"/>
      <w:r>
        <w:t xml:space="preserve"> </w:t>
      </w:r>
      <w:proofErr w:type="spellStart"/>
      <w:r>
        <w:t>trong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và</w:t>
      </w:r>
      <w:proofErr w:type="spellEnd"/>
      <w:r>
        <w:t xml:space="preserve"> </w:t>
      </w:r>
      <w:proofErr w:type="spellStart"/>
      <w:r>
        <w:t>chạy</w:t>
      </w:r>
      <w:proofErr w:type="spellEnd"/>
      <w:r>
        <w:t xml:space="preserve"> </w:t>
      </w:r>
      <w:proofErr w:type="spellStart"/>
      <w:r>
        <w:t>lại</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trong</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thời</w:t>
      </w:r>
      <w:proofErr w:type="spellEnd"/>
      <w:r>
        <w:t xml:space="preserve"> </w:t>
      </w:r>
      <w:proofErr w:type="spellStart"/>
      <w:r>
        <w:t>gian</w:t>
      </w:r>
      <w:proofErr w:type="spellEnd"/>
      <w:r>
        <w:t>.</w:t>
      </w:r>
    </w:p>
    <w:p w14:paraId="02A3DB53" w14:textId="77777777" w:rsidR="0094556D" w:rsidRDefault="0094556D" w:rsidP="00953752">
      <w:pPr>
        <w:pStyle w:val="ListParagraph"/>
        <w:numPr>
          <w:ilvl w:val="0"/>
          <w:numId w:val="6"/>
        </w:numPr>
        <w:ind w:left="0" w:firstLine="360"/>
      </w:pPr>
      <w:proofErr w:type="spellStart"/>
      <w:r w:rsidRPr="004663F3">
        <w:rPr>
          <w:i/>
          <w:iCs/>
          <w:rPrChange w:id="212" w:author="Cung Thanh Long" w:date="2021-04-14T11:23:00Z">
            <w:rPr/>
          </w:rPrChange>
        </w:rPr>
        <w:t>Ứng</w:t>
      </w:r>
      <w:proofErr w:type="spellEnd"/>
      <w:r w:rsidRPr="004663F3">
        <w:rPr>
          <w:i/>
          <w:iCs/>
          <w:rPrChange w:id="213" w:author="Cung Thanh Long" w:date="2021-04-14T11:23:00Z">
            <w:rPr/>
          </w:rPrChange>
        </w:rPr>
        <w:t xml:space="preserve"> </w:t>
      </w:r>
      <w:proofErr w:type="spellStart"/>
      <w:r w:rsidRPr="004663F3">
        <w:rPr>
          <w:i/>
          <w:iCs/>
          <w:rPrChange w:id="214" w:author="Cung Thanh Long" w:date="2021-04-14T11:23:00Z">
            <w:rPr/>
          </w:rPrChange>
        </w:rPr>
        <w:t>dụng</w:t>
      </w:r>
      <w:proofErr w:type="spellEnd"/>
      <w:r w:rsidRPr="004663F3">
        <w:rPr>
          <w:i/>
          <w:iCs/>
          <w:rPrChange w:id="215" w:author="Cung Thanh Long" w:date="2021-04-14T11:23:00Z">
            <w:rPr/>
          </w:rPrChange>
        </w:rPr>
        <w:t xml:space="preserve"> </w:t>
      </w:r>
      <w:proofErr w:type="spellStart"/>
      <w:r w:rsidRPr="004663F3">
        <w:rPr>
          <w:i/>
          <w:iCs/>
          <w:rPrChange w:id="216" w:author="Cung Thanh Long" w:date="2021-04-14T11:23:00Z">
            <w:rPr/>
          </w:rPrChange>
        </w:rPr>
        <w:t>và</w:t>
      </w:r>
      <w:proofErr w:type="spellEnd"/>
      <w:r w:rsidRPr="004663F3">
        <w:rPr>
          <w:i/>
          <w:iCs/>
          <w:rPrChange w:id="217" w:author="Cung Thanh Long" w:date="2021-04-14T11:23:00Z">
            <w:rPr/>
          </w:rPrChange>
        </w:rPr>
        <w:t xml:space="preserve"> </w:t>
      </w:r>
      <w:proofErr w:type="spellStart"/>
      <w:r w:rsidRPr="004663F3">
        <w:rPr>
          <w:i/>
          <w:iCs/>
          <w:rPrChange w:id="218" w:author="Cung Thanh Long" w:date="2021-04-14T11:23:00Z">
            <w:rPr/>
          </w:rPrChange>
        </w:rPr>
        <w:t>cải</w:t>
      </w:r>
      <w:proofErr w:type="spellEnd"/>
      <w:r w:rsidRPr="004663F3">
        <w:rPr>
          <w:i/>
          <w:iCs/>
          <w:rPrChange w:id="219" w:author="Cung Thanh Long" w:date="2021-04-14T11:23:00Z">
            <w:rPr/>
          </w:rPrChange>
        </w:rPr>
        <w:t xml:space="preserve"> </w:t>
      </w:r>
      <w:proofErr w:type="spellStart"/>
      <w:r w:rsidRPr="004663F3">
        <w:rPr>
          <w:i/>
          <w:iCs/>
          <w:rPrChange w:id="220" w:author="Cung Thanh Long" w:date="2021-04-14T11:23:00Z">
            <w:rPr/>
          </w:rPrChange>
        </w:rPr>
        <w:t>tiế</w:t>
      </w:r>
      <w:r w:rsidR="00A65C97" w:rsidRPr="004663F3">
        <w:rPr>
          <w:i/>
          <w:iCs/>
          <w:rPrChange w:id="221" w:author="Cung Thanh Long" w:date="2021-04-14T11:23:00Z">
            <w:rPr/>
          </w:rPrChange>
        </w:rPr>
        <w:t>n</w:t>
      </w:r>
      <w:proofErr w:type="spellEnd"/>
      <w:r w:rsidR="00A65C97" w:rsidRPr="004663F3">
        <w:rPr>
          <w:i/>
          <w:iCs/>
          <w:rPrChange w:id="222" w:author="Cung Thanh Long" w:date="2021-04-14T11:23:00Z">
            <w:rPr/>
          </w:rPrChange>
        </w:rPr>
        <w:t xml:space="preserve"> </w:t>
      </w:r>
      <w:proofErr w:type="spellStart"/>
      <w:r w:rsidR="00A65C97" w:rsidRPr="004663F3">
        <w:rPr>
          <w:i/>
          <w:iCs/>
          <w:rPrChange w:id="223" w:author="Cung Thanh Long" w:date="2021-04-14T11:23:00Z">
            <w:rPr/>
          </w:rPrChange>
        </w:rPr>
        <w:t>mô</w:t>
      </w:r>
      <w:proofErr w:type="spellEnd"/>
      <w:r w:rsidR="00A65C97" w:rsidRPr="004663F3">
        <w:rPr>
          <w:i/>
          <w:iCs/>
          <w:rPrChange w:id="224" w:author="Cung Thanh Long" w:date="2021-04-14T11:23:00Z">
            <w:rPr/>
          </w:rPrChange>
        </w:rPr>
        <w:t xml:space="preserve"> </w:t>
      </w:r>
      <w:proofErr w:type="spellStart"/>
      <w:r w:rsidR="00A65C97" w:rsidRPr="004663F3">
        <w:rPr>
          <w:i/>
          <w:iCs/>
          <w:rPrChange w:id="225" w:author="Cung Thanh Long" w:date="2021-04-14T11:23:00Z">
            <w:rPr/>
          </w:rPrChange>
        </w:rPr>
        <w:t>hình</w:t>
      </w:r>
      <w:proofErr w:type="spellEnd"/>
      <w:r w:rsidR="00A65C97">
        <w:t xml:space="preserve">: </w:t>
      </w:r>
      <w:proofErr w:type="spellStart"/>
      <w:r w:rsidR="00A65C97">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đâu</w:t>
      </w:r>
      <w:proofErr w:type="spellEnd"/>
      <w:r>
        <w:t xml:space="preserve"> </w:t>
      </w:r>
      <w:proofErr w:type="spellStart"/>
      <w:r>
        <w:t>sẽ</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w:t>
      </w:r>
      <w:r w:rsidR="00A65C97">
        <w:t>t</w:t>
      </w:r>
      <w:proofErr w:type="spellEnd"/>
      <w:r w:rsidR="00A65C97">
        <w:t>.</w:t>
      </w:r>
    </w:p>
    <w:p w14:paraId="6321C00A" w14:textId="77777777" w:rsidR="00727A44" w:rsidRDefault="00727A44" w:rsidP="00727A44">
      <w:pPr>
        <w:ind w:firstLine="720"/>
      </w:pPr>
    </w:p>
    <w:p w14:paraId="20D12504" w14:textId="77777777" w:rsidR="0094556D" w:rsidRDefault="00A65C97" w:rsidP="00727A44">
      <w:pPr>
        <w:ind w:firstLine="360"/>
      </w:pPr>
      <w:proofErr w:type="spellStart"/>
      <w:r>
        <w:t>H</w:t>
      </w:r>
      <w:r w:rsidR="0094556D">
        <w:t>ọc</w:t>
      </w:r>
      <w:proofErr w:type="spellEnd"/>
      <w:r w:rsidR="0094556D">
        <w:t xml:space="preserve"> </w:t>
      </w:r>
      <w:proofErr w:type="spellStart"/>
      <w:r w:rsidR="0094556D">
        <w:t>máy</w:t>
      </w:r>
      <w:proofErr w:type="spellEnd"/>
      <w:r w:rsidR="0094556D">
        <w:t xml:space="preserve"> </w:t>
      </w:r>
      <w:proofErr w:type="spellStart"/>
      <w:r w:rsidR="0094556D">
        <w:t>được</w:t>
      </w:r>
      <w:proofErr w:type="spellEnd"/>
      <w:r w:rsidR="0094556D">
        <w:t xml:space="preserve"> chia </w:t>
      </w:r>
      <w:proofErr w:type="spellStart"/>
      <w:r w:rsidR="0094556D">
        <w:t>thành</w:t>
      </w:r>
      <w:proofErr w:type="spellEnd"/>
      <w:r w:rsidR="0094556D">
        <w:t xml:space="preserve"> </w:t>
      </w:r>
      <w:proofErr w:type="spellStart"/>
      <w:r w:rsidR="0094556D">
        <w:t>ba</w:t>
      </w:r>
      <w:proofErr w:type="spellEnd"/>
      <w:r w:rsidR="0094556D">
        <w:t xml:space="preserve"> </w:t>
      </w:r>
      <w:proofErr w:type="spellStart"/>
      <w:r w:rsidR="0094556D">
        <w:t>loạ</w:t>
      </w:r>
      <w:r>
        <w:t>i</w:t>
      </w:r>
      <w:proofErr w:type="spellEnd"/>
      <w:r>
        <w:t xml:space="preserve"> </w:t>
      </w:r>
      <w:proofErr w:type="spellStart"/>
      <w:r>
        <w:t>chính</w:t>
      </w:r>
      <w:proofErr w:type="spellEnd"/>
      <w:r>
        <w:t>:</w:t>
      </w:r>
    </w:p>
    <w:p w14:paraId="1285CBB8" w14:textId="739F0B23" w:rsidR="0094556D" w:rsidRDefault="004663F3" w:rsidP="00DF79EE">
      <w:pPr>
        <w:ind w:firstLine="562"/>
      </w:pPr>
      <w:ins w:id="226" w:author="Cung Thanh Long" w:date="2021-04-14T11:24:00Z">
        <w:r>
          <w:rPr>
            <w:b/>
          </w:rPr>
          <w:t xml:space="preserve">+ </w:t>
        </w:r>
      </w:ins>
      <w:proofErr w:type="spellStart"/>
      <w:r w:rsidR="0094556D" w:rsidRPr="003A5633">
        <w:rPr>
          <w:b/>
        </w:rPr>
        <w:t>Học</w:t>
      </w:r>
      <w:proofErr w:type="spellEnd"/>
      <w:del w:id="227" w:author="Cung Thanh Long" w:date="2021-04-14T11:24:00Z">
        <w:r w:rsidR="0094556D" w:rsidRPr="003A5633" w:rsidDel="004663F3">
          <w:rPr>
            <w:b/>
          </w:rPr>
          <w:delText xml:space="preserve"> máy</w:delText>
        </w:r>
      </w:del>
      <w:r w:rsidR="0094556D" w:rsidRPr="003A5633">
        <w:rPr>
          <w:b/>
        </w:rPr>
        <w:t xml:space="preserve"> </w:t>
      </w:r>
      <w:proofErr w:type="spellStart"/>
      <w:r w:rsidR="0094556D" w:rsidRPr="003A5633">
        <w:rPr>
          <w:b/>
        </w:rPr>
        <w:t>có</w:t>
      </w:r>
      <w:proofErr w:type="spellEnd"/>
      <w:r w:rsidR="0094556D" w:rsidRPr="003A5633">
        <w:rPr>
          <w:b/>
        </w:rPr>
        <w:t xml:space="preserve"> </w:t>
      </w:r>
      <w:proofErr w:type="spellStart"/>
      <w:r w:rsidR="0094556D" w:rsidRPr="003A5633">
        <w:rPr>
          <w:b/>
        </w:rPr>
        <w:t>giám</w:t>
      </w:r>
      <w:proofErr w:type="spellEnd"/>
      <w:r w:rsidR="0094556D" w:rsidRPr="003A5633">
        <w:rPr>
          <w:b/>
        </w:rPr>
        <w:t xml:space="preserve"> </w:t>
      </w:r>
      <w:proofErr w:type="spellStart"/>
      <w:r w:rsidR="0094556D" w:rsidRPr="003A5633">
        <w:rPr>
          <w:b/>
        </w:rPr>
        <w:t>sát</w:t>
      </w:r>
      <w:proofErr w:type="spellEnd"/>
      <w:r w:rsidR="00A65C97" w:rsidRPr="00853B88">
        <w:rPr>
          <w:b/>
        </w:rPr>
        <w:t>:</w:t>
      </w:r>
      <w:r w:rsidR="00A65C97">
        <w:t xml:space="preserve"> </w:t>
      </w:r>
      <w:proofErr w:type="spellStart"/>
      <w:r w:rsidR="00A65C97">
        <w:t>Mô</w:t>
      </w:r>
      <w:proofErr w:type="spellEnd"/>
      <w:r w:rsidR="00A65C97">
        <w:t xml:space="preserve"> </w:t>
      </w:r>
      <w:proofErr w:type="spellStart"/>
      <w:r w:rsidR="00A65C97">
        <w:t>hình</w:t>
      </w:r>
      <w:proofErr w:type="spellEnd"/>
      <w:r w:rsidR="0094556D">
        <w:t xml:space="preserve"> </w:t>
      </w:r>
      <w:proofErr w:type="spellStart"/>
      <w:r w:rsidR="0094556D">
        <w:t>sẽ</w:t>
      </w:r>
      <w:proofErr w:type="spellEnd"/>
      <w:r w:rsidR="0094556D">
        <w:t xml:space="preserve"> </w:t>
      </w:r>
      <w:proofErr w:type="spellStart"/>
      <w:r w:rsidR="00A65C97">
        <w:t>được</w:t>
      </w:r>
      <w:proofErr w:type="spellEnd"/>
      <w:r w:rsidR="0094556D">
        <w:t xml:space="preserve"> </w:t>
      </w:r>
      <w:proofErr w:type="spellStart"/>
      <w:r w:rsidR="0094556D">
        <w:t>huấn</w:t>
      </w:r>
      <w:proofErr w:type="spellEnd"/>
      <w:r w:rsidR="0094556D">
        <w:t xml:space="preserve"> </w:t>
      </w:r>
      <w:proofErr w:type="spellStart"/>
      <w:r w:rsidR="0094556D">
        <w:t>luyện</w:t>
      </w:r>
      <w:proofErr w:type="spellEnd"/>
      <w:r w:rsidR="0094556D">
        <w:t xml:space="preserve"> </w:t>
      </w:r>
      <w:proofErr w:type="spellStart"/>
      <w:r w:rsidR="0094556D">
        <w:t>trên</w:t>
      </w:r>
      <w:proofErr w:type="spellEnd"/>
      <w:r w:rsidR="0094556D">
        <w:t xml:space="preserve"> </w:t>
      </w:r>
      <w:proofErr w:type="spellStart"/>
      <w:r w:rsidR="0094556D">
        <w:t>tập</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được</w:t>
      </w:r>
      <w:proofErr w:type="spellEnd"/>
      <w:r w:rsidR="0094556D">
        <w:t xml:space="preserve"> </w:t>
      </w:r>
      <w:proofErr w:type="spellStart"/>
      <w:r w:rsidR="0094556D">
        <w:t>gắn</w:t>
      </w:r>
      <w:proofErr w:type="spellEnd"/>
      <w:r w:rsidR="0094556D">
        <w:t xml:space="preserve"> </w:t>
      </w:r>
      <w:proofErr w:type="spellStart"/>
      <w:r w:rsidR="0094556D">
        <w:t>nhãn</w:t>
      </w:r>
      <w:proofErr w:type="spellEnd"/>
      <w:r w:rsidR="0094556D">
        <w:t xml:space="preserve">. </w:t>
      </w:r>
      <w:proofErr w:type="spellStart"/>
      <w:r w:rsidR="0094556D">
        <w:t>Tức</w:t>
      </w:r>
      <w:proofErr w:type="spellEnd"/>
      <w:r w:rsidR="0094556D">
        <w:t xml:space="preserve"> </w:t>
      </w:r>
      <w:proofErr w:type="spellStart"/>
      <w:r w:rsidR="0094556D">
        <w:t>là</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gắn</w:t>
      </w:r>
      <w:proofErr w:type="spellEnd"/>
      <w:r w:rsidR="0094556D">
        <w:t xml:space="preserve"> </w:t>
      </w:r>
      <w:proofErr w:type="spellStart"/>
      <w:r w:rsidR="0094556D">
        <w:t>nhãn</w:t>
      </w:r>
      <w:proofErr w:type="spellEnd"/>
      <w:r w:rsidR="0094556D">
        <w:t xml:space="preserve"> </w:t>
      </w:r>
      <w:proofErr w:type="spellStart"/>
      <w:r w:rsidR="0094556D">
        <w:t>được</w:t>
      </w:r>
      <w:proofErr w:type="spellEnd"/>
      <w:r w:rsidR="0094556D">
        <w:t xml:space="preserve"> </w:t>
      </w:r>
      <w:proofErr w:type="spellStart"/>
      <w:r w:rsidR="0094556D">
        <w:t>sử</w:t>
      </w:r>
      <w:proofErr w:type="spellEnd"/>
      <w:r w:rsidR="0094556D">
        <w:t xml:space="preserve"> </w:t>
      </w:r>
      <w:proofErr w:type="spellStart"/>
      <w:r w:rsidR="0094556D">
        <w:t>dụng</w:t>
      </w:r>
      <w:proofErr w:type="spellEnd"/>
      <w:r w:rsidR="0094556D">
        <w:t xml:space="preserve"> </w:t>
      </w:r>
      <w:proofErr w:type="spellStart"/>
      <w:r w:rsidR="0094556D">
        <w:t>để</w:t>
      </w:r>
      <w:proofErr w:type="spellEnd"/>
      <w:r w:rsidR="0094556D">
        <w:t xml:space="preserve"> </w:t>
      </w:r>
      <w:proofErr w:type="spellStart"/>
      <w:r w:rsidR="0094556D">
        <w:t>huấn</w:t>
      </w:r>
      <w:proofErr w:type="spellEnd"/>
      <w:r w:rsidR="0094556D">
        <w:t xml:space="preserve"> </w:t>
      </w:r>
      <w:proofErr w:type="spellStart"/>
      <w:r w:rsidR="0094556D">
        <w:t>luyện</w:t>
      </w:r>
      <w:proofErr w:type="spellEnd"/>
      <w:r w:rsidR="0094556D">
        <w:t xml:space="preserve"> </w:t>
      </w:r>
      <w:proofErr w:type="spellStart"/>
      <w:r w:rsidR="0094556D">
        <w:t>mô</w:t>
      </w:r>
      <w:proofErr w:type="spellEnd"/>
      <w:r w:rsidR="0094556D">
        <w:t xml:space="preserve"> </w:t>
      </w:r>
      <w:proofErr w:type="spellStart"/>
      <w:r w:rsidR="0094556D">
        <w:t>hình</w:t>
      </w:r>
      <w:proofErr w:type="spellEnd"/>
      <w:r w:rsidR="0094556D">
        <w:t xml:space="preserve"> </w:t>
      </w:r>
      <w:proofErr w:type="spellStart"/>
      <w:r w:rsidR="0094556D">
        <w:t>học</w:t>
      </w:r>
      <w:proofErr w:type="spellEnd"/>
      <w:r w:rsidR="0094556D">
        <w:t xml:space="preserve"> </w:t>
      </w:r>
      <w:proofErr w:type="spellStart"/>
      <w:r w:rsidR="0094556D">
        <w:t>máy</w:t>
      </w:r>
      <w:proofErr w:type="spellEnd"/>
      <w:r w:rsidR="0094556D">
        <w:t xml:space="preserve"> </w:t>
      </w:r>
      <w:proofErr w:type="spellStart"/>
      <w:r w:rsidR="0094556D">
        <w:t>đưa</w:t>
      </w:r>
      <w:proofErr w:type="spellEnd"/>
      <w:r w:rsidR="0094556D">
        <w:t xml:space="preserve"> ra </w:t>
      </w:r>
      <w:proofErr w:type="spellStart"/>
      <w:r w:rsidR="0094556D">
        <w:t>các</w:t>
      </w:r>
      <w:proofErr w:type="spellEnd"/>
      <w:r w:rsidR="0094556D">
        <w:t xml:space="preserve"> </w:t>
      </w:r>
      <w:proofErr w:type="spellStart"/>
      <w:r w:rsidR="0094556D">
        <w:t>dự</w:t>
      </w:r>
      <w:proofErr w:type="spellEnd"/>
      <w:r w:rsidR="0094556D">
        <w:t xml:space="preserve"> </w:t>
      </w:r>
      <w:proofErr w:type="spellStart"/>
      <w:r w:rsidR="0094556D">
        <w:t>đoán</w:t>
      </w:r>
      <w:proofErr w:type="spellEnd"/>
      <w:r w:rsidR="0094556D">
        <w:t xml:space="preserve"> </w:t>
      </w:r>
      <w:proofErr w:type="spellStart"/>
      <w:r w:rsidR="0094556D">
        <w:t>phân</w:t>
      </w:r>
      <w:proofErr w:type="spellEnd"/>
      <w:r w:rsidR="0094556D">
        <w:t xml:space="preserve"> </w:t>
      </w:r>
      <w:proofErr w:type="spellStart"/>
      <w:r w:rsidR="0094556D">
        <w:t>loại</w:t>
      </w:r>
      <w:proofErr w:type="spellEnd"/>
      <w:r w:rsidR="0094556D">
        <w:t xml:space="preserve">, </w:t>
      </w:r>
      <w:proofErr w:type="spellStart"/>
      <w:r w:rsidR="0094556D">
        <w:t>và</w:t>
      </w:r>
      <w:proofErr w:type="spellEnd"/>
      <w:r w:rsidR="0094556D">
        <w:t xml:space="preserve"> </w:t>
      </w:r>
      <w:proofErr w:type="spellStart"/>
      <w:r w:rsidR="0094556D">
        <w:t>khi</w:t>
      </w:r>
      <w:proofErr w:type="spellEnd"/>
      <w:r w:rsidR="0094556D">
        <w:t xml:space="preserve"> </w:t>
      </w:r>
      <w:proofErr w:type="spellStart"/>
      <w:r w:rsidR="0094556D">
        <w:t>dự</w:t>
      </w:r>
      <w:proofErr w:type="spellEnd"/>
      <w:r w:rsidR="0094556D">
        <w:t xml:space="preserve"> </w:t>
      </w:r>
      <w:proofErr w:type="spellStart"/>
      <w:r w:rsidR="0094556D">
        <w:t>đoán</w:t>
      </w:r>
      <w:proofErr w:type="spellEnd"/>
      <w:r w:rsidR="0094556D">
        <w:t xml:space="preserve"> </w:t>
      </w:r>
      <w:proofErr w:type="spellStart"/>
      <w:r w:rsidR="0094556D">
        <w:t>sai</w:t>
      </w:r>
      <w:proofErr w:type="spellEnd"/>
      <w:r w:rsidR="0094556D">
        <w:t xml:space="preserve"> </w:t>
      </w:r>
      <w:proofErr w:type="spellStart"/>
      <w:r w:rsidR="0094556D">
        <w:t>thì</w:t>
      </w:r>
      <w:proofErr w:type="spellEnd"/>
      <w:r w:rsidR="0094556D">
        <w:t xml:space="preserve"> </w:t>
      </w:r>
      <w:proofErr w:type="spellStart"/>
      <w:r w:rsidR="0094556D">
        <w:t>mô</w:t>
      </w:r>
      <w:proofErr w:type="spellEnd"/>
      <w:r w:rsidR="0094556D">
        <w:t xml:space="preserve"> </w:t>
      </w:r>
      <w:proofErr w:type="spellStart"/>
      <w:r w:rsidR="0094556D">
        <w:t>hình</w:t>
      </w:r>
      <w:proofErr w:type="spellEnd"/>
      <w:r w:rsidR="0094556D">
        <w:t xml:space="preserve"> </w:t>
      </w:r>
      <w:proofErr w:type="spellStart"/>
      <w:r w:rsidR="0094556D">
        <w:t>sẽ</w:t>
      </w:r>
      <w:proofErr w:type="spellEnd"/>
      <w:r w:rsidR="0094556D">
        <w:t xml:space="preserve"> </w:t>
      </w:r>
      <w:proofErr w:type="spellStart"/>
      <w:r w:rsidR="0094556D">
        <w:t>được</w:t>
      </w:r>
      <w:proofErr w:type="spellEnd"/>
      <w:r w:rsidR="0094556D">
        <w:t xml:space="preserve"> </w:t>
      </w:r>
      <w:proofErr w:type="spellStart"/>
      <w:r w:rsidR="0094556D">
        <w:t>tinh</w:t>
      </w:r>
      <w:proofErr w:type="spellEnd"/>
      <w:r w:rsidR="0094556D">
        <w:t xml:space="preserve"> </w:t>
      </w:r>
      <w:proofErr w:type="spellStart"/>
      <w:r w:rsidR="0094556D">
        <w:t>chỉnh</w:t>
      </w:r>
      <w:proofErr w:type="spellEnd"/>
      <w:r w:rsidR="0094556D">
        <w:t xml:space="preserve"> </w:t>
      </w:r>
      <w:proofErr w:type="spellStart"/>
      <w:r w:rsidR="0094556D">
        <w:t>lạ</w:t>
      </w:r>
      <w:r w:rsidR="00A65C97">
        <w:t>i</w:t>
      </w:r>
      <w:proofErr w:type="spellEnd"/>
      <w:r w:rsidR="00A65C97">
        <w:t xml:space="preserve"> </w:t>
      </w:r>
      <w:proofErr w:type="spellStart"/>
      <w:r w:rsidR="00A65C97">
        <w:t>cho</w:t>
      </w:r>
      <w:proofErr w:type="spellEnd"/>
      <w:r w:rsidR="00A65C97">
        <w:t xml:space="preserve"> </w:t>
      </w:r>
      <w:proofErr w:type="spellStart"/>
      <w:r w:rsidR="00A65C97">
        <w:t>chính</w:t>
      </w:r>
      <w:proofErr w:type="spellEnd"/>
      <w:r w:rsidR="00A65C97">
        <w:t xml:space="preserve"> </w:t>
      </w:r>
      <w:proofErr w:type="spellStart"/>
      <w:r w:rsidR="00A65C97">
        <w:t>xác</w:t>
      </w:r>
      <w:proofErr w:type="spellEnd"/>
      <w:r w:rsidR="00A65C97">
        <w:t xml:space="preserve"> </w:t>
      </w:r>
      <w:proofErr w:type="spellStart"/>
      <w:r w:rsidR="00A65C97">
        <w:t>hơn</w:t>
      </w:r>
      <w:proofErr w:type="spellEnd"/>
      <w:r w:rsidR="00A65C97">
        <w:t>.</w:t>
      </w:r>
      <w:r w:rsidR="003A5633">
        <w:t xml:space="preserve"> </w:t>
      </w:r>
      <w:proofErr w:type="spellStart"/>
      <w:r w:rsidR="0094556D">
        <w:t>Học</w:t>
      </w:r>
      <w:proofErr w:type="spellEnd"/>
      <w:r w:rsidR="0094556D">
        <w:t xml:space="preserve"> </w:t>
      </w:r>
      <w:proofErr w:type="spellStart"/>
      <w:r w:rsidR="0094556D">
        <w:t>máy</w:t>
      </w:r>
      <w:proofErr w:type="spellEnd"/>
      <w:r w:rsidR="0094556D">
        <w:t xml:space="preserve"> </w:t>
      </w:r>
      <w:proofErr w:type="spellStart"/>
      <w:r w:rsidR="0094556D">
        <w:t>có</w:t>
      </w:r>
      <w:proofErr w:type="spellEnd"/>
      <w:r w:rsidR="0094556D">
        <w:t xml:space="preserve"> </w:t>
      </w:r>
      <w:proofErr w:type="spellStart"/>
      <w:r w:rsidR="0094556D">
        <w:t>giám</w:t>
      </w:r>
      <w:proofErr w:type="spellEnd"/>
      <w:r w:rsidR="0094556D">
        <w:t xml:space="preserve"> </w:t>
      </w:r>
      <w:proofErr w:type="spellStart"/>
      <w:r w:rsidR="0094556D">
        <w:t>sát</w:t>
      </w:r>
      <w:proofErr w:type="spellEnd"/>
      <w:r w:rsidR="0094556D">
        <w:t xml:space="preserve"> </w:t>
      </w:r>
      <w:proofErr w:type="spellStart"/>
      <w:r w:rsidR="0094556D">
        <w:t>yêu</w:t>
      </w:r>
      <w:proofErr w:type="spellEnd"/>
      <w:r w:rsidR="0094556D">
        <w:t xml:space="preserve"> </w:t>
      </w:r>
      <w:proofErr w:type="spellStart"/>
      <w:r w:rsidR="0094556D">
        <w:t>cầu</w:t>
      </w:r>
      <w:proofErr w:type="spellEnd"/>
      <w:r w:rsidR="0094556D">
        <w:t xml:space="preserve"> </w:t>
      </w:r>
      <w:proofErr w:type="spellStart"/>
      <w:r w:rsidR="0094556D">
        <w:t>ít</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huấn</w:t>
      </w:r>
      <w:proofErr w:type="spellEnd"/>
      <w:r w:rsidR="0094556D">
        <w:t xml:space="preserve"> </w:t>
      </w:r>
      <w:proofErr w:type="spellStart"/>
      <w:r w:rsidR="0094556D">
        <w:t>luyện</w:t>
      </w:r>
      <w:proofErr w:type="spellEnd"/>
      <w:r w:rsidR="0094556D">
        <w:t xml:space="preserve"> </w:t>
      </w:r>
      <w:proofErr w:type="spellStart"/>
      <w:r w:rsidR="0094556D">
        <w:t>hơn</w:t>
      </w:r>
      <w:proofErr w:type="spellEnd"/>
      <w:r w:rsidR="0094556D">
        <w:t xml:space="preserve"> so </w:t>
      </w:r>
      <w:proofErr w:type="spellStart"/>
      <w:r w:rsidR="0094556D">
        <w:t>với</w:t>
      </w:r>
      <w:proofErr w:type="spellEnd"/>
      <w:r w:rsidR="0094556D">
        <w:t xml:space="preserve"> </w:t>
      </w:r>
      <w:proofErr w:type="spellStart"/>
      <w:r w:rsidR="0094556D">
        <w:t>các</w:t>
      </w:r>
      <w:proofErr w:type="spellEnd"/>
      <w:r w:rsidR="0094556D">
        <w:t xml:space="preserve"> </w:t>
      </w:r>
      <w:proofErr w:type="spellStart"/>
      <w:r w:rsidR="0094556D">
        <w:t>phương</w:t>
      </w:r>
      <w:proofErr w:type="spellEnd"/>
      <w:r w:rsidR="0094556D">
        <w:t xml:space="preserve"> </w:t>
      </w:r>
      <w:proofErr w:type="spellStart"/>
      <w:r w:rsidR="0094556D">
        <w:t>pháp</w:t>
      </w:r>
      <w:proofErr w:type="spellEnd"/>
      <w:r w:rsidR="0094556D">
        <w:t xml:space="preserve"> </w:t>
      </w:r>
      <w:proofErr w:type="spellStart"/>
      <w:r w:rsidR="0094556D">
        <w:t>học</w:t>
      </w:r>
      <w:proofErr w:type="spellEnd"/>
      <w:r w:rsidR="0094556D">
        <w:t xml:space="preserve"> </w:t>
      </w:r>
      <w:proofErr w:type="spellStart"/>
      <w:r w:rsidR="0094556D">
        <w:t>máy</w:t>
      </w:r>
      <w:proofErr w:type="spellEnd"/>
      <w:r w:rsidR="0094556D">
        <w:t xml:space="preserve"> </w:t>
      </w:r>
      <w:proofErr w:type="spellStart"/>
      <w:r w:rsidR="0094556D">
        <w:t>khác</w:t>
      </w:r>
      <w:proofErr w:type="spellEnd"/>
      <w:r w:rsidR="0094556D">
        <w:t xml:space="preserve"> </w:t>
      </w:r>
      <w:proofErr w:type="spellStart"/>
      <w:r w:rsidR="0094556D">
        <w:t>và</w:t>
      </w:r>
      <w:proofErr w:type="spellEnd"/>
      <w:r w:rsidR="0094556D">
        <w:t xml:space="preserve"> </w:t>
      </w:r>
      <w:proofErr w:type="spellStart"/>
      <w:r w:rsidR="0094556D">
        <w:t>giúp</w:t>
      </w:r>
      <w:proofErr w:type="spellEnd"/>
      <w:r w:rsidR="0094556D">
        <w:t xml:space="preserve"> </w:t>
      </w:r>
      <w:proofErr w:type="spellStart"/>
      <w:r w:rsidR="0094556D">
        <w:t>huấn</w:t>
      </w:r>
      <w:proofErr w:type="spellEnd"/>
      <w:r w:rsidR="0094556D">
        <w:t xml:space="preserve"> </w:t>
      </w:r>
      <w:proofErr w:type="spellStart"/>
      <w:r w:rsidR="0094556D">
        <w:t>luyện</w:t>
      </w:r>
      <w:proofErr w:type="spellEnd"/>
      <w:r w:rsidR="0094556D">
        <w:t xml:space="preserve"> </w:t>
      </w:r>
      <w:proofErr w:type="spellStart"/>
      <w:r w:rsidR="0094556D">
        <w:t>dễ</w:t>
      </w:r>
      <w:proofErr w:type="spellEnd"/>
      <w:r w:rsidR="0094556D">
        <w:t xml:space="preserve"> </w:t>
      </w:r>
      <w:proofErr w:type="spellStart"/>
      <w:r w:rsidR="0094556D">
        <w:t>dàng</w:t>
      </w:r>
      <w:proofErr w:type="spellEnd"/>
      <w:r w:rsidR="0094556D">
        <w:t xml:space="preserve"> </w:t>
      </w:r>
      <w:proofErr w:type="spellStart"/>
      <w:r w:rsidR="0094556D">
        <w:t>hơn</w:t>
      </w:r>
      <w:proofErr w:type="spellEnd"/>
      <w:r w:rsidR="0094556D">
        <w:t xml:space="preserve"> </w:t>
      </w:r>
      <w:proofErr w:type="spellStart"/>
      <w:r w:rsidR="0094556D">
        <w:t>vì</w:t>
      </w:r>
      <w:proofErr w:type="spellEnd"/>
      <w:r w:rsidR="0094556D">
        <w:t xml:space="preserve"> </w:t>
      </w:r>
      <w:proofErr w:type="spellStart"/>
      <w:r w:rsidR="0094556D">
        <w:t>kết</w:t>
      </w:r>
      <w:proofErr w:type="spellEnd"/>
      <w:r w:rsidR="0094556D">
        <w:t xml:space="preserve"> </w:t>
      </w:r>
      <w:proofErr w:type="spellStart"/>
      <w:r w:rsidR="0094556D">
        <w:t>quả</w:t>
      </w:r>
      <w:proofErr w:type="spellEnd"/>
      <w:r w:rsidR="0094556D">
        <w:t xml:space="preserve"> </w:t>
      </w:r>
      <w:proofErr w:type="spellStart"/>
      <w:r w:rsidR="0094556D">
        <w:t>của</w:t>
      </w:r>
      <w:proofErr w:type="spellEnd"/>
      <w:r w:rsidR="0094556D">
        <w:t xml:space="preserve"> </w:t>
      </w:r>
      <w:proofErr w:type="spellStart"/>
      <w:r w:rsidR="0094556D">
        <w:t>mô</w:t>
      </w:r>
      <w:proofErr w:type="spellEnd"/>
      <w:r w:rsidR="0094556D">
        <w:t xml:space="preserve"> </w:t>
      </w:r>
      <w:proofErr w:type="spellStart"/>
      <w:r w:rsidR="0094556D">
        <w:t>hình</w:t>
      </w:r>
      <w:proofErr w:type="spellEnd"/>
      <w:r w:rsidR="0094556D">
        <w:t xml:space="preserve"> </w:t>
      </w:r>
      <w:proofErr w:type="spellStart"/>
      <w:r w:rsidR="0094556D">
        <w:t>có</w:t>
      </w:r>
      <w:proofErr w:type="spellEnd"/>
      <w:r w:rsidR="0094556D">
        <w:t xml:space="preserve"> </w:t>
      </w:r>
      <w:proofErr w:type="spellStart"/>
      <w:r w:rsidR="0094556D">
        <w:t>thể</w:t>
      </w:r>
      <w:proofErr w:type="spellEnd"/>
      <w:r w:rsidR="0094556D">
        <w:t xml:space="preserve"> </w:t>
      </w:r>
      <w:proofErr w:type="spellStart"/>
      <w:r w:rsidR="0094556D">
        <w:t>được</w:t>
      </w:r>
      <w:proofErr w:type="spellEnd"/>
      <w:r w:rsidR="0094556D">
        <w:t xml:space="preserve"> so </w:t>
      </w:r>
      <w:proofErr w:type="spellStart"/>
      <w:r w:rsidR="0094556D">
        <w:t>sánh</w:t>
      </w:r>
      <w:proofErr w:type="spellEnd"/>
      <w:r w:rsidR="0094556D">
        <w:t xml:space="preserve"> </w:t>
      </w:r>
      <w:proofErr w:type="spellStart"/>
      <w:r w:rsidR="0094556D">
        <w:t>với</w:t>
      </w:r>
      <w:proofErr w:type="spellEnd"/>
      <w:r w:rsidR="0094556D">
        <w:t xml:space="preserve"> </w:t>
      </w:r>
      <w:proofErr w:type="spellStart"/>
      <w:r w:rsidR="0094556D">
        <w:t>kết</w:t>
      </w:r>
      <w:proofErr w:type="spellEnd"/>
      <w:r w:rsidR="0094556D">
        <w:t xml:space="preserve"> </w:t>
      </w:r>
      <w:proofErr w:type="spellStart"/>
      <w:r w:rsidR="0094556D">
        <w:t>quả</w:t>
      </w:r>
      <w:proofErr w:type="spellEnd"/>
      <w:r w:rsidR="0094556D">
        <w:t xml:space="preserve"> </w:t>
      </w:r>
      <w:proofErr w:type="spellStart"/>
      <w:r w:rsidR="0094556D">
        <w:t>được</w:t>
      </w:r>
      <w:proofErr w:type="spellEnd"/>
      <w:r w:rsidR="0094556D">
        <w:t xml:space="preserve"> </w:t>
      </w:r>
      <w:proofErr w:type="spellStart"/>
      <w:r w:rsidR="0094556D">
        <w:t>dán</w:t>
      </w:r>
      <w:proofErr w:type="spellEnd"/>
      <w:r w:rsidR="0094556D">
        <w:t xml:space="preserve"> </w:t>
      </w:r>
      <w:proofErr w:type="spellStart"/>
      <w:r w:rsidR="0094556D">
        <w:t>nhãn</w:t>
      </w:r>
      <w:proofErr w:type="spellEnd"/>
      <w:r w:rsidR="0094556D">
        <w:t xml:space="preserve"> </w:t>
      </w:r>
      <w:proofErr w:type="spellStart"/>
      <w:r w:rsidR="0094556D">
        <w:t>thực</w:t>
      </w:r>
      <w:proofErr w:type="spellEnd"/>
      <w:r w:rsidR="0094556D">
        <w:t xml:space="preserve"> </w:t>
      </w:r>
      <w:proofErr w:type="spellStart"/>
      <w:r w:rsidR="0094556D">
        <w:t>tế</w:t>
      </w:r>
      <w:proofErr w:type="spellEnd"/>
      <w:r w:rsidR="0094556D">
        <w:t xml:space="preserve">. </w:t>
      </w:r>
      <w:proofErr w:type="spellStart"/>
      <w:r w:rsidR="0094556D">
        <w:t>Tuy</w:t>
      </w:r>
      <w:proofErr w:type="spellEnd"/>
      <w:r w:rsidR="0094556D">
        <w:t xml:space="preserve"> </w:t>
      </w:r>
      <w:proofErr w:type="spellStart"/>
      <w:r w:rsidR="0094556D">
        <w:t>nhiên</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được</w:t>
      </w:r>
      <w:proofErr w:type="spellEnd"/>
      <w:r w:rsidR="0094556D">
        <w:t xml:space="preserve"> </w:t>
      </w:r>
      <w:proofErr w:type="spellStart"/>
      <w:r w:rsidR="0094556D">
        <w:t>gắn</w:t>
      </w:r>
      <w:proofErr w:type="spellEnd"/>
      <w:r w:rsidR="0094556D">
        <w:t xml:space="preserve"> </w:t>
      </w:r>
      <w:proofErr w:type="spellStart"/>
      <w:r w:rsidR="0094556D">
        <w:t>nhãn</w:t>
      </w:r>
      <w:proofErr w:type="spellEnd"/>
      <w:r w:rsidR="0094556D">
        <w:t xml:space="preserve"> </w:t>
      </w:r>
      <w:proofErr w:type="spellStart"/>
      <w:r w:rsidR="00853B88">
        <w:t>cần</w:t>
      </w:r>
      <w:proofErr w:type="spellEnd"/>
      <w:r w:rsidR="00853B88">
        <w:t xml:space="preserve"> </w:t>
      </w:r>
      <w:proofErr w:type="spellStart"/>
      <w:r w:rsidR="00853B88">
        <w:t>được</w:t>
      </w:r>
      <w:proofErr w:type="spellEnd"/>
      <w:r w:rsidR="00853B88">
        <w:t xml:space="preserve"> </w:t>
      </w:r>
      <w:proofErr w:type="spellStart"/>
      <w:r w:rsidR="00853B88">
        <w:t>chuẩn</w:t>
      </w:r>
      <w:proofErr w:type="spellEnd"/>
      <w:r w:rsidR="00853B88">
        <w:t xml:space="preserve"> </w:t>
      </w:r>
      <w:proofErr w:type="spellStart"/>
      <w:r w:rsidR="00853B88">
        <w:t>bị</w:t>
      </w:r>
      <w:proofErr w:type="spellEnd"/>
      <w:r w:rsidR="00853B88">
        <w:t xml:space="preserve"> </w:t>
      </w:r>
      <w:proofErr w:type="spellStart"/>
      <w:r w:rsidR="00853B88">
        <w:t>kỹ</w:t>
      </w:r>
      <w:proofErr w:type="spellEnd"/>
      <w:r w:rsidR="00853B88">
        <w:t xml:space="preserve"> </w:t>
      </w:r>
      <w:proofErr w:type="spellStart"/>
      <w:r w:rsidR="00853B88">
        <w:t>lưỡng</w:t>
      </w:r>
      <w:proofErr w:type="spellEnd"/>
      <w:r w:rsidR="0094556D">
        <w:t xml:space="preserve"> </w:t>
      </w:r>
      <w:proofErr w:type="spellStart"/>
      <w:r w:rsidR="00853B88">
        <w:t>và</w:t>
      </w:r>
      <w:proofErr w:type="spellEnd"/>
      <w:r w:rsidR="00853B88">
        <w:t xml:space="preserve"> </w:t>
      </w:r>
      <w:proofErr w:type="spellStart"/>
      <w:r w:rsidR="00853B88">
        <w:t>trong</w:t>
      </w:r>
      <w:proofErr w:type="spellEnd"/>
      <w:r w:rsidR="00853B88">
        <w:t xml:space="preserve"> </w:t>
      </w:r>
      <w:proofErr w:type="spellStart"/>
      <w:r w:rsidR="00853B88">
        <w:t>trường</w:t>
      </w:r>
      <w:proofErr w:type="spellEnd"/>
      <w:r w:rsidR="00853B88">
        <w:t xml:space="preserve"> </w:t>
      </w:r>
      <w:proofErr w:type="spellStart"/>
      <w:r w:rsidR="00853B88">
        <w:t>hợp</w:t>
      </w:r>
      <w:proofErr w:type="spellEnd"/>
      <w:r w:rsidR="00853B88">
        <w:t xml:space="preserve"> </w:t>
      </w:r>
      <w:proofErr w:type="spellStart"/>
      <w:r w:rsidR="00853B88">
        <w:t>không</w:t>
      </w:r>
      <w:proofErr w:type="spellEnd"/>
      <w:r w:rsidR="00853B88">
        <w:t xml:space="preserve"> </w:t>
      </w:r>
      <w:proofErr w:type="spellStart"/>
      <w:r w:rsidR="00853B88">
        <w:t>lý</w:t>
      </w:r>
      <w:proofErr w:type="spellEnd"/>
      <w:r w:rsidR="00853B88">
        <w:t xml:space="preserve"> </w:t>
      </w:r>
      <w:proofErr w:type="spellStart"/>
      <w:r w:rsidR="00853B88">
        <w:t>tưởng</w:t>
      </w:r>
      <w:proofErr w:type="spellEnd"/>
      <w:r w:rsidR="00853B88">
        <w:t xml:space="preserve"> </w:t>
      </w:r>
      <w:proofErr w:type="spellStart"/>
      <w:r w:rsidR="00853B88">
        <w:t>sẽ</w:t>
      </w:r>
      <w:proofErr w:type="spellEnd"/>
      <w:r w:rsidR="0094556D">
        <w:t xml:space="preserve"> </w:t>
      </w:r>
      <w:proofErr w:type="spellStart"/>
      <w:r w:rsidR="0094556D">
        <w:t>tạo</w:t>
      </w:r>
      <w:proofErr w:type="spellEnd"/>
      <w:r w:rsidR="0094556D">
        <w:t xml:space="preserve"> ra </w:t>
      </w:r>
      <w:proofErr w:type="spellStart"/>
      <w:r w:rsidR="0094556D">
        <w:t>một</w:t>
      </w:r>
      <w:proofErr w:type="spellEnd"/>
      <w:r w:rsidR="0094556D">
        <w:t xml:space="preserve"> </w:t>
      </w:r>
      <w:proofErr w:type="spellStart"/>
      <w:r w:rsidR="0094556D">
        <w:t>mô</w:t>
      </w:r>
      <w:proofErr w:type="spellEnd"/>
      <w:r w:rsidR="0094556D">
        <w:t xml:space="preserve"> </w:t>
      </w:r>
      <w:proofErr w:type="spellStart"/>
      <w:r w:rsidR="0094556D">
        <w:t>hình</w:t>
      </w:r>
      <w:proofErr w:type="spellEnd"/>
      <w:r w:rsidR="0094556D">
        <w:t xml:space="preserve"> </w:t>
      </w:r>
      <w:proofErr w:type="spellStart"/>
      <w:r w:rsidR="0094556D">
        <w:t>quá</w:t>
      </w:r>
      <w:proofErr w:type="spellEnd"/>
      <w:r w:rsidR="0094556D">
        <w:t xml:space="preserve"> </w:t>
      </w:r>
      <w:proofErr w:type="spellStart"/>
      <w:r w:rsidR="0094556D">
        <w:t>chặt</w:t>
      </w:r>
      <w:proofErr w:type="spellEnd"/>
      <w:r w:rsidR="0094556D">
        <w:t xml:space="preserve"> </w:t>
      </w:r>
      <w:proofErr w:type="spellStart"/>
      <w:r w:rsidR="0094556D">
        <w:t>chẽ</w:t>
      </w:r>
      <w:proofErr w:type="spellEnd"/>
      <w:r w:rsidR="0094556D">
        <w:t xml:space="preserve"> </w:t>
      </w:r>
      <w:proofErr w:type="spellStart"/>
      <w:r w:rsidR="0094556D">
        <w:t>với</w:t>
      </w:r>
      <w:proofErr w:type="spellEnd"/>
      <w:r w:rsidR="0094556D">
        <w:t xml:space="preserve"> </w:t>
      </w:r>
      <w:proofErr w:type="spellStart"/>
      <w:r w:rsidR="0094556D">
        <w:t>bộ</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huấn</w:t>
      </w:r>
      <w:proofErr w:type="spellEnd"/>
      <w:r w:rsidR="0094556D">
        <w:t xml:space="preserve"> </w:t>
      </w:r>
      <w:proofErr w:type="spellStart"/>
      <w:r w:rsidR="0094556D">
        <w:t>luyện</w:t>
      </w:r>
      <w:proofErr w:type="spellEnd"/>
      <w:r w:rsidR="0094556D">
        <w:t xml:space="preserve"> </w:t>
      </w:r>
      <w:proofErr w:type="spellStart"/>
      <w:r w:rsidR="00853B88">
        <w:t>và</w:t>
      </w:r>
      <w:proofErr w:type="spellEnd"/>
      <w:r w:rsidR="00853B88">
        <w:t xml:space="preserve"> </w:t>
      </w:r>
      <w:proofErr w:type="spellStart"/>
      <w:r w:rsidR="00853B88">
        <w:t>làm</w:t>
      </w:r>
      <w:proofErr w:type="spellEnd"/>
      <w:r w:rsidR="0094556D">
        <w:t xml:space="preserve"> </w:t>
      </w:r>
      <w:proofErr w:type="spellStart"/>
      <w:r w:rsidR="00853B88">
        <w:t>mô</w:t>
      </w:r>
      <w:proofErr w:type="spellEnd"/>
      <w:r w:rsidR="00853B88">
        <w:t xml:space="preserve"> </w:t>
      </w:r>
      <w:proofErr w:type="spellStart"/>
      <w:r w:rsidR="00853B88">
        <w:t>hình</w:t>
      </w:r>
      <w:proofErr w:type="spellEnd"/>
      <w:r w:rsidR="0094556D">
        <w:t xml:space="preserve"> </w:t>
      </w:r>
      <w:proofErr w:type="spellStart"/>
      <w:r w:rsidR="0094556D">
        <w:t>không</w:t>
      </w:r>
      <w:proofErr w:type="spellEnd"/>
      <w:r w:rsidR="0094556D">
        <w:t xml:space="preserve"> </w:t>
      </w:r>
      <w:proofErr w:type="spellStart"/>
      <w:r w:rsidR="0094556D">
        <w:t>thể</w:t>
      </w:r>
      <w:proofErr w:type="spellEnd"/>
      <w:r w:rsidR="0094556D">
        <w:t xml:space="preserve"> </w:t>
      </w:r>
      <w:proofErr w:type="spellStart"/>
      <w:r w:rsidR="0094556D">
        <w:t>xử</w:t>
      </w:r>
      <w:proofErr w:type="spellEnd"/>
      <w:r w:rsidR="00853B88">
        <w:t xml:space="preserve"> </w:t>
      </w:r>
      <w:proofErr w:type="spellStart"/>
      <w:r w:rsidR="00853B88">
        <w:t>lý</w:t>
      </w:r>
      <w:proofErr w:type="spellEnd"/>
      <w:r w:rsidR="00853B88">
        <w:t xml:space="preserve"> </w:t>
      </w:r>
      <w:proofErr w:type="spellStart"/>
      <w:r w:rsidR="00853B88">
        <w:t>chính</w:t>
      </w:r>
      <w:proofErr w:type="spellEnd"/>
      <w:r w:rsidR="00853B88">
        <w:t xml:space="preserve"> </w:t>
      </w:r>
      <w:proofErr w:type="spellStart"/>
      <w:r w:rsidR="00853B88">
        <w:t>xác</w:t>
      </w:r>
      <w:proofErr w:type="spellEnd"/>
      <w:r w:rsidR="00853B88">
        <w:t xml:space="preserve"> </w:t>
      </w:r>
      <w:proofErr w:type="spellStart"/>
      <w:r w:rsidR="00853B88">
        <w:t>với</w:t>
      </w:r>
      <w:proofErr w:type="spellEnd"/>
      <w:r w:rsidR="00853B88">
        <w:t xml:space="preserve"> </w:t>
      </w:r>
      <w:proofErr w:type="spellStart"/>
      <w:r w:rsidR="00853B88">
        <w:t>các</w:t>
      </w:r>
      <w:proofErr w:type="spellEnd"/>
      <w:r w:rsidR="00853B88">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mới</w:t>
      </w:r>
      <w:proofErr w:type="spellEnd"/>
      <w:r w:rsidR="0094556D">
        <w:t>.</w:t>
      </w:r>
    </w:p>
    <w:p w14:paraId="31E50D57" w14:textId="0C7683F8" w:rsidR="0094556D" w:rsidRDefault="004663F3" w:rsidP="00DF79EE">
      <w:pPr>
        <w:ind w:firstLine="562"/>
      </w:pPr>
      <w:ins w:id="228" w:author="Cung Thanh Long" w:date="2021-04-14T11:24:00Z">
        <w:r>
          <w:rPr>
            <w:b/>
          </w:rPr>
          <w:t xml:space="preserve">+ </w:t>
        </w:r>
      </w:ins>
      <w:proofErr w:type="spellStart"/>
      <w:r w:rsidR="0094556D" w:rsidRPr="003A5633">
        <w:rPr>
          <w:b/>
        </w:rPr>
        <w:t>Họ</w:t>
      </w:r>
      <w:r w:rsidR="003A5633" w:rsidRPr="003A5633">
        <w:rPr>
          <w:b/>
        </w:rPr>
        <w:t>c</w:t>
      </w:r>
      <w:proofErr w:type="spellEnd"/>
      <w:del w:id="229" w:author="Cung Thanh Long" w:date="2021-04-14T11:24:00Z">
        <w:r w:rsidR="003A5633" w:rsidRPr="003A5633" w:rsidDel="004663F3">
          <w:rPr>
            <w:b/>
          </w:rPr>
          <w:delText xml:space="preserve"> máy</w:delText>
        </w:r>
      </w:del>
      <w:r w:rsidR="003A5633" w:rsidRPr="003A5633">
        <w:rPr>
          <w:b/>
        </w:rPr>
        <w:t xml:space="preserve"> </w:t>
      </w:r>
      <w:proofErr w:type="spellStart"/>
      <w:r w:rsidR="003A5633" w:rsidRPr="003A5633">
        <w:rPr>
          <w:b/>
        </w:rPr>
        <w:t>không</w:t>
      </w:r>
      <w:proofErr w:type="spellEnd"/>
      <w:r w:rsidR="003A5633" w:rsidRPr="003A5633">
        <w:rPr>
          <w:b/>
        </w:rPr>
        <w:t xml:space="preserve"> </w:t>
      </w:r>
      <w:proofErr w:type="spellStart"/>
      <w:r w:rsidR="003A5633" w:rsidRPr="003A5633">
        <w:rPr>
          <w:b/>
        </w:rPr>
        <w:t>giám</w:t>
      </w:r>
      <w:proofErr w:type="spellEnd"/>
      <w:r w:rsidR="003A5633" w:rsidRPr="003A5633">
        <w:rPr>
          <w:b/>
        </w:rPr>
        <w:t xml:space="preserve"> </w:t>
      </w:r>
      <w:proofErr w:type="spellStart"/>
      <w:r w:rsidR="003A5633" w:rsidRPr="003A5633">
        <w:rPr>
          <w:b/>
        </w:rPr>
        <w:t>sát</w:t>
      </w:r>
      <w:proofErr w:type="spellEnd"/>
      <w:r w:rsidR="003A5633" w:rsidRPr="00853B88">
        <w:rPr>
          <w:b/>
        </w:rPr>
        <w:t>:</w:t>
      </w:r>
      <w:r w:rsidR="003A5633">
        <w:t xml:space="preserve"> </w:t>
      </w:r>
      <w:proofErr w:type="spellStart"/>
      <w:r w:rsidR="003A5633">
        <w:t>Học</w:t>
      </w:r>
      <w:proofErr w:type="spellEnd"/>
      <w:r w:rsidR="003A5633">
        <w:t xml:space="preserve"> </w:t>
      </w:r>
      <w:proofErr w:type="spellStart"/>
      <w:r w:rsidR="003A5633">
        <w:t>máy</w:t>
      </w:r>
      <w:proofErr w:type="spellEnd"/>
      <w:r w:rsidR="0094556D">
        <w:t xml:space="preserve"> </w:t>
      </w:r>
      <w:proofErr w:type="spellStart"/>
      <w:r w:rsidR="0094556D">
        <w:t>không</w:t>
      </w:r>
      <w:proofErr w:type="spellEnd"/>
      <w:r w:rsidR="0094556D">
        <w:t xml:space="preserve"> </w:t>
      </w:r>
      <w:proofErr w:type="spellStart"/>
      <w:r w:rsidR="0094556D">
        <w:t>giám</w:t>
      </w:r>
      <w:proofErr w:type="spellEnd"/>
      <w:r w:rsidR="0094556D">
        <w:t xml:space="preserve"> </w:t>
      </w:r>
      <w:proofErr w:type="spellStart"/>
      <w:r w:rsidR="0094556D">
        <w:t>sát</w:t>
      </w:r>
      <w:proofErr w:type="spellEnd"/>
      <w:r w:rsidR="0094556D">
        <w:t xml:space="preserve"> </w:t>
      </w:r>
      <w:proofErr w:type="spellStart"/>
      <w:r w:rsidR="003A5633">
        <w:t>đầu</w:t>
      </w:r>
      <w:proofErr w:type="spellEnd"/>
      <w:r w:rsidR="0094556D">
        <w:t xml:space="preserve"> </w:t>
      </w:r>
      <w:proofErr w:type="spellStart"/>
      <w:r w:rsidR="0094556D">
        <w:t>vào</w:t>
      </w:r>
      <w:proofErr w:type="spellEnd"/>
      <w:r w:rsidR="0094556D">
        <w:t xml:space="preserve"> </w:t>
      </w:r>
      <w:proofErr w:type="spellStart"/>
      <w:r w:rsidR="003A5633">
        <w:t>là</w:t>
      </w:r>
      <w:proofErr w:type="spellEnd"/>
      <w:r w:rsidR="0094556D">
        <w:t xml:space="preserve"> </w:t>
      </w:r>
      <w:proofErr w:type="spellStart"/>
      <w:r w:rsidR="00161F00">
        <w:t>từ</w:t>
      </w:r>
      <w:proofErr w:type="spellEnd"/>
      <w:r w:rsidR="00161F00">
        <w:t xml:space="preserve"> </w:t>
      </w:r>
      <w:proofErr w:type="spellStart"/>
      <w:r w:rsidR="0094556D">
        <w:t>lượng</w:t>
      </w:r>
      <w:proofErr w:type="spellEnd"/>
      <w:r w:rsidR="0094556D">
        <w:t xml:space="preserve"> </w:t>
      </w:r>
      <w:proofErr w:type="spellStart"/>
      <w:r w:rsidR="0094556D">
        <w:t>lớn</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không</w:t>
      </w:r>
      <w:proofErr w:type="spellEnd"/>
      <w:r w:rsidR="0094556D">
        <w:t xml:space="preserve"> </w:t>
      </w:r>
      <w:proofErr w:type="spellStart"/>
      <w:r w:rsidR="0094556D">
        <w:t>được</w:t>
      </w:r>
      <w:proofErr w:type="spellEnd"/>
      <w:r w:rsidR="0094556D">
        <w:t xml:space="preserve"> </w:t>
      </w:r>
      <w:proofErr w:type="spellStart"/>
      <w:r w:rsidR="0094556D">
        <w:t>gắ</w:t>
      </w:r>
      <w:r w:rsidR="00161F00">
        <w:t>n</w:t>
      </w:r>
      <w:proofErr w:type="spellEnd"/>
      <w:r w:rsidR="00161F00">
        <w:t xml:space="preserve"> </w:t>
      </w:r>
      <w:proofErr w:type="spellStart"/>
      <w:r w:rsidR="00161F00">
        <w:t>nhãn</w:t>
      </w:r>
      <w:proofErr w:type="spellEnd"/>
      <w:r w:rsidR="00161F00">
        <w:t>,</w:t>
      </w:r>
      <w:r w:rsidR="0094556D">
        <w:t xml:space="preserve"> </w:t>
      </w:r>
      <w:proofErr w:type="spellStart"/>
      <w:r w:rsidR="0094556D">
        <w:t>sử</w:t>
      </w:r>
      <w:proofErr w:type="spellEnd"/>
      <w:r w:rsidR="0094556D">
        <w:t xml:space="preserve"> </w:t>
      </w:r>
      <w:proofErr w:type="spellStart"/>
      <w:r w:rsidR="0094556D">
        <w:t>dụng</w:t>
      </w:r>
      <w:proofErr w:type="spellEnd"/>
      <w:r w:rsidR="0094556D">
        <w:t xml:space="preserve"> </w:t>
      </w:r>
      <w:proofErr w:type="spellStart"/>
      <w:r w:rsidR="0094556D">
        <w:t>các</w:t>
      </w:r>
      <w:proofErr w:type="spellEnd"/>
      <w:r w:rsidR="0094556D">
        <w:t xml:space="preserve"> </w:t>
      </w:r>
      <w:proofErr w:type="spellStart"/>
      <w:r w:rsidR="0094556D">
        <w:t>thuật</w:t>
      </w:r>
      <w:proofErr w:type="spellEnd"/>
      <w:r w:rsidR="0094556D">
        <w:t xml:space="preserve"> </w:t>
      </w:r>
      <w:proofErr w:type="spellStart"/>
      <w:r w:rsidR="0094556D">
        <w:t>toán</w:t>
      </w:r>
      <w:proofErr w:type="spellEnd"/>
      <w:r w:rsidR="0094556D">
        <w:t xml:space="preserve"> </w:t>
      </w:r>
      <w:proofErr w:type="spellStart"/>
      <w:r w:rsidR="0094556D">
        <w:t>để</w:t>
      </w:r>
      <w:proofErr w:type="spellEnd"/>
      <w:r w:rsidR="0094556D">
        <w:t xml:space="preserve"> </w:t>
      </w:r>
      <w:proofErr w:type="spellStart"/>
      <w:r w:rsidR="0094556D">
        <w:t>trích</w:t>
      </w:r>
      <w:proofErr w:type="spellEnd"/>
      <w:r w:rsidR="0094556D">
        <w:t xml:space="preserve"> </w:t>
      </w:r>
      <w:proofErr w:type="spellStart"/>
      <w:r w:rsidR="0094556D">
        <w:t>xuất</w:t>
      </w:r>
      <w:proofErr w:type="spellEnd"/>
      <w:r w:rsidR="0094556D">
        <w:t xml:space="preserve"> </w:t>
      </w:r>
      <w:proofErr w:type="spellStart"/>
      <w:r w:rsidR="0094556D">
        <w:t>các</w:t>
      </w:r>
      <w:proofErr w:type="spellEnd"/>
      <w:r w:rsidR="0094556D">
        <w:t xml:space="preserve"> </w:t>
      </w:r>
      <w:proofErr w:type="spellStart"/>
      <w:r w:rsidR="0094556D">
        <w:t>đặc</w:t>
      </w:r>
      <w:proofErr w:type="spellEnd"/>
      <w:r w:rsidR="0094556D">
        <w:t xml:space="preserve"> </w:t>
      </w:r>
      <w:proofErr w:type="spellStart"/>
      <w:r w:rsidR="0094556D">
        <w:t>trưng</w:t>
      </w:r>
      <w:proofErr w:type="spellEnd"/>
      <w:r w:rsidR="0094556D">
        <w:t xml:space="preserve"> </w:t>
      </w:r>
      <w:proofErr w:type="spellStart"/>
      <w:r w:rsidR="0094556D">
        <w:t>có</w:t>
      </w:r>
      <w:proofErr w:type="spellEnd"/>
      <w:r w:rsidR="0094556D">
        <w:t xml:space="preserve"> ý </w:t>
      </w:r>
      <w:proofErr w:type="spellStart"/>
      <w:r w:rsidR="0094556D">
        <w:t>nghĩa</w:t>
      </w:r>
      <w:proofErr w:type="spellEnd"/>
      <w:r w:rsidR="0094556D">
        <w:t xml:space="preserve"> </w:t>
      </w:r>
      <w:proofErr w:type="spellStart"/>
      <w:r w:rsidR="00161F00">
        <w:t>nhằm</w:t>
      </w:r>
      <w:proofErr w:type="spellEnd"/>
      <w:r w:rsidR="0094556D">
        <w:t xml:space="preserve"> </w:t>
      </w:r>
      <w:proofErr w:type="spellStart"/>
      <w:r w:rsidR="0094556D">
        <w:t>gắn</w:t>
      </w:r>
      <w:proofErr w:type="spellEnd"/>
      <w:r w:rsidR="0094556D">
        <w:t xml:space="preserve"> </w:t>
      </w:r>
      <w:proofErr w:type="spellStart"/>
      <w:r w:rsidR="0094556D">
        <w:t>nhãn</w:t>
      </w:r>
      <w:proofErr w:type="spellEnd"/>
      <w:r w:rsidR="0094556D">
        <w:t xml:space="preserve">, </w:t>
      </w:r>
      <w:proofErr w:type="spellStart"/>
      <w:r w:rsidR="0094556D">
        <w:t>sắp</w:t>
      </w:r>
      <w:proofErr w:type="spellEnd"/>
      <w:r w:rsidR="0094556D">
        <w:t xml:space="preserve"> </w:t>
      </w:r>
      <w:proofErr w:type="spellStart"/>
      <w:r w:rsidR="0094556D">
        <w:t>xếp</w:t>
      </w:r>
      <w:proofErr w:type="spellEnd"/>
      <w:r w:rsidR="0094556D">
        <w:t xml:space="preserve"> </w:t>
      </w:r>
      <w:proofErr w:type="spellStart"/>
      <w:r w:rsidR="0094556D">
        <w:t>và</w:t>
      </w:r>
      <w:proofErr w:type="spellEnd"/>
      <w:r w:rsidR="0094556D">
        <w:t xml:space="preserve"> </w:t>
      </w:r>
      <w:proofErr w:type="spellStart"/>
      <w:r w:rsidR="0094556D">
        <w:t>phân</w:t>
      </w:r>
      <w:proofErr w:type="spellEnd"/>
      <w:r w:rsidR="0094556D">
        <w:t xml:space="preserve"> </w:t>
      </w:r>
      <w:proofErr w:type="spellStart"/>
      <w:r w:rsidR="0094556D">
        <w:t>loại</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mà</w:t>
      </w:r>
      <w:proofErr w:type="spellEnd"/>
      <w:r w:rsidR="0094556D">
        <w:t xml:space="preserve"> </w:t>
      </w:r>
      <w:proofErr w:type="spellStart"/>
      <w:r w:rsidR="0094556D">
        <w:t>không</w:t>
      </w:r>
      <w:proofErr w:type="spellEnd"/>
      <w:r w:rsidR="0094556D">
        <w:t xml:space="preserve"> </w:t>
      </w:r>
      <w:proofErr w:type="spellStart"/>
      <w:r w:rsidR="0094556D">
        <w:t>cần</w:t>
      </w:r>
      <w:proofErr w:type="spellEnd"/>
      <w:r w:rsidR="0094556D">
        <w:t xml:space="preserve"> </w:t>
      </w:r>
      <w:proofErr w:type="spellStart"/>
      <w:r w:rsidR="0094556D">
        <w:t>sự</w:t>
      </w:r>
      <w:proofErr w:type="spellEnd"/>
      <w:r w:rsidR="0094556D">
        <w:t xml:space="preserve"> can </w:t>
      </w:r>
      <w:proofErr w:type="spellStart"/>
      <w:r w:rsidR="0094556D">
        <w:t>thiệp</w:t>
      </w:r>
      <w:proofErr w:type="spellEnd"/>
      <w:r w:rsidR="0094556D">
        <w:t xml:space="preserve"> </w:t>
      </w:r>
      <w:proofErr w:type="spellStart"/>
      <w:r w:rsidR="0094556D">
        <w:t>của</w:t>
      </w:r>
      <w:proofErr w:type="spellEnd"/>
      <w:r w:rsidR="0094556D">
        <w:t xml:space="preserve"> con </w:t>
      </w:r>
      <w:proofErr w:type="spellStart"/>
      <w:r w:rsidR="0094556D">
        <w:t>người</w:t>
      </w:r>
      <w:proofErr w:type="spellEnd"/>
      <w:r w:rsidR="0094556D">
        <w:t xml:space="preserve">. </w:t>
      </w:r>
      <w:proofErr w:type="spellStart"/>
      <w:r w:rsidR="0094556D">
        <w:t>Học</w:t>
      </w:r>
      <w:proofErr w:type="spellEnd"/>
      <w:r w:rsidR="0094556D">
        <w:t xml:space="preserve"> </w:t>
      </w:r>
      <w:proofErr w:type="spellStart"/>
      <w:r w:rsidR="0094556D">
        <w:t>không</w:t>
      </w:r>
      <w:proofErr w:type="spellEnd"/>
      <w:r w:rsidR="0094556D">
        <w:t xml:space="preserve"> </w:t>
      </w:r>
      <w:proofErr w:type="spellStart"/>
      <w:r w:rsidR="0094556D">
        <w:t>giám</w:t>
      </w:r>
      <w:proofErr w:type="spellEnd"/>
      <w:r w:rsidR="0094556D">
        <w:t xml:space="preserve"> </w:t>
      </w:r>
      <w:proofErr w:type="spellStart"/>
      <w:r w:rsidR="0094556D">
        <w:t>sát</w:t>
      </w:r>
      <w:proofErr w:type="spellEnd"/>
      <w:r w:rsidR="0094556D">
        <w:t xml:space="preserve"> </w:t>
      </w:r>
      <w:proofErr w:type="spellStart"/>
      <w:r w:rsidR="0094556D">
        <w:t>không</w:t>
      </w:r>
      <w:proofErr w:type="spellEnd"/>
      <w:r w:rsidR="0094556D">
        <w:t xml:space="preserve"> </w:t>
      </w:r>
      <w:proofErr w:type="spellStart"/>
      <w:r w:rsidR="0094556D">
        <w:t>phải</w:t>
      </w:r>
      <w:proofErr w:type="spellEnd"/>
      <w:r w:rsidR="0094556D">
        <w:t xml:space="preserve"> </w:t>
      </w:r>
      <w:proofErr w:type="spellStart"/>
      <w:r w:rsidR="0094556D">
        <w:t>là</w:t>
      </w:r>
      <w:proofErr w:type="spellEnd"/>
      <w:r w:rsidR="0094556D">
        <w:t xml:space="preserve"> </w:t>
      </w:r>
      <w:proofErr w:type="spellStart"/>
      <w:r w:rsidR="0094556D">
        <w:t>việc</w:t>
      </w:r>
      <w:proofErr w:type="spellEnd"/>
      <w:r w:rsidR="0094556D">
        <w:t xml:space="preserve"> </w:t>
      </w:r>
      <w:proofErr w:type="spellStart"/>
      <w:r w:rsidR="0094556D">
        <w:t>tự</w:t>
      </w:r>
      <w:proofErr w:type="spellEnd"/>
      <w:r w:rsidR="0094556D">
        <w:t xml:space="preserve"> </w:t>
      </w:r>
      <w:proofErr w:type="spellStart"/>
      <w:r w:rsidR="0094556D">
        <w:t>động</w:t>
      </w:r>
      <w:proofErr w:type="spellEnd"/>
      <w:r w:rsidR="0094556D">
        <w:t xml:space="preserve"> </w:t>
      </w:r>
      <w:proofErr w:type="spellStart"/>
      <w:r w:rsidR="0094556D">
        <w:t>hóa</w:t>
      </w:r>
      <w:proofErr w:type="spellEnd"/>
      <w:r w:rsidR="0094556D">
        <w:t xml:space="preserve"> </w:t>
      </w:r>
      <w:proofErr w:type="spellStart"/>
      <w:r w:rsidR="0094556D">
        <w:t>các</w:t>
      </w:r>
      <w:proofErr w:type="spellEnd"/>
      <w:r w:rsidR="0094556D">
        <w:t xml:space="preserve"> </w:t>
      </w:r>
      <w:proofErr w:type="spellStart"/>
      <w:r w:rsidR="0094556D">
        <w:t>quyết</w:t>
      </w:r>
      <w:proofErr w:type="spellEnd"/>
      <w:r w:rsidR="0094556D">
        <w:t xml:space="preserve"> </w:t>
      </w:r>
      <w:proofErr w:type="spellStart"/>
      <w:r w:rsidR="0094556D">
        <w:t>định</w:t>
      </w:r>
      <w:proofErr w:type="spellEnd"/>
      <w:r w:rsidR="0094556D">
        <w:t xml:space="preserve"> </w:t>
      </w:r>
      <w:proofErr w:type="spellStart"/>
      <w:r w:rsidR="0094556D">
        <w:t>và</w:t>
      </w:r>
      <w:proofErr w:type="spellEnd"/>
      <w:r w:rsidR="0094556D">
        <w:t xml:space="preserve"> </w:t>
      </w:r>
      <w:proofErr w:type="spellStart"/>
      <w:r w:rsidR="0094556D">
        <w:t>dự</w:t>
      </w:r>
      <w:proofErr w:type="spellEnd"/>
      <w:r w:rsidR="0094556D">
        <w:t xml:space="preserve"> </w:t>
      </w:r>
      <w:proofErr w:type="spellStart"/>
      <w:r w:rsidR="0094556D">
        <w:t>đoán</w:t>
      </w:r>
      <w:proofErr w:type="spellEnd"/>
      <w:r w:rsidR="0094556D">
        <w:t xml:space="preserve">, </w:t>
      </w:r>
      <w:proofErr w:type="spellStart"/>
      <w:r w:rsidR="0094556D">
        <w:t>mà</w:t>
      </w:r>
      <w:proofErr w:type="spellEnd"/>
      <w:r w:rsidR="0094556D">
        <w:t xml:space="preserve"> </w:t>
      </w:r>
      <w:proofErr w:type="spellStart"/>
      <w:r w:rsidR="0094556D">
        <w:t>thiên</w:t>
      </w:r>
      <w:proofErr w:type="spellEnd"/>
      <w:r w:rsidR="0094556D">
        <w:t xml:space="preserve"> </w:t>
      </w:r>
      <w:proofErr w:type="spellStart"/>
      <w:r w:rsidR="0094556D">
        <w:t>về</w:t>
      </w:r>
      <w:proofErr w:type="spellEnd"/>
      <w:r w:rsidR="0094556D">
        <w:t xml:space="preserve"> </w:t>
      </w:r>
      <w:proofErr w:type="spellStart"/>
      <w:r w:rsidR="0094556D">
        <w:t>việc</w:t>
      </w:r>
      <w:proofErr w:type="spellEnd"/>
      <w:r w:rsidR="0094556D">
        <w:t xml:space="preserve"> </w:t>
      </w:r>
      <w:proofErr w:type="spellStart"/>
      <w:r w:rsidR="0094556D">
        <w:t>xác</w:t>
      </w:r>
      <w:proofErr w:type="spellEnd"/>
      <w:r w:rsidR="0094556D">
        <w:t xml:space="preserve"> </w:t>
      </w:r>
      <w:proofErr w:type="spellStart"/>
      <w:r w:rsidR="0094556D">
        <w:t>định</w:t>
      </w:r>
      <w:proofErr w:type="spellEnd"/>
      <w:r w:rsidR="0094556D">
        <w:t xml:space="preserve"> </w:t>
      </w:r>
      <w:proofErr w:type="spellStart"/>
      <w:r w:rsidR="0094556D">
        <w:t>các</w:t>
      </w:r>
      <w:proofErr w:type="spellEnd"/>
      <w:r w:rsidR="0094556D">
        <w:t xml:space="preserve"> </w:t>
      </w:r>
      <w:proofErr w:type="spellStart"/>
      <w:r w:rsidR="0094556D">
        <w:t>mẫu</w:t>
      </w:r>
      <w:proofErr w:type="spellEnd"/>
      <w:r w:rsidR="0094556D">
        <w:t xml:space="preserve"> </w:t>
      </w:r>
      <w:proofErr w:type="spellStart"/>
      <w:r w:rsidR="0094556D">
        <w:t>và</w:t>
      </w:r>
      <w:proofErr w:type="spellEnd"/>
      <w:r w:rsidR="0094556D">
        <w:t xml:space="preserve"> </w:t>
      </w:r>
      <w:proofErr w:type="spellStart"/>
      <w:r w:rsidR="0094556D">
        <w:t>mối</w:t>
      </w:r>
      <w:proofErr w:type="spellEnd"/>
      <w:r w:rsidR="0094556D">
        <w:t xml:space="preserve"> </w:t>
      </w:r>
      <w:proofErr w:type="spellStart"/>
      <w:r w:rsidR="0094556D">
        <w:t>quan</w:t>
      </w:r>
      <w:proofErr w:type="spellEnd"/>
      <w:r w:rsidR="0094556D">
        <w:t xml:space="preserve"> </w:t>
      </w:r>
      <w:proofErr w:type="spellStart"/>
      <w:r w:rsidR="0094556D">
        <w:t>hệ</w:t>
      </w:r>
      <w:proofErr w:type="spellEnd"/>
      <w:r w:rsidR="0094556D">
        <w:t xml:space="preserve"> </w:t>
      </w:r>
      <w:proofErr w:type="spellStart"/>
      <w:r w:rsidR="0094556D">
        <w:t>trong</w:t>
      </w:r>
      <w:proofErr w:type="spellEnd"/>
      <w:r w:rsidR="0094556D">
        <w:t xml:space="preserve"> </w:t>
      </w:r>
      <w:proofErr w:type="spellStart"/>
      <w:r w:rsidR="0094556D">
        <w:t>dữ</w:t>
      </w:r>
      <w:proofErr w:type="spellEnd"/>
      <w:r w:rsidR="0094556D">
        <w:t xml:space="preserve"> </w:t>
      </w:r>
      <w:proofErr w:type="spellStart"/>
      <w:r w:rsidR="0094556D">
        <w:t>liệ</w:t>
      </w:r>
      <w:r w:rsidR="00161F00">
        <w:t>u</w:t>
      </w:r>
      <w:proofErr w:type="spellEnd"/>
      <w:r w:rsidR="00161F00">
        <w:t>.</w:t>
      </w:r>
    </w:p>
    <w:p w14:paraId="3B3D7EA0" w14:textId="67C93719" w:rsidR="00041E0C" w:rsidRDefault="004663F3" w:rsidP="003A5633">
      <w:pPr>
        <w:ind w:firstLine="567"/>
      </w:pPr>
      <w:ins w:id="230" w:author="Cung Thanh Long" w:date="2021-04-14T11:24:00Z">
        <w:r>
          <w:rPr>
            <w:b/>
          </w:rPr>
          <w:t xml:space="preserve">+ </w:t>
        </w:r>
      </w:ins>
      <w:proofErr w:type="spellStart"/>
      <w:r w:rsidR="0094556D" w:rsidRPr="00853B88">
        <w:rPr>
          <w:b/>
        </w:rPr>
        <w:t>Học</w:t>
      </w:r>
      <w:proofErr w:type="spellEnd"/>
      <w:r w:rsidR="0094556D" w:rsidRPr="00853B88">
        <w:rPr>
          <w:b/>
        </w:rPr>
        <w:t xml:space="preserve"> </w:t>
      </w:r>
      <w:proofErr w:type="spellStart"/>
      <w:r w:rsidR="00161F00">
        <w:rPr>
          <w:b/>
        </w:rPr>
        <w:t>nửa</w:t>
      </w:r>
      <w:proofErr w:type="spellEnd"/>
      <w:r w:rsidR="003A5633" w:rsidRPr="00853B88">
        <w:rPr>
          <w:b/>
        </w:rPr>
        <w:t xml:space="preserve"> </w:t>
      </w:r>
      <w:proofErr w:type="spellStart"/>
      <w:r w:rsidR="003A5633" w:rsidRPr="00853B88">
        <w:rPr>
          <w:b/>
        </w:rPr>
        <w:t>giám</w:t>
      </w:r>
      <w:proofErr w:type="spellEnd"/>
      <w:r w:rsidR="003A5633" w:rsidRPr="00853B88">
        <w:rPr>
          <w:b/>
        </w:rPr>
        <w:t xml:space="preserve"> </w:t>
      </w:r>
      <w:proofErr w:type="spellStart"/>
      <w:r w:rsidR="003A5633" w:rsidRPr="00853B88">
        <w:rPr>
          <w:b/>
        </w:rPr>
        <w:t>sát</w:t>
      </w:r>
      <w:proofErr w:type="spellEnd"/>
      <w:r w:rsidR="003A5633" w:rsidRPr="00853B88">
        <w:rPr>
          <w:b/>
        </w:rPr>
        <w:t>:</w:t>
      </w:r>
      <w:r w:rsidR="003A5633">
        <w:t xml:space="preserve"> </w:t>
      </w:r>
      <w:proofErr w:type="spellStart"/>
      <w:r w:rsidR="003A5633">
        <w:t>Là</w:t>
      </w:r>
      <w:proofErr w:type="spellEnd"/>
      <w:r w:rsidR="003A5633">
        <w:t xml:space="preserve"> </w:t>
      </w:r>
      <w:proofErr w:type="spellStart"/>
      <w:r w:rsidR="0094556D">
        <w:t>sự</w:t>
      </w:r>
      <w:proofErr w:type="spellEnd"/>
      <w:r w:rsidR="0094556D">
        <w:t xml:space="preserve"> </w:t>
      </w:r>
      <w:proofErr w:type="spellStart"/>
      <w:r w:rsidR="0094556D">
        <w:t>kết</w:t>
      </w:r>
      <w:proofErr w:type="spellEnd"/>
      <w:r w:rsidR="0094556D">
        <w:t xml:space="preserve"> </w:t>
      </w:r>
      <w:proofErr w:type="spellStart"/>
      <w:r w:rsidR="0094556D">
        <w:t>hợp</w:t>
      </w:r>
      <w:proofErr w:type="spellEnd"/>
      <w:r w:rsidR="0094556D">
        <w:t xml:space="preserve"> </w:t>
      </w:r>
      <w:proofErr w:type="spellStart"/>
      <w:r w:rsidR="0094556D">
        <w:t>giữa</w:t>
      </w:r>
      <w:proofErr w:type="spellEnd"/>
      <w:r w:rsidR="0094556D">
        <w:t xml:space="preserve"> </w:t>
      </w:r>
      <w:proofErr w:type="spellStart"/>
      <w:r w:rsidR="0094556D">
        <w:t>học</w:t>
      </w:r>
      <w:proofErr w:type="spellEnd"/>
      <w:r w:rsidR="0094556D">
        <w:t xml:space="preserve"> </w:t>
      </w:r>
      <w:proofErr w:type="spellStart"/>
      <w:r w:rsidR="0094556D">
        <w:t>tập</w:t>
      </w:r>
      <w:proofErr w:type="spellEnd"/>
      <w:r w:rsidR="0094556D">
        <w:t xml:space="preserve"> </w:t>
      </w:r>
      <w:proofErr w:type="spellStart"/>
      <w:r w:rsidR="0094556D">
        <w:t>có</w:t>
      </w:r>
      <w:proofErr w:type="spellEnd"/>
      <w:r w:rsidR="0094556D">
        <w:t xml:space="preserve"> </w:t>
      </w:r>
      <w:proofErr w:type="spellStart"/>
      <w:r w:rsidR="0094556D">
        <w:t>giám</w:t>
      </w:r>
      <w:proofErr w:type="spellEnd"/>
      <w:r w:rsidR="0094556D">
        <w:t xml:space="preserve"> </w:t>
      </w:r>
      <w:proofErr w:type="spellStart"/>
      <w:r w:rsidR="0094556D">
        <w:t>sát</w:t>
      </w:r>
      <w:proofErr w:type="spellEnd"/>
      <w:r w:rsidR="0094556D">
        <w:t xml:space="preserve"> </w:t>
      </w:r>
      <w:proofErr w:type="spellStart"/>
      <w:r w:rsidR="0094556D">
        <w:t>và</w:t>
      </w:r>
      <w:proofErr w:type="spellEnd"/>
      <w:r w:rsidR="0094556D">
        <w:t xml:space="preserve"> </w:t>
      </w:r>
      <w:proofErr w:type="spellStart"/>
      <w:r w:rsidR="0094556D">
        <w:t>học</w:t>
      </w:r>
      <w:proofErr w:type="spellEnd"/>
      <w:r w:rsidR="0094556D">
        <w:t xml:space="preserve"> </w:t>
      </w:r>
      <w:proofErr w:type="spellStart"/>
      <w:r w:rsidR="0094556D">
        <w:t>tập</w:t>
      </w:r>
      <w:proofErr w:type="spellEnd"/>
      <w:r w:rsidR="0094556D">
        <w:t xml:space="preserve"> </w:t>
      </w:r>
      <w:proofErr w:type="spellStart"/>
      <w:r w:rsidR="0094556D">
        <w:t>không</w:t>
      </w:r>
      <w:proofErr w:type="spellEnd"/>
      <w:r w:rsidR="0094556D">
        <w:t xml:space="preserve"> </w:t>
      </w:r>
      <w:proofErr w:type="spellStart"/>
      <w:r w:rsidR="0094556D">
        <w:t>giám</w:t>
      </w:r>
      <w:proofErr w:type="spellEnd"/>
      <w:r w:rsidR="0094556D">
        <w:t xml:space="preserve"> </w:t>
      </w:r>
      <w:proofErr w:type="spellStart"/>
      <w:r w:rsidR="0094556D">
        <w:t>sát</w:t>
      </w:r>
      <w:proofErr w:type="spellEnd"/>
      <w:r w:rsidR="0094556D">
        <w:t xml:space="preserve">. </w:t>
      </w:r>
      <w:proofErr w:type="spellStart"/>
      <w:r w:rsidR="0094556D">
        <w:t>Trong</w:t>
      </w:r>
      <w:proofErr w:type="spellEnd"/>
      <w:r w:rsidR="0094556D">
        <w:t xml:space="preserve"> </w:t>
      </w:r>
      <w:proofErr w:type="spellStart"/>
      <w:r w:rsidR="0094556D">
        <w:t>quá</w:t>
      </w:r>
      <w:proofErr w:type="spellEnd"/>
      <w:r w:rsidR="0094556D">
        <w:t xml:space="preserve"> </w:t>
      </w:r>
      <w:proofErr w:type="spellStart"/>
      <w:r w:rsidR="0094556D">
        <w:t>trình</w:t>
      </w:r>
      <w:proofErr w:type="spellEnd"/>
      <w:r w:rsidR="0094556D">
        <w:t xml:space="preserve"> </w:t>
      </w:r>
      <w:proofErr w:type="spellStart"/>
      <w:r w:rsidR="0094556D">
        <w:t>huấn</w:t>
      </w:r>
      <w:proofErr w:type="spellEnd"/>
      <w:r w:rsidR="0094556D">
        <w:t xml:space="preserve"> </w:t>
      </w:r>
      <w:proofErr w:type="spellStart"/>
      <w:r w:rsidR="0094556D">
        <w:t>luyện</w:t>
      </w:r>
      <w:proofErr w:type="spellEnd"/>
      <w:r w:rsidR="0094556D">
        <w:t xml:space="preserve">, </w:t>
      </w:r>
      <w:proofErr w:type="spellStart"/>
      <w:r w:rsidR="0094556D">
        <w:t>thuật</w:t>
      </w:r>
      <w:proofErr w:type="spellEnd"/>
      <w:r w:rsidR="0094556D">
        <w:t xml:space="preserve"> </w:t>
      </w:r>
      <w:proofErr w:type="spellStart"/>
      <w:r w:rsidR="0094556D">
        <w:t>toán</w:t>
      </w:r>
      <w:proofErr w:type="spellEnd"/>
      <w:r w:rsidR="0094556D">
        <w:t xml:space="preserve"> </w:t>
      </w:r>
      <w:proofErr w:type="spellStart"/>
      <w:r w:rsidR="0094556D">
        <w:t>sử</w:t>
      </w:r>
      <w:proofErr w:type="spellEnd"/>
      <w:r w:rsidR="0094556D">
        <w:t xml:space="preserve"> </w:t>
      </w:r>
      <w:proofErr w:type="spellStart"/>
      <w:r w:rsidR="0094556D">
        <w:t>dụng</w:t>
      </w:r>
      <w:proofErr w:type="spellEnd"/>
      <w:r w:rsidR="0094556D">
        <w:t xml:space="preserve"> </w:t>
      </w:r>
      <w:proofErr w:type="spellStart"/>
      <w:r w:rsidR="0094556D">
        <w:t>một</w:t>
      </w:r>
      <w:proofErr w:type="spellEnd"/>
      <w:r w:rsidR="0094556D">
        <w:t xml:space="preserve"> </w:t>
      </w:r>
      <w:proofErr w:type="spellStart"/>
      <w:r w:rsidR="0094556D">
        <w:t>tập</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nhỏ</w:t>
      </w:r>
      <w:proofErr w:type="spellEnd"/>
      <w:r w:rsidR="0094556D">
        <w:t xml:space="preserve"> </w:t>
      </w:r>
      <w:proofErr w:type="spellStart"/>
      <w:r w:rsidR="0094556D">
        <w:t>có</w:t>
      </w:r>
      <w:proofErr w:type="spellEnd"/>
      <w:r w:rsidR="0094556D">
        <w:t xml:space="preserve"> </w:t>
      </w:r>
      <w:proofErr w:type="spellStart"/>
      <w:r w:rsidR="0094556D">
        <w:t>gán</w:t>
      </w:r>
      <w:proofErr w:type="spellEnd"/>
      <w:r w:rsidR="0094556D">
        <w:t xml:space="preserve"> </w:t>
      </w:r>
      <w:proofErr w:type="spellStart"/>
      <w:r w:rsidR="0094556D">
        <w:t>nhãn</w:t>
      </w:r>
      <w:proofErr w:type="spellEnd"/>
      <w:r w:rsidR="0094556D">
        <w:t xml:space="preserve"> </w:t>
      </w:r>
      <w:proofErr w:type="spellStart"/>
      <w:r w:rsidR="0094556D">
        <w:t>để</w:t>
      </w:r>
      <w:proofErr w:type="spellEnd"/>
      <w:r w:rsidR="0094556D">
        <w:t xml:space="preserve"> </w:t>
      </w:r>
      <w:proofErr w:type="spellStart"/>
      <w:r w:rsidR="0094556D">
        <w:t>phân</w:t>
      </w:r>
      <w:proofErr w:type="spellEnd"/>
      <w:r w:rsidR="0094556D">
        <w:t xml:space="preserve"> </w:t>
      </w:r>
      <w:proofErr w:type="spellStart"/>
      <w:r w:rsidR="0094556D">
        <w:t>loại</w:t>
      </w:r>
      <w:proofErr w:type="spellEnd"/>
      <w:r w:rsidR="0094556D">
        <w:t xml:space="preserve"> </w:t>
      </w:r>
      <w:proofErr w:type="spellStart"/>
      <w:r w:rsidR="0094556D">
        <w:t>và</w:t>
      </w:r>
      <w:proofErr w:type="spellEnd"/>
      <w:r w:rsidR="0094556D">
        <w:t xml:space="preserve"> </w:t>
      </w:r>
      <w:proofErr w:type="spellStart"/>
      <w:r w:rsidR="0094556D">
        <w:t>trích</w:t>
      </w:r>
      <w:proofErr w:type="spellEnd"/>
      <w:r w:rsidR="0094556D">
        <w:t xml:space="preserve"> </w:t>
      </w:r>
      <w:proofErr w:type="spellStart"/>
      <w:r w:rsidR="0094556D">
        <w:t>xuất</w:t>
      </w:r>
      <w:proofErr w:type="spellEnd"/>
      <w:r w:rsidR="0094556D">
        <w:t xml:space="preserve"> </w:t>
      </w:r>
      <w:proofErr w:type="spellStart"/>
      <w:r w:rsidR="00161F00">
        <w:t>đặc</w:t>
      </w:r>
      <w:proofErr w:type="spellEnd"/>
      <w:r w:rsidR="00161F00">
        <w:t xml:space="preserve"> </w:t>
      </w:r>
      <w:proofErr w:type="spellStart"/>
      <w:r w:rsidR="00161F00">
        <w:t>trưng</w:t>
      </w:r>
      <w:proofErr w:type="spellEnd"/>
      <w:r w:rsidR="0094556D">
        <w:t xml:space="preserve"> </w:t>
      </w:r>
      <w:proofErr w:type="spellStart"/>
      <w:r w:rsidR="0094556D">
        <w:t>từ</w:t>
      </w:r>
      <w:proofErr w:type="spellEnd"/>
      <w:r w:rsidR="0094556D">
        <w:t xml:space="preserve"> </w:t>
      </w:r>
      <w:proofErr w:type="spellStart"/>
      <w:r w:rsidR="0094556D">
        <w:t>một</w:t>
      </w:r>
      <w:proofErr w:type="spellEnd"/>
      <w:r w:rsidR="0094556D">
        <w:t xml:space="preserve"> </w:t>
      </w:r>
      <w:proofErr w:type="spellStart"/>
      <w:r w:rsidR="0094556D">
        <w:t>tập</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lớn</w:t>
      </w:r>
      <w:proofErr w:type="spellEnd"/>
      <w:r w:rsidR="0094556D">
        <w:t xml:space="preserve"> </w:t>
      </w:r>
      <w:proofErr w:type="spellStart"/>
      <w:r w:rsidR="0094556D">
        <w:t>hơn</w:t>
      </w:r>
      <w:proofErr w:type="spellEnd"/>
      <w:r w:rsidR="0094556D">
        <w:t xml:space="preserve">, </w:t>
      </w:r>
      <w:proofErr w:type="spellStart"/>
      <w:r w:rsidR="0094556D">
        <w:t>không</w:t>
      </w:r>
      <w:proofErr w:type="spellEnd"/>
      <w:r w:rsidR="0094556D">
        <w:t xml:space="preserve"> </w:t>
      </w:r>
      <w:proofErr w:type="spellStart"/>
      <w:r w:rsidR="0094556D">
        <w:t>được</w:t>
      </w:r>
      <w:proofErr w:type="spellEnd"/>
      <w:r w:rsidR="0094556D">
        <w:t xml:space="preserve"> </w:t>
      </w:r>
      <w:proofErr w:type="spellStart"/>
      <w:r w:rsidR="0094556D">
        <w:t>gắn</w:t>
      </w:r>
      <w:proofErr w:type="spellEnd"/>
      <w:r w:rsidR="0094556D">
        <w:t xml:space="preserve"> </w:t>
      </w:r>
      <w:proofErr w:type="spellStart"/>
      <w:r w:rsidR="0094556D">
        <w:t>nhãn</w:t>
      </w:r>
      <w:proofErr w:type="spellEnd"/>
      <w:r w:rsidR="0094556D">
        <w:t xml:space="preserve">. </w:t>
      </w:r>
      <w:proofErr w:type="spellStart"/>
      <w:r w:rsidR="0094556D">
        <w:t>Học</w:t>
      </w:r>
      <w:proofErr w:type="spellEnd"/>
      <w:r w:rsidR="0094556D">
        <w:t xml:space="preserve"> </w:t>
      </w:r>
      <w:proofErr w:type="spellStart"/>
      <w:r w:rsidR="00161F00">
        <w:t>nửa</w:t>
      </w:r>
      <w:proofErr w:type="spellEnd"/>
      <w:r w:rsidR="0094556D">
        <w:t xml:space="preserve"> </w:t>
      </w:r>
      <w:proofErr w:type="spellStart"/>
      <w:r w:rsidR="0094556D">
        <w:t>giám</w:t>
      </w:r>
      <w:proofErr w:type="spellEnd"/>
      <w:r w:rsidR="0094556D">
        <w:t xml:space="preserve"> </w:t>
      </w:r>
      <w:proofErr w:type="spellStart"/>
      <w:r w:rsidR="0094556D">
        <w:t>sát</w:t>
      </w:r>
      <w:proofErr w:type="spellEnd"/>
      <w:r w:rsidR="0094556D">
        <w:t xml:space="preserve"> </w:t>
      </w:r>
      <w:proofErr w:type="spellStart"/>
      <w:r w:rsidR="0094556D">
        <w:t>có</w:t>
      </w:r>
      <w:proofErr w:type="spellEnd"/>
      <w:r w:rsidR="0094556D">
        <w:t xml:space="preserve"> </w:t>
      </w:r>
      <w:proofErr w:type="spellStart"/>
      <w:r w:rsidR="0094556D">
        <w:t>thể</w:t>
      </w:r>
      <w:proofErr w:type="spellEnd"/>
      <w:r w:rsidR="0094556D">
        <w:t xml:space="preserve"> </w:t>
      </w:r>
      <w:proofErr w:type="spellStart"/>
      <w:r w:rsidR="0094556D">
        <w:t>giải</w:t>
      </w:r>
      <w:proofErr w:type="spellEnd"/>
      <w:r w:rsidR="0094556D">
        <w:t xml:space="preserve"> </w:t>
      </w:r>
      <w:proofErr w:type="spellStart"/>
      <w:r w:rsidR="0094556D">
        <w:t>quyết</w:t>
      </w:r>
      <w:proofErr w:type="spellEnd"/>
      <w:r w:rsidR="0094556D">
        <w:t xml:space="preserve"> </w:t>
      </w:r>
      <w:proofErr w:type="spellStart"/>
      <w:r w:rsidR="0094556D">
        <w:t>vấn</w:t>
      </w:r>
      <w:proofErr w:type="spellEnd"/>
      <w:r w:rsidR="0094556D">
        <w:t xml:space="preserve"> </w:t>
      </w:r>
      <w:proofErr w:type="spellStart"/>
      <w:r w:rsidR="0094556D">
        <w:t>đề</w:t>
      </w:r>
      <w:proofErr w:type="spellEnd"/>
      <w:r w:rsidR="0094556D">
        <w:t xml:space="preserve"> </w:t>
      </w:r>
      <w:proofErr w:type="spellStart"/>
      <w:r w:rsidR="0094556D">
        <w:t>không</w:t>
      </w:r>
      <w:proofErr w:type="spellEnd"/>
      <w:r w:rsidR="0094556D">
        <w:t xml:space="preserve"> </w:t>
      </w:r>
      <w:proofErr w:type="spellStart"/>
      <w:r w:rsidR="0094556D">
        <w:t>có</w:t>
      </w:r>
      <w:proofErr w:type="spellEnd"/>
      <w:r w:rsidR="0094556D">
        <w:t xml:space="preserve"> </w:t>
      </w:r>
      <w:proofErr w:type="spellStart"/>
      <w:r w:rsidR="0094556D">
        <w:t>đủ</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được</w:t>
      </w:r>
      <w:proofErr w:type="spellEnd"/>
      <w:r w:rsidR="0094556D">
        <w:t xml:space="preserve"> </w:t>
      </w:r>
      <w:proofErr w:type="spellStart"/>
      <w:r w:rsidR="0094556D">
        <w:t>gắn</w:t>
      </w:r>
      <w:proofErr w:type="spellEnd"/>
      <w:r w:rsidR="0094556D">
        <w:t xml:space="preserve"> </w:t>
      </w:r>
      <w:proofErr w:type="spellStart"/>
      <w:r w:rsidR="0094556D">
        <w:t>nhãn</w:t>
      </w:r>
      <w:proofErr w:type="spellEnd"/>
      <w:r w:rsidR="0094556D">
        <w:t xml:space="preserve"> (</w:t>
      </w:r>
      <w:proofErr w:type="spellStart"/>
      <w:r w:rsidR="0094556D">
        <w:t>hoặc</w:t>
      </w:r>
      <w:proofErr w:type="spellEnd"/>
      <w:r w:rsidR="0094556D">
        <w:t xml:space="preserve"> </w:t>
      </w:r>
      <w:proofErr w:type="spellStart"/>
      <w:r w:rsidR="0094556D">
        <w:t>không</w:t>
      </w:r>
      <w:proofErr w:type="spellEnd"/>
      <w:r w:rsidR="0094556D">
        <w:t xml:space="preserve"> </w:t>
      </w:r>
      <w:proofErr w:type="spellStart"/>
      <w:r w:rsidR="0094556D">
        <w:t>đủ</w:t>
      </w:r>
      <w:proofErr w:type="spellEnd"/>
      <w:r w:rsidR="0094556D">
        <w:t xml:space="preserve"> </w:t>
      </w:r>
      <w:proofErr w:type="spellStart"/>
      <w:r w:rsidR="0094556D">
        <w:t>khả</w:t>
      </w:r>
      <w:proofErr w:type="spellEnd"/>
      <w:r w:rsidR="0094556D">
        <w:t xml:space="preserve"> </w:t>
      </w:r>
      <w:proofErr w:type="spellStart"/>
      <w:r w:rsidR="0094556D">
        <w:t>năng</w:t>
      </w:r>
      <w:proofErr w:type="spellEnd"/>
      <w:r w:rsidR="0094556D">
        <w:t xml:space="preserve"> </w:t>
      </w:r>
      <w:proofErr w:type="spellStart"/>
      <w:r w:rsidR="0094556D">
        <w:t>gắn</w:t>
      </w:r>
      <w:proofErr w:type="spellEnd"/>
      <w:r w:rsidR="0094556D">
        <w:t xml:space="preserve"> </w:t>
      </w:r>
      <w:proofErr w:type="spellStart"/>
      <w:r w:rsidR="0094556D">
        <w:t>nhãn</w:t>
      </w:r>
      <w:proofErr w:type="spellEnd"/>
      <w:r w:rsidR="0094556D">
        <w:t xml:space="preserve"> </w:t>
      </w:r>
      <w:proofErr w:type="spellStart"/>
      <w:r w:rsidR="0094556D">
        <w:t>đủ</w:t>
      </w:r>
      <w:proofErr w:type="spellEnd"/>
      <w:r w:rsidR="0094556D">
        <w:t xml:space="preserve"> </w:t>
      </w:r>
      <w:proofErr w:type="spellStart"/>
      <w:r w:rsidR="0094556D">
        <w:t>dữ</w:t>
      </w:r>
      <w:proofErr w:type="spellEnd"/>
      <w:r w:rsidR="0094556D">
        <w:t xml:space="preserve"> </w:t>
      </w:r>
      <w:proofErr w:type="spellStart"/>
      <w:r w:rsidR="0094556D">
        <w:t>liệu</w:t>
      </w:r>
      <w:proofErr w:type="spellEnd"/>
      <w:r w:rsidR="0094556D">
        <w:t xml:space="preserve">) </w:t>
      </w:r>
      <w:proofErr w:type="spellStart"/>
      <w:r w:rsidR="0094556D">
        <w:t>để</w:t>
      </w:r>
      <w:proofErr w:type="spellEnd"/>
      <w:r w:rsidR="0094556D">
        <w:t xml:space="preserve"> </w:t>
      </w:r>
      <w:proofErr w:type="spellStart"/>
      <w:r w:rsidR="0094556D">
        <w:t>huấn</w:t>
      </w:r>
      <w:proofErr w:type="spellEnd"/>
      <w:r w:rsidR="0094556D">
        <w:t xml:space="preserve"> </w:t>
      </w:r>
      <w:proofErr w:type="spellStart"/>
      <w:r w:rsidR="0094556D">
        <w:t>luyện</w:t>
      </w:r>
      <w:proofErr w:type="spellEnd"/>
      <w:r w:rsidR="0094556D">
        <w:t xml:space="preserve"> </w:t>
      </w:r>
      <w:proofErr w:type="spellStart"/>
      <w:r w:rsidR="0094556D">
        <w:t>thuật</w:t>
      </w:r>
      <w:proofErr w:type="spellEnd"/>
      <w:r w:rsidR="0094556D">
        <w:t xml:space="preserve"> </w:t>
      </w:r>
      <w:proofErr w:type="spellStart"/>
      <w:r w:rsidR="0094556D">
        <w:t>toán</w:t>
      </w:r>
      <w:proofErr w:type="spellEnd"/>
      <w:r w:rsidR="0094556D">
        <w:t xml:space="preserve"> </w:t>
      </w:r>
      <w:proofErr w:type="spellStart"/>
      <w:r w:rsidR="0094556D">
        <w:t>học</w:t>
      </w:r>
      <w:proofErr w:type="spellEnd"/>
      <w:r w:rsidR="0094556D">
        <w:t xml:space="preserve"> </w:t>
      </w:r>
      <w:proofErr w:type="spellStart"/>
      <w:r w:rsidR="0094556D">
        <w:t>có</w:t>
      </w:r>
      <w:proofErr w:type="spellEnd"/>
      <w:r w:rsidR="0094556D">
        <w:t xml:space="preserve"> </w:t>
      </w:r>
      <w:proofErr w:type="spellStart"/>
      <w:r w:rsidR="0094556D">
        <w:t>giám</w:t>
      </w:r>
      <w:proofErr w:type="spellEnd"/>
      <w:r w:rsidR="0094556D">
        <w:t xml:space="preserve"> </w:t>
      </w:r>
      <w:proofErr w:type="spellStart"/>
      <w:r w:rsidR="0094556D">
        <w:t>sát</w:t>
      </w:r>
      <w:proofErr w:type="spellEnd"/>
      <w:r w:rsidR="0094556D">
        <w:t>.</w:t>
      </w:r>
    </w:p>
    <w:p w14:paraId="412F868F" w14:textId="77777777" w:rsidR="00A65C97" w:rsidRDefault="00A65C97" w:rsidP="0094556D"/>
    <w:p w14:paraId="5749EBE6" w14:textId="732CBC81" w:rsidR="00041E0C" w:rsidRDefault="004663F3" w:rsidP="004663F3">
      <w:pPr>
        <w:pStyle w:val="Heading3"/>
        <w:numPr>
          <w:ilvl w:val="0"/>
          <w:numId w:val="0"/>
        </w:numPr>
        <w:ind w:left="567"/>
        <w:pPrChange w:id="231" w:author="Cung Thanh Long" w:date="2021-04-14T11:27:00Z">
          <w:pPr>
            <w:pStyle w:val="Heading3"/>
          </w:pPr>
        </w:pPrChange>
      </w:pPr>
      <w:bookmarkStart w:id="232" w:name="_Toc69243362"/>
      <w:ins w:id="233" w:author="Cung Thanh Long" w:date="2021-04-14T11:27:00Z">
        <w:r>
          <w:lastRenderedPageBreak/>
          <w:t xml:space="preserve">2.2 </w:t>
        </w:r>
        <w:proofErr w:type="spellStart"/>
        <w:r>
          <w:t>Trích</w:t>
        </w:r>
      </w:ins>
      <w:proofErr w:type="spellEnd"/>
      <w:del w:id="234" w:author="Cung Thanh Long" w:date="2021-04-14T11:27:00Z">
        <w:r w:rsidR="000F76A7" w:rsidDel="004663F3">
          <w:delText>Lựa</w:delText>
        </w:r>
      </w:del>
      <w:r w:rsidR="000F76A7">
        <w:t xml:space="preserve"> </w:t>
      </w:r>
      <w:proofErr w:type="spellStart"/>
      <w:r w:rsidR="000F76A7">
        <w:t>c</w:t>
      </w:r>
      <w:r w:rsidR="00041E0C">
        <w:t>họn</w:t>
      </w:r>
      <w:proofErr w:type="spellEnd"/>
      <w:r w:rsidR="00041E0C">
        <w:t xml:space="preserve"> </w:t>
      </w:r>
      <w:proofErr w:type="spellStart"/>
      <w:r w:rsidR="00041E0C">
        <w:t>đặc</w:t>
      </w:r>
      <w:proofErr w:type="spellEnd"/>
      <w:r w:rsidR="00041E0C">
        <w:t xml:space="preserve"> </w:t>
      </w:r>
      <w:proofErr w:type="spellStart"/>
      <w:r w:rsidR="00041E0C">
        <w:t>trưng</w:t>
      </w:r>
      <w:bookmarkEnd w:id="232"/>
      <w:proofErr w:type="spellEnd"/>
    </w:p>
    <w:p w14:paraId="49EBA920" w14:textId="77777777" w:rsidR="00F54EB4" w:rsidRDefault="00E72E40" w:rsidP="003938C7">
      <w:pPr>
        <w:ind w:firstLine="567"/>
      </w:pPr>
      <w:proofErr w:type="spellStart"/>
      <w:r>
        <w:t>Phương</w:t>
      </w:r>
      <w:proofErr w:type="spellEnd"/>
      <w:r>
        <w:t xml:space="preserve"> </w:t>
      </w:r>
      <w:proofErr w:type="spellStart"/>
      <w:r>
        <w:t>pháp</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rsidR="001363BB">
        <w:t>đặc</w:t>
      </w:r>
      <w:proofErr w:type="spellEnd"/>
      <w:r w:rsidR="001363BB">
        <w:t xml:space="preserve"> </w:t>
      </w:r>
      <w:proofErr w:type="spellStart"/>
      <w:r w:rsidR="001363BB">
        <w:t>trưng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t xml:space="preserve">. </w:t>
      </w:r>
      <w:proofErr w:type="spellStart"/>
      <w:r w:rsidR="001363BB">
        <w:t>Các</w:t>
      </w:r>
      <w:proofErr w:type="spellEnd"/>
      <w:r w:rsidR="001363BB">
        <w:t xml:space="preserve"> </w:t>
      </w:r>
      <w:proofErr w:type="spellStart"/>
      <w:r w:rsidR="001363BB">
        <w:t>mô</w:t>
      </w:r>
      <w:proofErr w:type="spellEnd"/>
      <w:r w:rsidR="001363BB">
        <w:t xml:space="preserve"> </w:t>
      </w:r>
      <w:proofErr w:type="spellStart"/>
      <w:r w:rsidR="001363BB">
        <w:t>hình</w:t>
      </w:r>
      <w:proofErr w:type="spellEnd"/>
      <w:r w:rsidR="001363BB">
        <w:t xml:space="preserve"> </w:t>
      </w:r>
      <w:proofErr w:type="spellStart"/>
      <w:r w:rsidR="001363BB">
        <w:t>dự</w:t>
      </w:r>
      <w:proofErr w:type="spellEnd"/>
      <w:r w:rsidR="001363BB">
        <w:t xml:space="preserve"> </w:t>
      </w:r>
      <w:proofErr w:type="spellStart"/>
      <w:r w:rsidR="001363BB">
        <w:t>đoán</w:t>
      </w:r>
      <w:proofErr w:type="spellEnd"/>
      <w:r w:rsidR="001363BB">
        <w:t xml:space="preserve"> </w:t>
      </w:r>
      <w:proofErr w:type="spellStart"/>
      <w:r w:rsidR="001363BB">
        <w:t>có</w:t>
      </w:r>
      <w:proofErr w:type="spellEnd"/>
      <w:r w:rsidR="001363BB">
        <w:t xml:space="preserve"> </w:t>
      </w:r>
      <w:proofErr w:type="spellStart"/>
      <w:r w:rsidR="001363BB">
        <w:t>quá</w:t>
      </w:r>
      <w:proofErr w:type="spellEnd"/>
      <w:r w:rsidR="001363BB">
        <w:t xml:space="preserve"> </w:t>
      </w:r>
      <w:proofErr w:type="spellStart"/>
      <w:r w:rsidR="001363BB">
        <w:t>nhiều</w:t>
      </w:r>
      <w:proofErr w:type="spellEnd"/>
      <w:r w:rsidR="001363BB">
        <w:t xml:space="preserve"> </w:t>
      </w:r>
      <w:proofErr w:type="spellStart"/>
      <w:r w:rsidR="001363BB">
        <w:t>đầu</w:t>
      </w:r>
      <w:proofErr w:type="spellEnd"/>
      <w:r w:rsidR="001363BB">
        <w:t xml:space="preserve"> </w:t>
      </w:r>
      <w:proofErr w:type="spellStart"/>
      <w:r w:rsidR="001363BB">
        <w:t>vào</w:t>
      </w:r>
      <w:proofErr w:type="spellEnd"/>
      <w:r w:rsidR="001363BB">
        <w:t xml:space="preserve"> </w:t>
      </w:r>
      <w:proofErr w:type="spellStart"/>
      <w:r w:rsidR="001363BB">
        <w:t>sẽ</w:t>
      </w:r>
      <w:proofErr w:type="spellEnd"/>
      <w:r w:rsidR="001363BB">
        <w:t xml:space="preserve"> </w:t>
      </w:r>
      <w:proofErr w:type="spellStart"/>
      <w:r w:rsidR="001363BB">
        <w:t>làm</w:t>
      </w:r>
      <w:proofErr w:type="spellEnd"/>
      <w:r w:rsidR="001363BB">
        <w:t xml:space="preserve"> </w:t>
      </w:r>
      <w:proofErr w:type="spellStart"/>
      <w:r w:rsidR="001363BB">
        <w:t>tiêu</w:t>
      </w:r>
      <w:proofErr w:type="spellEnd"/>
      <w:r w:rsidR="001363BB">
        <w:t xml:space="preserve"> </w:t>
      </w:r>
      <w:proofErr w:type="spellStart"/>
      <w:r w:rsidR="001363BB">
        <w:t>tốn</w:t>
      </w:r>
      <w:proofErr w:type="spellEnd"/>
      <w:r w:rsidR="001363BB">
        <w:t xml:space="preserve"> </w:t>
      </w:r>
      <w:proofErr w:type="spellStart"/>
      <w:r w:rsidR="001363BB">
        <w:t>bộ</w:t>
      </w:r>
      <w:proofErr w:type="spellEnd"/>
      <w:r w:rsidR="001363BB">
        <w:t xml:space="preserve"> </w:t>
      </w:r>
      <w:proofErr w:type="spellStart"/>
      <w:r w:rsidR="001363BB">
        <w:t>nhớ</w:t>
      </w:r>
      <w:proofErr w:type="spellEnd"/>
      <w:r w:rsidR="001363BB">
        <w:t xml:space="preserve"> </w:t>
      </w:r>
      <w:proofErr w:type="spellStart"/>
      <w:r w:rsidR="001363BB">
        <w:t>cũng</w:t>
      </w:r>
      <w:proofErr w:type="spellEnd"/>
      <w:r w:rsidR="001363BB">
        <w:t xml:space="preserve"> </w:t>
      </w:r>
      <w:proofErr w:type="spellStart"/>
      <w:r w:rsidR="001363BB">
        <w:t>như</w:t>
      </w:r>
      <w:proofErr w:type="spellEnd"/>
      <w:r w:rsidR="001363BB">
        <w:t xml:space="preserve"> </w:t>
      </w:r>
      <w:proofErr w:type="spellStart"/>
      <w:r w:rsidR="001363BB">
        <w:t>thời</w:t>
      </w:r>
      <w:proofErr w:type="spellEnd"/>
      <w:r w:rsidR="001363BB">
        <w:t xml:space="preserve"> </w:t>
      </w:r>
      <w:proofErr w:type="spellStart"/>
      <w:r w:rsidR="001363BB">
        <w:t>gian</w:t>
      </w:r>
      <w:proofErr w:type="spellEnd"/>
      <w:r w:rsidR="001363BB">
        <w:t xml:space="preserve"> </w:t>
      </w:r>
      <w:proofErr w:type="spellStart"/>
      <w:r w:rsidR="001363BB">
        <w:t>huấn</w:t>
      </w:r>
      <w:proofErr w:type="spellEnd"/>
      <w:r w:rsidR="001363BB">
        <w:t xml:space="preserve"> </w:t>
      </w:r>
      <w:proofErr w:type="spellStart"/>
      <w:r w:rsidR="001363BB">
        <w:t>luyện</w:t>
      </w:r>
      <w:proofErr w:type="spellEnd"/>
      <w:r w:rsidR="00156C7F">
        <w:t xml:space="preserve">, </w:t>
      </w:r>
      <w:proofErr w:type="spellStart"/>
      <w:r w:rsidR="00156C7F">
        <w:t>đồng</w:t>
      </w:r>
      <w:proofErr w:type="spellEnd"/>
      <w:r w:rsidR="00156C7F">
        <w:t xml:space="preserve"> </w:t>
      </w:r>
      <w:proofErr w:type="spellStart"/>
      <w:r w:rsidR="00156C7F">
        <w:t>thời</w:t>
      </w:r>
      <w:proofErr w:type="spellEnd"/>
      <w:r w:rsidR="00156C7F">
        <w:t xml:space="preserve"> </w:t>
      </w:r>
      <w:proofErr w:type="spellStart"/>
      <w:r w:rsidR="00156C7F">
        <w:t>các</w:t>
      </w:r>
      <w:proofErr w:type="spellEnd"/>
      <w:r w:rsidR="00156C7F">
        <w:t xml:space="preserve"> </w:t>
      </w:r>
      <w:proofErr w:type="spellStart"/>
      <w:r w:rsidR="00156C7F">
        <w:t>đặc</w:t>
      </w:r>
      <w:proofErr w:type="spellEnd"/>
      <w:r w:rsidR="00156C7F">
        <w:t xml:space="preserve"> </w:t>
      </w:r>
      <w:proofErr w:type="spellStart"/>
      <w:r w:rsidR="00156C7F">
        <w:t>trưng</w:t>
      </w:r>
      <w:proofErr w:type="spellEnd"/>
      <w:r w:rsidR="00156C7F">
        <w:t xml:space="preserve"> </w:t>
      </w:r>
      <w:proofErr w:type="spellStart"/>
      <w:r w:rsidR="00156C7F">
        <w:t>không</w:t>
      </w:r>
      <w:proofErr w:type="spellEnd"/>
      <w:r w:rsidR="00156C7F">
        <w:t xml:space="preserve"> </w:t>
      </w:r>
      <w:proofErr w:type="spellStart"/>
      <w:r w:rsidR="00156C7F">
        <w:t>cần</w:t>
      </w:r>
      <w:proofErr w:type="spellEnd"/>
      <w:r w:rsidR="00156C7F">
        <w:t xml:space="preserve"> </w:t>
      </w:r>
      <w:proofErr w:type="spellStart"/>
      <w:r w:rsidR="00156C7F">
        <w:t>thiết</w:t>
      </w:r>
      <w:proofErr w:type="spellEnd"/>
      <w:r w:rsidR="00156C7F">
        <w:t xml:space="preserve"> </w:t>
      </w:r>
      <w:proofErr w:type="spellStart"/>
      <w:r w:rsidR="00156C7F">
        <w:t>cũng</w:t>
      </w:r>
      <w:proofErr w:type="spellEnd"/>
      <w:r w:rsidR="00156C7F">
        <w:t xml:space="preserve"> </w:t>
      </w:r>
      <w:proofErr w:type="spellStart"/>
      <w:r w:rsidR="00156C7F">
        <w:t>làm</w:t>
      </w:r>
      <w:proofErr w:type="spellEnd"/>
      <w:r w:rsidR="00156C7F">
        <w:t xml:space="preserve"> </w:t>
      </w:r>
      <w:proofErr w:type="spellStart"/>
      <w:r w:rsidR="00156C7F">
        <w:t>nhiễu</w:t>
      </w:r>
      <w:proofErr w:type="spellEnd"/>
      <w:r w:rsidR="00156C7F">
        <w:t xml:space="preserve"> </w:t>
      </w:r>
      <w:proofErr w:type="spellStart"/>
      <w:r w:rsidR="00156C7F">
        <w:t>khả</w:t>
      </w:r>
      <w:proofErr w:type="spellEnd"/>
      <w:r w:rsidR="00156C7F">
        <w:t xml:space="preserve"> </w:t>
      </w:r>
      <w:proofErr w:type="spellStart"/>
      <w:r w:rsidR="00156C7F">
        <w:t>năng</w:t>
      </w:r>
      <w:proofErr w:type="spellEnd"/>
      <w:r w:rsidR="00156C7F">
        <w:t xml:space="preserve"> </w:t>
      </w:r>
      <w:proofErr w:type="spellStart"/>
      <w:r w:rsidR="00156C7F">
        <w:t>dự</w:t>
      </w:r>
      <w:proofErr w:type="spellEnd"/>
      <w:r w:rsidR="00156C7F">
        <w:t xml:space="preserve"> </w:t>
      </w:r>
      <w:proofErr w:type="spellStart"/>
      <w:r w:rsidR="00156C7F">
        <w:t>đoán</w:t>
      </w:r>
      <w:proofErr w:type="spellEnd"/>
      <w:r w:rsidR="00156C7F">
        <w:t xml:space="preserve"> </w:t>
      </w:r>
      <w:proofErr w:type="spellStart"/>
      <w:r w:rsidR="00156C7F">
        <w:t>của</w:t>
      </w:r>
      <w:proofErr w:type="spellEnd"/>
      <w:r w:rsidR="00156C7F">
        <w:t xml:space="preserve"> </w:t>
      </w:r>
      <w:proofErr w:type="spellStart"/>
      <w:r w:rsidR="00156C7F">
        <w:t>mô</w:t>
      </w:r>
      <w:proofErr w:type="spellEnd"/>
      <w:r w:rsidR="00156C7F">
        <w:t xml:space="preserve"> </w:t>
      </w:r>
      <w:proofErr w:type="spellStart"/>
      <w:r w:rsidR="00156C7F">
        <w:t>hình</w:t>
      </w:r>
      <w:proofErr w:type="spellEnd"/>
      <w:r w:rsidR="001363BB">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rsidR="00156C7F">
        <w:t>đặc</w:t>
      </w:r>
      <w:proofErr w:type="spellEnd"/>
      <w:r w:rsidR="00156C7F">
        <w:t xml:space="preserve"> </w:t>
      </w:r>
      <w:proofErr w:type="spellStart"/>
      <w:r w:rsidR="00156C7F">
        <w:t>trưng</w:t>
      </w:r>
      <w:proofErr w:type="spellEnd"/>
      <w:r w:rsidR="00156C7F">
        <w:t xml:space="preserve"> </w:t>
      </w:r>
      <w:proofErr w:type="spellStart"/>
      <w:r>
        <w:t>này</w:t>
      </w:r>
      <w:proofErr w:type="spellEnd"/>
      <w:r>
        <w:t xml:space="preserve"> </w:t>
      </w:r>
      <w:proofErr w:type="spellStart"/>
      <w:r>
        <w:t>nhắm</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sẽ</w:t>
      </w:r>
      <w:proofErr w:type="spellEnd"/>
      <w:r>
        <w:t xml:space="preserve"> </w:t>
      </w:r>
      <w:proofErr w:type="spellStart"/>
      <w:r>
        <w:t>làm</w:t>
      </w:r>
      <w:proofErr w:type="spellEnd"/>
      <w:r>
        <w:t xml:space="preserve"> </w:t>
      </w:r>
      <w:proofErr w:type="spellStart"/>
      <w:r>
        <w:t>tăng</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mô</w:t>
      </w:r>
      <w:proofErr w:type="spellEnd"/>
      <w:r>
        <w:t xml:space="preserve"> </w:t>
      </w:r>
      <w:proofErr w:type="spellStart"/>
      <w:r>
        <w:t>hình</w:t>
      </w:r>
      <w:proofErr w:type="spellEnd"/>
      <w:r>
        <w:t>.</w:t>
      </w:r>
    </w:p>
    <w:p w14:paraId="70C410E8" w14:textId="77777777" w:rsidR="00FC0827" w:rsidRDefault="00FC0827" w:rsidP="00E72E40"/>
    <w:p w14:paraId="2CC97DC8" w14:textId="77777777" w:rsidR="00EE7AD6" w:rsidRDefault="00FC0827" w:rsidP="00EE7AD6">
      <w:pPr>
        <w:keepNext/>
        <w:jc w:val="center"/>
      </w:pPr>
      <w:r>
        <w:rPr>
          <w:noProof/>
        </w:rPr>
        <w:drawing>
          <wp:inline distT="0" distB="0" distL="0" distR="0" wp14:anchorId="7A1596C3" wp14:editId="2945AE47">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14:paraId="48EB31E7" w14:textId="77777777" w:rsidR="00FC0827" w:rsidRDefault="00EE7AD6" w:rsidP="00EE7AD6">
      <w:pPr>
        <w:pStyle w:val="Caption"/>
      </w:pPr>
      <w:bookmarkStart w:id="235" w:name="_Toc69243402"/>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2</w:t>
        </w:r>
      </w:fldSimple>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bookmarkEnd w:id="235"/>
      <w:proofErr w:type="spellEnd"/>
    </w:p>
    <w:p w14:paraId="01E6595E" w14:textId="77777777" w:rsidR="00E72E40" w:rsidRDefault="00E72E40" w:rsidP="00DF79EE">
      <w:pPr>
        <w:ind w:firstLine="562"/>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lựa</w:t>
      </w:r>
      <w:proofErr w:type="spellEnd"/>
      <w:r>
        <w:t xml:space="preserve"> </w:t>
      </w:r>
      <w:proofErr w:type="spellStart"/>
      <w:r>
        <w:t>chọn</w:t>
      </w:r>
      <w:proofErr w:type="spellEnd"/>
      <w:del w:id="236" w:author="Cung Thanh Long" w:date="2021-04-14T11:28:00Z">
        <w:r w:rsidDel="004663F3">
          <w:delText xml:space="preserve"> dựa trên thống kê</w:delText>
        </w:r>
      </w:del>
      <w:r>
        <w:t xml:space="preserve"> </w:t>
      </w:r>
      <w:proofErr w:type="spellStart"/>
      <w:r>
        <w:t>sẽ</w:t>
      </w:r>
      <w:proofErr w:type="spellEnd"/>
      <w:r w:rsidR="007F688B">
        <w:t xml:space="preserve"> </w:t>
      </w:r>
      <w:proofErr w:type="spellStart"/>
      <w:r w:rsidR="007F688B">
        <w:t>đánh</w:t>
      </w:r>
      <w:proofErr w:type="spellEnd"/>
      <w:r w:rsidR="007F688B">
        <w:t xml:space="preserve"> </w:t>
      </w:r>
      <w:proofErr w:type="spellStart"/>
      <w:r w:rsidR="007F688B">
        <w:t>giá</w:t>
      </w:r>
      <w:proofErr w:type="spellEnd"/>
      <w:r w:rsidR="007F688B">
        <w:t xml:space="preserve"> </w:t>
      </w:r>
      <w:proofErr w:type="spellStart"/>
      <w:r w:rsidR="007F688B">
        <w:t>sự</w:t>
      </w:r>
      <w:proofErr w:type="spellEnd"/>
      <w:r w:rsidR="007F688B">
        <w:t xml:space="preserve"> </w:t>
      </w:r>
      <w:proofErr w:type="spellStart"/>
      <w:r w:rsidR="007F688B">
        <w:t>ảnh</w:t>
      </w:r>
      <w:proofErr w:type="spellEnd"/>
      <w:r w:rsidR="007F688B">
        <w:t xml:space="preserve"> </w:t>
      </w:r>
      <w:proofErr w:type="spellStart"/>
      <w:r w:rsidR="007F688B">
        <w:t>hưởng</w:t>
      </w:r>
      <w:proofErr w:type="spellEnd"/>
      <w:r>
        <w:t xml:space="preserve"> </w:t>
      </w:r>
      <w:proofErr w:type="spellStart"/>
      <w:r w:rsidR="00A56759">
        <w:t>của</w:t>
      </w:r>
      <w:proofErr w:type="spellEnd"/>
      <w:r w:rsidR="00A56759">
        <w:t xml:space="preserve"> </w:t>
      </w:r>
      <w:proofErr w:type="spellStart"/>
      <w:r w:rsidR="00A56759">
        <w:t>các</w:t>
      </w:r>
      <w:proofErr w:type="spellEnd"/>
      <w:r w:rsidR="00A56759">
        <w:t xml:space="preserve"> </w:t>
      </w:r>
      <w:proofErr w:type="spellStart"/>
      <w:r w:rsidR="00A56759">
        <w:t>đặ</w:t>
      </w:r>
      <w:r w:rsidR="007F688B">
        <w:t>c</w:t>
      </w:r>
      <w:proofErr w:type="spellEnd"/>
      <w:r w:rsidR="007F688B">
        <w:t xml:space="preserve"> </w:t>
      </w:r>
      <w:proofErr w:type="spellStart"/>
      <w:r w:rsidR="007F688B">
        <w:t>trưng</w:t>
      </w:r>
      <w:proofErr w:type="spellEnd"/>
      <w:r w:rsidR="00A56759">
        <w:t xml:space="preserve"> </w:t>
      </w:r>
      <w:proofErr w:type="spellStart"/>
      <w:r w:rsidR="00A56759">
        <w:t>đến</w:t>
      </w:r>
      <w:proofErr w:type="spellEnd"/>
      <w:r w:rsidR="00A56759">
        <w:t xml:space="preserve"> </w:t>
      </w:r>
      <w:proofErr w:type="spellStart"/>
      <w:r w:rsidR="00A56759">
        <w:t>giá</w:t>
      </w:r>
      <w:proofErr w:type="spellEnd"/>
      <w:r w:rsidR="00A56759">
        <w:t xml:space="preserve"> </w:t>
      </w:r>
      <w:proofErr w:type="spellStart"/>
      <w:r w:rsidR="00A56759">
        <w:t>trị</w:t>
      </w:r>
      <w:proofErr w:type="spellEnd"/>
      <w:r w:rsidR="00A56759">
        <w:t xml:space="preserve"> </w:t>
      </w:r>
      <w:proofErr w:type="spellStart"/>
      <w:r w:rsidR="00A56759">
        <w:t>dự</w:t>
      </w:r>
      <w:proofErr w:type="spellEnd"/>
      <w:r w:rsidR="00A56759">
        <w:t xml:space="preserve"> </w:t>
      </w:r>
      <w:proofErr w:type="spellStart"/>
      <w:r w:rsidR="00A56759">
        <w:t>đoán</w:t>
      </w:r>
      <w:proofErr w:type="spellEnd"/>
      <w:r w:rsidR="00A56759">
        <w:t xml:space="preserve">, </w:t>
      </w:r>
      <w:proofErr w:type="spellStart"/>
      <w:r w:rsidR="00A56759">
        <w:t>sau</w:t>
      </w:r>
      <w:proofErr w:type="spellEnd"/>
      <w:r w:rsidR="00A56759">
        <w:t xml:space="preserve"> </w:t>
      </w:r>
      <w:proofErr w:type="spellStart"/>
      <w:r w:rsidR="00A56759">
        <w:t>đó</w:t>
      </w:r>
      <w:proofErr w:type="spellEnd"/>
      <w:r w:rsidR="00A56759">
        <w:t xml:space="preserve"> </w:t>
      </w:r>
      <w:proofErr w:type="spellStart"/>
      <w:r w:rsidR="00A56759">
        <w:t>lựa</w:t>
      </w:r>
      <w:proofErr w:type="spellEnd"/>
      <w:r w:rsidR="00A56759">
        <w:t xml:space="preserve"> </w:t>
      </w:r>
      <w:proofErr w:type="spellStart"/>
      <w:r w:rsidR="00A56759">
        <w:t>chọn</w:t>
      </w:r>
      <w:proofErr w:type="spellEnd"/>
      <w:r w:rsidR="00A56759">
        <w:t xml:space="preserve"> </w:t>
      </w:r>
      <w:proofErr w:type="spellStart"/>
      <w:r w:rsidR="00A56759">
        <w:t>những</w:t>
      </w:r>
      <w:proofErr w:type="spellEnd"/>
      <w:r w:rsidR="00A56759">
        <w:t xml:space="preserve"> </w:t>
      </w:r>
      <w:proofErr w:type="spellStart"/>
      <w:r w:rsidR="00A56759">
        <w:t>đặc</w:t>
      </w:r>
      <w:proofErr w:type="spellEnd"/>
      <w:r w:rsidR="00A56759">
        <w:t xml:space="preserve"> </w:t>
      </w:r>
      <w:proofErr w:type="spellStart"/>
      <w:r w:rsidR="00A56759">
        <w:t>trưng</w:t>
      </w:r>
      <w:proofErr w:type="spellEnd"/>
      <w:r w:rsidR="00A56759">
        <w:t xml:space="preserve"> </w:t>
      </w:r>
      <w:proofErr w:type="spellStart"/>
      <w:r w:rsidR="00A56759">
        <w:t>có</w:t>
      </w:r>
      <w:proofErr w:type="spellEnd"/>
      <w:r w:rsidR="00A56759">
        <w:t xml:space="preserve"> </w:t>
      </w:r>
      <w:proofErr w:type="spellStart"/>
      <w:r w:rsidR="00A56759">
        <w:t>ảnh</w:t>
      </w:r>
      <w:proofErr w:type="spellEnd"/>
      <w:r w:rsidR="00A56759">
        <w:t xml:space="preserve"> </w:t>
      </w:r>
      <w:proofErr w:type="spellStart"/>
      <w:r w:rsidR="00A56759">
        <w:t>hưởng</w:t>
      </w:r>
      <w:proofErr w:type="spellEnd"/>
      <w:r w:rsidR="00A56759">
        <w:t xml:space="preserve"> </w:t>
      </w:r>
      <w:proofErr w:type="spellStart"/>
      <w:r w:rsidR="00A56759">
        <w:t>lớn</w:t>
      </w:r>
      <w:proofErr w:type="spellEnd"/>
      <w:r w:rsidR="00A56759">
        <w:t xml:space="preserve"> </w:t>
      </w:r>
      <w:proofErr w:type="spellStart"/>
      <w:r w:rsidR="00A56759">
        <w:t>nhất</w:t>
      </w:r>
      <w:proofErr w:type="spellEnd"/>
      <w:r w:rsidR="00A56759">
        <w:t xml:space="preserve">. </w:t>
      </w:r>
      <w:proofErr w:type="spellStart"/>
      <w:r w:rsidR="00A56759">
        <w:t>Tuy</w:t>
      </w:r>
      <w:proofErr w:type="spellEnd"/>
      <w:r w:rsidR="00A56759">
        <w:t xml:space="preserve"> </w:t>
      </w:r>
      <w:proofErr w:type="spellStart"/>
      <w:r w:rsidR="00A56759">
        <w:t>nhiên</w:t>
      </w:r>
      <w:proofErr w:type="spellEnd"/>
      <w:r w:rsidR="00A56759">
        <w:t xml:space="preserve"> </w:t>
      </w:r>
      <w:proofErr w:type="spellStart"/>
      <w:r w:rsidR="00A56759">
        <w:t>việc</w:t>
      </w:r>
      <w:proofErr w:type="spellEnd"/>
      <w:r w:rsidR="00A56759">
        <w:t xml:space="preserve"> </w:t>
      </w:r>
      <w:proofErr w:type="spellStart"/>
      <w:r w:rsidR="00A56759">
        <w:t>lựa</w:t>
      </w:r>
      <w:proofErr w:type="spellEnd"/>
      <w:r w:rsidR="00A56759">
        <w:t xml:space="preserve"> </w:t>
      </w:r>
      <w:proofErr w:type="spellStart"/>
      <w:r w:rsidR="00A56759">
        <w:t>chọn</w:t>
      </w:r>
      <w:proofErr w:type="spellEnd"/>
      <w:r w:rsidR="00A56759">
        <w:t xml:space="preserve"> </w:t>
      </w:r>
      <w:proofErr w:type="spellStart"/>
      <w:r w:rsidR="001363BB">
        <w:t>phương</w:t>
      </w:r>
      <w:proofErr w:type="spellEnd"/>
      <w:r w:rsidR="001363BB">
        <w:t xml:space="preserve"> </w:t>
      </w:r>
      <w:proofErr w:type="spellStart"/>
      <w:r w:rsidR="001363BB">
        <w:t>pháp</w:t>
      </w:r>
      <w:proofErr w:type="spellEnd"/>
      <w:r w:rsidR="001363BB">
        <w:t xml:space="preserve"> </w:t>
      </w:r>
      <w:proofErr w:type="spellStart"/>
      <w:r w:rsidR="001363BB">
        <w:t>phù</w:t>
      </w:r>
      <w:proofErr w:type="spellEnd"/>
      <w:r w:rsidR="001363BB">
        <w:t xml:space="preserve"> </w:t>
      </w:r>
      <w:proofErr w:type="spellStart"/>
      <w:r w:rsidR="001363BB">
        <w:t>hợp</w:t>
      </w:r>
      <w:proofErr w:type="spellEnd"/>
      <w:r w:rsidR="001363BB">
        <w:t xml:space="preserve"> </w:t>
      </w:r>
      <w:proofErr w:type="spellStart"/>
      <w:r w:rsidR="001363BB">
        <w:t>cũng</w:t>
      </w:r>
      <w:proofErr w:type="spellEnd"/>
      <w:r w:rsidR="001363BB">
        <w:t xml:space="preserve"> </w:t>
      </w:r>
      <w:proofErr w:type="spellStart"/>
      <w:r w:rsidR="001363BB">
        <w:t>cần</w:t>
      </w:r>
      <w:proofErr w:type="spellEnd"/>
      <w:r w:rsidR="001363BB">
        <w:t xml:space="preserve"> </w:t>
      </w:r>
      <w:proofErr w:type="spellStart"/>
      <w:r w:rsidR="001363BB">
        <w:t>nghiên</w:t>
      </w:r>
      <w:proofErr w:type="spellEnd"/>
      <w:r w:rsidR="001363BB">
        <w:t xml:space="preserve"> </w:t>
      </w:r>
      <w:proofErr w:type="spellStart"/>
      <w:r w:rsidR="001363BB">
        <w:t>cứu</w:t>
      </w:r>
      <w:proofErr w:type="spellEnd"/>
      <w:r w:rsidR="001363BB">
        <w:t xml:space="preserve"> </w:t>
      </w:r>
      <w:proofErr w:type="spellStart"/>
      <w:r w:rsidR="001363BB">
        <w:t>kỹ</w:t>
      </w:r>
      <w:proofErr w:type="spellEnd"/>
      <w:r w:rsidR="001363BB">
        <w:t xml:space="preserve"> </w:t>
      </w:r>
      <w:proofErr w:type="spellStart"/>
      <w:r w:rsidR="001363BB">
        <w:t>lưỡng</w:t>
      </w:r>
      <w:proofErr w:type="spellEnd"/>
      <w:r w:rsidR="001363BB">
        <w:t xml:space="preserve"> </w:t>
      </w:r>
      <w:proofErr w:type="spellStart"/>
      <w:r w:rsidR="001363BB">
        <w:t>cho</w:t>
      </w:r>
      <w:proofErr w:type="spellEnd"/>
      <w:r w:rsidR="001363BB">
        <w:t xml:space="preserve"> </w:t>
      </w:r>
      <w:proofErr w:type="spellStart"/>
      <w:r w:rsidR="001363BB">
        <w:t>từng</w:t>
      </w:r>
      <w:proofErr w:type="spellEnd"/>
      <w:r w:rsidR="001363BB">
        <w:t xml:space="preserve"> </w:t>
      </w:r>
      <w:proofErr w:type="spellStart"/>
      <w:r w:rsidR="00F35FE1">
        <w:t>yêu</w:t>
      </w:r>
      <w:proofErr w:type="spellEnd"/>
      <w:r w:rsidR="00F35FE1">
        <w:t xml:space="preserve"> </w:t>
      </w:r>
      <w:proofErr w:type="spellStart"/>
      <w:r w:rsidR="00F35FE1">
        <w:t>cầu</w:t>
      </w:r>
      <w:proofErr w:type="spellEnd"/>
      <w:r w:rsidR="001363BB">
        <w:t xml:space="preserve"> </w:t>
      </w:r>
      <w:proofErr w:type="spellStart"/>
      <w:r w:rsidR="001363BB">
        <w:t>bài</w:t>
      </w:r>
      <w:proofErr w:type="spellEnd"/>
      <w:r w:rsidR="001363BB">
        <w:t xml:space="preserve"> </w:t>
      </w:r>
      <w:proofErr w:type="spellStart"/>
      <w:r w:rsidR="001363BB">
        <w:t>toán</w:t>
      </w:r>
      <w:proofErr w:type="spellEnd"/>
      <w:r w:rsidR="001363BB">
        <w:t xml:space="preserve"> </w:t>
      </w:r>
      <w:proofErr w:type="spellStart"/>
      <w:r w:rsidR="001363BB">
        <w:t>đặt</w:t>
      </w:r>
      <w:proofErr w:type="spellEnd"/>
      <w:r w:rsidR="001363BB">
        <w:t xml:space="preserve"> ra.</w:t>
      </w:r>
      <w:r w:rsidR="00F35FE1">
        <w:t xml:space="preserve"> </w:t>
      </w:r>
      <w:proofErr w:type="spellStart"/>
      <w:r w:rsidR="00F35FE1">
        <w:t>Có</w:t>
      </w:r>
      <w:proofErr w:type="spellEnd"/>
      <w:r w:rsidR="00F35FE1">
        <w:t xml:space="preserve"> 3 </w:t>
      </w:r>
      <w:proofErr w:type="spellStart"/>
      <w:r w:rsidR="00FC0827">
        <w:t>cách</w:t>
      </w:r>
      <w:proofErr w:type="spellEnd"/>
      <w:r w:rsidR="00F35FE1">
        <w:t xml:space="preserve"> </w:t>
      </w:r>
      <w:proofErr w:type="spellStart"/>
      <w:r w:rsidR="00F35FE1">
        <w:t>lựa</w:t>
      </w:r>
      <w:proofErr w:type="spellEnd"/>
      <w:r w:rsidR="00F35FE1">
        <w:t xml:space="preserve"> </w:t>
      </w:r>
      <w:proofErr w:type="spellStart"/>
      <w:r w:rsidR="00F35FE1">
        <w:t>chọn</w:t>
      </w:r>
      <w:proofErr w:type="spellEnd"/>
      <w:r w:rsidR="00F35FE1">
        <w:t xml:space="preserve"> </w:t>
      </w:r>
      <w:proofErr w:type="spellStart"/>
      <w:r w:rsidR="00F35FE1">
        <w:t>đặc</w:t>
      </w:r>
      <w:proofErr w:type="spellEnd"/>
      <w:r w:rsidR="00F35FE1">
        <w:t xml:space="preserve"> </w:t>
      </w:r>
      <w:proofErr w:type="spellStart"/>
      <w:r w:rsidR="00F35FE1">
        <w:t>trưng</w:t>
      </w:r>
      <w:proofErr w:type="spellEnd"/>
      <w:r w:rsidR="00F35FE1">
        <w:t xml:space="preserve"> </w:t>
      </w:r>
      <w:proofErr w:type="spellStart"/>
      <w:r w:rsidR="00F35FE1">
        <w:t>chính</w:t>
      </w:r>
      <w:proofErr w:type="spellEnd"/>
      <w:r w:rsidR="00F35FE1">
        <w:t xml:space="preserve"> bao </w:t>
      </w:r>
      <w:proofErr w:type="spellStart"/>
      <w:r w:rsidR="00F35FE1">
        <w:t>gồm</w:t>
      </w:r>
      <w:proofErr w:type="spellEnd"/>
      <w:r w:rsidR="00F35FE1">
        <w:t>:</w:t>
      </w:r>
    </w:p>
    <w:p w14:paraId="7CFF1495" w14:textId="77777777" w:rsidR="00F35FE1" w:rsidRDefault="00FC0827" w:rsidP="00953752">
      <w:pPr>
        <w:pStyle w:val="ListParagraph"/>
        <w:numPr>
          <w:ilvl w:val="0"/>
          <w:numId w:val="3"/>
        </w:numPr>
      </w:pPr>
      <w:proofErr w:type="spellStart"/>
      <w:r>
        <w:t>Tìm</w:t>
      </w:r>
      <w:proofErr w:type="spellEnd"/>
      <w:r>
        <w:t xml:space="preserve"> </w:t>
      </w:r>
      <w:proofErr w:type="spellStart"/>
      <w:r>
        <w:t>kiếm</w:t>
      </w:r>
      <w:proofErr w:type="spellEnd"/>
      <w:r w:rsidR="006453DB">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rsidR="006453DB">
        <w:t xml:space="preserve"> </w:t>
      </w:r>
      <w:proofErr w:type="spellStart"/>
      <w:r w:rsidR="006453DB">
        <w:t>đặc</w:t>
      </w:r>
      <w:proofErr w:type="spellEnd"/>
      <w:r w:rsidR="006453DB">
        <w:t xml:space="preserve"> </w:t>
      </w:r>
      <w:proofErr w:type="spellStart"/>
      <w:r w:rsidR="006453DB">
        <w:t>trưng</w:t>
      </w:r>
      <w:proofErr w:type="spellEnd"/>
      <w:r>
        <w:t xml:space="preserve"> con</w:t>
      </w:r>
      <w:r w:rsidR="006453DB">
        <w:t xml:space="preserve"> </w:t>
      </w:r>
      <w:proofErr w:type="spellStart"/>
      <w:r w:rsidR="006453DB">
        <w:t>tốt</w:t>
      </w:r>
      <w:proofErr w:type="spellEnd"/>
      <w:r w:rsidR="006453DB">
        <w:t xml:space="preserve"> </w:t>
      </w:r>
      <w:proofErr w:type="spellStart"/>
      <w:r w:rsidR="006453DB">
        <w:t>nhất</w:t>
      </w:r>
      <w:proofErr w:type="spellEnd"/>
      <w:r w:rsidR="006453DB">
        <w:t xml:space="preserve"> </w:t>
      </w:r>
      <w:proofErr w:type="spellStart"/>
      <w:r w:rsidR="006453DB">
        <w:t>từ</w:t>
      </w:r>
      <w:proofErr w:type="spellEnd"/>
      <w:r w:rsidR="006453DB">
        <w:t xml:space="preserve"> </w:t>
      </w:r>
      <w:proofErr w:type="spellStart"/>
      <w:r w:rsidR="006453DB">
        <w:t>tập</w:t>
      </w:r>
      <w:proofErr w:type="spellEnd"/>
      <w:r w:rsidR="006453DB">
        <w:t xml:space="preserve"> </w:t>
      </w:r>
      <w:proofErr w:type="spellStart"/>
      <w:r w:rsidR="006453DB">
        <w:t>các</w:t>
      </w:r>
      <w:proofErr w:type="spellEnd"/>
      <w:r w:rsidR="006453DB">
        <w:t xml:space="preserve"> </w:t>
      </w:r>
      <w:proofErr w:type="spellStart"/>
      <w:r w:rsidR="006453DB">
        <w:t>đặc</w:t>
      </w:r>
      <w:proofErr w:type="spellEnd"/>
      <w:r w:rsidR="006453DB">
        <w:t xml:space="preserve"> </w:t>
      </w:r>
      <w:proofErr w:type="spellStart"/>
      <w:r w:rsidR="006453DB">
        <w:t>trưng</w:t>
      </w:r>
      <w:proofErr w:type="spellEnd"/>
      <w:r w:rsidR="006453DB">
        <w:t xml:space="preserve"> ban </w:t>
      </w:r>
      <w:proofErr w:type="spellStart"/>
      <w:r w:rsidR="006453DB">
        <w:t>đầu</w:t>
      </w:r>
      <w:proofErr w:type="spellEnd"/>
      <w:r w:rsidR="006453DB">
        <w:t xml:space="preserve">. </w:t>
      </w:r>
      <w:proofErr w:type="spellStart"/>
      <w:r w:rsidR="006453DB">
        <w:t>Thuật</w:t>
      </w:r>
      <w:proofErr w:type="spellEnd"/>
      <w:r w:rsidR="006453DB">
        <w:t xml:space="preserve"> </w:t>
      </w:r>
      <w:proofErr w:type="spellStart"/>
      <w:r w:rsidR="006453DB">
        <w:t>toán</w:t>
      </w:r>
      <w:proofErr w:type="spellEnd"/>
      <w:r w:rsidR="006453DB">
        <w:t xml:space="preserve"> </w:t>
      </w:r>
      <w:proofErr w:type="spellStart"/>
      <w:r w:rsidR="006453DB">
        <w:t>điển</w:t>
      </w:r>
      <w:proofErr w:type="spellEnd"/>
      <w:r w:rsidR="006453DB">
        <w:t xml:space="preserve"> </w:t>
      </w:r>
      <w:proofErr w:type="spellStart"/>
      <w:r w:rsidR="006453DB">
        <w:t>hình</w:t>
      </w:r>
      <w:proofErr w:type="spellEnd"/>
      <w:r w:rsidR="006453DB">
        <w:t xml:space="preserve"> </w:t>
      </w:r>
      <w:proofErr w:type="spellStart"/>
      <w:r w:rsidR="006453DB">
        <w:t>của</w:t>
      </w:r>
      <w:proofErr w:type="spellEnd"/>
      <w:r w:rsidR="006453DB">
        <w:t xml:space="preserve"> </w:t>
      </w:r>
      <w:proofErr w:type="spellStart"/>
      <w:r w:rsidR="006453DB">
        <w:t>phương</w:t>
      </w:r>
      <w:proofErr w:type="spellEnd"/>
      <w:r w:rsidR="006453DB">
        <w:t xml:space="preserve"> </w:t>
      </w:r>
      <w:proofErr w:type="spellStart"/>
      <w:r w:rsidR="006453DB">
        <w:t>pháp</w:t>
      </w:r>
      <w:proofErr w:type="spellEnd"/>
      <w:r w:rsidR="006453DB">
        <w:t xml:space="preserve"> </w:t>
      </w:r>
      <w:proofErr w:type="spellStart"/>
      <w:r w:rsidR="006453DB">
        <w:t>này</w:t>
      </w:r>
      <w:proofErr w:type="spellEnd"/>
      <w:r w:rsidR="006453DB">
        <w:t xml:space="preserve"> </w:t>
      </w:r>
      <w:proofErr w:type="spellStart"/>
      <w:r w:rsidR="006453DB">
        <w:t>là</w:t>
      </w:r>
      <w:proofErr w:type="spellEnd"/>
      <w:r w:rsidR="006453DB">
        <w:t xml:space="preserve"> RFE</w:t>
      </w:r>
      <w:r w:rsidR="0094556D">
        <w:t xml:space="preserve"> </w:t>
      </w:r>
      <w:r w:rsidR="006453DB">
        <w:t>(</w:t>
      </w:r>
      <w:r w:rsidR="006453DB" w:rsidRPr="006453DB">
        <w:t>Recursive Feature Elimination</w:t>
      </w:r>
      <w:r w:rsidR="006453DB">
        <w:t>)</w:t>
      </w:r>
      <w:r>
        <w:t>.</w:t>
      </w:r>
    </w:p>
    <w:p w14:paraId="60C58321" w14:textId="77777777" w:rsidR="006453DB" w:rsidRDefault="006453DB" w:rsidP="00953752">
      <w:pPr>
        <w:pStyle w:val="ListParagraph"/>
        <w:numPr>
          <w:ilvl w:val="0"/>
          <w:numId w:val="3"/>
        </w:numPr>
      </w:pPr>
      <w:proofErr w:type="spellStart"/>
      <w:r>
        <w:t>Tính</w:t>
      </w:r>
      <w:proofErr w:type="spellEnd"/>
      <w:r>
        <w:t xml:space="preserve"> </w:t>
      </w:r>
      <w:proofErr w:type="spellStart"/>
      <w:r>
        <w:t>toán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sau</w:t>
      </w:r>
      <w:proofErr w:type="spellEnd"/>
      <w:r>
        <w:t xml:space="preserve"> </w:t>
      </w:r>
      <w:proofErr w:type="spellStart"/>
      <w:r>
        <w:t>đó</w:t>
      </w:r>
      <w:proofErr w:type="spellEnd"/>
      <w:r>
        <w:t xml:space="preserve"> </w:t>
      </w:r>
      <w:proofErr w:type="spellStart"/>
      <w:r>
        <w:t>lựa</w:t>
      </w:r>
      <w:proofErr w:type="spellEnd"/>
      <w:r>
        <w:t xml:space="preserve"> </w:t>
      </w:r>
      <w:proofErr w:type="spellStart"/>
      <w:r>
        <w:t>chọn</w:t>
      </w:r>
      <w:proofErr w:type="spellEnd"/>
      <w:r>
        <w:t xml:space="preserve"> ra </w:t>
      </w:r>
      <w:proofErr w:type="spellStart"/>
      <w:r>
        <w:t>những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có</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như</w:t>
      </w:r>
      <w:proofErr w:type="spellEnd"/>
      <w:r>
        <w:t xml:space="preserve"> Chi-Squared hay </w:t>
      </w:r>
      <w:r w:rsidRPr="006453DB">
        <w:t>Pearson Correlation</w:t>
      </w:r>
      <w:r w:rsidR="00FC0827">
        <w:t>.</w:t>
      </w:r>
    </w:p>
    <w:p w14:paraId="1444623B" w14:textId="77777777" w:rsidR="006453DB" w:rsidRDefault="00FC0827" w:rsidP="00953752">
      <w:pPr>
        <w:pStyle w:val="ListParagraph"/>
        <w:numPr>
          <w:ilvl w:val="0"/>
          <w:numId w:val="3"/>
        </w:numPr>
      </w:pPr>
      <w:proofErr w:type="spellStart"/>
      <w:r>
        <w:t>Sử</w:t>
      </w:r>
      <w:proofErr w:type="spellEnd"/>
      <w:r>
        <w:t xml:space="preserve"> </w:t>
      </w:r>
      <w:proofErr w:type="spellStart"/>
      <w:r>
        <w:t>dụng</w:t>
      </w:r>
      <w:proofErr w:type="spellEnd"/>
      <w:r w:rsidR="006453DB">
        <w:t xml:space="preserve"> </w:t>
      </w:r>
      <w:proofErr w:type="spellStart"/>
      <w:r>
        <w:t>các</w:t>
      </w:r>
      <w:proofErr w:type="spellEnd"/>
      <w:r>
        <w:t xml:space="preserve"> </w:t>
      </w:r>
      <w:proofErr w:type="spellStart"/>
      <w:r w:rsidR="006453DB">
        <w:t>thuật</w:t>
      </w:r>
      <w:proofErr w:type="spellEnd"/>
      <w:r w:rsidR="006453DB">
        <w:t xml:space="preserve"> </w:t>
      </w:r>
      <w:proofErr w:type="spellStart"/>
      <w:r w:rsidR="006453DB">
        <w:t>toán</w:t>
      </w:r>
      <w:proofErr w:type="spellEnd"/>
      <w:r w:rsidR="00161F00">
        <w:t xml:space="preserve"> </w:t>
      </w:r>
      <w:proofErr w:type="spellStart"/>
      <w:r w:rsidR="00161F00">
        <w:t>mà</w:t>
      </w:r>
      <w:proofErr w:type="spellEnd"/>
      <w:r w:rsidR="00161F00">
        <w:t xml:space="preserve"> ở </w:t>
      </w:r>
      <w:proofErr w:type="spellStart"/>
      <w:r w:rsidR="00161F00">
        <w:t>đó</w:t>
      </w:r>
      <w:proofErr w:type="spellEnd"/>
      <w:r w:rsidR="006453DB">
        <w:t xml:space="preserve"> </w:t>
      </w:r>
      <w:proofErr w:type="spellStart"/>
      <w:r>
        <w:t>có</w:t>
      </w:r>
      <w:proofErr w:type="spellEnd"/>
      <w:r>
        <w:t xml:space="preserve"> </w:t>
      </w:r>
      <w:proofErr w:type="spellStart"/>
      <w:r>
        <w:t>sẵn</w:t>
      </w:r>
      <w:proofErr w:type="spellEnd"/>
      <w:r>
        <w:t xml:space="preserve"> </w:t>
      </w:r>
      <w:proofErr w:type="spellStart"/>
      <w:r w:rsidR="00161F00">
        <w:t>phần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rsidR="00161F00">
        <w:t>,</w:t>
      </w:r>
      <w:r>
        <w:t xml:space="preserve"> </w:t>
      </w:r>
      <w:proofErr w:type="spellStart"/>
      <w:r>
        <w:t>như</w:t>
      </w:r>
      <w:proofErr w:type="spellEnd"/>
      <w:r>
        <w:t xml:space="preserve"> Lasso hay Random</w:t>
      </w:r>
      <w:r w:rsidR="00161F00">
        <w:t xml:space="preserve"> </w:t>
      </w:r>
      <w:r>
        <w:t>Forrest</w:t>
      </w:r>
    </w:p>
    <w:p w14:paraId="1E7931B9" w14:textId="77777777" w:rsidR="00DF79EE" w:rsidRDefault="00DF79EE" w:rsidP="00DF79EE">
      <w:pPr>
        <w:ind w:left="360"/>
      </w:pPr>
    </w:p>
    <w:p w14:paraId="2A755A34" w14:textId="362602B6" w:rsidR="007C6D68" w:rsidRDefault="004663F3" w:rsidP="004663F3">
      <w:pPr>
        <w:pStyle w:val="Heading4"/>
        <w:numPr>
          <w:ilvl w:val="0"/>
          <w:numId w:val="0"/>
        </w:numPr>
        <w:ind w:left="851"/>
        <w:pPrChange w:id="237" w:author="Cung Thanh Long" w:date="2021-04-14T11:29:00Z">
          <w:pPr>
            <w:pStyle w:val="Heading4"/>
          </w:pPr>
        </w:pPrChange>
      </w:pPr>
      <w:bookmarkStart w:id="238" w:name="_Toc69243363"/>
      <w:ins w:id="239" w:author="Cung Thanh Long" w:date="2021-04-14T11:29:00Z">
        <w:r>
          <w:t xml:space="preserve">2.2.1. </w:t>
        </w:r>
      </w:ins>
      <w:r w:rsidR="007C6D68" w:rsidRPr="006453DB">
        <w:t>Recursive Feature Elimination</w:t>
      </w:r>
      <w:r w:rsidR="007C6D68">
        <w:t xml:space="preserve"> (RFE)</w:t>
      </w:r>
      <w:bookmarkEnd w:id="238"/>
    </w:p>
    <w:p w14:paraId="7312481E" w14:textId="77777777" w:rsidR="007C6D68" w:rsidRDefault="00531A4B" w:rsidP="00DF79EE">
      <w:pPr>
        <w:ind w:firstLine="562"/>
      </w:pPr>
      <w:r>
        <w:t xml:space="preserve">RFE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kiểu</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bên</w:t>
      </w:r>
      <w:proofErr w:type="spellEnd"/>
      <w:r>
        <w:t xml:space="preserve"> </w:t>
      </w:r>
      <w:proofErr w:type="spellStart"/>
      <w:r>
        <w:t>trong</w:t>
      </w:r>
      <w:proofErr w:type="spellEnd"/>
      <w:r>
        <w:t xml:space="preserve"> bao </w:t>
      </w:r>
      <w:proofErr w:type="spellStart"/>
      <w:r>
        <w:t>gồm</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Thuật</w:t>
      </w:r>
      <w:proofErr w:type="spellEnd"/>
      <w:r>
        <w:t xml:space="preserve"> </w:t>
      </w:r>
      <w:proofErr w:type="spellStart"/>
      <w:r>
        <w:t>toán</w:t>
      </w:r>
      <w:proofErr w:type="spellEnd"/>
      <w:r>
        <w:t xml:space="preserve"> RFE </w:t>
      </w:r>
      <w:proofErr w:type="spellStart"/>
      <w:r>
        <w:t>hoạt</w:t>
      </w:r>
      <w:proofErr w:type="spellEnd"/>
      <w:r>
        <w:t xml:space="preserve"> </w:t>
      </w:r>
      <w:proofErr w:type="spellStart"/>
      <w:r>
        <w:t>động</w:t>
      </w:r>
      <w:proofErr w:type="spellEnd"/>
      <w:r>
        <w:t xml:space="preserve"> </w:t>
      </w:r>
      <w:proofErr w:type="spellStart"/>
      <w:r w:rsidR="00F33AC2">
        <w:t>bắt</w:t>
      </w:r>
      <w:proofErr w:type="spellEnd"/>
      <w:r w:rsidR="00F33AC2">
        <w:t xml:space="preserve"> </w:t>
      </w:r>
      <w:proofErr w:type="spellStart"/>
      <w:r w:rsidR="00F33AC2">
        <w:t>đầu</w:t>
      </w:r>
      <w:proofErr w:type="spellEnd"/>
      <w:r w:rsidR="00F33AC2">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w:t>
      </w:r>
      <w:r w:rsidR="00F33AC2">
        <w:t>a</w:t>
      </w:r>
      <w:proofErr w:type="spellEnd"/>
      <w:r>
        <w:t xml:space="preserve"> </w:t>
      </w:r>
      <w:proofErr w:type="spellStart"/>
      <w:r>
        <w:t>từng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sau</w:t>
      </w:r>
      <w:proofErr w:type="spellEnd"/>
      <w:r>
        <w:t xml:space="preserve"> </w:t>
      </w:r>
      <w:proofErr w:type="spellStart"/>
      <w:r>
        <w:t>đó</w:t>
      </w:r>
      <w:proofErr w:type="spellEnd"/>
      <w:r>
        <w:t xml:space="preserve"> </w:t>
      </w:r>
      <w:proofErr w:type="spellStart"/>
      <w:r>
        <w:t>dần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ít</w:t>
      </w:r>
      <w:proofErr w:type="spellEnd"/>
      <w:r>
        <w:t xml:space="preserve"> </w:t>
      </w:r>
      <w:proofErr w:type="spellStart"/>
      <w:r w:rsidR="00F33AC2">
        <w:t>ảnh</w:t>
      </w:r>
      <w:proofErr w:type="spellEnd"/>
      <w:r w:rsidR="00F33AC2">
        <w:t xml:space="preserve"> </w:t>
      </w:r>
      <w:proofErr w:type="spellStart"/>
      <w:r w:rsidR="00F33AC2">
        <w:t>hưởng</w:t>
      </w:r>
      <w:proofErr w:type="spellEnd"/>
      <w:r w:rsidR="00F33AC2">
        <w:t xml:space="preserve"> </w:t>
      </w:r>
      <w:proofErr w:type="spellStart"/>
      <w:r w:rsidR="00F33AC2">
        <w:t>tới</w:t>
      </w:r>
      <w:proofErr w:type="spellEnd"/>
      <w:r w:rsidR="00F33AC2">
        <w:t xml:space="preserve"> </w:t>
      </w:r>
      <w:proofErr w:type="spellStart"/>
      <w:r w:rsidR="00F33AC2">
        <w:t>kết</w:t>
      </w:r>
      <w:proofErr w:type="spellEnd"/>
      <w:r w:rsidR="00F33AC2">
        <w:t xml:space="preserve"> </w:t>
      </w:r>
      <w:proofErr w:type="spellStart"/>
      <w:r w:rsidR="00F33AC2">
        <w:t>quả</w:t>
      </w:r>
      <w:proofErr w:type="spellEnd"/>
      <w:r w:rsidR="00F33AC2">
        <w:t xml:space="preserve"> </w:t>
      </w:r>
      <w:proofErr w:type="spellStart"/>
      <w:r w:rsidR="00F33AC2">
        <w:t>cần</w:t>
      </w:r>
      <w:proofErr w:type="spellEnd"/>
      <w:r w:rsidR="00F33AC2">
        <w:t xml:space="preserve"> </w:t>
      </w:r>
      <w:proofErr w:type="spellStart"/>
      <w:r w:rsidR="00F33AC2">
        <w:t>đạt</w:t>
      </w:r>
      <w:proofErr w:type="spellEnd"/>
      <w:r w:rsidR="00F33AC2">
        <w:t xml:space="preserve"> </w:t>
      </w:r>
      <w:proofErr w:type="spellStart"/>
      <w:r w:rsidR="00F33AC2">
        <w:t>nhất</w:t>
      </w:r>
      <w:proofErr w:type="spellEnd"/>
      <w:r>
        <w:t xml:space="preserve">, </w:t>
      </w:r>
      <w:proofErr w:type="spellStart"/>
      <w:r>
        <w:t>lặ</w:t>
      </w:r>
      <w:r w:rsidR="00B5037D">
        <w:t>p</w:t>
      </w:r>
      <w:proofErr w:type="spellEnd"/>
      <w:r w:rsidR="00B5037D">
        <w:t xml:space="preserve"> </w:t>
      </w:r>
      <w:proofErr w:type="spellStart"/>
      <w:r w:rsidR="00B5037D">
        <w:t>lạ</w:t>
      </w:r>
      <w:r>
        <w:t>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lastRenderedPageBreak/>
        <w:t>trên</w:t>
      </w:r>
      <w:proofErr w:type="spellEnd"/>
      <w:r>
        <w:t xml:space="preserve"> </w:t>
      </w:r>
      <w:proofErr w:type="spellStart"/>
      <w:r>
        <w:t>cho</w:t>
      </w:r>
      <w:proofErr w:type="spellEnd"/>
      <w:r>
        <w:t xml:space="preserve"> </w:t>
      </w:r>
      <w:proofErr w:type="spellStart"/>
      <w:r>
        <w:t>tới</w:t>
      </w:r>
      <w:proofErr w:type="spellEnd"/>
      <w:r>
        <w:t xml:space="preserve"> </w:t>
      </w:r>
      <w:proofErr w:type="spellStart"/>
      <w:r>
        <w:t>khi</w:t>
      </w:r>
      <w:proofErr w:type="spellEnd"/>
      <w:r>
        <w:t xml:space="preserve"> </w:t>
      </w:r>
      <w:proofErr w:type="spellStart"/>
      <w:r w:rsidR="00F33AC2">
        <w:t>tìm</w:t>
      </w:r>
      <w:proofErr w:type="spellEnd"/>
      <w:r w:rsidR="00F33AC2">
        <w:t xml:space="preserve"> </w:t>
      </w:r>
      <w:proofErr w:type="spellStart"/>
      <w:r w:rsidR="00F33AC2">
        <w:t>được</w:t>
      </w:r>
      <w:proofErr w:type="spellEnd"/>
      <w:r w:rsidR="00F33AC2">
        <w:t xml:space="preserve"> </w:t>
      </w:r>
      <w:proofErr w:type="spellStart"/>
      <w:r w:rsidR="00F33AC2">
        <w:t>kết</w:t>
      </w:r>
      <w:proofErr w:type="spellEnd"/>
      <w:r w:rsidR="00F33AC2">
        <w:t xml:space="preserve"> </w:t>
      </w:r>
      <w:proofErr w:type="spellStart"/>
      <w:r w:rsidR="00F33AC2">
        <w:t>quả</w:t>
      </w:r>
      <w:proofErr w:type="spellEnd"/>
      <w:r w:rsidR="00F33AC2">
        <w:t xml:space="preserve"> </w:t>
      </w:r>
      <w:proofErr w:type="spellStart"/>
      <w:r w:rsidR="00F33AC2">
        <w:t>tốt</w:t>
      </w:r>
      <w:proofErr w:type="spellEnd"/>
      <w:r w:rsidR="00F33AC2">
        <w:t xml:space="preserve"> </w:t>
      </w:r>
      <w:proofErr w:type="spellStart"/>
      <w:r w:rsidR="00F33AC2">
        <w:t>nhất</w:t>
      </w:r>
      <w:proofErr w:type="spellEnd"/>
      <w:r w:rsidR="00F33AC2">
        <w:t xml:space="preserve"> </w:t>
      </w:r>
      <w:proofErr w:type="spellStart"/>
      <w:r w:rsidR="00F33AC2">
        <w:t>hoặc</w:t>
      </w:r>
      <w:proofErr w:type="spellEnd"/>
      <w:r w:rsidR="00F33AC2">
        <w:t xml:space="preserve"> </w:t>
      </w:r>
      <w:proofErr w:type="spellStart"/>
      <w:r w:rsidR="00B5037D">
        <w:t>chọn</w:t>
      </w:r>
      <w:proofErr w:type="spellEnd"/>
      <w:r w:rsidR="00B5037D">
        <w:t xml:space="preserve"> ra</w:t>
      </w:r>
      <w:r>
        <w:t xml:space="preserve"> </w:t>
      </w:r>
      <w:proofErr w:type="spellStart"/>
      <w:r>
        <w:t>được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mong</w:t>
      </w:r>
      <w:proofErr w:type="spellEnd"/>
      <w:r>
        <w:t xml:space="preserve"> </w:t>
      </w:r>
      <w:proofErr w:type="spellStart"/>
      <w:r>
        <w:t>muốn</w:t>
      </w:r>
      <w:proofErr w:type="spellEnd"/>
      <w:r>
        <w:t>.</w:t>
      </w:r>
      <w:r w:rsidR="003938C7">
        <w:t xml:space="preserve"> </w:t>
      </w:r>
      <w:r w:rsidR="003938C7">
        <w:fldChar w:fldCharType="begin"/>
      </w:r>
      <w:r w:rsidR="003938C7">
        <w:instrText xml:space="preserve"> REF _Ref68955309 \h </w:instrText>
      </w:r>
      <w:r w:rsidR="003938C7">
        <w:fldChar w:fldCharType="separate"/>
      </w:r>
      <w:proofErr w:type="spellStart"/>
      <w:r w:rsidR="0032158F">
        <w:t>Hình</w:t>
      </w:r>
      <w:proofErr w:type="spellEnd"/>
      <w:r w:rsidR="0032158F">
        <w:t xml:space="preserve"> </w:t>
      </w:r>
      <w:r w:rsidR="0032158F">
        <w:rPr>
          <w:noProof/>
        </w:rPr>
        <w:t>2</w:t>
      </w:r>
      <w:r w:rsidR="0032158F">
        <w:t>.</w:t>
      </w:r>
      <w:r w:rsidR="0032158F">
        <w:rPr>
          <w:noProof/>
        </w:rPr>
        <w:t>3</w:t>
      </w:r>
      <w:r w:rsidR="003938C7">
        <w:fldChar w:fldCharType="end"/>
      </w:r>
      <w:r w:rsidR="003938C7">
        <w:t xml:space="preserve"> </w:t>
      </w:r>
      <w:proofErr w:type="spellStart"/>
      <w:r w:rsidR="003938C7">
        <w:t>mô</w:t>
      </w:r>
      <w:proofErr w:type="spellEnd"/>
      <w:r w:rsidR="003938C7">
        <w:t xml:space="preserve"> </w:t>
      </w:r>
      <w:proofErr w:type="spellStart"/>
      <w:r w:rsidR="003938C7">
        <w:t>tả</w:t>
      </w:r>
      <w:proofErr w:type="spellEnd"/>
      <w:r w:rsidR="003938C7">
        <w:t xml:space="preserve"> </w:t>
      </w:r>
      <w:proofErr w:type="spellStart"/>
      <w:r w:rsidR="003938C7">
        <w:t>s</w:t>
      </w:r>
      <w:r w:rsidR="000F5469">
        <w:t>ơ</w:t>
      </w:r>
      <w:proofErr w:type="spellEnd"/>
      <w:r w:rsidR="000F5469">
        <w:t xml:space="preserve"> </w:t>
      </w:r>
      <w:proofErr w:type="spellStart"/>
      <w:r w:rsidR="000F5469">
        <w:t>đồ</w:t>
      </w:r>
      <w:proofErr w:type="spellEnd"/>
      <w:r w:rsidR="000F5469">
        <w:t xml:space="preserve"> </w:t>
      </w:r>
      <w:proofErr w:type="spellStart"/>
      <w:r w:rsidR="000F5469">
        <w:t>hoạt</w:t>
      </w:r>
      <w:proofErr w:type="spellEnd"/>
      <w:r w:rsidR="000F5469">
        <w:t xml:space="preserve"> </w:t>
      </w:r>
      <w:proofErr w:type="spellStart"/>
      <w:r w:rsidR="000F5469">
        <w:t>động</w:t>
      </w:r>
      <w:proofErr w:type="spellEnd"/>
      <w:r w:rsidR="000F5469">
        <w:t xml:space="preserve"> </w:t>
      </w:r>
      <w:proofErr w:type="spellStart"/>
      <w:r w:rsidR="000F5469">
        <w:t>của</w:t>
      </w:r>
      <w:proofErr w:type="spellEnd"/>
      <w:r w:rsidR="000F5469">
        <w:t xml:space="preserve"> </w:t>
      </w:r>
      <w:proofErr w:type="spellStart"/>
      <w:r w:rsidR="000F5469">
        <w:t>thuậ</w:t>
      </w:r>
      <w:r w:rsidR="003938C7">
        <w:t>t</w:t>
      </w:r>
      <w:proofErr w:type="spellEnd"/>
      <w:r w:rsidR="003938C7">
        <w:t xml:space="preserve"> </w:t>
      </w:r>
      <w:proofErr w:type="spellStart"/>
      <w:r w:rsidR="003938C7">
        <w:t>toán</w:t>
      </w:r>
      <w:proofErr w:type="spellEnd"/>
      <w:r w:rsidR="003938C7">
        <w:t xml:space="preserve"> RFE.</w:t>
      </w:r>
    </w:p>
    <w:p w14:paraId="1F658ED4" w14:textId="77777777" w:rsidR="00BB027F" w:rsidRDefault="004F7F1C" w:rsidP="00BB027F">
      <w:pPr>
        <w:keepNext/>
        <w:jc w:val="center"/>
      </w:pPr>
      <w:r>
        <w:rPr>
          <w:noProof/>
        </w:rPr>
        <w:drawing>
          <wp:inline distT="0" distB="0" distL="0" distR="0" wp14:anchorId="713BA1F2" wp14:editId="17C0BE0C">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14:paraId="16250C19" w14:textId="77777777" w:rsidR="009A3C72" w:rsidRDefault="00BB027F" w:rsidP="00BB027F">
      <w:pPr>
        <w:pStyle w:val="Caption"/>
      </w:pPr>
      <w:bookmarkStart w:id="240" w:name="_Ref68955309"/>
      <w:bookmarkStart w:id="241" w:name="_Toc69243403"/>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3</w:t>
        </w:r>
      </w:fldSimple>
      <w:bookmarkEnd w:id="240"/>
      <w:r>
        <w:t xml:space="preserve">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thuật</w:t>
      </w:r>
      <w:proofErr w:type="spellEnd"/>
      <w:r>
        <w:t xml:space="preserve"> </w:t>
      </w:r>
      <w:proofErr w:type="spellStart"/>
      <w:r>
        <w:t>toán</w:t>
      </w:r>
      <w:proofErr w:type="spellEnd"/>
      <w:r>
        <w:t xml:space="preserve"> RFE</w:t>
      </w:r>
      <w:bookmarkEnd w:id="241"/>
    </w:p>
    <w:p w14:paraId="264DCD96" w14:textId="77777777" w:rsidR="00DF79EE" w:rsidRPr="00DF79EE" w:rsidRDefault="00DF79EE" w:rsidP="00DF79EE"/>
    <w:p w14:paraId="11D4B74E" w14:textId="5041D027" w:rsidR="00531A4B" w:rsidRDefault="00C00674" w:rsidP="00C00674">
      <w:pPr>
        <w:pStyle w:val="Heading4"/>
        <w:numPr>
          <w:ilvl w:val="0"/>
          <w:numId w:val="0"/>
        </w:numPr>
        <w:ind w:left="851"/>
        <w:jc w:val="left"/>
        <w:pPrChange w:id="242" w:author="Cung Thanh Long" w:date="2021-04-14T11:30:00Z">
          <w:pPr>
            <w:pStyle w:val="Heading4"/>
            <w:jc w:val="left"/>
          </w:pPr>
        </w:pPrChange>
      </w:pPr>
      <w:bookmarkStart w:id="243" w:name="_Toc69243364"/>
      <w:ins w:id="244" w:author="Cung Thanh Long" w:date="2021-04-14T11:30:00Z">
        <w:r>
          <w:t xml:space="preserve">2.2.2. </w:t>
        </w:r>
      </w:ins>
      <w:r w:rsidR="00531A4B" w:rsidRPr="00531A4B">
        <w:t>Pearson Correlation</w:t>
      </w:r>
      <w:r w:rsidR="00531A4B">
        <w:t xml:space="preserve"> </w:t>
      </w:r>
      <w:proofErr w:type="spellStart"/>
      <w:r w:rsidR="00531A4B">
        <w:t>và</w:t>
      </w:r>
      <w:proofErr w:type="spellEnd"/>
      <w:r w:rsidR="00531A4B">
        <w:t xml:space="preserve"> Chi-Squared</w:t>
      </w:r>
      <w:bookmarkEnd w:id="243"/>
    </w:p>
    <w:p w14:paraId="2888ED93" w14:textId="77777777" w:rsidR="00161F00" w:rsidRDefault="00161F00" w:rsidP="00DF79EE">
      <w:pPr>
        <w:ind w:firstLine="562"/>
      </w:pPr>
      <w:proofErr w:type="spellStart"/>
      <w:r>
        <w:t>Đây</w:t>
      </w:r>
      <w:proofErr w:type="spellEnd"/>
      <w:r>
        <w:t xml:space="preserve"> </w:t>
      </w:r>
      <w:proofErr w:type="spellStart"/>
      <w:r>
        <w:t>là</w:t>
      </w:r>
      <w:proofErr w:type="spellEnd"/>
      <w:r>
        <w:t xml:space="preserve"> 2 </w:t>
      </w:r>
      <w:proofErr w:type="spellStart"/>
      <w:r>
        <w:t>phương</w:t>
      </w:r>
      <w:proofErr w:type="spellEnd"/>
      <w:r>
        <w:t xml:space="preserve"> </w:t>
      </w:r>
      <w:proofErr w:type="spellStart"/>
      <w:r>
        <w:t>pháp</w:t>
      </w:r>
      <w:proofErr w:type="spellEnd"/>
      <w:r>
        <w:t xml:space="preserve"> </w:t>
      </w:r>
      <w:proofErr w:type="spellStart"/>
      <w:r>
        <w:t>điển</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trích</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thứ</w:t>
      </w:r>
      <w:proofErr w:type="spellEnd"/>
      <w:r>
        <w:t xml:space="preserve"> 2, </w:t>
      </w:r>
      <w:proofErr w:type="spellStart"/>
      <w:r>
        <w:t>dựa</w:t>
      </w:r>
      <w:proofErr w:type="spellEnd"/>
      <w:r>
        <w:t xml:space="preserve"> </w:t>
      </w:r>
      <w:proofErr w:type="spellStart"/>
      <w:r>
        <w:t>trên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đến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cần</w:t>
      </w:r>
      <w:proofErr w:type="spellEnd"/>
      <w:r>
        <w:t xml:space="preserve"> </w:t>
      </w:r>
      <w:proofErr w:type="spellStart"/>
      <w:r>
        <w:t>đạt</w:t>
      </w:r>
      <w:proofErr w:type="spellEnd"/>
      <w:r>
        <w:t xml:space="preserve">, </w:t>
      </w:r>
      <w:proofErr w:type="spellStart"/>
      <w:r>
        <w:t>bằng</w:t>
      </w:r>
      <w:proofErr w:type="spellEnd"/>
      <w:r>
        <w:t xml:space="preserve"> </w:t>
      </w:r>
      <w:proofErr w:type="spellStart"/>
      <w:r>
        <w:t>công</w:t>
      </w:r>
      <w:proofErr w:type="spellEnd"/>
      <w:r>
        <w:t xml:space="preserve"> </w:t>
      </w:r>
      <w:proofErr w:type="spellStart"/>
      <w:r>
        <w:t>thức</w:t>
      </w:r>
      <w:proofErr w:type="spellEnd"/>
      <w:r>
        <w:t xml:space="preserve"> </w:t>
      </w:r>
      <w:r w:rsidRPr="00531A4B">
        <w:t>Pearson Correlation</w:t>
      </w:r>
      <w:r>
        <w:t xml:space="preserve"> (2.1), </w:t>
      </w:r>
      <w:proofErr w:type="spellStart"/>
      <w:r>
        <w:t>hoặc</w:t>
      </w:r>
      <w:proofErr w:type="spellEnd"/>
      <w:r>
        <w:t xml:space="preserve"> Chi-Squared (2.2)</w:t>
      </w:r>
    </w:p>
    <w:p w14:paraId="280EE9C2" w14:textId="77777777"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14:paraId="5FC47822" w14:textId="77777777" w:rsidTr="00161F00">
        <w:tc>
          <w:tcPr>
            <w:tcW w:w="1525" w:type="dxa"/>
          </w:tcPr>
          <w:p w14:paraId="5F2A8AA5" w14:textId="77777777" w:rsidR="00A20E80" w:rsidRDefault="00A20E80" w:rsidP="00531A4B"/>
        </w:tc>
        <w:tc>
          <w:tcPr>
            <w:tcW w:w="5220" w:type="dxa"/>
          </w:tcPr>
          <w:p w14:paraId="7E15CD9B" w14:textId="77777777"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14:paraId="257DA234" w14:textId="77777777" w:rsidR="00A20E80" w:rsidRDefault="00A20E80" w:rsidP="00A20E80">
            <w:pPr>
              <w:pStyle w:val="Caption"/>
            </w:pPr>
            <w:r>
              <w:t xml:space="preserve">( </w:t>
            </w:r>
            <w:fldSimple w:instr=" STYLEREF 1 \s ">
              <w:r w:rsidR="0032158F">
                <w:rPr>
                  <w:noProof/>
                </w:rPr>
                <w:t>2</w:t>
              </w:r>
            </w:fldSimple>
            <w:r>
              <w:t>.</w:t>
            </w:r>
            <w:fldSimple w:instr=" SEQ PT \* ARABIC \s 1 ">
              <w:r w:rsidR="0032158F">
                <w:rPr>
                  <w:noProof/>
                </w:rPr>
                <w:t>1</w:t>
              </w:r>
            </w:fldSimple>
            <w:r>
              <w:t xml:space="preserve"> )</w:t>
            </w:r>
          </w:p>
        </w:tc>
      </w:tr>
    </w:tbl>
    <w:p w14:paraId="0F41A8FD" w14:textId="77777777" w:rsidR="00161F00" w:rsidRDefault="00AD6549" w:rsidP="00531A4B">
      <w:proofErr w:type="spellStart"/>
      <w:r>
        <w:t>t</w:t>
      </w:r>
      <w:r w:rsidR="00161F00">
        <w:t>rong</w:t>
      </w:r>
      <w:proofErr w:type="spellEnd"/>
      <w:r w:rsidR="00161F00">
        <w:t xml:space="preserve"> </w:t>
      </w:r>
      <w:proofErr w:type="spellStart"/>
      <w:r w:rsidR="00161F00">
        <w:t>đó</w:t>
      </w:r>
      <w:proofErr w:type="spellEnd"/>
      <w:r w:rsidR="00161F00">
        <w:t xml:space="preserve">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w:t>
      </w:r>
      <w:proofErr w:type="spellStart"/>
      <w:r>
        <w:rPr>
          <w:sz w:val="24"/>
        </w:rPr>
        <w:t>trung</w:t>
      </w:r>
      <w:proofErr w:type="spellEnd"/>
      <w:r>
        <w:rPr>
          <w:sz w:val="24"/>
        </w:rPr>
        <w:t xml:space="preserve"> </w:t>
      </w:r>
      <w:proofErr w:type="spellStart"/>
      <w:r>
        <w:rPr>
          <w:sz w:val="24"/>
        </w:rPr>
        <w:t>bình</w:t>
      </w:r>
      <w:proofErr w:type="spellEnd"/>
      <w:r>
        <w:rPr>
          <w:sz w:val="24"/>
        </w:rPr>
        <w:t xml:space="preserve"> </w:t>
      </w:r>
      <w:proofErr w:type="spellStart"/>
      <w:r>
        <w:rPr>
          <w:sz w:val="24"/>
        </w:rPr>
        <w:t>tướng</w:t>
      </w:r>
      <w:proofErr w:type="spellEnd"/>
      <w:r>
        <w:rPr>
          <w:sz w:val="24"/>
        </w:rPr>
        <w:t xml:space="preserve"> </w:t>
      </w:r>
      <w:proofErr w:type="spellStart"/>
      <w:r>
        <w:rPr>
          <w:sz w:val="24"/>
        </w:rPr>
        <w:t>ứng</w:t>
      </w:r>
      <w:proofErr w:type="spellEnd"/>
      <w:r>
        <w:rPr>
          <w:sz w:val="24"/>
        </w:rPr>
        <w:t xml:space="preserve"> </w:t>
      </w:r>
      <w:proofErr w:type="spellStart"/>
      <w:r>
        <w:rPr>
          <w:sz w:val="24"/>
        </w:rPr>
        <w:t>của</w:t>
      </w:r>
      <w:proofErr w:type="spellEnd"/>
      <w:r>
        <w:rPr>
          <w:sz w:val="24"/>
        </w:rPr>
        <w:t xml:space="preserve">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14:paraId="0E499C5D" w14:textId="77777777" w:rsidTr="00161F00">
        <w:tc>
          <w:tcPr>
            <w:tcW w:w="1525" w:type="dxa"/>
          </w:tcPr>
          <w:p w14:paraId="64FCB651" w14:textId="77777777" w:rsidR="00161F00" w:rsidRDefault="00161F00" w:rsidP="00586157"/>
        </w:tc>
        <w:tc>
          <w:tcPr>
            <w:tcW w:w="5220" w:type="dxa"/>
          </w:tcPr>
          <w:p w14:paraId="4DEB3B69" w14:textId="77777777" w:rsidR="00161F00" w:rsidRPr="006F0120" w:rsidRDefault="006C64F2"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14:paraId="5452F9E5" w14:textId="77777777" w:rsidR="00161F00" w:rsidRDefault="00161F00" w:rsidP="00586157">
            <w:pPr>
              <w:pStyle w:val="Caption"/>
            </w:pPr>
            <w:r>
              <w:t xml:space="preserve">( </w:t>
            </w:r>
            <w:fldSimple w:instr=" STYLEREF 1 \s ">
              <w:r w:rsidR="0032158F">
                <w:rPr>
                  <w:noProof/>
                </w:rPr>
                <w:t>2</w:t>
              </w:r>
            </w:fldSimple>
            <w:r>
              <w:t>.</w:t>
            </w:r>
            <w:fldSimple w:instr=" SEQ PT \* ARABIC \s 1 ">
              <w:r w:rsidR="0032158F">
                <w:rPr>
                  <w:noProof/>
                </w:rPr>
                <w:t>2</w:t>
              </w:r>
            </w:fldSimple>
            <w:r>
              <w:t xml:space="preserve"> )</w:t>
            </w:r>
          </w:p>
        </w:tc>
      </w:tr>
    </w:tbl>
    <w:p w14:paraId="39004AEA" w14:textId="77777777" w:rsidR="00161F00" w:rsidRDefault="00AD6549" w:rsidP="00531A4B">
      <w:proofErr w:type="spellStart"/>
      <w:r>
        <w:t>với</w:t>
      </w:r>
      <w:proofErr w:type="spellEnd"/>
      <w:r>
        <w:t xml:space="preserve">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w:t>
      </w:r>
      <w:proofErr w:type="spellStart"/>
      <w:r>
        <w:rPr>
          <w:sz w:val="24"/>
        </w:rPr>
        <w:t>nhận</w:t>
      </w:r>
      <w:proofErr w:type="spellEnd"/>
      <w:r>
        <w:rPr>
          <w:sz w:val="24"/>
        </w:rPr>
        <w:t xml:space="preserve"> </w:t>
      </w:r>
      <w:proofErr w:type="spellStart"/>
      <w:r>
        <w:rPr>
          <w:sz w:val="24"/>
        </w:rPr>
        <w:t>được</w:t>
      </w:r>
      <w:proofErr w:type="spellEnd"/>
      <w:r>
        <w:rPr>
          <w:sz w:val="24"/>
        </w:rPr>
        <w:t xml:space="preserve"> </w:t>
      </w:r>
      <w:proofErr w:type="spellStart"/>
      <w:r>
        <w:rPr>
          <w:sz w:val="24"/>
        </w:rPr>
        <w:t>và</w:t>
      </w:r>
      <w:proofErr w:type="spellEnd"/>
      <w:r>
        <w:rPr>
          <w:sz w:val="24"/>
        </w:rPr>
        <w:t xml:space="preserve">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w:t>
      </w:r>
      <w:proofErr w:type="spellStart"/>
      <w:r>
        <w:rPr>
          <w:sz w:val="24"/>
        </w:rPr>
        <w:t>mong</w:t>
      </w:r>
      <w:proofErr w:type="spellEnd"/>
      <w:r>
        <w:rPr>
          <w:sz w:val="24"/>
        </w:rPr>
        <w:t xml:space="preserve"> </w:t>
      </w:r>
      <w:proofErr w:type="spellStart"/>
      <w:r>
        <w:rPr>
          <w:sz w:val="24"/>
        </w:rPr>
        <w:t>muốn</w:t>
      </w:r>
      <w:proofErr w:type="spellEnd"/>
      <w:r>
        <w:rPr>
          <w:sz w:val="24"/>
        </w:rPr>
        <w:t xml:space="preserve"> </w:t>
      </w:r>
      <w:proofErr w:type="spellStart"/>
      <w:r>
        <w:rPr>
          <w:sz w:val="24"/>
        </w:rPr>
        <w:t>của</w:t>
      </w:r>
      <w:proofErr w:type="spellEnd"/>
      <w:r>
        <w:rPr>
          <w:sz w:val="24"/>
        </w:rPr>
        <w:t xml:space="preserve"> </w:t>
      </w:r>
      <w:proofErr w:type="spellStart"/>
      <w:r>
        <w:rPr>
          <w:sz w:val="24"/>
        </w:rPr>
        <w:t>mẫu</w:t>
      </w:r>
      <w:proofErr w:type="spellEnd"/>
      <w:r>
        <w:rPr>
          <w:sz w:val="24"/>
        </w:rPr>
        <w:t xml:space="preserve"> </w:t>
      </w:r>
      <w:proofErr w:type="spellStart"/>
      <w:r>
        <w:rPr>
          <w:sz w:val="24"/>
        </w:rPr>
        <w:t>thứ</w:t>
      </w:r>
      <w:proofErr w:type="spellEnd"/>
      <w:r>
        <w:rPr>
          <w:sz w:val="24"/>
        </w:rPr>
        <w:t xml:space="preserve"> </w:t>
      </w:r>
      <w:proofErr w:type="spellStart"/>
      <w:r>
        <w:rPr>
          <w:sz w:val="24"/>
        </w:rPr>
        <w:t>i</w:t>
      </w:r>
      <w:proofErr w:type="spellEnd"/>
    </w:p>
    <w:p w14:paraId="5B46D683" w14:textId="77777777" w:rsidR="008C27E5" w:rsidRDefault="008C27E5" w:rsidP="00531A4B">
      <w:r>
        <w:lastRenderedPageBreak/>
        <w:t xml:space="preserve">Sau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đến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cần</w:t>
      </w:r>
      <w:proofErr w:type="spellEnd"/>
      <w:r>
        <w:t xml:space="preserve"> </w:t>
      </w:r>
      <w:proofErr w:type="spellStart"/>
      <w:r>
        <w:t>đạt</w:t>
      </w:r>
      <w:proofErr w:type="spellEnd"/>
      <w:r>
        <w:t xml:space="preserve"> </w:t>
      </w:r>
      <w:proofErr w:type="spellStart"/>
      <w:r>
        <w:t>được</w:t>
      </w:r>
      <w:proofErr w:type="spellEnd"/>
      <w:r>
        <w:t>.</w:t>
      </w:r>
    </w:p>
    <w:p w14:paraId="47A041D2" w14:textId="77777777" w:rsidR="00161F00" w:rsidRPr="00531A4B" w:rsidRDefault="00161F00" w:rsidP="00531A4B"/>
    <w:p w14:paraId="6A09F425" w14:textId="74FBAA28" w:rsidR="00041E0C" w:rsidRDefault="00C00674" w:rsidP="00C00674">
      <w:pPr>
        <w:pStyle w:val="Heading3"/>
        <w:numPr>
          <w:ilvl w:val="0"/>
          <w:numId w:val="0"/>
        </w:numPr>
        <w:ind w:left="567"/>
        <w:pPrChange w:id="245" w:author="Cung Thanh Long" w:date="2021-04-14T11:30:00Z">
          <w:pPr>
            <w:pStyle w:val="Heading3"/>
          </w:pPr>
        </w:pPrChange>
      </w:pPr>
      <w:bookmarkStart w:id="246" w:name="_Toc69243365"/>
      <w:ins w:id="247" w:author="Cung Thanh Long" w:date="2021-04-14T11:30:00Z">
        <w:r>
          <w:t xml:space="preserve">2.3. </w:t>
        </w:r>
      </w:ins>
      <w:proofErr w:type="spellStart"/>
      <w:r w:rsidR="00041E0C">
        <w:t>Phân</w:t>
      </w:r>
      <w:proofErr w:type="spellEnd"/>
      <w:r w:rsidR="00041E0C">
        <w:t xml:space="preserve"> </w:t>
      </w:r>
      <w:proofErr w:type="spellStart"/>
      <w:r w:rsidR="00041E0C">
        <w:t>lớp</w:t>
      </w:r>
      <w:proofErr w:type="spellEnd"/>
      <w:r w:rsidR="00041E0C">
        <w:t xml:space="preserve"> </w:t>
      </w:r>
      <w:proofErr w:type="spellStart"/>
      <w:r w:rsidR="00041E0C">
        <w:t>và</w:t>
      </w:r>
      <w:proofErr w:type="spellEnd"/>
      <w:r w:rsidR="00041E0C">
        <w:t xml:space="preserve"> ra </w:t>
      </w:r>
      <w:proofErr w:type="spellStart"/>
      <w:r w:rsidR="00041E0C">
        <w:t>quyết</w:t>
      </w:r>
      <w:proofErr w:type="spellEnd"/>
      <w:r w:rsidR="00041E0C">
        <w:t xml:space="preserve"> </w:t>
      </w:r>
      <w:proofErr w:type="spellStart"/>
      <w:r w:rsidR="00041E0C">
        <w:t>định</w:t>
      </w:r>
      <w:proofErr w:type="spellEnd"/>
      <w:r w:rsidR="00041E0C">
        <w:t xml:space="preserve"> </w:t>
      </w:r>
      <w:proofErr w:type="spellStart"/>
      <w:r w:rsidR="00041E0C">
        <w:t>nhận</w:t>
      </w:r>
      <w:proofErr w:type="spellEnd"/>
      <w:r w:rsidR="00041E0C">
        <w:t xml:space="preserve"> </w:t>
      </w:r>
      <w:proofErr w:type="spellStart"/>
      <w:r w:rsidR="00041E0C">
        <w:t>dạng</w:t>
      </w:r>
      <w:bookmarkEnd w:id="246"/>
      <w:proofErr w:type="spellEnd"/>
    </w:p>
    <w:p w14:paraId="1AE82DFF" w14:textId="29DBE1CF" w:rsidR="00041E0C" w:rsidRDefault="00C00674" w:rsidP="00C00674">
      <w:pPr>
        <w:pStyle w:val="Heading4"/>
        <w:numPr>
          <w:ilvl w:val="0"/>
          <w:numId w:val="0"/>
        </w:numPr>
        <w:ind w:left="851"/>
        <w:pPrChange w:id="248" w:author="Cung Thanh Long" w:date="2021-04-14T11:30:00Z">
          <w:pPr>
            <w:pStyle w:val="Heading4"/>
            <w:numPr>
              <w:numId w:val="5"/>
            </w:numPr>
          </w:pPr>
        </w:pPrChange>
      </w:pPr>
      <w:bookmarkStart w:id="249" w:name="_Toc69243366"/>
      <w:ins w:id="250" w:author="Cung Thanh Long" w:date="2021-04-14T11:30:00Z">
        <w:r>
          <w:t xml:space="preserve">2.3.1. </w:t>
        </w:r>
      </w:ins>
      <w:r w:rsidR="00041E0C">
        <w:t>Support Vector Machine (SVM)</w:t>
      </w:r>
      <w:bookmarkEnd w:id="249"/>
    </w:p>
    <w:p w14:paraId="58396175" w14:textId="77777777"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32158F">
            <w:rPr>
              <w:noProof/>
            </w:rPr>
            <w:t xml:space="preserve"> </w:t>
          </w:r>
          <w:r w:rsidR="0032158F" w:rsidRPr="0032158F">
            <w:rPr>
              <w:noProof/>
            </w:rPr>
            <w:t>[17]</w:t>
          </w:r>
          <w:r w:rsidR="009C3E21">
            <w:fldChar w:fldCharType="end"/>
          </w:r>
        </w:sdtContent>
      </w:sdt>
      <w:r>
        <w:t xml:space="preserve"> </w:t>
      </w:r>
      <w:proofErr w:type="spellStart"/>
      <w:r>
        <w:t>là</w:t>
      </w:r>
      <w:proofErr w:type="spellEnd"/>
      <w:r>
        <w:t xml:space="preserve"> </w:t>
      </w:r>
      <w:proofErr w:type="spellStart"/>
      <w:r>
        <w:t>thuật</w:t>
      </w:r>
      <w:proofErr w:type="spellEnd"/>
      <w:r>
        <w:t xml:space="preserve"> </w:t>
      </w:r>
      <w:proofErr w:type="spellStart"/>
      <w:r>
        <w:t>t</w:t>
      </w:r>
      <w:r w:rsidR="0012617E">
        <w:t>oán</w:t>
      </w:r>
      <w:proofErr w:type="spellEnd"/>
      <w:r w:rsidR="0012617E">
        <w:t xml:space="preserve"> </w:t>
      </w:r>
      <w:proofErr w:type="spellStart"/>
      <w:r w:rsidR="0012617E">
        <w:t>học</w:t>
      </w:r>
      <w:proofErr w:type="spellEnd"/>
      <w:r w:rsidR="0012617E">
        <w:t xml:space="preserve"> </w:t>
      </w:r>
      <w:proofErr w:type="spellStart"/>
      <w:r w:rsidR="0012617E">
        <w:t>máy</w:t>
      </w:r>
      <w:proofErr w:type="spellEnd"/>
      <w:r w:rsidR="0012617E">
        <w:t xml:space="preserve"> </w:t>
      </w:r>
      <w:proofErr w:type="spellStart"/>
      <w:r w:rsidR="0012617E">
        <w:t>có</w:t>
      </w:r>
      <w:proofErr w:type="spellEnd"/>
      <w:r w:rsidR="0012617E">
        <w:t xml:space="preserve"> </w:t>
      </w:r>
      <w:proofErr w:type="spellStart"/>
      <w:r w:rsidR="0012617E">
        <w:t>giám</w:t>
      </w:r>
      <w:proofErr w:type="spellEnd"/>
      <w:r w:rsidR="0012617E">
        <w:t xml:space="preserve"> </w:t>
      </w:r>
      <w:proofErr w:type="spellStart"/>
      <w:r w:rsidR="0012617E">
        <w:t>sát</w:t>
      </w:r>
      <w:proofErr w:type="spellEnd"/>
      <w:r w:rsidR="0012617E">
        <w:t xml:space="preserve"> </w:t>
      </w:r>
      <w:proofErr w:type="spellStart"/>
      <w:r w:rsidR="0012617E">
        <w:t>được</w:t>
      </w:r>
      <w:proofErr w:type="spellEnd"/>
      <w:r w:rsidR="0012617E">
        <w:t xml:space="preserve"> </w:t>
      </w:r>
      <w:proofErr w:type="spellStart"/>
      <w:r w:rsidR="0012617E">
        <w:t>sử</w:t>
      </w:r>
      <w:proofErr w:type="spellEnd"/>
      <w:r w:rsidR="0012617E">
        <w:t xml:space="preserve"> </w:t>
      </w:r>
      <w:proofErr w:type="spellStart"/>
      <w:r w:rsidR="0012617E">
        <w:t>dụng</w:t>
      </w:r>
      <w:proofErr w:type="spellEnd"/>
      <w:r w:rsidR="0012617E">
        <w:t xml:space="preserve"> </w:t>
      </w:r>
      <w:proofErr w:type="spellStart"/>
      <w:r w:rsidR="0012617E">
        <w:t>trong</w:t>
      </w:r>
      <w:proofErr w:type="spellEnd"/>
      <w:r w:rsidR="0012617E">
        <w:t xml:space="preserve"> </w:t>
      </w:r>
      <w:proofErr w:type="spellStart"/>
      <w:r w:rsidR="0012617E">
        <w:t>bài</w:t>
      </w:r>
      <w:proofErr w:type="spellEnd"/>
      <w:r w:rsidR="0012617E">
        <w:t xml:space="preserve"> </w:t>
      </w:r>
      <w:proofErr w:type="spellStart"/>
      <w:r w:rsidR="0012617E">
        <w:t>toán</w:t>
      </w:r>
      <w:proofErr w:type="spellEnd"/>
      <w:r w:rsidR="0012617E">
        <w:t xml:space="preserve"> </w:t>
      </w:r>
      <w:proofErr w:type="spellStart"/>
      <w:r w:rsidR="0012617E">
        <w:t>phân</w:t>
      </w:r>
      <w:proofErr w:type="spellEnd"/>
      <w:r w:rsidR="0012617E">
        <w:t xml:space="preserve"> </w:t>
      </w:r>
      <w:proofErr w:type="spellStart"/>
      <w:r w:rsidR="0012617E">
        <w:t>loại</w:t>
      </w:r>
      <w:proofErr w:type="spellEnd"/>
      <w:r w:rsidR="00945862">
        <w:t xml:space="preserve">. </w:t>
      </w:r>
      <w:proofErr w:type="spellStart"/>
      <w:r w:rsidR="00945862">
        <w:t>Thuật</w:t>
      </w:r>
      <w:proofErr w:type="spellEnd"/>
      <w:r w:rsidR="00945862">
        <w:t xml:space="preserve"> </w:t>
      </w:r>
      <w:proofErr w:type="spellStart"/>
      <w:r w:rsidR="00945862">
        <w:t>toán</w:t>
      </w:r>
      <w:proofErr w:type="spellEnd"/>
      <w:r w:rsidR="00945862">
        <w:t xml:space="preserve"> SVM </w:t>
      </w:r>
      <w:proofErr w:type="spellStart"/>
      <w:r w:rsidR="00945862">
        <w:t>tìm</w:t>
      </w:r>
      <w:proofErr w:type="spellEnd"/>
      <w:r w:rsidR="00945862">
        <w:t xml:space="preserve"> </w:t>
      </w:r>
      <w:proofErr w:type="spellStart"/>
      <w:r w:rsidR="00945862">
        <w:t>kiếm</w:t>
      </w:r>
      <w:proofErr w:type="spellEnd"/>
      <w:r w:rsidR="00945862">
        <w:t xml:space="preserve"> 1 </w:t>
      </w:r>
      <w:proofErr w:type="spellStart"/>
      <w:r w:rsidR="00945862">
        <w:t>siêu</w:t>
      </w:r>
      <w:proofErr w:type="spellEnd"/>
      <w:r w:rsidR="00945862">
        <w:t xml:space="preserve"> </w:t>
      </w:r>
      <w:proofErr w:type="spellStart"/>
      <w:r w:rsidR="00945862">
        <w:t>phẳng</w:t>
      </w:r>
      <w:proofErr w:type="spellEnd"/>
      <w:r w:rsidR="00945862">
        <w:t xml:space="preserve"> (hyper-plane</w:t>
      </w:r>
      <w:r w:rsidR="009A518B">
        <w:t xml:space="preserve">) </w:t>
      </w:r>
      <w:proofErr w:type="spellStart"/>
      <w:r w:rsidR="009A518B">
        <w:t>giúp</w:t>
      </w:r>
      <w:proofErr w:type="spellEnd"/>
      <w:r w:rsidR="00945862">
        <w:t xml:space="preserve"> </w:t>
      </w:r>
      <w:proofErr w:type="spellStart"/>
      <w:r w:rsidR="00945862">
        <w:t>phân</w:t>
      </w:r>
      <w:proofErr w:type="spellEnd"/>
      <w:r w:rsidR="00945862">
        <w:t xml:space="preserve"> </w:t>
      </w:r>
      <w:proofErr w:type="spellStart"/>
      <w:r w:rsidR="00945862">
        <w:t>tách</w:t>
      </w:r>
      <w:proofErr w:type="spellEnd"/>
      <w:r w:rsidR="00945862">
        <w:t xml:space="preserve"> </w:t>
      </w:r>
      <w:proofErr w:type="spellStart"/>
      <w:r w:rsidR="00945862">
        <w:t>các</w:t>
      </w:r>
      <w:proofErr w:type="spellEnd"/>
      <w:r w:rsidR="00945862">
        <w:t xml:space="preserve"> </w:t>
      </w:r>
      <w:proofErr w:type="spellStart"/>
      <w:r w:rsidR="00945862">
        <w:t>điểm</w:t>
      </w:r>
      <w:proofErr w:type="spellEnd"/>
      <w:r w:rsidR="00945862">
        <w:t xml:space="preserve"> </w:t>
      </w:r>
      <w:proofErr w:type="spellStart"/>
      <w:r w:rsidR="00945862">
        <w:t>dữ</w:t>
      </w:r>
      <w:proofErr w:type="spellEnd"/>
      <w:r w:rsidR="00945862">
        <w:t xml:space="preserve"> </w:t>
      </w:r>
      <w:proofErr w:type="spellStart"/>
      <w:r w:rsidR="00945862">
        <w:t>liệu</w:t>
      </w:r>
      <w:proofErr w:type="spellEnd"/>
      <w:r w:rsidR="00945862">
        <w:t xml:space="preserve"> </w:t>
      </w:r>
      <w:proofErr w:type="spellStart"/>
      <w:r w:rsidR="00945862">
        <w:t>của</w:t>
      </w:r>
      <w:proofErr w:type="spellEnd"/>
      <w:r w:rsidR="00945862">
        <w:t xml:space="preserve"> </w:t>
      </w:r>
      <w:proofErr w:type="spellStart"/>
      <w:r w:rsidR="00945862">
        <w:t>các</w:t>
      </w:r>
      <w:proofErr w:type="spellEnd"/>
      <w:r w:rsidR="00945862">
        <w:t xml:space="preserve"> </w:t>
      </w:r>
      <w:proofErr w:type="spellStart"/>
      <w:r w:rsidR="00945862">
        <w:t>lớp</w:t>
      </w:r>
      <w:proofErr w:type="spellEnd"/>
      <w:r w:rsidR="00945862">
        <w:t xml:space="preserve"> </w:t>
      </w:r>
      <w:proofErr w:type="spellStart"/>
      <w:r w:rsidR="00945862">
        <w:t>khác</w:t>
      </w:r>
      <w:proofErr w:type="spellEnd"/>
      <w:r w:rsidR="00945862">
        <w:t xml:space="preserve"> </w:t>
      </w:r>
      <w:proofErr w:type="spellStart"/>
      <w:r w:rsidR="00945862">
        <w:t>nhau</w:t>
      </w:r>
      <w:proofErr w:type="spellEnd"/>
      <w:r w:rsidR="00945862">
        <w:t xml:space="preserve">. </w:t>
      </w:r>
      <w:proofErr w:type="spellStart"/>
      <w:r w:rsidR="00B076AA">
        <w:t>Trong</w:t>
      </w:r>
      <w:proofErr w:type="spellEnd"/>
      <w:r w:rsidR="00B076AA">
        <w:t xml:space="preserve"> </w:t>
      </w:r>
      <w:proofErr w:type="spellStart"/>
      <w:r w:rsidR="00B076AA">
        <w:t>bài</w:t>
      </w:r>
      <w:proofErr w:type="spellEnd"/>
      <w:r w:rsidR="00B076AA">
        <w:t xml:space="preserve"> </w:t>
      </w:r>
      <w:proofErr w:type="spellStart"/>
      <w:r w:rsidR="00B076AA">
        <w:t>toán</w:t>
      </w:r>
      <w:proofErr w:type="spellEnd"/>
      <w:r w:rsidR="00B076AA">
        <w:t xml:space="preserve"> </w:t>
      </w:r>
      <w:proofErr w:type="spellStart"/>
      <w:r w:rsidR="00B076AA">
        <w:t>phân</w:t>
      </w:r>
      <w:proofErr w:type="spellEnd"/>
      <w:r w:rsidR="00B076AA">
        <w:t xml:space="preserve"> </w:t>
      </w:r>
      <w:proofErr w:type="spellStart"/>
      <w:r w:rsidR="00B076AA">
        <w:t>loại</w:t>
      </w:r>
      <w:proofErr w:type="spellEnd"/>
      <w:r w:rsidR="00B076AA">
        <w:t xml:space="preserve"> </w:t>
      </w:r>
      <w:proofErr w:type="spellStart"/>
      <w:r w:rsidR="00B076AA">
        <w:t>gồm</w:t>
      </w:r>
      <w:proofErr w:type="spellEnd"/>
      <w:r w:rsidR="00B076AA">
        <w:t xml:space="preserve"> 2 </w:t>
      </w:r>
      <w:proofErr w:type="spellStart"/>
      <w:r w:rsidR="00B076AA">
        <w:t>lớp</w:t>
      </w:r>
      <w:proofErr w:type="spellEnd"/>
      <w:r w:rsidR="00B076AA">
        <w:t xml:space="preserve">, </w:t>
      </w:r>
      <w:proofErr w:type="spellStart"/>
      <w:r w:rsidR="00B076AA">
        <w:t>tập</w:t>
      </w:r>
      <w:proofErr w:type="spellEnd"/>
      <w:r w:rsidR="00B076AA">
        <w:t xml:space="preserve"> </w:t>
      </w:r>
      <w:proofErr w:type="spellStart"/>
      <w:r w:rsidR="00B076AA">
        <w:t>huấn</w:t>
      </w:r>
      <w:proofErr w:type="spellEnd"/>
      <w:r w:rsidR="00B076AA">
        <w:t xml:space="preserve"> </w:t>
      </w:r>
      <w:proofErr w:type="spellStart"/>
      <w:r w:rsidR="00B076AA">
        <w:t>luyện</w:t>
      </w:r>
      <w:proofErr w:type="spellEnd"/>
      <w:r w:rsidR="00B076AA">
        <w:t xml:space="preserve"> bao </w:t>
      </w:r>
      <w:proofErr w:type="spellStart"/>
      <w:r w:rsidR="00B076AA">
        <w:t>gồm</w:t>
      </w:r>
      <w:proofErr w:type="spellEnd"/>
      <w:r w:rsidR="00B076AA">
        <w:t xml:space="preserve"> m </w:t>
      </w:r>
      <w:proofErr w:type="spellStart"/>
      <w:r w:rsidR="00B076AA">
        <w:t>điểm</w:t>
      </w:r>
      <w:proofErr w:type="spellEnd"/>
      <w:r w:rsidR="00B076AA">
        <w:t xml:space="preserve"> </w:t>
      </w:r>
      <w:proofErr w:type="spellStart"/>
      <w:r w:rsidR="00B076AA">
        <w:t>dữ</w:t>
      </w:r>
      <w:proofErr w:type="spellEnd"/>
      <w:r w:rsidR="00B076AA">
        <w:t xml:space="preserve"> </w:t>
      </w:r>
      <w:proofErr w:type="spellStart"/>
      <w:r w:rsidR="00B076AA">
        <w:t>liệu</w:t>
      </w:r>
      <w:proofErr w:type="spellEnd"/>
      <w:r w:rsidR="00B076AA">
        <w:t xml:space="preserve"> </w:t>
      </w:r>
      <w:proofErr w:type="spellStart"/>
      <w:r w:rsidR="00B076AA">
        <w:t>sao</w:t>
      </w:r>
      <w:proofErr w:type="spellEnd"/>
      <w:r w:rsidR="00B076AA">
        <w:t xml:space="preserve"> </w:t>
      </w:r>
      <w:proofErr w:type="spellStart"/>
      <w:r w:rsidR="00B076AA">
        <w:t>cho</w:t>
      </w:r>
      <w:proofErr w:type="spellEnd"/>
      <w:r w:rsidR="00B076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14:paraId="57A97CE4" w14:textId="77777777" w:rsidTr="00A66A20">
        <w:tc>
          <w:tcPr>
            <w:tcW w:w="1525" w:type="dxa"/>
          </w:tcPr>
          <w:p w14:paraId="2C5CACD5" w14:textId="77777777" w:rsidR="00FE3E56" w:rsidRDefault="00FE3E56" w:rsidP="00A66A20"/>
        </w:tc>
        <w:tc>
          <w:tcPr>
            <w:tcW w:w="5220" w:type="dxa"/>
          </w:tcPr>
          <w:p w14:paraId="7A5F2D5C" w14:textId="77777777"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14:paraId="305C154A" w14:textId="77777777" w:rsidR="00FE3E56" w:rsidRDefault="00FE3E56" w:rsidP="00A66A20">
            <w:pPr>
              <w:pStyle w:val="Caption"/>
            </w:pPr>
            <w:r>
              <w:t xml:space="preserve">( </w:t>
            </w:r>
            <w:fldSimple w:instr=" STYLEREF 1 \s ">
              <w:r w:rsidR="0032158F">
                <w:rPr>
                  <w:noProof/>
                </w:rPr>
                <w:t>2</w:t>
              </w:r>
            </w:fldSimple>
            <w:r>
              <w:t>.</w:t>
            </w:r>
            <w:fldSimple w:instr=" SEQ PT \* ARABIC \s 1 ">
              <w:r w:rsidR="0032158F">
                <w:rPr>
                  <w:noProof/>
                </w:rPr>
                <w:t>3</w:t>
              </w:r>
            </w:fldSimple>
            <w:r>
              <w:t xml:space="preserve"> )</w:t>
            </w:r>
          </w:p>
        </w:tc>
      </w:tr>
    </w:tbl>
    <w:p w14:paraId="1C291BD5" w14:textId="77777777" w:rsidR="00FE3E56" w:rsidRDefault="00B076AA" w:rsidP="00B076AA">
      <w:proofErr w:type="spellStart"/>
      <w:r>
        <w:t>Trong</w:t>
      </w:r>
      <w:proofErr w:type="spellEnd"/>
      <w:r>
        <w:t xml:space="preserve"> </w:t>
      </w:r>
      <w:proofErr w:type="spellStart"/>
      <w:r>
        <w:t>đó</w:t>
      </w:r>
      <w:proofErr w:type="spellEnd"/>
      <w:r>
        <w:t xml:space="preserve"> x </w:t>
      </w:r>
      <w:proofErr w:type="spellStart"/>
      <w:r>
        <w:t>là</w:t>
      </w:r>
      <w:proofErr w:type="spellEnd"/>
      <w:r>
        <w:t xml:space="preserve"> 1 vector </w:t>
      </w:r>
      <w:proofErr w:type="spellStart"/>
      <w:r>
        <w:t>có</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là</w:t>
      </w:r>
      <w:proofErr w:type="spellEnd"/>
      <w:r>
        <w:t xml:space="preserve"> p, y </w:t>
      </w:r>
      <w:proofErr w:type="spellStart"/>
      <w:r>
        <w:t>là</w:t>
      </w:r>
      <w:proofErr w:type="spellEnd"/>
      <w:r>
        <w:t xml:space="preserve"> </w:t>
      </w:r>
      <w:proofErr w:type="spellStart"/>
      <w:r>
        <w:t>nhãn</w:t>
      </w:r>
      <w:proofErr w:type="spellEnd"/>
      <w:r>
        <w:t xml:space="preserve"> </w:t>
      </w:r>
      <w:proofErr w:type="spellStart"/>
      <w:r>
        <w:t>dán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-1 </w:t>
      </w:r>
      <w:proofErr w:type="spellStart"/>
      <w:r>
        <w:t>hoặc</w:t>
      </w:r>
      <w:proofErr w:type="spellEnd"/>
      <w:r>
        <w:t xml:space="preserve"> 1. </w:t>
      </w:r>
      <w:proofErr w:type="spellStart"/>
      <w:r w:rsidR="00B408CB">
        <w:t>Siêu</w:t>
      </w:r>
      <w:proofErr w:type="spellEnd"/>
      <w:r w:rsidR="00B408CB">
        <w:t xml:space="preserve"> </w:t>
      </w:r>
      <w:proofErr w:type="spellStart"/>
      <w:r w:rsidR="00B408CB">
        <w:t>phẳng</w:t>
      </w:r>
      <w:proofErr w:type="spellEnd"/>
      <w:r w:rsidR="00B408CB">
        <w:t xml:space="preserve"> </w:t>
      </w:r>
      <w:proofErr w:type="spellStart"/>
      <w:r w:rsidR="00B408CB">
        <w:t>được</w:t>
      </w:r>
      <w:proofErr w:type="spellEnd"/>
      <w:r w:rsidR="00B408CB">
        <w:t xml:space="preserve"> </w:t>
      </w:r>
      <w:proofErr w:type="spellStart"/>
      <w:r w:rsidR="00B408CB">
        <w:t>viết</w:t>
      </w:r>
      <w:proofErr w:type="spellEnd"/>
      <w:r w:rsidR="00B408CB">
        <w:t xml:space="preserve"> </w:t>
      </w:r>
      <w:proofErr w:type="spellStart"/>
      <w:r w:rsidR="00B408CB">
        <w:t>dưới</w:t>
      </w:r>
      <w:proofErr w:type="spellEnd"/>
      <w:r w:rsidR="00B408CB">
        <w:t xml:space="preserve"> </w:t>
      </w:r>
      <w:proofErr w:type="spellStart"/>
      <w:r w:rsidR="00B408CB">
        <w:t>dạng</w:t>
      </w:r>
      <w:proofErr w:type="spellEnd"/>
      <w:r w:rsidR="00B408CB">
        <w:t xml:space="preserve">: </w:t>
      </w:r>
      <w:proofErr w:type="spellStart"/>
      <w:r w:rsidR="00AC4CCE">
        <w:t>w.x</w:t>
      </w:r>
      <w:proofErr w:type="spellEnd"/>
      <w:r w:rsidR="00AC4CCE">
        <w:t xml:space="preserve"> + b = 0. </w:t>
      </w:r>
      <w:r w:rsidR="00B408CB">
        <w:t xml:space="preserve">Khi </w:t>
      </w:r>
      <w:proofErr w:type="spellStart"/>
      <w:r w:rsidR="00B408CB">
        <w:t>đó</w:t>
      </w:r>
      <w:proofErr w:type="spellEnd"/>
      <w:r w:rsidR="00B408CB">
        <w:t xml:space="preserve"> </w:t>
      </w:r>
      <w:proofErr w:type="spellStart"/>
      <w:r w:rsidR="00B408CB">
        <w:t>khoảng</w:t>
      </w:r>
      <w:proofErr w:type="spellEnd"/>
      <w:r w:rsidR="00B408CB">
        <w:t xml:space="preserve"> </w:t>
      </w:r>
      <w:proofErr w:type="spellStart"/>
      <w:r w:rsidR="00B408CB">
        <w:t>cách</w:t>
      </w:r>
      <w:proofErr w:type="spellEnd"/>
      <w:r w:rsidR="00B408CB">
        <w:t xml:space="preserve"> </w:t>
      </w:r>
      <w:proofErr w:type="spellStart"/>
      <w:r w:rsidR="00B408CB">
        <w:t>từ</w:t>
      </w:r>
      <w:proofErr w:type="spellEnd"/>
      <w:r w:rsidR="00B408CB">
        <w:t xml:space="preserve"> </w:t>
      </w:r>
      <w:proofErr w:type="spellStart"/>
      <w:r w:rsidR="00B408CB">
        <w:t>một</w:t>
      </w:r>
      <w:proofErr w:type="spellEnd"/>
      <w:r w:rsidR="00B408CB">
        <w:t xml:space="preserve"> </w:t>
      </w:r>
      <w:proofErr w:type="spellStart"/>
      <w:r w:rsidR="00B408CB">
        <w:t>điểm</w:t>
      </w:r>
      <w:proofErr w:type="spellEnd"/>
      <w:r w:rsidR="00B408CB">
        <w:t xml:space="preserve"> </w:t>
      </w:r>
      <w:proofErr w:type="spellStart"/>
      <w:r w:rsidR="00B408CB">
        <w:t>bất</w:t>
      </w:r>
      <w:proofErr w:type="spellEnd"/>
      <w:r w:rsidR="00B408CB">
        <w:t xml:space="preserve"> </w:t>
      </w:r>
      <w:proofErr w:type="spellStart"/>
      <w:r w:rsidR="00B408CB">
        <w:t>kì</w:t>
      </w:r>
      <w:proofErr w:type="spellEnd"/>
      <w:r w:rsidR="00B408CB">
        <w:t xml:space="preserve"> </w:t>
      </w:r>
      <w:proofErr w:type="spellStart"/>
      <w:r w:rsidR="00B408CB">
        <w:t>tới</w:t>
      </w:r>
      <w:proofErr w:type="spellEnd"/>
      <w:r w:rsidR="00B408CB">
        <w:t xml:space="preserve"> </w:t>
      </w:r>
      <w:proofErr w:type="spellStart"/>
      <w:r w:rsidR="00B408CB">
        <w:t>siêu</w:t>
      </w:r>
      <w:proofErr w:type="spellEnd"/>
      <w:r w:rsidR="00B408CB">
        <w:t xml:space="preserve"> </w:t>
      </w:r>
      <w:proofErr w:type="spellStart"/>
      <w:r w:rsidR="00B408CB">
        <w:t>phẳng</w:t>
      </w:r>
      <w:proofErr w:type="spellEnd"/>
      <w:r w:rsidR="00B408CB">
        <w:t xml:space="preserve"> </w:t>
      </w:r>
      <w:proofErr w:type="spellStart"/>
      <w:r w:rsidR="00B408CB">
        <w:t>đó</w:t>
      </w:r>
      <w:proofErr w:type="spellEnd"/>
      <w:r w:rsidR="00B408CB">
        <w:t xml:space="preserve"> </w:t>
      </w:r>
      <w:proofErr w:type="spellStart"/>
      <w:r w:rsidR="00B408CB">
        <w:t>là</w:t>
      </w:r>
      <w:proofErr w:type="spellEnd"/>
      <w:r w:rsidR="00B408C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14:paraId="7212D106" w14:textId="77777777" w:rsidTr="00F453A8">
        <w:tc>
          <w:tcPr>
            <w:tcW w:w="1525" w:type="dxa"/>
          </w:tcPr>
          <w:p w14:paraId="701D8E85" w14:textId="77777777" w:rsidR="00F453A8" w:rsidRDefault="00F453A8" w:rsidP="00F453A8"/>
        </w:tc>
        <w:tc>
          <w:tcPr>
            <w:tcW w:w="5220" w:type="dxa"/>
          </w:tcPr>
          <w:p w14:paraId="38F183D8" w14:textId="77777777" w:rsidR="00F453A8" w:rsidRPr="00AE64D6" w:rsidRDefault="006C64F2"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14:paraId="245BD54E" w14:textId="77777777" w:rsidR="00F453A8" w:rsidRDefault="00F453A8" w:rsidP="00F453A8">
            <w:pPr>
              <w:pStyle w:val="Caption"/>
            </w:pPr>
            <w:r>
              <w:t xml:space="preserve">( </w:t>
            </w:r>
            <w:fldSimple w:instr=" STYLEREF 1 \s ">
              <w:r w:rsidR="0032158F">
                <w:rPr>
                  <w:noProof/>
                </w:rPr>
                <w:t>2</w:t>
              </w:r>
            </w:fldSimple>
            <w:r>
              <w:t>.</w:t>
            </w:r>
            <w:fldSimple w:instr=" SEQ PT \* ARABIC \s 1 ">
              <w:r w:rsidR="0032158F">
                <w:rPr>
                  <w:noProof/>
                </w:rPr>
                <w:t>4</w:t>
              </w:r>
            </w:fldSimple>
            <w:r>
              <w:t xml:space="preserve"> )</w:t>
            </w:r>
          </w:p>
        </w:tc>
      </w:tr>
    </w:tbl>
    <w:p w14:paraId="56E9BC27" w14:textId="77777777" w:rsidR="00B408CB" w:rsidRDefault="00B408CB" w:rsidP="00B408CB">
      <w:pPr>
        <w:jc w:val="left"/>
      </w:pPr>
      <w:proofErr w:type="spellStart"/>
      <w:r>
        <w:t>Vớ</w:t>
      </w:r>
      <w:r w:rsidR="00F453A8">
        <w:t>i</w:t>
      </w:r>
      <w:proofErr w:type="spellEnd"/>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w:t>
      </w:r>
      <w:proofErr w:type="spellStart"/>
      <w:r>
        <w:t>chiều</w:t>
      </w:r>
      <w:proofErr w:type="spellEnd"/>
      <w:r>
        <w:t xml:space="preserve"> </w:t>
      </w:r>
      <w:proofErr w:type="spellStart"/>
      <w:r>
        <w:t>của</w:t>
      </w:r>
      <w:proofErr w:type="spellEnd"/>
      <w:r>
        <w:t xml:space="preserve"> </w:t>
      </w:r>
      <w:proofErr w:type="spellStart"/>
      <w:r>
        <w:t>không</w:t>
      </w:r>
      <w:proofErr w:type="spellEnd"/>
      <w:r>
        <w:t xml:space="preserve"> </w:t>
      </w:r>
      <w:proofErr w:type="spellStart"/>
      <w:r>
        <w:t>gian</w:t>
      </w:r>
      <w:proofErr w:type="spellEnd"/>
    </w:p>
    <w:p w14:paraId="5FE41070" w14:textId="77777777" w:rsidR="00B408CB" w:rsidRDefault="00B408CB" w:rsidP="00B408CB">
      <w:pPr>
        <w:jc w:val="left"/>
      </w:pP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SVM </w:t>
      </w:r>
      <w:proofErr w:type="spellStart"/>
      <w:r>
        <w:t>là</w:t>
      </w:r>
      <w:proofErr w:type="spellEnd"/>
      <w:r>
        <w:t xml:space="preserve"> </w:t>
      </w:r>
      <w:proofErr w:type="spellStart"/>
      <w:r>
        <w:t>đi</w:t>
      </w:r>
      <w:proofErr w:type="spellEnd"/>
      <w:r>
        <w:t xml:space="preserve"> </w:t>
      </w:r>
      <w:proofErr w:type="spellStart"/>
      <w:r>
        <w:t>tìm</w:t>
      </w:r>
      <w:proofErr w:type="spellEnd"/>
      <w:r>
        <w:t xml:space="preserve"> W </w:t>
      </w:r>
      <w:proofErr w:type="spellStart"/>
      <w:r>
        <w:t>và</w:t>
      </w:r>
      <w:proofErr w:type="spellEnd"/>
      <w:r>
        <w:t xml:space="preserve"> b </w:t>
      </w:r>
      <w:proofErr w:type="spellStart"/>
      <w:r>
        <w:t>sao</w:t>
      </w:r>
      <w:proofErr w:type="spellEnd"/>
      <w:r>
        <w:t xml:space="preserve"> </w:t>
      </w:r>
      <w:proofErr w:type="spellStart"/>
      <w:r>
        <w:t>cho</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tới</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rsidR="00995199">
        <w:t>Trong</w:t>
      </w:r>
      <w:proofErr w:type="spellEnd"/>
      <w:r w:rsidR="00995199">
        <w:t xml:space="preserve"> </w:t>
      </w:r>
      <w:r w:rsidR="00995199">
        <w:fldChar w:fldCharType="begin"/>
      </w:r>
      <w:r w:rsidR="00995199">
        <w:instrText xml:space="preserve"> REF _Ref68944129 \h </w:instrText>
      </w:r>
      <w:r w:rsidR="00995199">
        <w:fldChar w:fldCharType="separate"/>
      </w:r>
      <w:proofErr w:type="spellStart"/>
      <w:r w:rsidR="0032158F">
        <w:t>Hình</w:t>
      </w:r>
      <w:proofErr w:type="spellEnd"/>
      <w:r w:rsidR="0032158F">
        <w:t xml:space="preserve"> </w:t>
      </w:r>
      <w:r w:rsidR="0032158F">
        <w:rPr>
          <w:noProof/>
        </w:rPr>
        <w:t>2</w:t>
      </w:r>
      <w:r w:rsidR="0032158F">
        <w:t>.</w:t>
      </w:r>
      <w:r w:rsidR="0032158F">
        <w:rPr>
          <w:noProof/>
        </w:rPr>
        <w:t>4</w:t>
      </w:r>
      <w:r w:rsidR="00995199">
        <w:fldChar w:fldCharType="end"/>
      </w:r>
      <w:r w:rsidR="00995199">
        <w:t xml:space="preserve">, </w:t>
      </w:r>
      <w:proofErr w:type="spellStart"/>
      <w:r w:rsidR="00995199">
        <w:t>đường</w:t>
      </w:r>
      <w:proofErr w:type="spellEnd"/>
      <w:r w:rsidR="00995199">
        <w:t xml:space="preserve"> </w:t>
      </w:r>
      <w:proofErr w:type="spellStart"/>
      <w:r w:rsidR="00995199">
        <w:t>thẳng</w:t>
      </w:r>
      <w:proofErr w:type="spellEnd"/>
      <w:r w:rsidR="00995199">
        <w:t xml:space="preserve"> chia </w:t>
      </w:r>
      <w:proofErr w:type="spellStart"/>
      <w:r w:rsidR="00995199">
        <w:t>cắt</w:t>
      </w:r>
      <w:proofErr w:type="spellEnd"/>
      <w:r w:rsidR="00995199">
        <w:t xml:space="preserve"> </w:t>
      </w:r>
      <w:proofErr w:type="spellStart"/>
      <w:r w:rsidR="00995199">
        <w:t>dữ</w:t>
      </w:r>
      <w:proofErr w:type="spellEnd"/>
      <w:r w:rsidR="00995199">
        <w:t xml:space="preserve"> </w:t>
      </w:r>
      <w:proofErr w:type="spellStart"/>
      <w:r w:rsidR="00995199">
        <w:t>liệu</w:t>
      </w:r>
      <w:proofErr w:type="spellEnd"/>
      <w:r w:rsidR="00995199">
        <w:t xml:space="preserve"> </w:t>
      </w:r>
      <w:proofErr w:type="spellStart"/>
      <w:r w:rsidR="00995199">
        <w:t>của</w:t>
      </w:r>
      <w:proofErr w:type="spellEnd"/>
      <w:r w:rsidR="00995199">
        <w:t xml:space="preserve"> 2 </w:t>
      </w:r>
      <w:proofErr w:type="spellStart"/>
      <w:r w:rsidR="00995199">
        <w:t>lớp</w:t>
      </w:r>
      <w:proofErr w:type="spellEnd"/>
      <w:r w:rsidR="00995199">
        <w:t xml:space="preserve"> </w:t>
      </w:r>
      <w:proofErr w:type="spellStart"/>
      <w:r w:rsidR="00995199">
        <w:t>và</w:t>
      </w:r>
      <w:proofErr w:type="spellEnd"/>
      <w:r w:rsidR="00995199">
        <w:t xml:space="preserve"> </w:t>
      </w:r>
      <w:proofErr w:type="spellStart"/>
      <w:r w:rsidR="00995199">
        <w:t>khoảng</w:t>
      </w:r>
      <w:proofErr w:type="spellEnd"/>
      <w:r w:rsidR="00995199">
        <w:t xml:space="preserve"> </w:t>
      </w:r>
      <w:proofErr w:type="spellStart"/>
      <w:r w:rsidR="00995199">
        <w:t>cách</w:t>
      </w:r>
      <w:proofErr w:type="spellEnd"/>
      <w:r w:rsidR="00995199">
        <w:t xml:space="preserve"> </w:t>
      </w:r>
      <w:proofErr w:type="spellStart"/>
      <w:r w:rsidR="00995199">
        <w:t>từ</w:t>
      </w:r>
      <w:proofErr w:type="spellEnd"/>
      <w:r w:rsidR="00995199">
        <w:t xml:space="preserve"> 2 </w:t>
      </w:r>
      <w:proofErr w:type="spellStart"/>
      <w:r w:rsidR="00995199">
        <w:t>điểm</w:t>
      </w:r>
      <w:proofErr w:type="spellEnd"/>
      <w:r w:rsidR="00995199">
        <w:t xml:space="preserve"> </w:t>
      </w:r>
      <w:proofErr w:type="spellStart"/>
      <w:r w:rsidR="00995199">
        <w:t>gần</w:t>
      </w:r>
      <w:proofErr w:type="spellEnd"/>
      <w:r w:rsidR="00995199">
        <w:t xml:space="preserve"> </w:t>
      </w:r>
      <w:proofErr w:type="spellStart"/>
      <w:r w:rsidR="00995199">
        <w:t>nhất</w:t>
      </w:r>
      <w:proofErr w:type="spellEnd"/>
      <w:r w:rsidR="00995199">
        <w:t xml:space="preserve"> </w:t>
      </w:r>
      <w:proofErr w:type="spellStart"/>
      <w:r w:rsidR="00995199">
        <w:t>mỗi</w:t>
      </w:r>
      <w:proofErr w:type="spellEnd"/>
      <w:r w:rsidR="00995199">
        <w:t xml:space="preserve"> </w:t>
      </w:r>
      <w:proofErr w:type="spellStart"/>
      <w:r w:rsidR="00995199">
        <w:t>lớp</w:t>
      </w:r>
      <w:proofErr w:type="spellEnd"/>
      <w:r w:rsidR="00995199">
        <w:t xml:space="preserve"> </w:t>
      </w:r>
      <w:proofErr w:type="spellStart"/>
      <w:r w:rsidR="00995199">
        <w:t>đến</w:t>
      </w:r>
      <w:proofErr w:type="spellEnd"/>
      <w:r w:rsidR="00995199">
        <w:t xml:space="preserve"> </w:t>
      </w:r>
      <w:proofErr w:type="spellStart"/>
      <w:r w:rsidR="00995199">
        <w:t>đường</w:t>
      </w:r>
      <w:proofErr w:type="spellEnd"/>
      <w:r w:rsidR="00995199">
        <w:t xml:space="preserve"> </w:t>
      </w:r>
      <w:proofErr w:type="spellStart"/>
      <w:r w:rsidR="00995199">
        <w:t>thẳng</w:t>
      </w:r>
      <w:proofErr w:type="spellEnd"/>
      <w:r w:rsidR="00995199">
        <w:t xml:space="preserve"> </w:t>
      </w:r>
      <w:proofErr w:type="spellStart"/>
      <w:r w:rsidR="00995199">
        <w:t>này</w:t>
      </w:r>
      <w:proofErr w:type="spellEnd"/>
      <w:r w:rsidR="00995199">
        <w:t xml:space="preserve"> </w:t>
      </w:r>
      <w:proofErr w:type="spellStart"/>
      <w:r w:rsidR="00995199">
        <w:t>là</w:t>
      </w:r>
      <w:proofErr w:type="spellEnd"/>
      <w:r w:rsidR="00995199">
        <w:t xml:space="preserve"> </w:t>
      </w:r>
      <w:proofErr w:type="spellStart"/>
      <w:r w:rsidR="00995199">
        <w:t>lớn</w:t>
      </w:r>
      <w:proofErr w:type="spellEnd"/>
      <w:r w:rsidR="00995199">
        <w:t xml:space="preserve"> </w:t>
      </w:r>
      <w:proofErr w:type="spellStart"/>
      <w:r w:rsidR="00995199">
        <w:t>nhất</w:t>
      </w:r>
      <w:proofErr w:type="spellEnd"/>
      <w:r w:rsidR="00995199">
        <w:t xml:space="preserve"> </w:t>
      </w:r>
      <w:proofErr w:type="spellStart"/>
      <w:r w:rsidR="00995199">
        <w:t>có</w:t>
      </w:r>
      <w:proofErr w:type="spellEnd"/>
      <w:r w:rsidR="00995199">
        <w:t xml:space="preserve"> </w:t>
      </w:r>
      <w:proofErr w:type="spellStart"/>
      <w:r w:rsidR="00995199">
        <w:t>thể</w:t>
      </w:r>
      <w:proofErr w:type="spellEnd"/>
      <w:r w:rsidR="00995199">
        <w:t>.</w:t>
      </w:r>
      <w:r w:rsidR="00292642">
        <w:t xml:space="preserve"> </w:t>
      </w:r>
      <w:proofErr w:type="spellStart"/>
      <w:r w:rsidR="00292642">
        <w:t>Hàm</w:t>
      </w:r>
      <w:proofErr w:type="spellEnd"/>
      <w:r w:rsidR="00292642">
        <w:t xml:space="preserve"> </w:t>
      </w:r>
      <w:proofErr w:type="spellStart"/>
      <w:r w:rsidR="00292642">
        <w:t>mục</w:t>
      </w:r>
      <w:proofErr w:type="spellEnd"/>
      <w:r w:rsidR="00292642">
        <w:t xml:space="preserve"> </w:t>
      </w:r>
      <w:proofErr w:type="spellStart"/>
      <w:r w:rsidR="00292642">
        <w:t>tiêu</w:t>
      </w:r>
      <w:proofErr w:type="spellEnd"/>
      <w:r w:rsidR="0029264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14:paraId="7902D029" w14:textId="77777777" w:rsidTr="00AC4CCE">
        <w:tc>
          <w:tcPr>
            <w:tcW w:w="360" w:type="dxa"/>
          </w:tcPr>
          <w:p w14:paraId="4B578495" w14:textId="77777777" w:rsidR="00AC4CCE" w:rsidRDefault="00AC4CCE" w:rsidP="00E63E00"/>
        </w:tc>
        <w:tc>
          <w:tcPr>
            <w:tcW w:w="6385" w:type="dxa"/>
          </w:tcPr>
          <w:p w14:paraId="7786378B" w14:textId="77777777"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14:paraId="730DD384" w14:textId="77777777" w:rsidR="00AC4CCE" w:rsidRDefault="00AC4CCE" w:rsidP="00E63E00">
            <w:pPr>
              <w:pStyle w:val="Caption"/>
            </w:pPr>
          </w:p>
          <w:p w14:paraId="74787140" w14:textId="77777777" w:rsidR="00AC4CCE" w:rsidRDefault="00AC4CCE" w:rsidP="00E63E00">
            <w:pPr>
              <w:pStyle w:val="Caption"/>
            </w:pPr>
          </w:p>
          <w:p w14:paraId="4B9D9FA8" w14:textId="77777777" w:rsidR="00AC4CCE" w:rsidRDefault="00AC4CCE" w:rsidP="00E63E00">
            <w:pPr>
              <w:pStyle w:val="Caption"/>
            </w:pPr>
            <w:r>
              <w:t xml:space="preserve">( </w:t>
            </w:r>
            <w:fldSimple w:instr=" STYLEREF 1 \s ">
              <w:r w:rsidR="0032158F">
                <w:rPr>
                  <w:noProof/>
                </w:rPr>
                <w:t>2</w:t>
              </w:r>
            </w:fldSimple>
            <w:r>
              <w:t>.</w:t>
            </w:r>
            <w:fldSimple w:instr=" SEQ PT \* ARABIC \s 1 ">
              <w:r w:rsidR="0032158F">
                <w:rPr>
                  <w:noProof/>
                </w:rPr>
                <w:t>5</w:t>
              </w:r>
            </w:fldSimple>
            <w:r>
              <w:t xml:space="preserve"> )</w:t>
            </w:r>
          </w:p>
        </w:tc>
      </w:tr>
    </w:tbl>
    <w:p w14:paraId="7BF8B6D1" w14:textId="77777777" w:rsidR="00292642" w:rsidRDefault="00292642" w:rsidP="00B408CB">
      <w:pPr>
        <w:jc w:val="left"/>
      </w:pPr>
      <w:proofErr w:type="spellStart"/>
      <w:r>
        <w:t>Nhận</w:t>
      </w:r>
      <w:proofErr w:type="spellEnd"/>
      <w:r>
        <w:t xml:space="preserve"> </w:t>
      </w:r>
      <w:proofErr w:type="spellStart"/>
      <w:r>
        <w:t>xét</w:t>
      </w:r>
      <w:proofErr w:type="spellEnd"/>
      <w:r>
        <w:t xml:space="preserve"> </w:t>
      </w:r>
      <w:proofErr w:type="spellStart"/>
      <w:r>
        <w:t>thấy</w:t>
      </w:r>
      <w:proofErr w:type="spellEnd"/>
      <w:r>
        <w:t xml:space="preserve"> </w:t>
      </w:r>
      <w:proofErr w:type="spellStart"/>
      <w:r>
        <w:t>w</w:t>
      </w:r>
      <w:r w:rsidR="00AC4CCE">
        <w:t>.</w:t>
      </w:r>
      <w:r>
        <w:t>x</w:t>
      </w:r>
      <w:r w:rsidR="00AC4CCE">
        <w:rPr>
          <w:vertAlign w:val="subscript"/>
        </w:rPr>
        <w:t>i</w:t>
      </w:r>
      <w:proofErr w:type="spellEnd"/>
      <w:r w:rsidR="00AC4CCE">
        <w:rPr>
          <w:vertAlign w:val="subscript"/>
        </w:rPr>
        <w:t xml:space="preserve"> </w:t>
      </w:r>
      <w:r>
        <w:t>+</w:t>
      </w:r>
      <w:r w:rsidR="00AC4CCE">
        <w:t xml:space="preserve"> </w:t>
      </w:r>
      <w:r>
        <w:t xml:space="preserve">b &gt; 1 </w:t>
      </w:r>
      <w:proofErr w:type="spellStart"/>
      <w:r>
        <w:t>khi</w:t>
      </w:r>
      <w:proofErr w:type="spellEnd"/>
      <w:r>
        <w:t xml:space="preserve"> </w:t>
      </w:r>
      <w:proofErr w:type="spellStart"/>
      <w:r>
        <w:t>i</w:t>
      </w:r>
      <w:proofErr w:type="spellEnd"/>
      <w:r>
        <w:t xml:space="preserve"> </w:t>
      </w:r>
      <w:proofErr w:type="spellStart"/>
      <w:r>
        <w:t>thuộc</w:t>
      </w:r>
      <w:proofErr w:type="spellEnd"/>
      <w:r>
        <w:t xml:space="preserve"> </w:t>
      </w:r>
      <w:proofErr w:type="spellStart"/>
      <w:r>
        <w:t>lớp</w:t>
      </w:r>
      <w:proofErr w:type="spellEnd"/>
      <w:r>
        <w:t xml:space="preserve"> 1 </w:t>
      </w:r>
      <w:proofErr w:type="spellStart"/>
      <w:r>
        <w:t>và</w:t>
      </w:r>
      <w:proofErr w:type="spellEnd"/>
      <w:r>
        <w:t xml:space="preserve"> </w:t>
      </w:r>
      <w:proofErr w:type="spellStart"/>
      <w:r>
        <w:t>w</w:t>
      </w:r>
      <w:r w:rsidR="00AC4CCE">
        <w:t>.</w:t>
      </w:r>
      <w:r>
        <w:t>x</w:t>
      </w:r>
      <w:r w:rsidR="00AC4CCE">
        <w:rPr>
          <w:vertAlign w:val="subscript"/>
        </w:rPr>
        <w:t>i</w:t>
      </w:r>
      <w:proofErr w:type="spellEnd"/>
      <w:r w:rsidR="00AC4CCE">
        <w:t xml:space="preserve"> </w:t>
      </w:r>
      <w:r>
        <w:t>+</w:t>
      </w:r>
      <w:r w:rsidR="00AC4CCE">
        <w:t xml:space="preserve"> </w:t>
      </w:r>
      <w:r>
        <w:t xml:space="preserve">b &lt; 1 </w:t>
      </w:r>
      <w:proofErr w:type="spellStart"/>
      <w:r>
        <w:t>khi</w:t>
      </w:r>
      <w:proofErr w:type="spellEnd"/>
      <w:r>
        <w:t xml:space="preserve"> </w:t>
      </w:r>
      <w:proofErr w:type="spellStart"/>
      <w:r>
        <w:t>i</w:t>
      </w:r>
      <w:proofErr w:type="spellEnd"/>
      <w:r>
        <w:t xml:space="preserve"> </w:t>
      </w:r>
      <w:proofErr w:type="spellStart"/>
      <w:r>
        <w:t>thuộc</w:t>
      </w:r>
      <w:proofErr w:type="spellEnd"/>
      <w:r>
        <w:t xml:space="preserve"> </w:t>
      </w:r>
      <w:proofErr w:type="spellStart"/>
      <w:r>
        <w:t>lớp</w:t>
      </w:r>
      <w:proofErr w:type="spellEnd"/>
      <w:r>
        <w:t xml:space="preserve"> -1, </w:t>
      </w:r>
      <w:proofErr w:type="spellStart"/>
      <w:r>
        <w:t>và</w:t>
      </w:r>
      <w:proofErr w:type="spellEnd"/>
      <w:r>
        <w:t xml:space="preserve"> y </w:t>
      </w:r>
      <w:proofErr w:type="spellStart"/>
      <w:r>
        <w:t>luôn</w:t>
      </w:r>
      <w:proofErr w:type="spellEnd"/>
      <w:r>
        <w:t xml:space="preserve"> </w:t>
      </w:r>
      <w:proofErr w:type="spellStart"/>
      <w:r>
        <w:t>cùng</w:t>
      </w:r>
      <w:proofErr w:type="spellEnd"/>
      <w:r>
        <w:t xml:space="preserve"> </w:t>
      </w:r>
      <w:proofErr w:type="spellStart"/>
      <w:r>
        <w:t>dấu</w:t>
      </w:r>
      <w:proofErr w:type="spellEnd"/>
      <w:r>
        <w:t xml:space="preserve"> </w:t>
      </w:r>
      <w:proofErr w:type="spellStart"/>
      <w:r>
        <w:t>với</w:t>
      </w:r>
      <w:proofErr w:type="spellEnd"/>
      <w:r>
        <w:t xml:space="preserve"> </w:t>
      </w:r>
      <w:proofErr w:type="spellStart"/>
      <w:r>
        <w:t>w</w:t>
      </w:r>
      <w:r w:rsidR="00AC4CCE">
        <w:t>.</w:t>
      </w:r>
      <w:r>
        <w:t>x</w:t>
      </w:r>
      <w:r w:rsidR="00AC4CCE">
        <w:rPr>
          <w:vertAlign w:val="subscript"/>
        </w:rPr>
        <w:t>i</w:t>
      </w:r>
      <w:proofErr w:type="spellEnd"/>
      <w:r w:rsidR="00AC4CCE">
        <w:t xml:space="preserve"> </w:t>
      </w:r>
      <w:r>
        <w:t>+</w:t>
      </w:r>
      <w:r w:rsidR="00AC4CCE">
        <w:t xml:space="preserve"> </w:t>
      </w:r>
      <w:r>
        <w:t xml:space="preserve">b, </w:t>
      </w:r>
      <w:proofErr w:type="spellStart"/>
      <w:r>
        <w:t>nên</w:t>
      </w:r>
      <w:proofErr w:type="spellEnd"/>
      <w:r>
        <w:t xml:space="preserve"> </w:t>
      </w:r>
      <w:proofErr w:type="spellStart"/>
      <w:r>
        <w:t>y</w:t>
      </w:r>
      <w:r w:rsidR="00AC4CCE">
        <w:rPr>
          <w:vertAlign w:val="subscript"/>
        </w:rPr>
        <w:t>i</w:t>
      </w:r>
      <w:proofErr w:type="spellEnd"/>
      <w:r w:rsidR="00AC4CCE">
        <w:t>.</w:t>
      </w:r>
      <w:r>
        <w:t>(</w:t>
      </w:r>
      <w:proofErr w:type="spellStart"/>
      <w:r>
        <w:t>w</w:t>
      </w:r>
      <w:r w:rsidR="00AC4CCE">
        <w:t>.</w:t>
      </w:r>
      <w:r>
        <w:t>x</w:t>
      </w:r>
      <w:proofErr w:type="spellEnd"/>
      <w:r w:rsidR="00AC4CCE">
        <w:t xml:space="preserve"> </w:t>
      </w:r>
      <w:r>
        <w:t>+</w:t>
      </w:r>
      <w:r w:rsidR="00AC4CCE">
        <w:t xml:space="preserve"> </w:t>
      </w:r>
      <w:r>
        <w:t>b) &gt;</w:t>
      </w:r>
      <w:r w:rsidR="00AC4CCE">
        <w:t xml:space="preserve"> </w:t>
      </w:r>
      <w:r>
        <w:t xml:space="preserve">1 </w:t>
      </w:r>
      <w:proofErr w:type="spellStart"/>
      <w:r>
        <w:t>với</w:t>
      </w:r>
      <w:proofErr w:type="spellEnd"/>
      <w:r>
        <w:t xml:space="preserve"> </w:t>
      </w:r>
      <w:proofErr w:type="spellStart"/>
      <w:r>
        <w:t>mọi</w:t>
      </w:r>
      <w:proofErr w:type="spellEnd"/>
      <w:r>
        <w:t xml:space="preserve"> </w:t>
      </w:r>
      <w:r w:rsidR="00AC4CCE">
        <w:t xml:space="preserve">1 ≤ </w:t>
      </w:r>
      <w:proofErr w:type="spellStart"/>
      <w:r w:rsidR="00AC4CCE">
        <w:t>i</w:t>
      </w:r>
      <w:proofErr w:type="spellEnd"/>
      <w:r w:rsidR="00AC4CCE">
        <w:t xml:space="preserve"> &lt; m</w:t>
      </w:r>
      <w:r>
        <w:t xml:space="preserve">. </w:t>
      </w:r>
      <w:proofErr w:type="spellStart"/>
      <w:r>
        <w:t>Bài</w:t>
      </w:r>
      <w:proofErr w:type="spellEnd"/>
      <w:r>
        <w:t xml:space="preserve"> </w:t>
      </w:r>
      <w:proofErr w:type="spellStart"/>
      <w:r>
        <w:t>toàn</w:t>
      </w:r>
      <w:proofErr w:type="spellEnd"/>
      <w:r>
        <w:t xml:space="preserve"> </w:t>
      </w:r>
      <w:proofErr w:type="spellStart"/>
      <w:r>
        <w:t>tối</w:t>
      </w:r>
      <w:proofErr w:type="spellEnd"/>
      <w:r>
        <w:t xml:space="preserve"> </w:t>
      </w:r>
      <w:proofErr w:type="spellStart"/>
      <w:r>
        <w:t>ưu</w:t>
      </w:r>
      <w:proofErr w:type="spellEnd"/>
      <w:r>
        <w:t xml:space="preserve"> </w:t>
      </w:r>
      <w:proofErr w:type="spellStart"/>
      <w:r>
        <w:t>trở</w:t>
      </w:r>
      <w:proofErr w:type="spellEnd"/>
      <w:r>
        <w:t xml:space="preserve"> </w:t>
      </w:r>
      <w:proofErr w:type="spellStart"/>
      <w:r>
        <w:t>thành</w:t>
      </w:r>
      <w:proofErr w:type="spell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14:paraId="7C7F807F" w14:textId="77777777" w:rsidTr="00AE64D6">
        <w:tc>
          <w:tcPr>
            <w:tcW w:w="407" w:type="dxa"/>
          </w:tcPr>
          <w:p w14:paraId="0F8A6EEF" w14:textId="77777777" w:rsidR="00AC4CCE" w:rsidRDefault="00AC4CCE" w:rsidP="00E63E00"/>
        </w:tc>
        <w:tc>
          <w:tcPr>
            <w:tcW w:w="4596" w:type="dxa"/>
          </w:tcPr>
          <w:p w14:paraId="4CCE75CE" w14:textId="77777777" w:rsidR="00AC4CCE" w:rsidRPr="00F10EE8" w:rsidRDefault="006C64F2"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14:paraId="278A3568" w14:textId="77777777" w:rsidR="00AC4CCE" w:rsidRPr="00A20E80" w:rsidRDefault="00AC4CCE" w:rsidP="00E63E00"/>
        </w:tc>
        <w:tc>
          <w:tcPr>
            <w:tcW w:w="1108" w:type="dxa"/>
          </w:tcPr>
          <w:p w14:paraId="7C2F9AE3" w14:textId="77777777" w:rsidR="00AC4CCE" w:rsidRDefault="00AC4CCE" w:rsidP="00E63E00">
            <w:pPr>
              <w:pStyle w:val="Caption"/>
            </w:pPr>
          </w:p>
        </w:tc>
        <w:tc>
          <w:tcPr>
            <w:tcW w:w="729" w:type="dxa"/>
          </w:tcPr>
          <w:p w14:paraId="4955FAF0" w14:textId="77777777" w:rsidR="00AC4CCE" w:rsidRDefault="00AC4CCE" w:rsidP="00E63E00">
            <w:pPr>
              <w:pStyle w:val="Caption"/>
            </w:pPr>
          </w:p>
        </w:tc>
        <w:tc>
          <w:tcPr>
            <w:tcW w:w="1669" w:type="dxa"/>
          </w:tcPr>
          <w:p w14:paraId="0288A86D" w14:textId="77777777" w:rsidR="00AC4CCE" w:rsidRDefault="00AC4CCE" w:rsidP="00E63E00">
            <w:pPr>
              <w:pStyle w:val="Caption"/>
            </w:pPr>
          </w:p>
          <w:p w14:paraId="4FB20BE7" w14:textId="77777777" w:rsidR="00AC4CCE" w:rsidRDefault="00AC4CCE" w:rsidP="00E63E00">
            <w:pPr>
              <w:pStyle w:val="Caption"/>
            </w:pPr>
            <w:r>
              <w:t xml:space="preserve">( </w:t>
            </w:r>
            <w:fldSimple w:instr=" STYLEREF 1 \s ">
              <w:r w:rsidR="0032158F">
                <w:rPr>
                  <w:noProof/>
                </w:rPr>
                <w:t>2</w:t>
              </w:r>
            </w:fldSimple>
            <w:r>
              <w:t>.</w:t>
            </w:r>
            <w:fldSimple w:instr=" SEQ PT \* ARABIC \s 1 ">
              <w:r w:rsidR="0032158F">
                <w:rPr>
                  <w:noProof/>
                </w:rPr>
                <w:t>6</w:t>
              </w:r>
            </w:fldSimple>
            <w:r>
              <w:t xml:space="preserve"> )</w:t>
            </w:r>
          </w:p>
        </w:tc>
      </w:tr>
    </w:tbl>
    <w:p w14:paraId="42718857" w14:textId="77777777"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14:paraId="1888435B" w14:textId="77777777" w:rsidR="008A5A5A" w:rsidRDefault="0012617E" w:rsidP="008A5A5A">
      <w:pPr>
        <w:keepNext/>
        <w:ind w:firstLine="720"/>
        <w:jc w:val="center"/>
      </w:pPr>
      <w:r>
        <w:rPr>
          <w:noProof/>
        </w:rPr>
        <w:lastRenderedPageBreak/>
        <w:drawing>
          <wp:inline distT="0" distB="0" distL="0" distR="0" wp14:anchorId="58479305" wp14:editId="4CE01DA7">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14:paraId="3E8CB40E" w14:textId="77777777" w:rsidR="0012617E" w:rsidRDefault="008A5A5A" w:rsidP="008A5A5A">
      <w:pPr>
        <w:pStyle w:val="Caption"/>
      </w:pPr>
      <w:bookmarkStart w:id="251" w:name="_Ref68944129"/>
      <w:bookmarkStart w:id="252" w:name="_Toc69243404"/>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4</w:t>
        </w:r>
      </w:fldSimple>
      <w:bookmarkEnd w:id="251"/>
      <w:r>
        <w:t xml:space="preserve"> </w:t>
      </w:r>
      <w:proofErr w:type="spellStart"/>
      <w:r>
        <w:t>Đường</w:t>
      </w:r>
      <w:proofErr w:type="spellEnd"/>
      <w:r>
        <w:t xml:space="preserve"> </w:t>
      </w:r>
      <w:proofErr w:type="spellStart"/>
      <w:r>
        <w:t>thẳng</w:t>
      </w:r>
      <w:proofErr w:type="spellEnd"/>
      <w:r>
        <w:t xml:space="preserve"> </w:t>
      </w:r>
      <w:proofErr w:type="spellStart"/>
      <w:r>
        <w:t>phân</w:t>
      </w:r>
      <w:proofErr w:type="spellEnd"/>
      <w:r>
        <w:t xml:space="preserve"> </w:t>
      </w:r>
      <w:proofErr w:type="spellStart"/>
      <w:r>
        <w:t>cách</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2 </w:t>
      </w:r>
      <w:proofErr w:type="spellStart"/>
      <w:r>
        <w:t>lớp</w:t>
      </w:r>
      <w:proofErr w:type="spellEnd"/>
      <w:r w:rsidR="009C3E21">
        <w:t xml:space="preserve"> </w:t>
      </w:r>
      <w:sdt>
        <w:sdtPr>
          <w:id w:val="1007331079"/>
          <w:citation/>
        </w:sdtPr>
        <w:sdtContent>
          <w:r w:rsidR="009C3E21">
            <w:fldChar w:fldCharType="begin"/>
          </w:r>
          <w:r w:rsidR="009C3E21">
            <w:instrText xml:space="preserve"> CITATION htt1 \l 1033 </w:instrText>
          </w:r>
          <w:r w:rsidR="009C3E21">
            <w:fldChar w:fldCharType="separate"/>
          </w:r>
          <w:r w:rsidR="0032158F" w:rsidRPr="0032158F">
            <w:rPr>
              <w:noProof/>
            </w:rPr>
            <w:t>[18]</w:t>
          </w:r>
          <w:r w:rsidR="009C3E21">
            <w:fldChar w:fldCharType="end"/>
          </w:r>
        </w:sdtContent>
      </w:sdt>
      <w:bookmarkEnd w:id="252"/>
    </w:p>
    <w:p w14:paraId="36E44731" w14:textId="77777777" w:rsidR="00B408CB" w:rsidRDefault="00B408CB" w:rsidP="00DF79EE">
      <w:pPr>
        <w:ind w:firstLine="562"/>
      </w:pPr>
      <w:r>
        <w:tab/>
      </w:r>
      <w:proofErr w:type="spellStart"/>
      <w:r>
        <w:t>Thông</w:t>
      </w:r>
      <w:proofErr w:type="spellEnd"/>
      <w:r>
        <w:t xml:space="preserve"> </w:t>
      </w:r>
      <w:proofErr w:type="spellStart"/>
      <w:r>
        <w:t>thường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_Ref68944129 \h </w:instrText>
      </w:r>
      <w:r>
        <w:fldChar w:fldCharType="separate"/>
      </w:r>
      <w:proofErr w:type="spellStart"/>
      <w:r w:rsidR="0032158F">
        <w:t>Hình</w:t>
      </w:r>
      <w:proofErr w:type="spellEnd"/>
      <w:r w:rsidR="0032158F">
        <w:t xml:space="preserve"> </w:t>
      </w:r>
      <w:r w:rsidR="0032158F">
        <w:rPr>
          <w:noProof/>
        </w:rPr>
        <w:t>2</w:t>
      </w:r>
      <w:r w:rsidR="0032158F">
        <w:t>.</w:t>
      </w:r>
      <w:r w:rsidR="0032158F">
        <w:rPr>
          <w:noProof/>
        </w:rPr>
        <w:t>4</w:t>
      </w:r>
      <w:r>
        <w:fldChar w:fldCharType="end"/>
      </w:r>
      <w:r>
        <w:t xml:space="preserve">. Khi </w:t>
      </w:r>
      <w:proofErr w:type="spellStart"/>
      <w:r>
        <w:t>đó</w:t>
      </w:r>
      <w:proofErr w:type="spellEnd"/>
      <w:r>
        <w:t xml:space="preserve">, </w:t>
      </w:r>
      <w:proofErr w:type="spellStart"/>
      <w:r>
        <w:t>thuật</w:t>
      </w:r>
      <w:proofErr w:type="spellEnd"/>
      <w:r>
        <w:t xml:space="preserve"> </w:t>
      </w:r>
      <w:proofErr w:type="spellStart"/>
      <w:r>
        <w:t>toán</w:t>
      </w:r>
      <w:proofErr w:type="spellEnd"/>
      <w:r>
        <w:t xml:space="preserve"> SVM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nhân</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sang </w:t>
      </w:r>
      <w:proofErr w:type="spellStart"/>
      <w:r>
        <w:t>không</w:t>
      </w:r>
      <w:proofErr w:type="spellEnd"/>
      <w:r>
        <w:t xml:space="preserve"> </w:t>
      </w:r>
      <w:proofErr w:type="spellStart"/>
      <w:r>
        <w:t>gian</w:t>
      </w:r>
      <w:proofErr w:type="spellEnd"/>
      <w:r>
        <w:t xml:space="preserve"> </w:t>
      </w:r>
      <w:proofErr w:type="spellStart"/>
      <w:r>
        <w:t>mới</w:t>
      </w:r>
      <w:proofErr w:type="spellEnd"/>
      <w:r>
        <w:t xml:space="preserve"> </w:t>
      </w:r>
      <w:proofErr w:type="spellStart"/>
      <w:r>
        <w:t>mà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rsidR="00161F00">
        <w:t xml:space="preserve"> </w:t>
      </w:r>
      <w:proofErr w:type="spellStart"/>
      <w:r w:rsidR="00161F00">
        <w:t>dà</w:t>
      </w:r>
      <w:r>
        <w:t>ng</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hơn</w:t>
      </w:r>
      <w:proofErr w:type="spellEnd"/>
      <w:r>
        <w:t xml:space="preserve">. </w:t>
      </w:r>
      <w:r>
        <w:fldChar w:fldCharType="begin"/>
      </w:r>
      <w:r>
        <w:instrText xml:space="preserve"> REF _Ref68944244 \h </w:instrText>
      </w:r>
      <w:r>
        <w:fldChar w:fldCharType="separate"/>
      </w:r>
      <w:proofErr w:type="spellStart"/>
      <w:r w:rsidR="0032158F">
        <w:t>Hình</w:t>
      </w:r>
      <w:proofErr w:type="spellEnd"/>
      <w:r w:rsidR="0032158F">
        <w:t xml:space="preserve"> </w:t>
      </w:r>
      <w:r w:rsidR="0032158F">
        <w:rPr>
          <w:noProof/>
        </w:rPr>
        <w:t>2</w:t>
      </w:r>
      <w:r w:rsidR="0032158F">
        <w:t>.</w:t>
      </w:r>
      <w:r w:rsidR="0032158F">
        <w:rPr>
          <w:noProof/>
        </w:rPr>
        <w:t>5</w:t>
      </w:r>
      <w:r>
        <w:fldChar w:fldCharType="end"/>
      </w:r>
      <w:r>
        <w:t xml:space="preserve"> </w:t>
      </w:r>
      <w:proofErr w:type="spellStart"/>
      <w:r w:rsidR="00BF15E1">
        <w:t>mô</w:t>
      </w:r>
      <w:proofErr w:type="spellEnd"/>
      <w:r w:rsidR="00BF15E1">
        <w:t xml:space="preserve"> </w:t>
      </w:r>
      <w:proofErr w:type="spellStart"/>
      <w:r w:rsidR="00BF15E1">
        <w:t>tả</w:t>
      </w:r>
      <w:proofErr w:type="spellEnd"/>
      <w:r w:rsidR="00BF15E1">
        <w:t xml:space="preserve"> </w:t>
      </w:r>
      <w:proofErr w:type="spellStart"/>
      <w:r w:rsidR="00BF15E1">
        <w:t>cách</w:t>
      </w:r>
      <w:proofErr w:type="spellEnd"/>
      <w:r w:rsidR="00BF15E1">
        <w:t xml:space="preserve"> </w:t>
      </w:r>
      <w:proofErr w:type="spellStart"/>
      <w:r w:rsidR="00BF15E1">
        <w:t>thức</w:t>
      </w:r>
      <w:proofErr w:type="spellEnd"/>
      <w:r w:rsidR="00BF15E1">
        <w:t xml:space="preserve"> </w:t>
      </w:r>
      <w:proofErr w:type="spellStart"/>
      <w:r w:rsidR="00BF15E1">
        <w:t>hoạt</w:t>
      </w:r>
      <w:proofErr w:type="spellEnd"/>
      <w:r w:rsidR="00BF15E1">
        <w:t xml:space="preserve"> </w:t>
      </w:r>
      <w:proofErr w:type="spellStart"/>
      <w:r w:rsidR="00BF15E1">
        <w:t>động</w:t>
      </w:r>
      <w:proofErr w:type="spellEnd"/>
      <w:r w:rsidR="00BF15E1">
        <w:t xml:space="preserve"> </w:t>
      </w:r>
      <w:proofErr w:type="spellStart"/>
      <w:r w:rsidR="00BF15E1">
        <w:t>của</w:t>
      </w:r>
      <w:proofErr w:type="spellEnd"/>
      <w:r w:rsidR="00BF15E1">
        <w:t xml:space="preserve"> SVM </w:t>
      </w:r>
      <w:proofErr w:type="spellStart"/>
      <w:r w:rsidR="00BF15E1">
        <w:t>khi</w:t>
      </w:r>
      <w:proofErr w:type="spellEnd"/>
      <w:r w:rsidR="00BF15E1">
        <w:t xml:space="preserve"> </w:t>
      </w:r>
      <w:proofErr w:type="spellStart"/>
      <w:r w:rsidR="00BF15E1">
        <w:t>chuyển</w:t>
      </w:r>
      <w:proofErr w:type="spellEnd"/>
      <w:r w:rsidR="00BF15E1">
        <w:t xml:space="preserve"> </w:t>
      </w:r>
      <w:proofErr w:type="spellStart"/>
      <w:r w:rsidR="00BF15E1">
        <w:t>đổi</w:t>
      </w:r>
      <w:proofErr w:type="spellEnd"/>
      <w:r w:rsidR="00BF15E1">
        <w:t xml:space="preserve"> </w:t>
      </w:r>
      <w:proofErr w:type="spellStart"/>
      <w:r w:rsidR="00BF15E1">
        <w:t>dữ</w:t>
      </w:r>
      <w:proofErr w:type="spellEnd"/>
      <w:r w:rsidR="00BF15E1">
        <w:t xml:space="preserve"> </w:t>
      </w:r>
      <w:proofErr w:type="spellStart"/>
      <w:r w:rsidR="00BF15E1">
        <w:t>liệu</w:t>
      </w:r>
      <w:proofErr w:type="spellEnd"/>
      <w:r w:rsidR="00BF15E1">
        <w:t>.</w:t>
      </w:r>
    </w:p>
    <w:p w14:paraId="6E8BEEED" w14:textId="77777777" w:rsidR="00AE64D6" w:rsidRPr="00B408CB" w:rsidRDefault="00AE64D6" w:rsidP="00B408CB"/>
    <w:p w14:paraId="0959E8EC" w14:textId="77777777" w:rsidR="008A5A5A" w:rsidRDefault="0012617E" w:rsidP="008A5A5A">
      <w:pPr>
        <w:keepNext/>
        <w:jc w:val="center"/>
      </w:pPr>
      <w:r>
        <w:rPr>
          <w:noProof/>
        </w:rPr>
        <w:drawing>
          <wp:inline distT="0" distB="0" distL="0" distR="0" wp14:anchorId="4CDE6CA7" wp14:editId="0BFB2C78">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33">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14:paraId="59494BB9" w14:textId="77777777" w:rsidR="0012617E" w:rsidRDefault="008A5A5A" w:rsidP="008A5A5A">
      <w:pPr>
        <w:pStyle w:val="Caption"/>
      </w:pPr>
      <w:bookmarkStart w:id="253" w:name="_Ref68944244"/>
      <w:bookmarkStart w:id="254" w:name="_Toc69243405"/>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5</w:t>
        </w:r>
      </w:fldSimple>
      <w:bookmarkEnd w:id="253"/>
      <w:r>
        <w:t xml:space="preserve"> </w:t>
      </w:r>
      <w:proofErr w:type="spellStart"/>
      <w:r w:rsidR="006A0387">
        <w:t>Chiếu</w:t>
      </w:r>
      <w:proofErr w:type="spellEnd"/>
      <w:r w:rsidR="00036725">
        <w:t xml:space="preserve"> </w:t>
      </w:r>
      <w:proofErr w:type="spellStart"/>
      <w:r w:rsidR="00036725">
        <w:t>dữ</w:t>
      </w:r>
      <w:proofErr w:type="spellEnd"/>
      <w:r w:rsidR="00036725">
        <w:t xml:space="preserve"> </w:t>
      </w:r>
      <w:proofErr w:type="spellStart"/>
      <w:r w:rsidR="00036725">
        <w:t>liệu</w:t>
      </w:r>
      <w:proofErr w:type="spellEnd"/>
      <w:r w:rsidR="00036725">
        <w:t xml:space="preserve"> </w:t>
      </w:r>
      <w:proofErr w:type="spellStart"/>
      <w:r w:rsidR="00AE64D6">
        <w:t>lên</w:t>
      </w:r>
      <w:proofErr w:type="spellEnd"/>
      <w:r w:rsidR="00036725">
        <w:t xml:space="preserve"> </w:t>
      </w:r>
      <w:proofErr w:type="spellStart"/>
      <w:r w:rsidR="006A0387">
        <w:t>không</w:t>
      </w:r>
      <w:proofErr w:type="spellEnd"/>
      <w:r w:rsidR="006A0387">
        <w:t xml:space="preserve"> </w:t>
      </w:r>
      <w:proofErr w:type="spellStart"/>
      <w:r w:rsidR="006A0387">
        <w:t>gian</w:t>
      </w:r>
      <w:proofErr w:type="spellEnd"/>
      <w:r w:rsidR="006A0387">
        <w:t xml:space="preserve"> </w:t>
      </w:r>
      <w:proofErr w:type="spellStart"/>
      <w:r w:rsidR="006A0387">
        <w:t>nhiều</w:t>
      </w:r>
      <w:proofErr w:type="spellEnd"/>
      <w:r w:rsidR="006A0387">
        <w:t xml:space="preserve"> </w:t>
      </w:r>
      <w:proofErr w:type="spellStart"/>
      <w:r w:rsidR="006A0387">
        <w:t>chiều</w:t>
      </w:r>
      <w:proofErr w:type="spellEnd"/>
      <w:r w:rsidR="006A0387">
        <w:t xml:space="preserve"> </w:t>
      </w:r>
      <w:proofErr w:type="spellStart"/>
      <w:r w:rsidR="006A0387">
        <w:t>hơn</w:t>
      </w:r>
      <w:bookmarkEnd w:id="254"/>
      <w:proofErr w:type="spellEnd"/>
    </w:p>
    <w:p w14:paraId="6BEAD591" w14:textId="77777777" w:rsidR="00AE64D6" w:rsidRDefault="00D27090" w:rsidP="00DF79EE">
      <w:pPr>
        <w:ind w:firstLine="562"/>
      </w:pPr>
      <w:proofErr w:type="spellStart"/>
      <w:r>
        <w:t>Hàm</w:t>
      </w:r>
      <w:proofErr w:type="spellEnd"/>
      <w:r>
        <w:t xml:space="preserve"> </w:t>
      </w:r>
      <w:proofErr w:type="spellStart"/>
      <w:r>
        <w:t>nhân</w:t>
      </w:r>
      <w:proofErr w:type="spellEnd"/>
      <w:r>
        <w:t xml:space="preserve"> </w:t>
      </w:r>
      <w:proofErr w:type="spellStart"/>
      <w:r>
        <w:t>giúp</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14:paraId="42DA92BA" w14:textId="77777777" w:rsidTr="009C3E21">
        <w:trPr>
          <w:trHeight w:val="635"/>
        </w:trPr>
        <w:tc>
          <w:tcPr>
            <w:tcW w:w="1525" w:type="dxa"/>
          </w:tcPr>
          <w:p w14:paraId="2B1001F4" w14:textId="77777777" w:rsidR="00AC4CCE" w:rsidRDefault="00AC4CCE" w:rsidP="00E63E00"/>
        </w:tc>
        <w:tc>
          <w:tcPr>
            <w:tcW w:w="5220" w:type="dxa"/>
            <w:vAlign w:val="center"/>
          </w:tcPr>
          <w:p w14:paraId="2027C53C" w14:textId="77777777"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14:paraId="30C64F3D" w14:textId="77777777" w:rsidR="00AC4CCE" w:rsidRDefault="00AC4CCE" w:rsidP="00E63E00">
            <w:pPr>
              <w:pStyle w:val="Caption"/>
            </w:pPr>
            <w:r>
              <w:t xml:space="preserve">( </w:t>
            </w:r>
            <w:fldSimple w:instr=" STYLEREF 1 \s ">
              <w:r w:rsidR="0032158F">
                <w:rPr>
                  <w:noProof/>
                </w:rPr>
                <w:t>2</w:t>
              </w:r>
            </w:fldSimple>
            <w:r>
              <w:t>.</w:t>
            </w:r>
            <w:fldSimple w:instr=" SEQ PT \* ARABIC \s 1 ">
              <w:r w:rsidR="0032158F">
                <w:rPr>
                  <w:noProof/>
                </w:rPr>
                <w:t>7</w:t>
              </w:r>
            </w:fldSimple>
            <w:r>
              <w:t xml:space="preserve"> )</w:t>
            </w:r>
          </w:p>
        </w:tc>
      </w:tr>
    </w:tbl>
    <w:p w14:paraId="563BD2EB" w14:textId="77777777" w:rsidR="00D27090" w:rsidRDefault="00727A44" w:rsidP="00DF79EE">
      <w:pPr>
        <w:ind w:firstLine="562"/>
        <w:jc w:val="left"/>
      </w:pPr>
      <w:proofErr w:type="spellStart"/>
      <w:r>
        <w:t>Trong</w:t>
      </w:r>
      <w:proofErr w:type="spellEnd"/>
      <w:r>
        <w:t xml:space="preserve"> </w:t>
      </w:r>
      <w:proofErr w:type="spellStart"/>
      <w:r>
        <w:t>đó</w:t>
      </w:r>
      <w:proofErr w:type="spellEnd"/>
      <w:r w:rsidR="00D27090">
        <w:t xml:space="preserve"> </w:t>
      </w:r>
      <m:oMath>
        <m:r>
          <w:rPr>
            <w:rFonts w:ascii="Cambria Math" w:hAnsi="Cambria Math"/>
          </w:rPr>
          <m:t>θ(x)</m:t>
        </m:r>
      </m:oMath>
      <w:r w:rsidR="00D27090">
        <w:t xml:space="preserve"> là hàm chi</w:t>
      </w:r>
      <w:proofErr w:type="spellStart"/>
      <w:r w:rsidR="00D27090">
        <w:t>ếu</w:t>
      </w:r>
      <w:proofErr w:type="spellEnd"/>
      <w:r w:rsidR="00D27090">
        <w:t xml:space="preserve"> vector </w:t>
      </w:r>
      <w:proofErr w:type="spellStart"/>
      <w:r w:rsidR="00D27090">
        <w:t>dữ</w:t>
      </w:r>
      <w:proofErr w:type="spellEnd"/>
      <w:r w:rsidR="00D27090">
        <w:t xml:space="preserve"> </w:t>
      </w:r>
      <w:proofErr w:type="spellStart"/>
      <w:r w:rsidR="00D27090">
        <w:t>liệu</w:t>
      </w:r>
      <w:proofErr w:type="spellEnd"/>
      <w:r w:rsidR="00D27090">
        <w:t xml:space="preserve"> x </w:t>
      </w:r>
      <w:proofErr w:type="spellStart"/>
      <w:r w:rsidR="00D27090">
        <w:t>lên</w:t>
      </w:r>
      <w:proofErr w:type="spellEnd"/>
      <w:r w:rsidR="00D27090">
        <w:t xml:space="preserve"> </w:t>
      </w:r>
      <w:proofErr w:type="spellStart"/>
      <w:r w:rsidR="00D27090">
        <w:t>không</w:t>
      </w:r>
      <w:proofErr w:type="spellEnd"/>
      <w:r w:rsidR="00D27090">
        <w:t xml:space="preserve"> </w:t>
      </w:r>
      <w:proofErr w:type="spellStart"/>
      <w:r w:rsidR="00D27090">
        <w:t>gian</w:t>
      </w:r>
      <w:proofErr w:type="spellEnd"/>
      <w:r w:rsidR="00D27090">
        <w:t xml:space="preserve"> </w:t>
      </w:r>
      <w:proofErr w:type="spellStart"/>
      <w:r w:rsidR="00D27090">
        <w:t>mới</w:t>
      </w:r>
      <w:proofErr w:type="spellEnd"/>
      <w:r w:rsidR="00D27090">
        <w:t xml:space="preserve">. </w:t>
      </w:r>
      <w:proofErr w:type="spellStart"/>
      <w:r w:rsidR="00D27090">
        <w:t>Các</w:t>
      </w:r>
      <w:proofErr w:type="spellEnd"/>
      <w:r w:rsidR="00D27090">
        <w:t xml:space="preserve"> </w:t>
      </w:r>
      <w:proofErr w:type="spellStart"/>
      <w:r w:rsidR="00D27090">
        <w:t>hàm</w:t>
      </w:r>
      <w:proofErr w:type="spellEnd"/>
      <w:r w:rsidR="00D27090">
        <w:t xml:space="preserve"> </w:t>
      </w:r>
      <w:proofErr w:type="spellStart"/>
      <w:r w:rsidR="00D27090">
        <w:t>chiếu</w:t>
      </w:r>
      <w:proofErr w:type="spellEnd"/>
      <w:r w:rsidR="00D27090">
        <w:t xml:space="preserve"> </w:t>
      </w:r>
      <w:proofErr w:type="spellStart"/>
      <w:r w:rsidR="00D27090">
        <w:t>phổ</w:t>
      </w:r>
      <w:proofErr w:type="spellEnd"/>
      <w:r w:rsidR="00D27090">
        <w:t xml:space="preserve"> </w:t>
      </w:r>
      <w:proofErr w:type="spellStart"/>
      <w:r w:rsidR="00D27090">
        <w:t>biến</w:t>
      </w:r>
      <w:proofErr w:type="spellEnd"/>
      <w:r w:rsidR="00D27090">
        <w:t xml:space="preserve"> </w:t>
      </w:r>
      <w:proofErr w:type="spellStart"/>
      <w:r w:rsidR="00D27090">
        <w:t>thường</w:t>
      </w:r>
      <w:proofErr w:type="spellEnd"/>
      <w:r w:rsidR="00D27090">
        <w:t xml:space="preserve"> </w:t>
      </w:r>
      <w:proofErr w:type="spellStart"/>
      <w:r w:rsidR="00D27090">
        <w:t>gặp</w:t>
      </w:r>
      <w:proofErr w:type="spellEnd"/>
      <w:r w:rsidR="00D27090">
        <w:t xml:space="preserve"> </w:t>
      </w:r>
      <w:proofErr w:type="spellStart"/>
      <w:r w:rsidR="00D27090">
        <w:t>gồm</w:t>
      </w:r>
      <w:proofErr w:type="spellEnd"/>
      <w:r w:rsidR="00D27090">
        <w:t>: polynomial, chi-square, RBF, …</w:t>
      </w:r>
    </w:p>
    <w:p w14:paraId="50176A0C" w14:textId="77777777" w:rsidR="00AC4CCE" w:rsidRPr="00BF15E1" w:rsidRDefault="00AC4CCE" w:rsidP="00D27090">
      <w:pPr>
        <w:jc w:val="left"/>
      </w:pPr>
    </w:p>
    <w:p w14:paraId="2D4C1EAF" w14:textId="09A3F0BF" w:rsidR="00041E0C" w:rsidRDefault="00C00674" w:rsidP="00C00674">
      <w:pPr>
        <w:pStyle w:val="Heading4"/>
        <w:numPr>
          <w:ilvl w:val="0"/>
          <w:numId w:val="0"/>
        </w:numPr>
        <w:ind w:left="851"/>
        <w:pPrChange w:id="255" w:author="Cung Thanh Long" w:date="2021-04-14T11:33:00Z">
          <w:pPr>
            <w:pStyle w:val="Heading4"/>
          </w:pPr>
        </w:pPrChange>
      </w:pPr>
      <w:bookmarkStart w:id="256" w:name="_Toc69243367"/>
      <w:ins w:id="257" w:author="Cung Thanh Long" w:date="2021-04-14T11:33:00Z">
        <w:r>
          <w:t xml:space="preserve">2.3.2. </w:t>
        </w:r>
      </w:ins>
      <w:r w:rsidR="00041E0C">
        <w:t>Linear Discriminant Analysis (LDA)</w:t>
      </w:r>
      <w:bookmarkEnd w:id="256"/>
    </w:p>
    <w:p w14:paraId="5C41EE9F" w14:textId="77777777" w:rsidR="009E121B" w:rsidRPr="009E121B" w:rsidRDefault="009E121B" w:rsidP="00DF79EE">
      <w:pPr>
        <w:ind w:firstLine="562"/>
      </w:pPr>
      <w:proofErr w:type="spellStart"/>
      <w:r>
        <w:t>Thuật</w:t>
      </w:r>
      <w:proofErr w:type="spellEnd"/>
      <w:r>
        <w:t xml:space="preserve"> </w:t>
      </w:r>
      <w:proofErr w:type="spellStart"/>
      <w:r>
        <w:t>toá</w:t>
      </w:r>
      <w:r w:rsidR="006A0387">
        <w:t>n</w:t>
      </w:r>
      <w:proofErr w:type="spellEnd"/>
      <w:r w:rsidR="006A0387">
        <w:t xml:space="preserve"> Linear Discriminant Analysis </w:t>
      </w:r>
      <w:proofErr w:type="spellStart"/>
      <w:r w:rsidR="006A0387">
        <w:t>là</w:t>
      </w:r>
      <w:proofErr w:type="spellEnd"/>
      <w:r w:rsidR="006A0387">
        <w:t xml:space="preserve"> </w:t>
      </w:r>
      <w:proofErr w:type="spellStart"/>
      <w:r w:rsidR="006A0387">
        <w:t>thuật</w:t>
      </w:r>
      <w:proofErr w:type="spellEnd"/>
      <w:r w:rsidR="006A0387">
        <w:t xml:space="preserve"> </w:t>
      </w:r>
      <w:proofErr w:type="spellStart"/>
      <w:r w:rsidR="006A0387">
        <w:t>toán</w:t>
      </w:r>
      <w:proofErr w:type="spellEnd"/>
      <w:r w:rsidR="006A0387">
        <w:t xml:space="preserve"> </w:t>
      </w:r>
      <w:proofErr w:type="spellStart"/>
      <w:r>
        <w:t>giảm</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sẽ</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C-1 </w:t>
      </w:r>
      <w:proofErr w:type="spellStart"/>
      <w:r>
        <w:t>với</w:t>
      </w:r>
      <w:proofErr w:type="spellEnd"/>
      <w:r>
        <w:t xml:space="preserve"> C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nhóm</w:t>
      </w:r>
      <w:proofErr w:type="spellEnd"/>
      <w:r>
        <w:t xml:space="preserve"> </w:t>
      </w:r>
      <w:proofErr w:type="spellStart"/>
      <w:r>
        <w:t>phân</w:t>
      </w:r>
      <w:proofErr w:type="spellEnd"/>
      <w:r>
        <w:t xml:space="preserve"> </w:t>
      </w:r>
      <w:proofErr w:type="spellStart"/>
      <w:r>
        <w:t>loại</w:t>
      </w:r>
      <w:proofErr w:type="spellEnd"/>
    </w:p>
    <w:p w14:paraId="686C3BCD" w14:textId="77777777" w:rsidR="00BB027F" w:rsidRDefault="00945862" w:rsidP="00BB027F">
      <w:pPr>
        <w:keepNext/>
        <w:jc w:val="center"/>
      </w:pPr>
      <w:r>
        <w:rPr>
          <w:noProof/>
        </w:rPr>
        <w:lastRenderedPageBreak/>
        <w:drawing>
          <wp:inline distT="0" distB="0" distL="0" distR="0" wp14:anchorId="3DE5BD5A" wp14:editId="319E03A8">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3215" cy="2244725"/>
                    </a:xfrm>
                    <a:prstGeom prst="rect">
                      <a:avLst/>
                    </a:prstGeom>
                  </pic:spPr>
                </pic:pic>
              </a:graphicData>
            </a:graphic>
          </wp:inline>
        </w:drawing>
      </w:r>
    </w:p>
    <w:p w14:paraId="1B3F12D9" w14:textId="77777777" w:rsidR="003979FC" w:rsidRDefault="00BB027F" w:rsidP="00BB027F">
      <w:pPr>
        <w:pStyle w:val="Caption"/>
      </w:pPr>
      <w:bookmarkStart w:id="258" w:name="_Ref68881325"/>
      <w:bookmarkStart w:id="259" w:name="_Toc69243406"/>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6</w:t>
        </w:r>
      </w:fldSimple>
      <w:bookmarkEnd w:id="258"/>
      <w:r>
        <w:t xml:space="preserve"> </w:t>
      </w:r>
      <w:proofErr w:type="spellStart"/>
      <w:r>
        <w:t>Phép</w:t>
      </w:r>
      <w:proofErr w:type="spellEnd"/>
      <w:r>
        <w:t xml:space="preserve"> </w:t>
      </w:r>
      <w:proofErr w:type="spellStart"/>
      <w:r>
        <w:t>chiếu</w:t>
      </w:r>
      <w:proofErr w:type="spellEnd"/>
      <w:r>
        <w:t xml:space="preserve"> </w:t>
      </w:r>
      <w:proofErr w:type="spellStart"/>
      <w:r>
        <w:t>lên</w:t>
      </w:r>
      <w:proofErr w:type="spellEnd"/>
      <w:r>
        <w:t xml:space="preserve"> </w:t>
      </w:r>
      <w:proofErr w:type="spellStart"/>
      <w:r>
        <w:t>đường</w:t>
      </w:r>
      <w:proofErr w:type="spellEnd"/>
      <w:r>
        <w:t xml:space="preserve"> </w:t>
      </w:r>
      <w:proofErr w:type="spellStart"/>
      <w:r>
        <w:t>thẳng</w:t>
      </w:r>
      <w:proofErr w:type="spellEnd"/>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32158F" w:rsidRPr="0032158F">
            <w:rPr>
              <w:noProof/>
            </w:rPr>
            <w:t>[19]</w:t>
          </w:r>
          <w:r w:rsidR="009C3E21">
            <w:fldChar w:fldCharType="end"/>
          </w:r>
        </w:sdtContent>
      </w:sdt>
      <w:bookmarkEnd w:id="259"/>
    </w:p>
    <w:p w14:paraId="5DC2CD78" w14:textId="77777777" w:rsidR="00297E90" w:rsidRPr="00F85C2D" w:rsidRDefault="00EB4C0F" w:rsidP="00DF79EE">
      <w:pPr>
        <w:ind w:firstLine="562"/>
      </w:pPr>
      <w:proofErr w:type="spellStart"/>
      <w:r>
        <w:t>Trong</w:t>
      </w:r>
      <w:proofErr w:type="spellEnd"/>
      <w:r>
        <w:t xml:space="preserve"> </w:t>
      </w:r>
      <w:r>
        <w:fldChar w:fldCharType="begin"/>
      </w:r>
      <w:r>
        <w:instrText xml:space="preserve"> REF _Ref68881325 \h </w:instrText>
      </w:r>
      <w:r>
        <w:fldChar w:fldCharType="separate"/>
      </w:r>
      <w:proofErr w:type="spellStart"/>
      <w:r w:rsidR="0032158F">
        <w:t>Hình</w:t>
      </w:r>
      <w:proofErr w:type="spellEnd"/>
      <w:r w:rsidR="0032158F">
        <w:t xml:space="preserve"> </w:t>
      </w:r>
      <w:r w:rsidR="0032158F">
        <w:rPr>
          <w:noProof/>
        </w:rPr>
        <w:t>2</w:t>
      </w:r>
      <w:r w:rsidR="0032158F">
        <w:t>.</w:t>
      </w:r>
      <w:r w:rsidR="0032158F">
        <w:rPr>
          <w:noProof/>
        </w:rPr>
        <w:t>6</w:t>
      </w:r>
      <w:r>
        <w:fldChar w:fldCharType="end"/>
      </w:r>
      <w:r w:rsidR="00BB5ACB">
        <w:t xml:space="preserve">, </w:t>
      </w:r>
      <w:proofErr w:type="spellStart"/>
      <w:r w:rsidR="00BB5ACB">
        <w:t>dữ</w:t>
      </w:r>
      <w:proofErr w:type="spellEnd"/>
      <w:r w:rsidR="00BB5ACB">
        <w:t xml:space="preserve"> </w:t>
      </w:r>
      <w:proofErr w:type="spellStart"/>
      <w:r w:rsidR="00BB5ACB">
        <w:t>liệu</w:t>
      </w:r>
      <w:proofErr w:type="spellEnd"/>
      <w:r w:rsidR="00BB5ACB">
        <w:t xml:space="preserve"> </w:t>
      </w:r>
      <w:proofErr w:type="spellStart"/>
      <w:r w:rsidR="00BB5ACB">
        <w:t>được</w:t>
      </w:r>
      <w:proofErr w:type="spellEnd"/>
      <w:r w:rsidR="00BB5ACB">
        <w:t xml:space="preserve"> </w:t>
      </w:r>
      <w:proofErr w:type="spellStart"/>
      <w:r w:rsidR="00BB5ACB">
        <w:t>chiếu</w:t>
      </w:r>
      <w:proofErr w:type="spellEnd"/>
      <w:r w:rsidR="00BB5ACB">
        <w:t xml:space="preserve"> </w:t>
      </w:r>
      <w:proofErr w:type="spellStart"/>
      <w:r w:rsidR="00BB5ACB">
        <w:t>lên</w:t>
      </w:r>
      <w:proofErr w:type="spellEnd"/>
      <w:r w:rsidR="00BB5ACB">
        <w:t xml:space="preserve"> 2 </w:t>
      </w:r>
      <w:proofErr w:type="spellStart"/>
      <w:r w:rsidR="00BB5ACB">
        <w:t>đường</w:t>
      </w:r>
      <w:proofErr w:type="spellEnd"/>
      <w:r w:rsidR="00BB5ACB">
        <w:t xml:space="preserve"> </w:t>
      </w:r>
      <w:proofErr w:type="spellStart"/>
      <w:r w:rsidR="00BB5ACB">
        <w:t>thẳ</w:t>
      </w:r>
      <w:r w:rsidR="00945862">
        <w:t>ng</w:t>
      </w:r>
      <w:proofErr w:type="spellEnd"/>
      <w:r w:rsidR="00945862">
        <w:t xml:space="preserve"> </w:t>
      </w:r>
      <w:proofErr w:type="spellStart"/>
      <w:r w:rsidR="00945862">
        <w:t>khác</w:t>
      </w:r>
      <w:proofErr w:type="spellEnd"/>
      <w:r w:rsidR="00945862">
        <w:t xml:space="preserve"> </w:t>
      </w:r>
      <w:proofErr w:type="spellStart"/>
      <w:r w:rsidR="00945862">
        <w:t>nhau</w:t>
      </w:r>
      <w:proofErr w:type="spellEnd"/>
      <w:r w:rsidR="00945862">
        <w:t xml:space="preserve"> </w:t>
      </w:r>
      <w:proofErr w:type="spellStart"/>
      <w:r w:rsidR="00945862">
        <w:t>là</w:t>
      </w:r>
      <w:proofErr w:type="spellEnd"/>
      <w:r w:rsidR="00945862">
        <w:t xml:space="preserve"> a (</w:t>
      </w:r>
      <w:proofErr w:type="spellStart"/>
      <w:r w:rsidR="00945862">
        <w:t>bên</w:t>
      </w:r>
      <w:proofErr w:type="spellEnd"/>
      <w:r w:rsidR="00945862">
        <w:t xml:space="preserve"> </w:t>
      </w:r>
      <w:proofErr w:type="spellStart"/>
      <w:r w:rsidR="00945862">
        <w:t>trái</w:t>
      </w:r>
      <w:proofErr w:type="spellEnd"/>
      <w:r w:rsidR="00945862">
        <w:t xml:space="preserve">) </w:t>
      </w:r>
      <w:proofErr w:type="spellStart"/>
      <w:r w:rsidR="00945862">
        <w:t>và</w:t>
      </w:r>
      <w:proofErr w:type="spellEnd"/>
      <w:r w:rsidR="00945862">
        <w:t xml:space="preserve"> b (</w:t>
      </w:r>
      <w:proofErr w:type="spellStart"/>
      <w:r w:rsidR="00945862">
        <w:t>bên</w:t>
      </w:r>
      <w:proofErr w:type="spellEnd"/>
      <w:r w:rsidR="00945862">
        <w:t xml:space="preserve"> </w:t>
      </w:r>
      <w:proofErr w:type="spellStart"/>
      <w:r w:rsidR="00945862">
        <w:t>phải</w:t>
      </w:r>
      <w:proofErr w:type="spellEnd"/>
      <w:r w:rsidR="00945862">
        <w:t>)</w:t>
      </w:r>
      <w:r w:rsidR="00C160E5">
        <w:t xml:space="preserve">. </w:t>
      </w:r>
      <w:r w:rsidR="00634938">
        <w:t xml:space="preserve">Khi </w:t>
      </w:r>
      <w:proofErr w:type="spellStart"/>
      <w:r w:rsidR="00C160E5">
        <w:t>chiếu</w:t>
      </w:r>
      <w:proofErr w:type="spellEnd"/>
      <w:r w:rsidR="00C160E5">
        <w:t xml:space="preserve"> </w:t>
      </w:r>
      <w:proofErr w:type="spellStart"/>
      <w:r w:rsidR="00C160E5">
        <w:t>lên</w:t>
      </w:r>
      <w:proofErr w:type="spellEnd"/>
      <w:r w:rsidR="00C160E5">
        <w:t xml:space="preserve"> </w:t>
      </w:r>
      <w:proofErr w:type="spellStart"/>
      <w:r w:rsidR="00C160E5">
        <w:t>đường</w:t>
      </w:r>
      <w:proofErr w:type="spellEnd"/>
      <w:r w:rsidR="00634938">
        <w:t xml:space="preserve"> </w:t>
      </w:r>
      <w:proofErr w:type="spellStart"/>
      <w:r w:rsidR="00634938">
        <w:t>thẳng</w:t>
      </w:r>
      <w:proofErr w:type="spellEnd"/>
      <w:r w:rsidR="00C160E5">
        <w:t xml:space="preserve"> </w:t>
      </w:r>
      <w:r w:rsidR="00945862">
        <w:t>a</w:t>
      </w:r>
      <w:r w:rsidR="00C160E5">
        <w:t xml:space="preserve">, </w:t>
      </w:r>
      <w:proofErr w:type="spellStart"/>
      <w:r w:rsidR="00C160E5">
        <w:t>việc</w:t>
      </w:r>
      <w:proofErr w:type="spellEnd"/>
      <w:r w:rsidR="00C160E5">
        <w:t xml:space="preserve"> </w:t>
      </w:r>
      <w:proofErr w:type="spellStart"/>
      <w:r w:rsidR="00C160E5">
        <w:t>phân</w:t>
      </w:r>
      <w:proofErr w:type="spellEnd"/>
      <w:r w:rsidR="00C160E5">
        <w:t xml:space="preserve"> </w:t>
      </w:r>
      <w:proofErr w:type="spellStart"/>
      <w:r w:rsidR="00C160E5">
        <w:t>loại</w:t>
      </w:r>
      <w:proofErr w:type="spellEnd"/>
      <w:r w:rsidR="00C160E5">
        <w:t xml:space="preserve"> 2 </w:t>
      </w:r>
      <w:proofErr w:type="spellStart"/>
      <w:r w:rsidR="00C160E5">
        <w:t>lớp</w:t>
      </w:r>
      <w:proofErr w:type="spellEnd"/>
      <w:r w:rsidR="00C160E5">
        <w:t xml:space="preserve"> </w:t>
      </w:r>
      <w:proofErr w:type="spellStart"/>
      <w:r w:rsidR="00C160E5">
        <w:t>sẽ</w:t>
      </w:r>
      <w:proofErr w:type="spellEnd"/>
      <w:r w:rsidR="00C160E5">
        <w:t xml:space="preserve"> </w:t>
      </w:r>
      <w:proofErr w:type="spellStart"/>
      <w:r w:rsidR="00C160E5">
        <w:t>khó</w:t>
      </w:r>
      <w:proofErr w:type="spellEnd"/>
      <w:r w:rsidR="00C160E5">
        <w:t xml:space="preserve"> </w:t>
      </w:r>
      <w:proofErr w:type="spellStart"/>
      <w:r w:rsidR="00C160E5">
        <w:t>khăn</w:t>
      </w:r>
      <w:proofErr w:type="spellEnd"/>
      <w:r w:rsidR="00C160E5">
        <w:t xml:space="preserve"> </w:t>
      </w:r>
      <w:proofErr w:type="spellStart"/>
      <w:r w:rsidR="00C160E5">
        <w:t>vì</w:t>
      </w:r>
      <w:proofErr w:type="spellEnd"/>
      <w:r w:rsidR="00C160E5">
        <w:t xml:space="preserve"> </w:t>
      </w:r>
      <w:proofErr w:type="spellStart"/>
      <w:r w:rsidR="00C160E5">
        <w:t>các</w:t>
      </w:r>
      <w:proofErr w:type="spellEnd"/>
      <w:r w:rsidR="00C160E5">
        <w:t xml:space="preserve"> </w:t>
      </w:r>
      <w:proofErr w:type="spellStart"/>
      <w:r w:rsidR="00C160E5">
        <w:t>điểm</w:t>
      </w:r>
      <w:proofErr w:type="spellEnd"/>
      <w:r w:rsidR="00C160E5">
        <w:t xml:space="preserve"> </w:t>
      </w:r>
      <w:proofErr w:type="spellStart"/>
      <w:r w:rsidR="00C160E5">
        <w:t>của</w:t>
      </w:r>
      <w:proofErr w:type="spellEnd"/>
      <w:r w:rsidR="00C160E5">
        <w:t xml:space="preserve"> 2 </w:t>
      </w:r>
      <w:proofErr w:type="spellStart"/>
      <w:r w:rsidR="00C160E5">
        <w:t>lớp</w:t>
      </w:r>
      <w:proofErr w:type="spellEnd"/>
      <w:r w:rsidR="00C160E5">
        <w:t xml:space="preserve"> </w:t>
      </w:r>
      <w:proofErr w:type="spellStart"/>
      <w:r w:rsidR="00C160E5">
        <w:t>chồng</w:t>
      </w:r>
      <w:proofErr w:type="spellEnd"/>
      <w:r w:rsidR="00C160E5">
        <w:t xml:space="preserve"> </w:t>
      </w:r>
      <w:proofErr w:type="spellStart"/>
      <w:r w:rsidR="00C160E5">
        <w:t>lấn</w:t>
      </w:r>
      <w:proofErr w:type="spellEnd"/>
      <w:r w:rsidR="00C160E5">
        <w:t xml:space="preserve"> </w:t>
      </w:r>
      <w:proofErr w:type="spellStart"/>
      <w:r w:rsidR="00C160E5">
        <w:t>lên</w:t>
      </w:r>
      <w:proofErr w:type="spellEnd"/>
      <w:r w:rsidR="00C160E5">
        <w:t xml:space="preserve"> </w:t>
      </w:r>
      <w:proofErr w:type="spellStart"/>
      <w:r w:rsidR="00C160E5">
        <w:t>nhau</w:t>
      </w:r>
      <w:proofErr w:type="spellEnd"/>
      <w:r w:rsidR="00C160E5">
        <w:t xml:space="preserve">. </w:t>
      </w:r>
      <w:proofErr w:type="spellStart"/>
      <w:r w:rsidR="00C160E5">
        <w:t>Trong</w:t>
      </w:r>
      <w:proofErr w:type="spellEnd"/>
      <w:r w:rsidR="00C160E5">
        <w:t xml:space="preserve"> </w:t>
      </w:r>
      <w:proofErr w:type="spellStart"/>
      <w:r w:rsidR="00C160E5">
        <w:t>khi</w:t>
      </w:r>
      <w:proofErr w:type="spellEnd"/>
      <w:r w:rsidR="00C160E5">
        <w:t xml:space="preserve"> </w:t>
      </w:r>
      <w:proofErr w:type="spellStart"/>
      <w:r w:rsidR="00C160E5">
        <w:t>đó</w:t>
      </w:r>
      <w:proofErr w:type="spellEnd"/>
      <w:r w:rsidR="00C160E5">
        <w:t xml:space="preserve">, </w:t>
      </w:r>
      <w:proofErr w:type="spellStart"/>
      <w:r w:rsidR="00C160E5">
        <w:t>khi</w:t>
      </w:r>
      <w:proofErr w:type="spellEnd"/>
      <w:r w:rsidR="00C160E5">
        <w:t xml:space="preserve"> </w:t>
      </w:r>
      <w:proofErr w:type="spellStart"/>
      <w:r w:rsidR="00C160E5">
        <w:t>chiếu</w:t>
      </w:r>
      <w:proofErr w:type="spellEnd"/>
      <w:r w:rsidR="00C160E5">
        <w:t xml:space="preserve"> </w:t>
      </w:r>
      <w:proofErr w:type="spellStart"/>
      <w:r w:rsidR="00C160E5">
        <w:t>xuố</w:t>
      </w:r>
      <w:r w:rsidR="00634938">
        <w:t>ng</w:t>
      </w:r>
      <w:proofErr w:type="spellEnd"/>
      <w:r w:rsidR="00634938">
        <w:t xml:space="preserve"> </w:t>
      </w:r>
      <w:proofErr w:type="spellStart"/>
      <w:r w:rsidR="00C160E5">
        <w:t>đường</w:t>
      </w:r>
      <w:proofErr w:type="spellEnd"/>
      <w:r w:rsidR="00C160E5">
        <w:t xml:space="preserve"> </w:t>
      </w:r>
      <w:proofErr w:type="spellStart"/>
      <w:r w:rsidR="00634938">
        <w:t>thẳng</w:t>
      </w:r>
      <w:proofErr w:type="spellEnd"/>
      <w:r w:rsidR="00634938">
        <w:t xml:space="preserve"> </w:t>
      </w:r>
      <w:r w:rsidR="00945862">
        <w:t>b</w:t>
      </w:r>
      <w:r w:rsidR="00634938">
        <w:t xml:space="preserve">, </w:t>
      </w:r>
      <w:proofErr w:type="spellStart"/>
      <w:r w:rsidR="00634938">
        <w:t>các</w:t>
      </w:r>
      <w:proofErr w:type="spellEnd"/>
      <w:r w:rsidR="00634938">
        <w:t xml:space="preserve"> </w:t>
      </w:r>
      <w:proofErr w:type="spellStart"/>
      <w:r w:rsidR="00634938">
        <w:t>điểm</w:t>
      </w:r>
      <w:proofErr w:type="spellEnd"/>
      <w:r w:rsidR="00634938">
        <w:t xml:space="preserve"> </w:t>
      </w:r>
      <w:proofErr w:type="spellStart"/>
      <w:r w:rsidR="00634938">
        <w:t>dữ</w:t>
      </w:r>
      <w:proofErr w:type="spellEnd"/>
      <w:r w:rsidR="00634938">
        <w:t xml:space="preserve"> </w:t>
      </w:r>
      <w:proofErr w:type="spellStart"/>
      <w:r w:rsidR="00634938">
        <w:t>liệu</w:t>
      </w:r>
      <w:proofErr w:type="spellEnd"/>
      <w:r w:rsidR="00634938">
        <w:t xml:space="preserve"> </w:t>
      </w:r>
      <w:proofErr w:type="spellStart"/>
      <w:r w:rsidR="00634938">
        <w:t>của</w:t>
      </w:r>
      <w:proofErr w:type="spellEnd"/>
      <w:r w:rsidR="00634938">
        <w:t xml:space="preserve"> </w:t>
      </w:r>
      <w:proofErr w:type="spellStart"/>
      <w:r w:rsidR="00634938">
        <w:t>mỗi</w:t>
      </w:r>
      <w:proofErr w:type="spellEnd"/>
      <w:r w:rsidR="00634938">
        <w:t xml:space="preserve"> </w:t>
      </w:r>
      <w:proofErr w:type="spellStart"/>
      <w:r w:rsidR="00634938">
        <w:t>lớp</w:t>
      </w:r>
      <w:proofErr w:type="spellEnd"/>
      <w:r w:rsidR="00634938">
        <w:t xml:space="preserve"> </w:t>
      </w:r>
      <w:proofErr w:type="spellStart"/>
      <w:r w:rsidR="00634938">
        <w:t>được</w:t>
      </w:r>
      <w:proofErr w:type="spellEnd"/>
      <w:r w:rsidR="00634938">
        <w:t xml:space="preserve"> </w:t>
      </w:r>
      <w:proofErr w:type="spellStart"/>
      <w:r w:rsidR="00634938">
        <w:t>phân</w:t>
      </w:r>
      <w:proofErr w:type="spellEnd"/>
      <w:r w:rsidR="00634938">
        <w:t xml:space="preserve"> </w:t>
      </w:r>
      <w:proofErr w:type="spellStart"/>
      <w:r w:rsidR="00634938">
        <w:t>tách</w:t>
      </w:r>
      <w:proofErr w:type="spellEnd"/>
      <w:r w:rsidR="00634938">
        <w:t xml:space="preserve"> </w:t>
      </w:r>
      <w:proofErr w:type="spellStart"/>
      <w:r w:rsidR="00634938">
        <w:t>riêng</w:t>
      </w:r>
      <w:proofErr w:type="spellEnd"/>
      <w:r w:rsidR="00634938">
        <w:t xml:space="preserve"> </w:t>
      </w:r>
      <w:proofErr w:type="spellStart"/>
      <w:r w:rsidR="00634938">
        <w:t>biệt</w:t>
      </w:r>
      <w:proofErr w:type="spellEnd"/>
      <w:r w:rsidR="00634938">
        <w:t xml:space="preserve">, </w:t>
      </w:r>
      <w:proofErr w:type="spellStart"/>
      <w:r w:rsidR="00634938">
        <w:t>bài</w:t>
      </w:r>
      <w:proofErr w:type="spellEnd"/>
      <w:r w:rsidR="00634938">
        <w:t xml:space="preserve"> </w:t>
      </w:r>
      <w:proofErr w:type="spellStart"/>
      <w:r w:rsidR="00634938">
        <w:t>toán</w:t>
      </w:r>
      <w:proofErr w:type="spellEnd"/>
      <w:r w:rsidR="00634938">
        <w:t xml:space="preserve"> </w:t>
      </w:r>
      <w:proofErr w:type="spellStart"/>
      <w:r w:rsidR="00634938">
        <w:t>phân</w:t>
      </w:r>
      <w:proofErr w:type="spellEnd"/>
      <w:r w:rsidR="00634938">
        <w:t xml:space="preserve"> </w:t>
      </w:r>
      <w:proofErr w:type="spellStart"/>
      <w:r w:rsidR="00634938">
        <w:t>loại</w:t>
      </w:r>
      <w:proofErr w:type="spellEnd"/>
      <w:r w:rsidR="00634938">
        <w:t xml:space="preserve"> </w:t>
      </w:r>
      <w:proofErr w:type="spellStart"/>
      <w:r w:rsidR="00634938">
        <w:t>trong</w:t>
      </w:r>
      <w:proofErr w:type="spellEnd"/>
      <w:r w:rsidR="00634938">
        <w:t xml:space="preserve"> </w:t>
      </w:r>
      <w:proofErr w:type="spellStart"/>
      <w:r w:rsidR="00634938">
        <w:t>trường</w:t>
      </w:r>
      <w:proofErr w:type="spellEnd"/>
      <w:r w:rsidR="00634938">
        <w:t xml:space="preserve"> </w:t>
      </w:r>
      <w:proofErr w:type="spellStart"/>
      <w:r w:rsidR="00634938">
        <w:t>hợp</w:t>
      </w:r>
      <w:proofErr w:type="spellEnd"/>
      <w:r w:rsidR="00634938">
        <w:t xml:space="preserve"> </w:t>
      </w:r>
      <w:proofErr w:type="spellStart"/>
      <w:r w:rsidR="00634938">
        <w:t>này</w:t>
      </w:r>
      <w:proofErr w:type="spellEnd"/>
      <w:r w:rsidR="00634938">
        <w:t xml:space="preserve"> </w:t>
      </w:r>
      <w:proofErr w:type="spellStart"/>
      <w:r w:rsidR="00634938">
        <w:t>trở</w:t>
      </w:r>
      <w:proofErr w:type="spellEnd"/>
      <w:r w:rsidR="00634938">
        <w:t xml:space="preserve"> </w:t>
      </w:r>
      <w:proofErr w:type="spellStart"/>
      <w:r w:rsidR="00634938">
        <w:t>nên</w:t>
      </w:r>
      <w:proofErr w:type="spellEnd"/>
      <w:r w:rsidR="00634938">
        <w:t xml:space="preserve"> </w:t>
      </w:r>
      <w:proofErr w:type="spellStart"/>
      <w:r w:rsidR="00634938">
        <w:t>thuận</w:t>
      </w:r>
      <w:proofErr w:type="spellEnd"/>
      <w:r w:rsidR="00634938">
        <w:t xml:space="preserve"> </w:t>
      </w:r>
      <w:proofErr w:type="spellStart"/>
      <w:r w:rsidR="00634938">
        <w:t>tiện</w:t>
      </w:r>
      <w:proofErr w:type="spellEnd"/>
      <w:r w:rsidR="00634938">
        <w:t xml:space="preserve"> </w:t>
      </w:r>
      <w:proofErr w:type="spellStart"/>
      <w:r w:rsidR="00634938">
        <w:t>hơn</w:t>
      </w:r>
      <w:proofErr w:type="spellEnd"/>
      <w:r w:rsidR="00F85C2D">
        <w:t xml:space="preserve">, do </w:t>
      </w:r>
      <w:proofErr w:type="spellStart"/>
      <w:r w:rsidR="00F85C2D">
        <w:t>vậy</w:t>
      </w:r>
      <w:proofErr w:type="spellEnd"/>
      <w:r w:rsidR="00F85C2D">
        <w:t xml:space="preserve"> </w:t>
      </w:r>
      <w:proofErr w:type="spellStart"/>
      <w:r w:rsidR="00F85C2D">
        <w:t>đường</w:t>
      </w:r>
      <w:proofErr w:type="spellEnd"/>
      <w:r w:rsidR="00F85C2D">
        <w:t xml:space="preserve"> </w:t>
      </w:r>
      <w:proofErr w:type="spellStart"/>
      <w:r w:rsidR="00F85C2D">
        <w:t>thẳng</w:t>
      </w:r>
      <w:proofErr w:type="spellEnd"/>
      <w:r w:rsidR="00F85C2D">
        <w:t xml:space="preserve"> </w:t>
      </w:r>
      <w:r w:rsidR="00945862">
        <w:t>b</w:t>
      </w:r>
      <w:r w:rsidR="00F85C2D">
        <w:t xml:space="preserve"> </w:t>
      </w:r>
      <w:proofErr w:type="spellStart"/>
      <w:r w:rsidR="00F85C2D">
        <w:t>là</w:t>
      </w:r>
      <w:proofErr w:type="spellEnd"/>
      <w:r w:rsidR="00F85C2D">
        <w:t xml:space="preserve"> </w:t>
      </w:r>
      <w:proofErr w:type="spellStart"/>
      <w:r w:rsidR="00F85C2D">
        <w:t>đường</w:t>
      </w:r>
      <w:proofErr w:type="spellEnd"/>
      <w:r w:rsidR="00F85C2D">
        <w:t xml:space="preserve"> </w:t>
      </w:r>
      <w:proofErr w:type="spellStart"/>
      <w:r w:rsidR="00F85C2D">
        <w:t>thẳng</w:t>
      </w:r>
      <w:proofErr w:type="spellEnd"/>
      <w:r w:rsidR="00F85C2D">
        <w:t xml:space="preserve"> </w:t>
      </w:r>
      <w:proofErr w:type="spellStart"/>
      <w:r w:rsidR="00F85C2D">
        <w:t>lý</w:t>
      </w:r>
      <w:proofErr w:type="spellEnd"/>
      <w:r w:rsidR="00F85C2D">
        <w:t xml:space="preserve"> </w:t>
      </w:r>
      <w:proofErr w:type="spellStart"/>
      <w:r w:rsidR="00F85C2D">
        <w:t>tưởng</w:t>
      </w:r>
      <w:proofErr w:type="spellEnd"/>
      <w:r w:rsidR="00F85C2D">
        <w:t xml:space="preserve"> </w:t>
      </w:r>
      <w:proofErr w:type="spellStart"/>
      <w:r w:rsidR="00F85C2D">
        <w:t>cần</w:t>
      </w:r>
      <w:proofErr w:type="spellEnd"/>
      <w:r w:rsidR="00F85C2D">
        <w:t xml:space="preserve"> </w:t>
      </w:r>
      <w:proofErr w:type="spellStart"/>
      <w:r w:rsidR="00F85C2D">
        <w:t>tìm</w:t>
      </w:r>
      <w:proofErr w:type="spellEnd"/>
      <w:r w:rsidR="00F85C2D">
        <w:t xml:space="preserve"> </w:t>
      </w:r>
      <w:proofErr w:type="spellStart"/>
      <w:r w:rsidR="00F85C2D">
        <w:t>trong</w:t>
      </w:r>
      <w:proofErr w:type="spellEnd"/>
      <w:r w:rsidR="00F85C2D">
        <w:t xml:space="preserve"> </w:t>
      </w:r>
      <w:proofErr w:type="spellStart"/>
      <w:r w:rsidR="00F85C2D">
        <w:t>bài</w:t>
      </w:r>
      <w:proofErr w:type="spellEnd"/>
      <w:r w:rsidR="00F85C2D">
        <w:t xml:space="preserve"> </w:t>
      </w:r>
      <w:proofErr w:type="spellStart"/>
      <w:r w:rsidR="00F85C2D">
        <w:t>toán</w:t>
      </w:r>
      <w:proofErr w:type="spellEnd"/>
      <w:r w:rsidR="00F85C2D">
        <w:t xml:space="preserve"> </w:t>
      </w:r>
      <w:proofErr w:type="spellStart"/>
      <w:r w:rsidR="00F85C2D">
        <w:t>phân</w:t>
      </w:r>
      <w:proofErr w:type="spellEnd"/>
      <w:r w:rsidR="00F85C2D">
        <w:t xml:space="preserve"> </w:t>
      </w:r>
      <w:proofErr w:type="spellStart"/>
      <w:r w:rsidR="00F85C2D">
        <w:t>loại</w:t>
      </w:r>
      <w:proofErr w:type="spellEnd"/>
      <w:r w:rsidR="00F85C2D">
        <w:t xml:space="preserve"> </w:t>
      </w:r>
      <w:proofErr w:type="spellStart"/>
      <w:r w:rsidR="00F85C2D">
        <w:t>áp</w:t>
      </w:r>
      <w:proofErr w:type="spellEnd"/>
      <w:r w:rsidR="00F85C2D">
        <w:t xml:space="preserve"> </w:t>
      </w:r>
      <w:proofErr w:type="spellStart"/>
      <w:r w:rsidR="00F85C2D">
        <w:t>dụng</w:t>
      </w:r>
      <w:proofErr w:type="spellEnd"/>
      <w:r w:rsidR="00F85C2D">
        <w:t xml:space="preserve"> </w:t>
      </w:r>
      <w:proofErr w:type="spellStart"/>
      <w:r w:rsidR="00F85C2D">
        <w:t>thuật</w:t>
      </w:r>
      <w:proofErr w:type="spellEnd"/>
      <w:r w:rsidR="00F85C2D">
        <w:t xml:space="preserve"> </w:t>
      </w:r>
      <w:proofErr w:type="spellStart"/>
      <w:r w:rsidR="00F85C2D">
        <w:t>toán</w:t>
      </w:r>
      <w:proofErr w:type="spellEnd"/>
      <w:r w:rsidR="00F85C2D">
        <w:t xml:space="preserve"> LDA </w:t>
      </w:r>
      <w:proofErr w:type="spellStart"/>
      <w:r w:rsidR="00F85C2D">
        <w:t>này</w:t>
      </w:r>
      <w:proofErr w:type="spellEnd"/>
      <w:r w:rsidR="00F85C2D">
        <w:t>.</w:t>
      </w:r>
    </w:p>
    <w:p w14:paraId="15516F1B" w14:textId="77777777" w:rsidR="00414F59" w:rsidRDefault="00F85C2D" w:rsidP="009E121B">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LDA </w:t>
      </w:r>
      <w:proofErr w:type="spellStart"/>
      <w:r>
        <w:t>là</w:t>
      </w:r>
      <w:proofErr w:type="spellEnd"/>
      <w:r>
        <w:t xml:space="preserve"> </w:t>
      </w:r>
      <w:proofErr w:type="spellStart"/>
      <w:r>
        <w:t>đi</w:t>
      </w:r>
      <w:proofErr w:type="spellEnd"/>
      <w:r>
        <w:t xml:space="preserve"> </w:t>
      </w:r>
      <w:proofErr w:type="spellStart"/>
      <w:r>
        <w:t>tìm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rsidR="002F7552">
        <w:t>của</w:t>
      </w:r>
      <w:proofErr w:type="spellEnd"/>
      <w:r w:rsidR="002F7552">
        <w:t xml:space="preserve"> </w:t>
      </w:r>
      <w:proofErr w:type="spellStart"/>
      <w:r w:rsidR="002F7552">
        <w:t>tỉ</w:t>
      </w:r>
      <w:proofErr w:type="spellEnd"/>
      <w:r w:rsidR="002F7552">
        <w:t xml:space="preserve"> </w:t>
      </w:r>
      <w:proofErr w:type="spellStart"/>
      <w:r w:rsidR="002F7552">
        <w:t>lệ</w:t>
      </w:r>
      <w:proofErr w:type="spellEnd"/>
      <w:r w:rsidR="002F7552">
        <w:t xml:space="preserve"> </w:t>
      </w:r>
      <w:proofErr w:type="spellStart"/>
      <w:r w:rsidR="002F7552">
        <w:t>giữa</w:t>
      </w:r>
      <w:proofErr w:type="spellEnd"/>
      <w:r w:rsidR="002F7552">
        <w:t xml:space="preserve"> </w:t>
      </w:r>
      <w:proofErr w:type="spellStart"/>
      <w:r w:rsidR="002F7552">
        <w:t>độ</w:t>
      </w:r>
      <w:proofErr w:type="spellEnd"/>
      <w:r w:rsidR="002F7552">
        <w:t xml:space="preserve"> </w:t>
      </w:r>
      <w:proofErr w:type="spellStart"/>
      <w:r w:rsidR="002F7552">
        <w:t>lệch</w:t>
      </w:r>
      <w:proofErr w:type="spellEnd"/>
      <w:r w:rsidR="002F7552">
        <w:t xml:space="preserve"> </w:t>
      </w:r>
      <w:proofErr w:type="spellStart"/>
      <w:r w:rsidR="002F7552">
        <w:t>chuẩn</w:t>
      </w:r>
      <w:proofErr w:type="spellEnd"/>
      <w:r w:rsidR="002F7552">
        <w:t xml:space="preserve"> </w:t>
      </w:r>
      <w:proofErr w:type="spellStart"/>
      <w:r w:rsidR="002F7552">
        <w:t>giữa</w:t>
      </w:r>
      <w:proofErr w:type="spellEnd"/>
      <w:r w:rsidR="002F7552">
        <w:t xml:space="preserve"> </w:t>
      </w:r>
      <w:proofErr w:type="spellStart"/>
      <w:r w:rsidR="002F7552">
        <w:t>mỗi</w:t>
      </w:r>
      <w:proofErr w:type="spellEnd"/>
      <w:r w:rsidR="002F7552">
        <w:t xml:space="preserve"> </w:t>
      </w:r>
      <w:proofErr w:type="spellStart"/>
      <w:r w:rsidR="002F7552">
        <w:t>lớp</w:t>
      </w:r>
      <w:proofErr w:type="spellEnd"/>
      <w:r w:rsidR="002F7552">
        <w:t xml:space="preserve"> </w:t>
      </w:r>
      <w:proofErr w:type="spellStart"/>
      <w:r w:rsidR="002F7552">
        <w:t>và</w:t>
      </w:r>
      <w:proofErr w:type="spellEnd"/>
      <w:r w:rsidR="002F7552">
        <w:t xml:space="preserve"> </w:t>
      </w:r>
      <w:proofErr w:type="spellStart"/>
      <w:r w:rsidR="002F7552">
        <w:t>độ</w:t>
      </w:r>
      <w:proofErr w:type="spellEnd"/>
      <w:r w:rsidR="002F7552">
        <w:t xml:space="preserve"> </w:t>
      </w:r>
      <w:proofErr w:type="spellStart"/>
      <w:r w:rsidR="002F7552">
        <w:t>lệch</w:t>
      </w:r>
      <w:proofErr w:type="spellEnd"/>
      <w:r w:rsidR="002F7552">
        <w:t xml:space="preserve"> </w:t>
      </w:r>
      <w:proofErr w:type="spellStart"/>
      <w:r w:rsidR="002F7552">
        <w:t>chuẩn</w:t>
      </w:r>
      <w:proofErr w:type="spellEnd"/>
      <w:r w:rsidR="002F7552">
        <w:t xml:space="preserve"> </w:t>
      </w:r>
      <w:proofErr w:type="spellStart"/>
      <w:r w:rsidR="002F7552">
        <w:t>giữa</w:t>
      </w:r>
      <w:proofErr w:type="spellEnd"/>
      <w:r w:rsidR="002F7552">
        <w:t xml:space="preserve"> </w:t>
      </w:r>
      <w:proofErr w:type="spellStart"/>
      <w:r w:rsidR="002F7552">
        <w:t>các</w:t>
      </w:r>
      <w:proofErr w:type="spellEnd"/>
      <w:r w:rsidR="002F7552">
        <w:t xml:space="preserve"> </w:t>
      </w:r>
      <w:proofErr w:type="spellStart"/>
      <w:r w:rsidR="002F7552">
        <w:t>điểm</w:t>
      </w:r>
      <w:proofErr w:type="spellEnd"/>
      <w:r w:rsidR="002F7552">
        <w:t xml:space="preserve"> </w:t>
      </w:r>
      <w:proofErr w:type="spellStart"/>
      <w:r w:rsidR="002F7552">
        <w:t>dữ</w:t>
      </w:r>
      <w:proofErr w:type="spellEnd"/>
      <w:r w:rsidR="002F7552">
        <w:t xml:space="preserve"> </w:t>
      </w:r>
      <w:proofErr w:type="spellStart"/>
      <w:r w:rsidR="002F7552">
        <w:t>liệu</w:t>
      </w:r>
      <w:proofErr w:type="spellEnd"/>
      <w:r w:rsidR="002F7552">
        <w:t xml:space="preserve"> </w:t>
      </w:r>
      <w:proofErr w:type="spellStart"/>
      <w:r w:rsidR="002F7552">
        <w:t>của</w:t>
      </w:r>
      <w:proofErr w:type="spellEnd"/>
      <w:r w:rsidR="002F7552">
        <w:t xml:space="preserve"> </w:t>
      </w:r>
      <w:proofErr w:type="spellStart"/>
      <w:r w:rsidR="002F7552">
        <w:t>mỗi</w:t>
      </w:r>
      <w:proofErr w:type="spellEnd"/>
      <w:r w:rsidR="002F7552">
        <w:t xml:space="preserve"> </w:t>
      </w:r>
      <w:proofErr w:type="spellStart"/>
      <w:r w:rsidR="002F7552">
        <w:t>lớp</w:t>
      </w:r>
      <w:proofErr w:type="spellEnd"/>
      <w:r w:rsidR="00A63FFB">
        <w:t xml:space="preserve">. </w:t>
      </w:r>
      <w:proofErr w:type="spellStart"/>
      <w:r w:rsidR="00A63FFB">
        <w:t>Phép</w:t>
      </w:r>
      <w:proofErr w:type="spellEnd"/>
      <w:r w:rsidR="00A63FFB">
        <w:t xml:space="preserve"> </w:t>
      </w:r>
      <w:proofErr w:type="spellStart"/>
      <w:r w:rsidR="00A63FFB">
        <w:t>chiếu</w:t>
      </w:r>
      <w:proofErr w:type="spellEnd"/>
      <w:r w:rsidR="00A63FFB">
        <w:t xml:space="preserve"> </w:t>
      </w:r>
      <w:proofErr w:type="spellStart"/>
      <w:r w:rsidR="00A63FFB">
        <w:t>dữ</w:t>
      </w:r>
      <w:proofErr w:type="spellEnd"/>
      <w:r w:rsidR="00A63FFB">
        <w:t xml:space="preserve"> </w:t>
      </w:r>
      <w:proofErr w:type="spellStart"/>
      <w:r w:rsidR="00A63FFB">
        <w:t>liệu</w:t>
      </w:r>
      <w:proofErr w:type="spellEnd"/>
      <w:r w:rsidR="00A63FFB">
        <w:t xml:space="preserve"> </w:t>
      </w:r>
      <w:proofErr w:type="spellStart"/>
      <w:r w:rsidR="00A63FFB">
        <w:t>của</w:t>
      </w:r>
      <w:proofErr w:type="spellEnd"/>
      <w:r w:rsidR="00A63FFB">
        <w:t xml:space="preserve"> </w:t>
      </w:r>
      <w:proofErr w:type="spellStart"/>
      <w:r w:rsidR="00A63FFB">
        <w:t>dữ</w:t>
      </w:r>
      <w:proofErr w:type="spellEnd"/>
      <w:r w:rsidR="00A63FFB">
        <w:t xml:space="preserve"> </w:t>
      </w:r>
      <w:proofErr w:type="spellStart"/>
      <w:r w:rsidR="00A63FFB">
        <w:t>liệu</w:t>
      </w:r>
      <w:proofErr w:type="spellEnd"/>
      <w:r w:rsidR="00A63FFB">
        <w:t xml:space="preserve"> X </w:t>
      </w:r>
      <w:proofErr w:type="spellStart"/>
      <w:r w:rsidR="00A63FFB">
        <w:t>lên</w:t>
      </w:r>
      <w:proofErr w:type="spellEnd"/>
      <w:r w:rsidR="00A63FFB">
        <w:t xml:space="preserve"> </w:t>
      </w:r>
      <w:proofErr w:type="spellStart"/>
      <w:r w:rsidR="00A63FFB">
        <w:t>không</w:t>
      </w:r>
      <w:proofErr w:type="spellEnd"/>
      <w:r w:rsidR="00A63FFB">
        <w:t xml:space="preserve"> </w:t>
      </w:r>
      <w:proofErr w:type="spellStart"/>
      <w:r w:rsidR="00A63FFB">
        <w:t>gian</w:t>
      </w:r>
      <w:proofErr w:type="spellEnd"/>
      <w:r w:rsidR="00A63FFB">
        <w:t xml:space="preserve"> Y </w:t>
      </w:r>
      <w:proofErr w:type="spellStart"/>
      <w:r w:rsidR="00A63FFB">
        <w:t>mới</w:t>
      </w:r>
      <w:proofErr w:type="spellEnd"/>
      <w:r w:rsidR="00A63FFB">
        <w:t xml:space="preserve"> </w:t>
      </w:r>
      <w:proofErr w:type="spellStart"/>
      <w:r w:rsidR="00A63FFB">
        <w:t>được</w:t>
      </w:r>
      <w:proofErr w:type="spellEnd"/>
      <w:r w:rsidR="00A63FFB">
        <w:t xml:space="preserve"> </w:t>
      </w:r>
      <w:proofErr w:type="spellStart"/>
      <w:r w:rsidR="00A63FFB">
        <w:t>đị</w:t>
      </w:r>
      <w:r w:rsidR="00AE64D6">
        <w:t>nh</w:t>
      </w:r>
      <w:proofErr w:type="spellEnd"/>
      <w:r w:rsidR="00AE64D6">
        <w:t xml:space="preserve"> </w:t>
      </w:r>
      <w:proofErr w:type="spellStart"/>
      <w:r w:rsidR="00AE64D6">
        <w:t>nghĩa</w:t>
      </w:r>
      <w:proofErr w:type="spellEnd"/>
      <w:r w:rsidR="00AE64D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14:paraId="7595AD12" w14:textId="77777777" w:rsidTr="00414F59">
        <w:trPr>
          <w:trHeight w:val="527"/>
        </w:trPr>
        <w:tc>
          <w:tcPr>
            <w:tcW w:w="1170" w:type="dxa"/>
          </w:tcPr>
          <w:p w14:paraId="7020119B" w14:textId="77777777" w:rsidR="00FE3E56" w:rsidRDefault="00FE3E56" w:rsidP="00A66A20"/>
        </w:tc>
        <w:tc>
          <w:tcPr>
            <w:tcW w:w="5646" w:type="dxa"/>
            <w:vAlign w:val="center"/>
          </w:tcPr>
          <w:p w14:paraId="19506D5C" w14:textId="77777777"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14:paraId="3D801440" w14:textId="77777777" w:rsidR="00FE3E56" w:rsidRDefault="00FE3E56" w:rsidP="00A66A20">
            <w:pPr>
              <w:pStyle w:val="Caption"/>
            </w:pPr>
            <w:r>
              <w:t xml:space="preserve">( </w:t>
            </w:r>
            <w:fldSimple w:instr=" STYLEREF 1 \s ">
              <w:r w:rsidR="0032158F">
                <w:rPr>
                  <w:noProof/>
                </w:rPr>
                <w:t>2</w:t>
              </w:r>
            </w:fldSimple>
            <w:r>
              <w:t>.</w:t>
            </w:r>
            <w:fldSimple w:instr=" SEQ PT \* ARABIC \s 1 ">
              <w:r w:rsidR="0032158F">
                <w:rPr>
                  <w:noProof/>
                </w:rPr>
                <w:t>8</w:t>
              </w:r>
            </w:fldSimple>
            <w:r>
              <w:t xml:space="preserve"> )</w:t>
            </w:r>
          </w:p>
        </w:tc>
      </w:tr>
    </w:tbl>
    <w:p w14:paraId="0A1D72DE" w14:textId="77777777" w:rsidR="00A63FFB" w:rsidRDefault="00A63FFB" w:rsidP="009E121B">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là</w:t>
      </w:r>
      <w:proofErr w:type="spellEnd"/>
      <w:r>
        <w:t xml:space="preserve">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proofErr w:type="spellStart"/>
      <w:r w:rsidR="00495A2E">
        <w:t>với</w:t>
      </w:r>
      <w:proofErr w:type="spellEnd"/>
      <w:r w:rsidR="00495A2E">
        <w:t xml:space="preserve"> N </w:t>
      </w:r>
      <w:proofErr w:type="spellStart"/>
      <w:r w:rsidR="00495A2E">
        <w:t>là</w:t>
      </w:r>
      <w:proofErr w:type="spellEnd"/>
      <w:r w:rsidR="00495A2E">
        <w:t xml:space="preserve"> </w:t>
      </w:r>
      <w:proofErr w:type="spellStart"/>
      <w:r w:rsidR="00495A2E">
        <w:t>số</w:t>
      </w:r>
      <w:proofErr w:type="spellEnd"/>
      <w:r w:rsidR="00495A2E">
        <w:t xml:space="preserve"> </w:t>
      </w:r>
      <w:proofErr w:type="spellStart"/>
      <w:r w:rsidR="00495A2E">
        <w:t>lượng</w:t>
      </w:r>
      <w:proofErr w:type="spellEnd"/>
      <w:r w:rsidR="00495A2E">
        <w:t xml:space="preserve"> </w:t>
      </w:r>
      <w:proofErr w:type="spellStart"/>
      <w:r w:rsidR="00495A2E">
        <w:t>điểm</w:t>
      </w:r>
      <w:proofErr w:type="spellEnd"/>
      <w:r w:rsidR="00495A2E">
        <w:t xml:space="preserve"> </w:t>
      </w:r>
      <w:proofErr w:type="spellStart"/>
      <w:r w:rsidR="00495A2E">
        <w:t>của</w:t>
      </w:r>
      <w:proofErr w:type="spellEnd"/>
      <w:r w:rsidR="00495A2E">
        <w:t xml:space="preserve"> </w:t>
      </w:r>
      <w:proofErr w:type="spellStart"/>
      <w:r w:rsidR="00495A2E">
        <w:t>lớp</w:t>
      </w:r>
      <w:proofErr w:type="spellEnd"/>
      <w:r w:rsidR="00495A2E">
        <w:t xml:space="preserve"> </w:t>
      </w:r>
      <w:proofErr w:type="spellStart"/>
      <w:r w:rsidR="00495A2E">
        <w:t>đó</w:t>
      </w:r>
      <w:proofErr w:type="spellEnd"/>
    </w:p>
    <w:p w14:paraId="26CC74B5" w14:textId="77777777" w:rsidR="00A63FFB" w:rsidRDefault="00495A2E" w:rsidP="009E121B">
      <w:proofErr w:type="spellStart"/>
      <w:r>
        <w:t>Độ</w:t>
      </w:r>
      <w:proofErr w:type="spellEnd"/>
      <w:r>
        <w:t xml:space="preserve"> </w:t>
      </w:r>
      <w:proofErr w:type="spellStart"/>
      <w:r>
        <w:t>lệch</w:t>
      </w:r>
      <w:proofErr w:type="spellEnd"/>
      <w:r>
        <w:t xml:space="preserve"> </w:t>
      </w:r>
      <w:proofErr w:type="spellStart"/>
      <w:r>
        <w:t>chuẩn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trong</w:t>
      </w:r>
      <w:proofErr w:type="spellEnd"/>
      <w:r>
        <w:t xml:space="preserve"> 1 </w:t>
      </w:r>
      <w:proofErr w:type="spellStart"/>
      <w:r>
        <w:t>lớp</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14:paraId="487BEE55" w14:textId="77777777" w:rsidTr="00414F59">
        <w:tc>
          <w:tcPr>
            <w:tcW w:w="1525" w:type="dxa"/>
          </w:tcPr>
          <w:p w14:paraId="0CA6173A" w14:textId="77777777" w:rsidR="00414F59" w:rsidRDefault="00414F59" w:rsidP="00414F59"/>
        </w:tc>
        <w:tc>
          <w:tcPr>
            <w:tcW w:w="5220" w:type="dxa"/>
          </w:tcPr>
          <w:p w14:paraId="5AD5CCE2" w14:textId="77777777" w:rsidR="00414F59" w:rsidRPr="00414F59" w:rsidRDefault="006C64F2"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14:paraId="5721D883" w14:textId="77777777" w:rsidR="00414F59" w:rsidRDefault="00414F59" w:rsidP="00414F59">
            <w:pPr>
              <w:pStyle w:val="Caption"/>
            </w:pPr>
            <w:r>
              <w:t xml:space="preserve">( </w:t>
            </w:r>
            <w:fldSimple w:instr=" STYLEREF 1 \s ">
              <w:r w:rsidR="0032158F">
                <w:rPr>
                  <w:noProof/>
                </w:rPr>
                <w:t>2</w:t>
              </w:r>
            </w:fldSimple>
            <w:r>
              <w:t>.</w:t>
            </w:r>
            <w:fldSimple w:instr=" SEQ PT \* ARABIC \s 1 ">
              <w:r w:rsidR="0032158F">
                <w:rPr>
                  <w:noProof/>
                </w:rPr>
                <w:t>9</w:t>
              </w:r>
            </w:fldSimple>
            <w:r>
              <w:t xml:space="preserve"> )</w:t>
            </w:r>
          </w:p>
        </w:tc>
      </w:tr>
    </w:tbl>
    <w:p w14:paraId="55731D6D" w14:textId="77777777" w:rsidR="00495A2E" w:rsidRDefault="00AC4303" w:rsidP="00495A2E">
      <w:pPr>
        <w:jc w:val="left"/>
      </w:pPr>
      <w:r>
        <w:t xml:space="preserve">Ta </w:t>
      </w:r>
      <w:proofErr w:type="spellStart"/>
      <w:r>
        <w:t>có</w:t>
      </w:r>
      <w:proofErr w:type="spellEnd"/>
      <w:r>
        <w:t xml:space="preserve"> </w:t>
      </w:r>
      <w:proofErr w:type="spellStart"/>
      <w:r>
        <w:t>công</w:t>
      </w:r>
      <w:proofErr w:type="spellEnd"/>
      <w:r>
        <w:t xml:space="preserve"> </w:t>
      </w:r>
      <w:proofErr w:type="spellStart"/>
      <w:r>
        <w:t>thức</w:t>
      </w:r>
      <w:proofErr w:type="spellEnd"/>
      <w:r>
        <w:t xml:space="preserve"> ma </w:t>
      </w:r>
      <w:proofErr w:type="spellStart"/>
      <w:r>
        <w:t>trận</w:t>
      </w:r>
      <w:proofErr w:type="spellEnd"/>
      <w:r>
        <w:t xml:space="preserve"> </w:t>
      </w:r>
      <w:proofErr w:type="spellStart"/>
      <w:r>
        <w:t>hiệp</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w:t>
      </w:r>
      <w:r w:rsidR="006F2414">
        <w:t>p</w:t>
      </w:r>
      <w:proofErr w:type="spellEnd"/>
      <w:r w:rsidR="006F24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14:paraId="645A3A7C" w14:textId="77777777" w:rsidTr="00803C6F">
        <w:tc>
          <w:tcPr>
            <w:tcW w:w="1525" w:type="dxa"/>
          </w:tcPr>
          <w:p w14:paraId="3C3CC3AD" w14:textId="77777777" w:rsidR="006F2414" w:rsidRDefault="006F2414" w:rsidP="00803C6F"/>
        </w:tc>
        <w:tc>
          <w:tcPr>
            <w:tcW w:w="5220" w:type="dxa"/>
          </w:tcPr>
          <w:p w14:paraId="022B9EF7" w14:textId="77777777" w:rsidR="006F2414" w:rsidRPr="00AE64D6" w:rsidRDefault="006C64F2"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14:paraId="5E7E1869" w14:textId="77777777" w:rsidR="006F2414" w:rsidRDefault="006F2414" w:rsidP="00803C6F">
            <w:pPr>
              <w:pStyle w:val="Caption"/>
            </w:pPr>
          </w:p>
          <w:p w14:paraId="267B5435" w14:textId="77777777" w:rsidR="006F2414" w:rsidRDefault="006F2414" w:rsidP="00803C6F">
            <w:pPr>
              <w:pStyle w:val="Caption"/>
            </w:pPr>
            <w:r>
              <w:t xml:space="preserve">( </w:t>
            </w:r>
            <w:fldSimple w:instr=" STYLEREF 1 \s ">
              <w:r w:rsidR="0032158F">
                <w:rPr>
                  <w:noProof/>
                </w:rPr>
                <w:t>2</w:t>
              </w:r>
            </w:fldSimple>
            <w:r>
              <w:t>.</w:t>
            </w:r>
            <w:fldSimple w:instr=" SEQ PT \* ARABIC \s 1 ">
              <w:r w:rsidR="0032158F">
                <w:rPr>
                  <w:noProof/>
                </w:rPr>
                <w:t>10</w:t>
              </w:r>
            </w:fldSimple>
            <w:r>
              <w:t xml:space="preserve"> )</w:t>
            </w:r>
          </w:p>
        </w:tc>
      </w:tr>
    </w:tbl>
    <w:p w14:paraId="7482A0F4" w14:textId="77777777" w:rsidR="00AC4303" w:rsidRDefault="006F2414" w:rsidP="00495A2E">
      <w:pPr>
        <w:jc w:val="left"/>
      </w:pPr>
      <w:proofErr w:type="spellStart"/>
      <w:r>
        <w:t>Và</w:t>
      </w:r>
      <w:proofErr w:type="spellEnd"/>
      <w:r>
        <w:t xml:space="preserve"> ma </w:t>
      </w:r>
      <w:proofErr w:type="spellStart"/>
      <w:r>
        <w:t>trận</w:t>
      </w:r>
      <w:proofErr w:type="spellEnd"/>
      <w:r>
        <w:t xml:space="preserve"> </w:t>
      </w:r>
      <w:proofErr w:type="spellStart"/>
      <w:r>
        <w:t>hiệp</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lớp</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14:paraId="080FC2BD" w14:textId="77777777" w:rsidTr="00803C6F">
        <w:tc>
          <w:tcPr>
            <w:tcW w:w="1525" w:type="dxa"/>
          </w:tcPr>
          <w:p w14:paraId="52659EC9" w14:textId="77777777" w:rsidR="006F2414" w:rsidRDefault="006F2414" w:rsidP="00803C6F"/>
        </w:tc>
        <w:tc>
          <w:tcPr>
            <w:tcW w:w="5220" w:type="dxa"/>
          </w:tcPr>
          <w:p w14:paraId="1F895F76" w14:textId="77777777" w:rsidR="006F2414" w:rsidRPr="00AE64D6" w:rsidRDefault="006C64F2"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14:paraId="741FEE8E" w14:textId="77777777" w:rsidR="006F2414" w:rsidRDefault="006F2414" w:rsidP="00803C6F">
            <w:pPr>
              <w:pStyle w:val="Caption"/>
            </w:pPr>
            <w:r>
              <w:t xml:space="preserve">( </w:t>
            </w:r>
            <w:fldSimple w:instr=" STYLEREF 1 \s ">
              <w:r w:rsidR="0032158F">
                <w:rPr>
                  <w:noProof/>
                </w:rPr>
                <w:t>2</w:t>
              </w:r>
            </w:fldSimple>
            <w:r>
              <w:t>.</w:t>
            </w:r>
            <w:fldSimple w:instr=" SEQ PT \* ARABIC \s 1 ">
              <w:r w:rsidR="0032158F">
                <w:rPr>
                  <w:noProof/>
                </w:rPr>
                <w:t>11</w:t>
              </w:r>
            </w:fldSimple>
            <w:r>
              <w:t xml:space="preserve"> )</w:t>
            </w:r>
          </w:p>
        </w:tc>
      </w:tr>
    </w:tbl>
    <w:p w14:paraId="5FAE7798" w14:textId="77777777"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14:paraId="5D99185B" w14:textId="77777777" w:rsidTr="00027C6A">
        <w:tc>
          <w:tcPr>
            <w:tcW w:w="1525" w:type="dxa"/>
          </w:tcPr>
          <w:p w14:paraId="432EDF21" w14:textId="77777777" w:rsidR="00803C6F" w:rsidRDefault="00803C6F" w:rsidP="00803C6F"/>
        </w:tc>
        <w:tc>
          <w:tcPr>
            <w:tcW w:w="5220" w:type="dxa"/>
          </w:tcPr>
          <w:p w14:paraId="7832D7D1" w14:textId="77777777" w:rsidR="00803C6F" w:rsidRPr="00AE64D6" w:rsidRDefault="006C64F2"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14:paraId="518E5D2B" w14:textId="77777777" w:rsidR="00803C6F" w:rsidRDefault="00803C6F" w:rsidP="00803C6F">
            <w:pPr>
              <w:pStyle w:val="Caption"/>
            </w:pPr>
            <w:r>
              <w:t xml:space="preserve">( </w:t>
            </w:r>
            <w:fldSimple w:instr=" STYLEREF 1 \s ">
              <w:r w:rsidR="0032158F">
                <w:rPr>
                  <w:noProof/>
                </w:rPr>
                <w:t>2</w:t>
              </w:r>
            </w:fldSimple>
            <w:r>
              <w:t>.</w:t>
            </w:r>
            <w:fldSimple w:instr=" SEQ PT \* ARABIC \s 1 ">
              <w:r w:rsidR="0032158F">
                <w:rPr>
                  <w:noProof/>
                </w:rPr>
                <w:t>12</w:t>
              </w:r>
            </w:fldSimple>
            <w:r>
              <w:t xml:space="preserve"> )</w:t>
            </w:r>
          </w:p>
        </w:tc>
      </w:tr>
      <w:tr w:rsidR="00803C6F" w14:paraId="53F53C38" w14:textId="77777777" w:rsidTr="00027C6A">
        <w:tc>
          <w:tcPr>
            <w:tcW w:w="1525" w:type="dxa"/>
          </w:tcPr>
          <w:p w14:paraId="55483DD0" w14:textId="77777777" w:rsidR="00803C6F" w:rsidRDefault="00803C6F" w:rsidP="00803C6F"/>
        </w:tc>
        <w:tc>
          <w:tcPr>
            <w:tcW w:w="5220" w:type="dxa"/>
          </w:tcPr>
          <w:p w14:paraId="4F783DD6" w14:textId="77777777" w:rsidR="00803C6F" w:rsidRPr="00262B73" w:rsidRDefault="006C64F2"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14:paraId="52E91C73" w14:textId="77777777" w:rsidR="00803C6F" w:rsidRDefault="00803C6F" w:rsidP="00803C6F">
            <w:pPr>
              <w:pStyle w:val="Caption"/>
            </w:pPr>
            <w:r>
              <w:t xml:space="preserve">( </w:t>
            </w:r>
            <w:fldSimple w:instr=" STYLEREF 1 \s ">
              <w:r w:rsidR="0032158F">
                <w:rPr>
                  <w:noProof/>
                </w:rPr>
                <w:t>2</w:t>
              </w:r>
            </w:fldSimple>
            <w:r>
              <w:t>.</w:t>
            </w:r>
            <w:fldSimple w:instr=" SEQ PT \* ARABIC \s 1 ">
              <w:r w:rsidR="0032158F">
                <w:rPr>
                  <w:noProof/>
                </w:rPr>
                <w:t>13</w:t>
              </w:r>
            </w:fldSimple>
            <w:r>
              <w:t xml:space="preserve"> )</w:t>
            </w:r>
          </w:p>
        </w:tc>
      </w:tr>
    </w:tbl>
    <w:p w14:paraId="02142563" w14:textId="77777777" w:rsidR="00AC4303" w:rsidRDefault="00AC4303" w:rsidP="00495A2E">
      <w:pPr>
        <w:jc w:val="left"/>
      </w:pPr>
      <w:proofErr w:type="spellStart"/>
      <w:r>
        <w:t>Với</w:t>
      </w:r>
      <w:proofErr w:type="spellEnd"/>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proofErr w:type="spellStart"/>
      <w:r>
        <w:t>và</w:t>
      </w:r>
      <w:proofErr w:type="spellEnd"/>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proofErr w:type="spellStart"/>
      <w:r>
        <w:t>được</w:t>
      </w:r>
      <w:proofErr w:type="spellEnd"/>
      <w:r>
        <w:t xml:space="preserve"> </w:t>
      </w:r>
      <w:proofErr w:type="spellStart"/>
      <w:r>
        <w:t>tính</w:t>
      </w:r>
      <w:proofErr w:type="spellEnd"/>
      <w:r>
        <w:t xml:space="preserve"> </w:t>
      </w:r>
      <w:proofErr w:type="spellStart"/>
      <w:r w:rsidR="00F87500">
        <w:t>theo</w:t>
      </w:r>
      <w:proofErr w:type="spellEnd"/>
      <w:r w:rsidR="00F87500">
        <w:t xml:space="preserve"> </w:t>
      </w:r>
      <w:proofErr w:type="spellStart"/>
      <w:r w:rsidR="00F87500">
        <w:t>công</w:t>
      </w:r>
      <w:proofErr w:type="spellEnd"/>
      <w:r w:rsidR="00F87500">
        <w:t xml:space="preserve"> </w:t>
      </w:r>
      <w:proofErr w:type="spellStart"/>
      <w:r w:rsidR="00F87500">
        <w:t>thức</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14:paraId="43C7C1FD" w14:textId="77777777" w:rsidTr="00F453A8">
        <w:tc>
          <w:tcPr>
            <w:tcW w:w="1525" w:type="dxa"/>
          </w:tcPr>
          <w:p w14:paraId="59EAEFCD" w14:textId="77777777" w:rsidR="00F453A8" w:rsidRDefault="00F453A8" w:rsidP="00F453A8"/>
        </w:tc>
        <w:tc>
          <w:tcPr>
            <w:tcW w:w="5220" w:type="dxa"/>
          </w:tcPr>
          <w:p w14:paraId="24FE6517" w14:textId="77777777" w:rsidR="00F453A8" w:rsidRPr="00AE64D6" w:rsidRDefault="006C64F2"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14:paraId="4E78F720" w14:textId="77777777" w:rsidR="00F453A8" w:rsidRDefault="00F453A8" w:rsidP="00F453A8">
            <w:pPr>
              <w:pStyle w:val="Caption"/>
            </w:pPr>
          </w:p>
          <w:p w14:paraId="11AD6350" w14:textId="77777777" w:rsidR="00F453A8" w:rsidRDefault="00F453A8" w:rsidP="00F453A8">
            <w:pPr>
              <w:pStyle w:val="Caption"/>
            </w:pPr>
            <w:r>
              <w:t xml:space="preserve">( </w:t>
            </w:r>
            <w:fldSimple w:instr=" STYLEREF 1 \s ">
              <w:r w:rsidR="0032158F">
                <w:rPr>
                  <w:noProof/>
                </w:rPr>
                <w:t>2</w:t>
              </w:r>
            </w:fldSimple>
            <w:r>
              <w:t>.</w:t>
            </w:r>
            <w:fldSimple w:instr=" SEQ PT \* ARABIC \s 1 ">
              <w:r w:rsidR="0032158F">
                <w:rPr>
                  <w:noProof/>
                </w:rPr>
                <w:t>14</w:t>
              </w:r>
            </w:fldSimple>
            <w:r>
              <w:t xml:space="preserve"> )</w:t>
            </w:r>
          </w:p>
        </w:tc>
      </w:tr>
      <w:tr w:rsidR="00F453A8" w14:paraId="7B09A9BC" w14:textId="77777777" w:rsidTr="00F453A8">
        <w:tc>
          <w:tcPr>
            <w:tcW w:w="1525" w:type="dxa"/>
          </w:tcPr>
          <w:p w14:paraId="6169DD27" w14:textId="77777777" w:rsidR="00F453A8" w:rsidRDefault="00F453A8" w:rsidP="00F453A8"/>
        </w:tc>
        <w:tc>
          <w:tcPr>
            <w:tcW w:w="5220" w:type="dxa"/>
          </w:tcPr>
          <w:p w14:paraId="3555FDA1" w14:textId="77777777" w:rsidR="00F453A8" w:rsidRPr="00AE64D6" w:rsidRDefault="006C64F2"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14:paraId="3EEFE8DF" w14:textId="77777777" w:rsidR="00F453A8" w:rsidRDefault="00F453A8" w:rsidP="00F453A8">
            <w:pPr>
              <w:pStyle w:val="Caption"/>
            </w:pPr>
          </w:p>
          <w:p w14:paraId="14C5959F" w14:textId="77777777" w:rsidR="00F453A8" w:rsidRDefault="00F453A8" w:rsidP="00F453A8">
            <w:pPr>
              <w:pStyle w:val="Caption"/>
            </w:pPr>
            <w:r>
              <w:t xml:space="preserve">( </w:t>
            </w:r>
            <w:fldSimple w:instr=" STYLEREF 1 \s ">
              <w:r w:rsidR="0032158F">
                <w:rPr>
                  <w:noProof/>
                </w:rPr>
                <w:t>2</w:t>
              </w:r>
            </w:fldSimple>
            <w:r>
              <w:t>.</w:t>
            </w:r>
            <w:fldSimple w:instr=" SEQ PT \* ARABIC \s 1 ">
              <w:r w:rsidR="0032158F">
                <w:rPr>
                  <w:noProof/>
                </w:rPr>
                <w:t>15</w:t>
              </w:r>
            </w:fldSimple>
            <w:r>
              <w:t xml:space="preserve"> )</w:t>
            </w:r>
          </w:p>
        </w:tc>
      </w:tr>
    </w:tbl>
    <w:p w14:paraId="3CC17B3F" w14:textId="77777777" w:rsidR="00AC4303" w:rsidRDefault="009D1919" w:rsidP="00495A2E">
      <w:pPr>
        <w:jc w:val="left"/>
      </w:pPr>
      <w:proofErr w:type="spellStart"/>
      <w:r>
        <w:t>Hàm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rsidR="00F87500">
        <w:t>của</w:t>
      </w:r>
      <w:proofErr w:type="spellEnd"/>
      <w:r w:rsidR="00F87500">
        <w:t xml:space="preserve"> </w:t>
      </w:r>
      <w:proofErr w:type="spellStart"/>
      <w:r w:rsidR="00F87500">
        <w:t>thuật</w:t>
      </w:r>
      <w:proofErr w:type="spellEnd"/>
      <w:r w:rsidR="00F87500">
        <w:t xml:space="preserve"> </w:t>
      </w:r>
      <w:proofErr w:type="spellStart"/>
      <w:r w:rsidR="00F87500">
        <w:t>toán</w:t>
      </w:r>
      <w:proofErr w:type="spellEnd"/>
      <w:r w:rsidR="00F87500">
        <w:t xml:space="preserve"> LDA </w:t>
      </w:r>
      <w:proofErr w:type="spellStart"/>
      <w:r w:rsidR="00F87500">
        <w:t>có</w:t>
      </w:r>
      <w:proofErr w:type="spellEnd"/>
      <w:r>
        <w:t xml:space="preserve"> </w:t>
      </w:r>
      <w:proofErr w:type="spellStart"/>
      <w:r>
        <w:t>công</w:t>
      </w:r>
      <w:proofErr w:type="spellEnd"/>
      <w:r>
        <w:t xml:space="preserve"> </w:t>
      </w:r>
      <w:proofErr w:type="spellStart"/>
      <w:r>
        <w:t>thức</w:t>
      </w:r>
      <w:proofErr w:type="spellEnd"/>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14:paraId="61E55C03" w14:textId="77777777" w:rsidTr="00F453A8">
        <w:tc>
          <w:tcPr>
            <w:tcW w:w="630" w:type="dxa"/>
          </w:tcPr>
          <w:p w14:paraId="65A1F3BB" w14:textId="77777777" w:rsidR="00F453A8" w:rsidRDefault="00F453A8" w:rsidP="00F453A8"/>
        </w:tc>
        <w:tc>
          <w:tcPr>
            <w:tcW w:w="6115" w:type="dxa"/>
          </w:tcPr>
          <w:p w14:paraId="11103097" w14:textId="77777777" w:rsidR="00F453A8" w:rsidRPr="00AE64D6" w:rsidRDefault="006C64F2"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14:paraId="3524DAA9" w14:textId="77777777" w:rsidR="00F453A8" w:rsidRDefault="00F453A8" w:rsidP="00F453A8">
            <w:pPr>
              <w:pStyle w:val="Caption"/>
            </w:pPr>
            <w:r>
              <w:t xml:space="preserve">( </w:t>
            </w:r>
            <w:fldSimple w:instr=" STYLEREF 1 \s ">
              <w:r w:rsidR="0032158F">
                <w:rPr>
                  <w:noProof/>
                </w:rPr>
                <w:t>2</w:t>
              </w:r>
            </w:fldSimple>
            <w:r>
              <w:t>.</w:t>
            </w:r>
            <w:fldSimple w:instr=" SEQ PT \* ARABIC \s 1 ">
              <w:r w:rsidR="0032158F">
                <w:rPr>
                  <w:noProof/>
                </w:rPr>
                <w:t>16</w:t>
              </w:r>
            </w:fldSimple>
            <w:r>
              <w:t xml:space="preserve"> )</w:t>
            </w:r>
          </w:p>
        </w:tc>
      </w:tr>
    </w:tbl>
    <w:p w14:paraId="3707B808" w14:textId="77777777" w:rsidR="009D1919" w:rsidRDefault="009D1919" w:rsidP="00495A2E">
      <w:pPr>
        <w:jc w:val="left"/>
      </w:pPr>
    </w:p>
    <w:p w14:paraId="3E2BD5AF" w14:textId="5FEF0371" w:rsidR="00A83C5A" w:rsidRDefault="00C00674" w:rsidP="00C00674">
      <w:pPr>
        <w:pStyle w:val="Heading4"/>
        <w:numPr>
          <w:ilvl w:val="0"/>
          <w:numId w:val="0"/>
        </w:numPr>
        <w:ind w:left="851"/>
        <w:pPrChange w:id="260" w:author="Cung Thanh Long" w:date="2021-04-14T11:33:00Z">
          <w:pPr>
            <w:pStyle w:val="Heading4"/>
          </w:pPr>
        </w:pPrChange>
      </w:pPr>
      <w:bookmarkStart w:id="261" w:name="_Toc69243368"/>
      <w:ins w:id="262" w:author="Cung Thanh Long" w:date="2021-04-14T11:33:00Z">
        <w:r>
          <w:t xml:space="preserve">2.3.3. </w:t>
        </w:r>
      </w:ins>
      <w:r w:rsidR="009A518B">
        <w:t>Decision Tree (DT</w:t>
      </w:r>
      <w:r w:rsidR="00A83C5A">
        <w:t>)</w:t>
      </w:r>
      <w:bookmarkEnd w:id="261"/>
      <w:r w:rsidR="00A83C5A" w:rsidRPr="00F33AC2">
        <w:t xml:space="preserve"> </w:t>
      </w:r>
    </w:p>
    <w:p w14:paraId="32B17F0E" w14:textId="77777777" w:rsidR="00581A04" w:rsidRP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32158F" w:rsidRPr="0032158F">
            <w:rPr>
              <w:noProof/>
            </w:rPr>
            <w:t>[20]</w:t>
          </w:r>
          <w:r w:rsidR="009C3E21">
            <w:fldChar w:fldCharType="end"/>
          </w:r>
        </w:sdtContent>
      </w:sdt>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Decision Tree </w:t>
      </w:r>
      <w:proofErr w:type="spellStart"/>
      <w:r>
        <w:t>tạo</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lựa</w:t>
      </w:r>
      <w:proofErr w:type="spellEnd"/>
      <w:r>
        <w:t xml:space="preserve"> </w:t>
      </w:r>
      <w:proofErr w:type="spellStart"/>
      <w:r>
        <w:t>chọn</w:t>
      </w:r>
      <w:proofErr w:type="spellEnd"/>
      <w:r>
        <w:t xml:space="preserve"> ở </w:t>
      </w:r>
      <w:proofErr w:type="spellStart"/>
      <w:r>
        <w:t>mỗi</w:t>
      </w:r>
      <w:proofErr w:type="spellEnd"/>
      <w:r>
        <w:t xml:space="preserve"> </w:t>
      </w:r>
      <w:proofErr w:type="spellStart"/>
      <w:r>
        <w:t>điểm</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bắt</w:t>
      </w:r>
      <w:proofErr w:type="spellEnd"/>
      <w:r>
        <w:t xml:space="preserve"> </w:t>
      </w:r>
      <w:proofErr w:type="spellStart"/>
      <w:r>
        <w:t>đầu</w:t>
      </w:r>
      <w:proofErr w:type="spellEnd"/>
      <w:r>
        <w:t xml:space="preserve"> ở </w:t>
      </w:r>
      <w:proofErr w:type="spellStart"/>
      <w:r>
        <w:t>rễ</w:t>
      </w:r>
      <w:proofErr w:type="spellEnd"/>
      <w:r>
        <w:t xml:space="preserve"> </w:t>
      </w:r>
      <w:proofErr w:type="spellStart"/>
      <w:r>
        <w:t>của</w:t>
      </w:r>
      <w:proofErr w:type="spellEnd"/>
      <w:r>
        <w:t xml:space="preserve"> </w:t>
      </w:r>
      <w:proofErr w:type="spellStart"/>
      <w:r>
        <w:t>cây</w:t>
      </w:r>
      <w:proofErr w:type="spellEnd"/>
      <w:r>
        <w:t xml:space="preserve">, </w:t>
      </w:r>
      <w:proofErr w:type="spellStart"/>
      <w:r>
        <w:t>sau</w:t>
      </w:r>
      <w:proofErr w:type="spellEnd"/>
      <w:r>
        <w:t xml:space="preserve"> </w:t>
      </w:r>
      <w:proofErr w:type="spellStart"/>
      <w:r>
        <w:t>đó</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đi</w:t>
      </w:r>
      <w:proofErr w:type="spellEnd"/>
      <w:r>
        <w:t xml:space="preserve"> </w:t>
      </w:r>
      <w:proofErr w:type="spellStart"/>
      <w:r>
        <w:t>vào</w:t>
      </w:r>
      <w:proofErr w:type="spellEnd"/>
      <w:r>
        <w:t xml:space="preserve"> </w:t>
      </w:r>
      <w:proofErr w:type="spellStart"/>
      <w:r>
        <w:t>các</w:t>
      </w:r>
      <w:proofErr w:type="spellEnd"/>
      <w:r>
        <w:t xml:space="preserve"> </w:t>
      </w:r>
      <w:proofErr w:type="spellStart"/>
      <w:r>
        <w:t>nhánh</w:t>
      </w:r>
      <w:proofErr w:type="spellEnd"/>
      <w:r>
        <w:t xml:space="preserve"> </w:t>
      </w:r>
      <w:proofErr w:type="spellStart"/>
      <w:r>
        <w:t>bên</w:t>
      </w:r>
      <w:proofErr w:type="spellEnd"/>
      <w:r>
        <w:t xml:space="preserve"> </w:t>
      </w:r>
      <w:proofErr w:type="spellStart"/>
      <w:r>
        <w:t>dưới</w:t>
      </w:r>
      <w:proofErr w:type="spellEnd"/>
      <w:r w:rsidR="00B51A8D">
        <w:t xml:space="preserve">, </w:t>
      </w:r>
      <w:proofErr w:type="spellStart"/>
      <w:r w:rsidR="00B51A8D">
        <w:t>cuối</w:t>
      </w:r>
      <w:proofErr w:type="spellEnd"/>
      <w:r w:rsidR="00B51A8D">
        <w:t xml:space="preserve"> </w:t>
      </w:r>
      <w:proofErr w:type="spellStart"/>
      <w:r w:rsidR="00B51A8D">
        <w:t>cùng</w:t>
      </w:r>
      <w:proofErr w:type="spellEnd"/>
      <w:r w:rsidR="00B51A8D">
        <w:t xml:space="preserve"> </w:t>
      </w:r>
      <w:proofErr w:type="spellStart"/>
      <w:r w:rsidR="00B51A8D">
        <w:t>là</w:t>
      </w:r>
      <w:proofErr w:type="spellEnd"/>
      <w:r w:rsidR="00B51A8D">
        <w:t xml:space="preserve"> </w:t>
      </w:r>
      <w:proofErr w:type="spellStart"/>
      <w:r w:rsidR="00B51A8D">
        <w:t>đến</w:t>
      </w:r>
      <w:proofErr w:type="spellEnd"/>
      <w:r w:rsidR="00B51A8D">
        <w:t xml:space="preserve"> </w:t>
      </w:r>
      <w:proofErr w:type="spellStart"/>
      <w:r w:rsidR="00B51A8D">
        <w:t>các</w:t>
      </w:r>
      <w:proofErr w:type="spellEnd"/>
      <w:r w:rsidR="00B51A8D">
        <w:t xml:space="preserve"> </w:t>
      </w:r>
      <w:proofErr w:type="spellStart"/>
      <w:r w:rsidR="00B51A8D">
        <w:t>lá</w:t>
      </w:r>
      <w:proofErr w:type="spellEnd"/>
      <w:r w:rsidR="00B51A8D">
        <w:t xml:space="preserve"> </w:t>
      </w:r>
      <w:proofErr w:type="spellStart"/>
      <w:r w:rsidR="00B51A8D">
        <w:t>là</w:t>
      </w:r>
      <w:proofErr w:type="spellEnd"/>
      <w:r w:rsidR="00B51A8D">
        <w:t xml:space="preserve"> </w:t>
      </w:r>
      <w:proofErr w:type="spellStart"/>
      <w:r w:rsidR="00B51A8D">
        <w:t>nơi</w:t>
      </w:r>
      <w:proofErr w:type="spellEnd"/>
      <w:r w:rsidR="00B51A8D">
        <w:t xml:space="preserve"> </w:t>
      </w:r>
      <w:proofErr w:type="spellStart"/>
      <w:r w:rsidR="00B51A8D">
        <w:t>đưa</w:t>
      </w:r>
      <w:proofErr w:type="spellEnd"/>
      <w:r w:rsidR="00B51A8D">
        <w:t xml:space="preserve"> ra </w:t>
      </w:r>
      <w:proofErr w:type="spellStart"/>
      <w:r w:rsidR="00B51A8D">
        <w:t>giá</w:t>
      </w:r>
      <w:proofErr w:type="spellEnd"/>
      <w:r w:rsidR="00B51A8D">
        <w:t xml:space="preserve"> </w:t>
      </w:r>
      <w:proofErr w:type="spellStart"/>
      <w:r w:rsidR="00B51A8D">
        <w:t>trị</w:t>
      </w:r>
      <w:proofErr w:type="spellEnd"/>
      <w:r w:rsidR="00B51A8D">
        <w:t xml:space="preserve"> </w:t>
      </w:r>
      <w:proofErr w:type="spellStart"/>
      <w:r w:rsidR="00B51A8D">
        <w:t>dự</w:t>
      </w:r>
      <w:proofErr w:type="spellEnd"/>
      <w:r w:rsidR="00B51A8D">
        <w:t xml:space="preserve"> </w:t>
      </w:r>
      <w:proofErr w:type="spellStart"/>
      <w:r w:rsidR="00B51A8D">
        <w:t>đoán</w:t>
      </w:r>
      <w:proofErr w:type="spellEnd"/>
      <w:r>
        <w:t>.</w:t>
      </w:r>
      <w:r w:rsidR="00B51A8D">
        <w:t xml:space="preserve"> </w:t>
      </w:r>
      <w:r w:rsidR="00B51A8D">
        <w:fldChar w:fldCharType="begin"/>
      </w:r>
      <w:r w:rsidR="00B51A8D">
        <w:instrText xml:space="preserve"> REF _Ref68984959 \h </w:instrText>
      </w:r>
      <w:r w:rsidR="00B51A8D">
        <w:fldChar w:fldCharType="separate"/>
      </w:r>
      <w:proofErr w:type="spellStart"/>
      <w:r w:rsidR="0032158F">
        <w:t>Hình</w:t>
      </w:r>
      <w:proofErr w:type="spellEnd"/>
      <w:r w:rsidR="0032158F">
        <w:t xml:space="preserve"> </w:t>
      </w:r>
      <w:r w:rsidR="0032158F">
        <w:rPr>
          <w:noProof/>
        </w:rPr>
        <w:t>2</w:t>
      </w:r>
      <w:r w:rsidR="0032158F">
        <w:t>.</w:t>
      </w:r>
      <w:r w:rsidR="0032158F">
        <w:rPr>
          <w:noProof/>
        </w:rPr>
        <w:t>7</w:t>
      </w:r>
      <w:r w:rsidR="00B51A8D">
        <w:fldChar w:fldCharType="end"/>
      </w:r>
      <w:r w:rsidR="00B51A8D">
        <w:t xml:space="preserve"> </w:t>
      </w:r>
      <w:proofErr w:type="spellStart"/>
      <w:r w:rsidR="00B51A8D">
        <w:t>mô</w:t>
      </w:r>
      <w:proofErr w:type="spellEnd"/>
      <w:r w:rsidR="00B51A8D">
        <w:t xml:space="preserve"> </w:t>
      </w:r>
      <w:proofErr w:type="spellStart"/>
      <w:r w:rsidR="00B51A8D">
        <w:t>tả</w:t>
      </w:r>
      <w:proofErr w:type="spellEnd"/>
      <w:r w:rsidR="00B51A8D">
        <w:t xml:space="preserve"> </w:t>
      </w:r>
      <w:proofErr w:type="spellStart"/>
      <w:r w:rsidR="00B51A8D">
        <w:t>cấu</w:t>
      </w:r>
      <w:proofErr w:type="spellEnd"/>
      <w:r w:rsidR="00B51A8D">
        <w:t xml:space="preserve"> </w:t>
      </w:r>
      <w:proofErr w:type="spellStart"/>
      <w:r w:rsidR="00B51A8D">
        <w:t>tạo</w:t>
      </w:r>
      <w:proofErr w:type="spellEnd"/>
      <w:r w:rsidR="00B51A8D">
        <w:t xml:space="preserve"> </w:t>
      </w:r>
      <w:proofErr w:type="spellStart"/>
      <w:r w:rsidR="00B51A8D">
        <w:t>của</w:t>
      </w:r>
      <w:proofErr w:type="spellEnd"/>
      <w:r w:rsidR="00B51A8D">
        <w:t xml:space="preserve"> </w:t>
      </w:r>
      <w:proofErr w:type="spellStart"/>
      <w:r w:rsidR="00B51A8D">
        <w:t>một</w:t>
      </w:r>
      <w:proofErr w:type="spellEnd"/>
      <w:r w:rsidR="00B51A8D">
        <w:t xml:space="preserve"> </w:t>
      </w:r>
      <w:proofErr w:type="spellStart"/>
      <w:r w:rsidR="00B51A8D">
        <w:t>mô</w:t>
      </w:r>
      <w:proofErr w:type="spellEnd"/>
      <w:r w:rsidR="00B51A8D">
        <w:t xml:space="preserve"> </w:t>
      </w:r>
      <w:proofErr w:type="spellStart"/>
      <w:r w:rsidR="00B51A8D">
        <w:t>hình</w:t>
      </w:r>
      <w:proofErr w:type="spellEnd"/>
      <w:r w:rsidR="00B51A8D">
        <w:t xml:space="preserve"> Decision Tree.</w:t>
      </w:r>
    </w:p>
    <w:p w14:paraId="5E6405D0" w14:textId="77777777" w:rsidR="00581A04" w:rsidRDefault="00C246EC" w:rsidP="00581A04">
      <w:pPr>
        <w:keepNext/>
        <w:jc w:val="center"/>
      </w:pPr>
      <w:r>
        <w:rPr>
          <w:noProof/>
        </w:rPr>
        <w:drawing>
          <wp:inline distT="0" distB="0" distL="0" distR="0" wp14:anchorId="15FF1555" wp14:editId="75E2146C">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14:paraId="3E3FF293" w14:textId="77777777" w:rsidR="00BB4B93" w:rsidRDefault="00581A04" w:rsidP="00581A04">
      <w:pPr>
        <w:pStyle w:val="Caption"/>
      </w:pPr>
      <w:bookmarkStart w:id="263" w:name="_Ref68984959"/>
      <w:bookmarkStart w:id="264" w:name="_Toc69243407"/>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7</w:t>
        </w:r>
      </w:fldSimple>
      <w:bookmarkEnd w:id="263"/>
      <w:r>
        <w:t xml:space="preserve"> </w:t>
      </w:r>
      <w:proofErr w:type="spellStart"/>
      <w:r w:rsidR="00EC13B2">
        <w:t>Mô</w:t>
      </w:r>
      <w:proofErr w:type="spellEnd"/>
      <w:r w:rsidR="00EC13B2">
        <w:t xml:space="preserve"> </w:t>
      </w:r>
      <w:proofErr w:type="spellStart"/>
      <w:r w:rsidR="00EC13B2">
        <w:t>hình</w:t>
      </w:r>
      <w:proofErr w:type="spellEnd"/>
      <w:r w:rsidR="00EC13B2">
        <w:t xml:space="preserve"> </w:t>
      </w:r>
      <w:r>
        <w:t>Decision Tree</w:t>
      </w:r>
      <w:r w:rsidR="009C3E21">
        <w:t xml:space="preserve"> </w:t>
      </w:r>
      <w:sdt>
        <w:sdtPr>
          <w:id w:val="-1196997077"/>
          <w:citation/>
        </w:sdtPr>
        <w:sdtContent>
          <w:r w:rsidR="009C3E21">
            <w:fldChar w:fldCharType="begin"/>
          </w:r>
          <w:r w:rsidR="009C3E21">
            <w:instrText xml:space="preserve"> CITATION htt2 \l 1033 </w:instrText>
          </w:r>
          <w:r w:rsidR="009C3E21">
            <w:fldChar w:fldCharType="separate"/>
          </w:r>
          <w:r w:rsidR="0032158F" w:rsidRPr="0032158F">
            <w:rPr>
              <w:noProof/>
            </w:rPr>
            <w:t>[21]</w:t>
          </w:r>
          <w:r w:rsidR="009C3E21">
            <w:fldChar w:fldCharType="end"/>
          </w:r>
        </w:sdtContent>
      </w:sdt>
      <w:bookmarkEnd w:id="264"/>
    </w:p>
    <w:p w14:paraId="3649CE77" w14:textId="77777777" w:rsidR="00B51A8D" w:rsidRDefault="00B51A8D" w:rsidP="00DF79EE">
      <w:pPr>
        <w:ind w:firstLine="562"/>
      </w:pPr>
      <w:proofErr w:type="spellStart"/>
      <w:r>
        <w:t>Thuật</w:t>
      </w:r>
      <w:proofErr w:type="spellEnd"/>
      <w:r>
        <w:t xml:space="preserve"> </w:t>
      </w:r>
      <w:proofErr w:type="spellStart"/>
      <w:r>
        <w:t>toán</w:t>
      </w:r>
      <w:proofErr w:type="spellEnd"/>
      <w:r>
        <w:t xml:space="preserve"> ID3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lên</w:t>
      </w:r>
      <w:proofErr w:type="spellEnd"/>
      <w:r>
        <w:t xml:space="preserve"> Decision Tree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Entropy.</w:t>
      </w:r>
      <w:r w:rsidR="00585B78">
        <w:t xml:space="preserve"> Cho </w:t>
      </w:r>
      <w:proofErr w:type="spellStart"/>
      <w:r w:rsidR="00585B78">
        <w:t>phân</w:t>
      </w:r>
      <w:proofErr w:type="spellEnd"/>
      <w:r w:rsidR="00585B78">
        <w:t xml:space="preserve"> </w:t>
      </w:r>
      <w:proofErr w:type="spellStart"/>
      <w:r w:rsidR="00585B78">
        <w:t>phối</w:t>
      </w:r>
      <w:proofErr w:type="spellEnd"/>
      <w:r w:rsidR="00585B78">
        <w:t xml:space="preserve"> </w:t>
      </w:r>
      <w:proofErr w:type="spellStart"/>
      <w:r w:rsidR="00585B78">
        <w:t>xác</w:t>
      </w:r>
      <w:proofErr w:type="spellEnd"/>
      <w:r w:rsidR="00585B78">
        <w:t xml:space="preserve"> </w:t>
      </w:r>
      <w:proofErr w:type="spellStart"/>
      <w:r w:rsidR="00585B78">
        <w:t>suất</w:t>
      </w:r>
      <w:proofErr w:type="spellEnd"/>
      <w:r w:rsidR="00585B78">
        <w:t xml:space="preserve"> </w:t>
      </w:r>
      <w:proofErr w:type="spellStart"/>
      <w:r w:rsidR="00585B78">
        <w:t>của</w:t>
      </w:r>
      <w:proofErr w:type="spellEnd"/>
      <w:r w:rsidR="00585B78">
        <w:t xml:space="preserve"> </w:t>
      </w:r>
      <w:proofErr w:type="spellStart"/>
      <w:r w:rsidR="00585B78">
        <w:t>biến</w:t>
      </w:r>
      <w:proofErr w:type="spellEnd"/>
      <w:r w:rsidR="00585B78">
        <w:t xml:space="preserve"> </w:t>
      </w:r>
      <w:proofErr w:type="spellStart"/>
      <w:r w:rsidR="00585B78">
        <w:t>rời</w:t>
      </w:r>
      <w:proofErr w:type="spellEnd"/>
      <w:r w:rsidR="00585B78">
        <w:t xml:space="preserve"> </w:t>
      </w:r>
      <w:proofErr w:type="spellStart"/>
      <w:r w:rsidR="00585B78">
        <w:t>rạc</w:t>
      </w:r>
      <w:proofErr w:type="spellEnd"/>
      <w:r w:rsidR="00585B78">
        <w:t xml:space="preserve"> x </w:t>
      </w:r>
      <w:proofErr w:type="spellStart"/>
      <w:r w:rsidR="00585B78">
        <w:t>có</w:t>
      </w:r>
      <w:proofErr w:type="spellEnd"/>
      <w:r w:rsidR="00585B78">
        <w:t xml:space="preserve"> </w:t>
      </w:r>
      <w:proofErr w:type="spellStart"/>
      <w:r w:rsidR="00585B78">
        <w:t>thể</w:t>
      </w:r>
      <w:proofErr w:type="spellEnd"/>
      <w:r w:rsidR="00585B78">
        <w:t xml:space="preserve"> </w:t>
      </w:r>
      <w:proofErr w:type="spellStart"/>
      <w:r w:rsidR="00585B78">
        <w:t>nhận</w:t>
      </w:r>
      <w:proofErr w:type="spellEnd"/>
      <w:r w:rsidR="00585B78">
        <w:t xml:space="preserve"> </w:t>
      </w:r>
      <w:proofErr w:type="spellStart"/>
      <w:r w:rsidR="00585B78">
        <w:t>các</w:t>
      </w:r>
      <w:proofErr w:type="spellEnd"/>
      <w:r w:rsidR="00585B78">
        <w:t xml:space="preserve"> </w:t>
      </w:r>
      <w:proofErr w:type="spellStart"/>
      <w:r w:rsidR="00585B78">
        <w:t>giá</w:t>
      </w:r>
      <w:proofErr w:type="spellEnd"/>
      <w:r w:rsidR="00585B78">
        <w:t xml:space="preserve"> </w:t>
      </w:r>
      <w:proofErr w:type="spellStart"/>
      <w:r w:rsidR="00585B78">
        <w:t>trị</w:t>
      </w:r>
      <w:proofErr w:type="spellEnd"/>
      <w:r w:rsidR="00585B78">
        <w:t xml:space="preserve"> x</w:t>
      </w:r>
      <w:r w:rsidR="00585B78">
        <w:rPr>
          <w:vertAlign w:val="subscript"/>
        </w:rPr>
        <w:t>1</w:t>
      </w:r>
      <w:r w:rsidR="00585B78">
        <w:t>, x</w:t>
      </w:r>
      <w:r w:rsidR="00585B78">
        <w:rPr>
          <w:vertAlign w:val="subscript"/>
        </w:rPr>
        <w:t>2</w:t>
      </w:r>
      <w:r w:rsidR="00585B78">
        <w:t xml:space="preserve">, …, </w:t>
      </w:r>
      <w:proofErr w:type="spellStart"/>
      <w:r w:rsidR="00585B78">
        <w:t>x</w:t>
      </w:r>
      <w:r w:rsidR="00585B78">
        <w:rPr>
          <w:vertAlign w:val="subscript"/>
        </w:rPr>
        <w:t>n</w:t>
      </w:r>
      <w:proofErr w:type="spellEnd"/>
      <w:r w:rsidR="00585B78">
        <w:t xml:space="preserve">. Khi </w:t>
      </w:r>
      <w:proofErr w:type="spellStart"/>
      <w:r w:rsidR="00585B78">
        <w:t>đó</w:t>
      </w:r>
      <w:proofErr w:type="spellEnd"/>
      <w:r w:rsidR="00585B78">
        <w:t xml:space="preserve"> </w:t>
      </w:r>
      <w:proofErr w:type="spellStart"/>
      <w:r w:rsidR="00585B78">
        <w:t>xác</w:t>
      </w:r>
      <w:proofErr w:type="spellEnd"/>
      <w:r w:rsidR="00585B78">
        <w:t xml:space="preserve"> </w:t>
      </w:r>
      <w:proofErr w:type="spellStart"/>
      <w:r w:rsidR="00585B78">
        <w:t>suất</w:t>
      </w:r>
      <w:proofErr w:type="spellEnd"/>
      <w:r w:rsidR="00585B78">
        <w:t xml:space="preserve"> x </w:t>
      </w:r>
      <w:proofErr w:type="spellStart"/>
      <w:r w:rsidR="00585B78">
        <w:t>nhận</w:t>
      </w:r>
      <w:proofErr w:type="spellEnd"/>
      <w:r w:rsidR="00585B78">
        <w:t xml:space="preserve"> </w:t>
      </w:r>
      <w:proofErr w:type="spellStart"/>
      <w:r w:rsidR="00585B78">
        <w:t>các</w:t>
      </w:r>
      <w:proofErr w:type="spellEnd"/>
      <w:r w:rsidR="00585B78">
        <w:t xml:space="preserve"> </w:t>
      </w:r>
      <w:proofErr w:type="spellStart"/>
      <w:r w:rsidR="00585B78">
        <w:t>giá</w:t>
      </w:r>
      <w:proofErr w:type="spellEnd"/>
      <w:r w:rsidR="00585B78">
        <w:t xml:space="preserve"> </w:t>
      </w:r>
      <w:proofErr w:type="spellStart"/>
      <w:r w:rsidR="00585B78">
        <w:t>trị</w:t>
      </w:r>
      <w:proofErr w:type="spellEnd"/>
      <w:r w:rsidR="00585B78">
        <w:t xml:space="preserve"> </w:t>
      </w:r>
      <w:proofErr w:type="spellStart"/>
      <w:r w:rsidR="00585B78">
        <w:t>đó</w:t>
      </w:r>
      <w:proofErr w:type="spellEnd"/>
      <w:r w:rsidR="00585B78">
        <w:t xml:space="preserve"> </w:t>
      </w:r>
      <w:proofErr w:type="spellStart"/>
      <w:r w:rsidR="00585B78">
        <w:t>là</w:t>
      </w:r>
      <w:proofErr w:type="spellEnd"/>
      <w:r w:rsidR="00585B78">
        <w:t xml:space="preserve"> p</w:t>
      </w:r>
      <w:r w:rsidR="00585B78">
        <w:rPr>
          <w:vertAlign w:val="subscript"/>
        </w:rPr>
        <w:t>i</w:t>
      </w:r>
      <w:r w:rsidR="00585B78">
        <w:t xml:space="preserve"> = </w:t>
      </w:r>
      <w:proofErr w:type="gramStart"/>
      <w:r w:rsidR="00585B78">
        <w:t>p(</w:t>
      </w:r>
      <w:proofErr w:type="gramEnd"/>
      <w:r w:rsidR="00585B78">
        <w:t>x = x</w:t>
      </w:r>
      <w:r w:rsidR="00585B78">
        <w:rPr>
          <w:vertAlign w:val="subscript"/>
        </w:rPr>
        <w:t>i</w:t>
      </w:r>
      <w:r w:rsidR="00585B78">
        <w:t xml:space="preserve">) </w:t>
      </w:r>
      <w:proofErr w:type="spellStart"/>
      <w:r w:rsidR="00585B78">
        <w:t>với</w:t>
      </w:r>
      <w:proofErr w:type="spellEnd"/>
      <w:r w:rsidR="00585B78">
        <w:t xml:space="preserve"> 0 ≤ p</w:t>
      </w:r>
      <w:r w:rsidR="00585B78">
        <w:rPr>
          <w:vertAlign w:val="subscript"/>
        </w:rPr>
        <w:t>i</w:t>
      </w:r>
      <w:r w:rsidR="00585B78">
        <w:t xml:space="preserve"> ≤ 1 </w:t>
      </w:r>
      <w:proofErr w:type="spellStart"/>
      <w:r w:rsidR="00585B78">
        <w:t>và</w:t>
      </w:r>
      <w:proofErr w:type="spellEnd"/>
      <w:r w:rsidR="00585B78">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w:t>
      </w:r>
      <w:proofErr w:type="spellStart"/>
      <w:r w:rsidR="00FE04B6">
        <w:t>ủa</w:t>
      </w:r>
      <w:proofErr w:type="spellEnd"/>
      <w:r w:rsidR="00FE04B6">
        <w:t xml:space="preserve"> </w:t>
      </w:r>
      <w:proofErr w:type="spellStart"/>
      <w:r w:rsidR="00FE04B6">
        <w:t>phân</w:t>
      </w:r>
      <w:proofErr w:type="spellEnd"/>
      <w:r w:rsidR="00FE04B6">
        <w:t xml:space="preserve"> </w:t>
      </w:r>
      <w:proofErr w:type="spellStart"/>
      <w:r w:rsidR="00FE04B6">
        <w:t>phối</w:t>
      </w:r>
      <w:proofErr w:type="spellEnd"/>
      <w:r w:rsidR="00FE04B6">
        <w:t xml:space="preserve"> </w:t>
      </w:r>
      <w:proofErr w:type="spellStart"/>
      <w:r w:rsidR="00FE04B6">
        <w:t>này</w:t>
      </w:r>
      <w:proofErr w:type="spellEnd"/>
      <w:r w:rsidR="00FE04B6">
        <w:t xml:space="preserve"> </w:t>
      </w:r>
      <w:proofErr w:type="spellStart"/>
      <w:r w:rsidR="00FE04B6">
        <w:t>được</w:t>
      </w:r>
      <w:proofErr w:type="spellEnd"/>
      <w:r w:rsidR="00FE04B6">
        <w:t xml:space="preserve"> </w:t>
      </w:r>
      <w:proofErr w:type="spellStart"/>
      <w:r w:rsidR="00FE04B6">
        <w:t>định</w:t>
      </w:r>
      <w:proofErr w:type="spellEnd"/>
      <w:r w:rsidR="00FE04B6">
        <w:t xml:space="preserve"> </w:t>
      </w:r>
      <w:proofErr w:type="spellStart"/>
      <w:r w:rsidR="00FE04B6">
        <w:t>nghĩa</w:t>
      </w:r>
      <w:proofErr w:type="spellEnd"/>
      <w:r w:rsidR="00FE04B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5C3FE261" w14:textId="77777777" w:rsidTr="003A00F2">
        <w:tc>
          <w:tcPr>
            <w:tcW w:w="1525" w:type="dxa"/>
          </w:tcPr>
          <w:p w14:paraId="488275A2" w14:textId="77777777" w:rsidR="00EC13B2" w:rsidRDefault="00EC13B2" w:rsidP="003A00F2"/>
        </w:tc>
        <w:tc>
          <w:tcPr>
            <w:tcW w:w="5220" w:type="dxa"/>
          </w:tcPr>
          <w:p w14:paraId="4FE7AFDA" w14:textId="77777777"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14:paraId="06521C89" w14:textId="77777777" w:rsidR="00EC13B2" w:rsidRDefault="00EC13B2" w:rsidP="003A00F2">
            <w:pPr>
              <w:pStyle w:val="Caption"/>
            </w:pPr>
          </w:p>
          <w:p w14:paraId="171D5B2F" w14:textId="77777777" w:rsidR="00EC13B2" w:rsidRDefault="00EC13B2" w:rsidP="003A00F2">
            <w:pPr>
              <w:pStyle w:val="Caption"/>
            </w:pPr>
            <w:r>
              <w:t xml:space="preserve">( </w:t>
            </w:r>
            <w:fldSimple w:instr=" STYLEREF 1 \s ">
              <w:r w:rsidR="0032158F">
                <w:rPr>
                  <w:noProof/>
                </w:rPr>
                <w:t>2</w:t>
              </w:r>
            </w:fldSimple>
            <w:r>
              <w:t>.</w:t>
            </w:r>
            <w:fldSimple w:instr=" SEQ PT \* ARABIC \s 1 ">
              <w:r w:rsidR="0032158F">
                <w:rPr>
                  <w:noProof/>
                </w:rPr>
                <w:t>17</w:t>
              </w:r>
            </w:fldSimple>
            <w:r>
              <w:t xml:space="preserve"> )</w:t>
            </w:r>
          </w:p>
        </w:tc>
      </w:tr>
    </w:tbl>
    <w:p w14:paraId="19DC87F2" w14:textId="77777777" w:rsidR="00FE04B6" w:rsidRDefault="0051413C" w:rsidP="00DF79EE">
      <w:pPr>
        <w:ind w:firstLine="562"/>
      </w:pP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C </w:t>
      </w:r>
      <w:proofErr w:type="spellStart"/>
      <w:r>
        <w:t>lớp</w:t>
      </w:r>
      <w:proofErr w:type="spellEnd"/>
      <w:r>
        <w:t xml:space="preserve"> </w:t>
      </w:r>
      <w:proofErr w:type="spellStart"/>
      <w:r>
        <w:t>khác</w:t>
      </w:r>
      <w:proofErr w:type="spellEnd"/>
      <w:r>
        <w:t xml:space="preserve"> </w:t>
      </w:r>
      <w:proofErr w:type="spellStart"/>
      <w:r>
        <w:t>nhau</w:t>
      </w:r>
      <w:proofErr w:type="spellEnd"/>
      <w:r>
        <w:t xml:space="preserve">, ở </w:t>
      </w:r>
      <w:proofErr w:type="spellStart"/>
      <w:r>
        <w:t>một</w:t>
      </w:r>
      <w:proofErr w:type="spellEnd"/>
      <w:r>
        <w:t xml:space="preserve"> node </w:t>
      </w:r>
      <w:proofErr w:type="spellStart"/>
      <w:r>
        <w:t>bất</w:t>
      </w:r>
      <w:proofErr w:type="spellEnd"/>
      <w:r>
        <w:t xml:space="preserve"> </w:t>
      </w:r>
      <w:proofErr w:type="spellStart"/>
      <w:r>
        <w:t>kì</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lá</w:t>
      </w:r>
      <w:proofErr w:type="spellEnd"/>
      <w:r>
        <w:t xml:space="preserve">, </w:t>
      </w:r>
      <w:proofErr w:type="spellStart"/>
      <w:r>
        <w:t>tập</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S </w:t>
      </w:r>
      <w:proofErr w:type="spellStart"/>
      <w:r>
        <w:t>có</w:t>
      </w:r>
      <w:proofErr w:type="spellEnd"/>
      <w:r>
        <w:t xml:space="preserve"> N </w:t>
      </w:r>
      <w:proofErr w:type="spellStart"/>
      <w:r>
        <w:t>phần</w:t>
      </w:r>
      <w:proofErr w:type="spellEnd"/>
      <w:r>
        <w:t xml:space="preserve"> </w:t>
      </w:r>
      <w:proofErr w:type="spellStart"/>
      <w:r>
        <w:t>tử</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có</w:t>
      </w:r>
      <w:proofErr w:type="spellEnd"/>
      <w:r>
        <w:t xml:space="preserve"> N</w:t>
      </w:r>
      <w:r>
        <w:rPr>
          <w:vertAlign w:val="subscript"/>
        </w:rPr>
        <w:t>c</w:t>
      </w:r>
      <w:r>
        <w:t xml:space="preserve"> </w:t>
      </w:r>
      <w:proofErr w:type="spellStart"/>
      <w:r>
        <w:t>phần</w:t>
      </w:r>
      <w:proofErr w:type="spellEnd"/>
      <w:r>
        <w:t xml:space="preserve"> </w:t>
      </w:r>
      <w:proofErr w:type="spellStart"/>
      <w:r>
        <w:t>tử</w:t>
      </w:r>
      <w:proofErr w:type="spellEnd"/>
      <w:r w:rsidR="00EC13B2">
        <w:t xml:space="preserve">, </w:t>
      </w:r>
      <w:r>
        <w:t xml:space="preserve">entropy </w:t>
      </w:r>
      <w:proofErr w:type="spellStart"/>
      <w:r>
        <w:t>tại</w:t>
      </w:r>
      <w:proofErr w:type="spellEnd"/>
      <w:r>
        <w:t xml:space="preserve"> node </w:t>
      </w:r>
      <w:proofErr w:type="spellStart"/>
      <w:r>
        <w:t>này</w:t>
      </w:r>
      <w:proofErr w:type="spellEnd"/>
      <w:r>
        <w:t xml:space="preserve"> </w:t>
      </w:r>
      <w:proofErr w:type="spellStart"/>
      <w:r>
        <w:t>là</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53DA55F4" w14:textId="77777777" w:rsidTr="003A00F2">
        <w:tc>
          <w:tcPr>
            <w:tcW w:w="1525" w:type="dxa"/>
          </w:tcPr>
          <w:p w14:paraId="3C580730" w14:textId="77777777" w:rsidR="00EC13B2" w:rsidRDefault="00EC13B2" w:rsidP="003A00F2"/>
        </w:tc>
        <w:tc>
          <w:tcPr>
            <w:tcW w:w="5220" w:type="dxa"/>
          </w:tcPr>
          <w:p w14:paraId="18187FBA" w14:textId="77777777"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14:paraId="7EE8BA63" w14:textId="77777777" w:rsidR="00EC13B2" w:rsidRDefault="00EC13B2" w:rsidP="003A00F2">
            <w:pPr>
              <w:pStyle w:val="Caption"/>
            </w:pPr>
          </w:p>
          <w:p w14:paraId="41437488" w14:textId="77777777" w:rsidR="00EC13B2" w:rsidRDefault="00EC13B2" w:rsidP="003A00F2">
            <w:pPr>
              <w:pStyle w:val="Caption"/>
            </w:pPr>
            <w:r>
              <w:t xml:space="preserve">( </w:t>
            </w:r>
            <w:fldSimple w:instr=" STYLEREF 1 \s ">
              <w:r w:rsidR="0032158F">
                <w:rPr>
                  <w:noProof/>
                </w:rPr>
                <w:t>2</w:t>
              </w:r>
            </w:fldSimple>
            <w:r>
              <w:t>.</w:t>
            </w:r>
            <w:fldSimple w:instr=" SEQ PT \* ARABIC \s 1 ">
              <w:r w:rsidR="0032158F">
                <w:rPr>
                  <w:noProof/>
                </w:rPr>
                <w:t>18</w:t>
              </w:r>
            </w:fldSimple>
            <w:r>
              <w:t xml:space="preserve"> )</w:t>
            </w:r>
          </w:p>
        </w:tc>
      </w:tr>
    </w:tbl>
    <w:p w14:paraId="7A205597" w14:textId="77777777" w:rsidR="0051413C" w:rsidRDefault="0051413C" w:rsidP="00DF79EE">
      <w:pPr>
        <w:ind w:firstLine="562"/>
      </w:pPr>
      <w:proofErr w:type="spellStart"/>
      <w:r>
        <w:lastRenderedPageBreak/>
        <w:t>Với</w:t>
      </w:r>
      <w:proofErr w:type="spellEnd"/>
      <w:r>
        <w:t xml:space="preserve"> </w:t>
      </w:r>
      <w:proofErr w:type="spellStart"/>
      <w:r>
        <w:t>thuộc</w:t>
      </w:r>
      <w:proofErr w:type="spellEnd"/>
      <w:r>
        <w:t xml:space="preserve"> </w:t>
      </w:r>
      <w:proofErr w:type="spellStart"/>
      <w:r>
        <w:t>tính</w:t>
      </w:r>
      <w:proofErr w:type="spellEnd"/>
      <w:r>
        <w:t xml:space="preserve"> x,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chia </w:t>
      </w:r>
      <w:proofErr w:type="spellStart"/>
      <w:r>
        <w:t>thành</w:t>
      </w:r>
      <w:proofErr w:type="spellEnd"/>
      <w:r>
        <w:t xml:space="preserve"> K node con S</w:t>
      </w:r>
      <w:r>
        <w:rPr>
          <w:vertAlign w:val="subscript"/>
        </w:rPr>
        <w:t>1</w:t>
      </w:r>
      <w:r>
        <w:t>, S</w:t>
      </w:r>
      <w:r>
        <w:rPr>
          <w:vertAlign w:val="subscript"/>
        </w:rPr>
        <w:t>2</w:t>
      </w:r>
      <w:r>
        <w:t>, …, S</w:t>
      </w:r>
      <w:r>
        <w:rPr>
          <w:vertAlign w:val="subscript"/>
        </w:rPr>
        <w:t>K</w:t>
      </w:r>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m</w:t>
      </w:r>
      <w:r>
        <w:softHyphen/>
      </w:r>
      <w:r>
        <w:rPr>
          <w:vertAlign w:val="subscript"/>
        </w:rPr>
        <w:t>1</w:t>
      </w:r>
      <w:r>
        <w:t>, m</w:t>
      </w:r>
      <w:r>
        <w:rPr>
          <w:vertAlign w:val="subscript"/>
        </w:rPr>
        <w:t>2</w:t>
      </w:r>
      <w:r>
        <w:t>, …, m</w:t>
      </w:r>
      <w:r>
        <w:rPr>
          <w:vertAlign w:val="subscript"/>
        </w:rPr>
        <w:t>k</w:t>
      </w:r>
      <w:r>
        <w:t xml:space="preserve">. Ta </w:t>
      </w:r>
      <w:proofErr w:type="spellStart"/>
      <w:r>
        <w:t>có</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5E83C272" w14:textId="77777777" w:rsidTr="003A00F2">
        <w:tc>
          <w:tcPr>
            <w:tcW w:w="1525" w:type="dxa"/>
          </w:tcPr>
          <w:p w14:paraId="45808DE5" w14:textId="77777777" w:rsidR="00EC13B2" w:rsidRDefault="00EC13B2" w:rsidP="003A00F2"/>
        </w:tc>
        <w:tc>
          <w:tcPr>
            <w:tcW w:w="5220" w:type="dxa"/>
          </w:tcPr>
          <w:p w14:paraId="6FD076C3" w14:textId="77777777"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14:paraId="2B68F840" w14:textId="77777777" w:rsidR="00EC13B2" w:rsidRDefault="00EC13B2" w:rsidP="003A00F2">
            <w:pPr>
              <w:pStyle w:val="Caption"/>
            </w:pPr>
          </w:p>
          <w:p w14:paraId="750867D1" w14:textId="77777777" w:rsidR="00EC13B2" w:rsidRDefault="00EC13B2" w:rsidP="003A00F2">
            <w:pPr>
              <w:pStyle w:val="Caption"/>
            </w:pPr>
            <w:r>
              <w:t xml:space="preserve">( </w:t>
            </w:r>
            <w:fldSimple w:instr=" STYLEREF 1 \s ">
              <w:r w:rsidR="0032158F">
                <w:rPr>
                  <w:noProof/>
                </w:rPr>
                <w:t>2</w:t>
              </w:r>
            </w:fldSimple>
            <w:r>
              <w:t>.</w:t>
            </w:r>
            <w:fldSimple w:instr=" SEQ PT \* ARABIC \s 1 ">
              <w:r w:rsidR="0032158F">
                <w:rPr>
                  <w:noProof/>
                </w:rPr>
                <w:t>19</w:t>
              </w:r>
            </w:fldSimple>
            <w:r>
              <w:t xml:space="preserve"> )</w:t>
            </w:r>
          </w:p>
        </w:tc>
      </w:tr>
    </w:tbl>
    <w:p w14:paraId="7FC783A0" w14:textId="77777777" w:rsidR="0051413C" w:rsidRDefault="0051413C" w:rsidP="0051413C">
      <w:proofErr w:type="spellStart"/>
      <w:r>
        <w:t>là</w:t>
      </w:r>
      <w:proofErr w:type="spellEnd"/>
      <w:r>
        <w:t xml:space="preserve"> </w:t>
      </w:r>
      <w:proofErr w:type="spellStart"/>
      <w:r>
        <w:t>tổng</w:t>
      </w:r>
      <w:proofErr w:type="spellEnd"/>
      <w:r>
        <w:t xml:space="preserve"> </w:t>
      </w:r>
      <w:proofErr w:type="spellStart"/>
      <w:r>
        <w:t>trọng</w:t>
      </w:r>
      <w:proofErr w:type="spellEnd"/>
      <w:r>
        <w:t xml:space="preserve"> </w:t>
      </w:r>
      <w:proofErr w:type="spellStart"/>
      <w:r>
        <w:t>số</w:t>
      </w:r>
      <w:proofErr w:type="spellEnd"/>
      <w:r>
        <w:t xml:space="preserve"> entropy </w:t>
      </w:r>
      <w:proofErr w:type="spellStart"/>
      <w:r>
        <w:t>mỗi</w:t>
      </w:r>
      <w:proofErr w:type="spellEnd"/>
      <w:r>
        <w:t xml:space="preserve"> node con. </w:t>
      </w:r>
      <w:proofErr w:type="spellStart"/>
      <w:r>
        <w:t>Định</w:t>
      </w:r>
      <w:proofErr w:type="spellEnd"/>
      <w:r>
        <w:t xml:space="preserve"> </w:t>
      </w:r>
      <w:proofErr w:type="spellStart"/>
      <w:r>
        <w:t>nghĩa</w:t>
      </w:r>
      <w:proofErr w:type="spellEnd"/>
      <w:r>
        <w:t xml:space="preserve"> </w:t>
      </w:r>
      <w:proofErr w:type="spellStart"/>
      <w:r>
        <w:t>thông</w:t>
      </w:r>
      <w:proofErr w:type="spellEnd"/>
      <w:r>
        <w:t xml:space="preserve"> tin </w:t>
      </w:r>
      <w:proofErr w:type="spellStart"/>
      <w:r>
        <w:t>mang</w:t>
      </w:r>
      <w:proofErr w:type="spellEnd"/>
      <w:r>
        <w:t xml:space="preserve"> </w:t>
      </w:r>
      <w:proofErr w:type="spellStart"/>
      <w:r>
        <w:t>lại</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07CF5970" w14:textId="77777777" w:rsidTr="003A00F2">
        <w:tc>
          <w:tcPr>
            <w:tcW w:w="1525" w:type="dxa"/>
          </w:tcPr>
          <w:p w14:paraId="241186C4" w14:textId="77777777" w:rsidR="00EC13B2" w:rsidRDefault="00EC13B2" w:rsidP="003A00F2"/>
        </w:tc>
        <w:tc>
          <w:tcPr>
            <w:tcW w:w="5220" w:type="dxa"/>
          </w:tcPr>
          <w:p w14:paraId="4F6BC792" w14:textId="77777777"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14:paraId="74D418FB" w14:textId="77777777" w:rsidR="00EC13B2" w:rsidRDefault="00EC13B2" w:rsidP="003A00F2">
            <w:pPr>
              <w:pStyle w:val="Caption"/>
            </w:pPr>
            <w:r>
              <w:t xml:space="preserve">( </w:t>
            </w:r>
            <w:fldSimple w:instr=" STYLEREF 1 \s ">
              <w:r w:rsidR="0032158F">
                <w:rPr>
                  <w:noProof/>
                </w:rPr>
                <w:t>2</w:t>
              </w:r>
            </w:fldSimple>
            <w:r>
              <w:t>.</w:t>
            </w:r>
            <w:fldSimple w:instr=" SEQ PT \* ARABIC \s 1 ">
              <w:r w:rsidR="0032158F">
                <w:rPr>
                  <w:noProof/>
                </w:rPr>
                <w:t>20</w:t>
              </w:r>
            </w:fldSimple>
            <w:r>
              <w:t xml:space="preserve"> )</w:t>
            </w:r>
          </w:p>
        </w:tc>
      </w:tr>
    </w:tbl>
    <w:p w14:paraId="38A6C1BB" w14:textId="77777777" w:rsidR="0051413C" w:rsidRDefault="0051413C" w:rsidP="00DF79EE">
      <w:pPr>
        <w:ind w:firstLine="562"/>
      </w:pPr>
      <w:proofErr w:type="spellStart"/>
      <w:r>
        <w:t>Bài</w:t>
      </w:r>
      <w:proofErr w:type="spellEnd"/>
      <w:r>
        <w:t xml:space="preserve"> </w:t>
      </w:r>
      <w:proofErr w:type="spellStart"/>
      <w:r>
        <w:t>toán</w:t>
      </w:r>
      <w:proofErr w:type="spellEnd"/>
      <w:r>
        <w:t xml:space="preserve"> </w:t>
      </w:r>
      <w:proofErr w:type="spellStart"/>
      <w:r w:rsidR="00EC13B2">
        <w:t>tại</w:t>
      </w:r>
      <w:proofErr w:type="spellEnd"/>
      <w:r w:rsidR="00EC13B2">
        <w:t xml:space="preserve"> </w:t>
      </w:r>
      <w:proofErr w:type="spellStart"/>
      <w:r w:rsidR="00EC13B2">
        <w:t>mỗi</w:t>
      </w:r>
      <w:proofErr w:type="spellEnd"/>
      <w:r w:rsidR="00EC13B2">
        <w:t xml:space="preserve"> node </w:t>
      </w:r>
      <w:proofErr w:type="spellStart"/>
      <w:r>
        <w:t>trở</w:t>
      </w:r>
      <w:proofErr w:type="spellEnd"/>
      <w:r>
        <w:t xml:space="preserve"> </w:t>
      </w:r>
      <w:proofErr w:type="spellStart"/>
      <w:r>
        <w:t>thành</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538289D8" w14:textId="77777777" w:rsidTr="003A00F2">
        <w:tc>
          <w:tcPr>
            <w:tcW w:w="1525" w:type="dxa"/>
          </w:tcPr>
          <w:p w14:paraId="7062E491" w14:textId="77777777" w:rsidR="00EC13B2" w:rsidRDefault="00EC13B2" w:rsidP="003A00F2"/>
        </w:tc>
        <w:tc>
          <w:tcPr>
            <w:tcW w:w="5220" w:type="dxa"/>
          </w:tcPr>
          <w:p w14:paraId="1CE79360" w14:textId="77777777" w:rsidR="00EC13B2" w:rsidRPr="00EC13B2" w:rsidRDefault="006C64F2"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14:paraId="7B0D97B9" w14:textId="77777777" w:rsidR="00EC13B2" w:rsidRDefault="00EC13B2" w:rsidP="003A00F2">
            <w:pPr>
              <w:pStyle w:val="Caption"/>
            </w:pPr>
            <w:r>
              <w:t xml:space="preserve">( </w:t>
            </w:r>
            <w:fldSimple w:instr=" STYLEREF 1 \s ">
              <w:r w:rsidR="0032158F">
                <w:rPr>
                  <w:noProof/>
                </w:rPr>
                <w:t>2</w:t>
              </w:r>
            </w:fldSimple>
            <w:r>
              <w:t>.</w:t>
            </w:r>
            <w:fldSimple w:instr=" SEQ PT \* ARABIC \s 1 ">
              <w:r w:rsidR="0032158F">
                <w:rPr>
                  <w:noProof/>
                </w:rPr>
                <w:t>21</w:t>
              </w:r>
            </w:fldSimple>
            <w:r>
              <w:t xml:space="preserve"> )</w:t>
            </w:r>
          </w:p>
        </w:tc>
      </w:tr>
    </w:tbl>
    <w:p w14:paraId="51EF0433" w14:textId="77777777" w:rsidR="00044B62" w:rsidRDefault="00044B62" w:rsidP="00DF79EE">
      <w:pPr>
        <w:ind w:firstLine="562"/>
      </w:pPr>
      <w:proofErr w:type="spellStart"/>
      <w:r>
        <w:t>Ngoài</w:t>
      </w:r>
      <w:proofErr w:type="spellEnd"/>
      <w:r>
        <w:t xml:space="preserve"> </w:t>
      </w:r>
      <w:proofErr w:type="spellStart"/>
      <w:r>
        <w:t>thuật</w:t>
      </w:r>
      <w:proofErr w:type="spellEnd"/>
      <w:r>
        <w:t xml:space="preserve"> </w:t>
      </w:r>
      <w:proofErr w:type="spellStart"/>
      <w:r>
        <w:t>toán</w:t>
      </w:r>
      <w:proofErr w:type="spellEnd"/>
      <w:r>
        <w:t xml:space="preserve"> ID3 </w:t>
      </w:r>
      <w:proofErr w:type="spellStart"/>
      <w:r>
        <w:t>thì</w:t>
      </w:r>
      <w:proofErr w:type="spellEnd"/>
      <w:r>
        <w:t xml:space="preserve"> </w:t>
      </w:r>
      <w:proofErr w:type="spellStart"/>
      <w:r>
        <w:t>thuật</w:t>
      </w:r>
      <w:proofErr w:type="spellEnd"/>
      <w:r>
        <w:t xml:space="preserve"> </w:t>
      </w:r>
      <w:proofErr w:type="spellStart"/>
      <w:r>
        <w:t>toán</w:t>
      </w:r>
      <w:proofErr w:type="spellEnd"/>
      <w:r>
        <w:t xml:space="preserve"> CART</w:t>
      </w:r>
      <w:r w:rsidR="00AD6549">
        <w:t xml:space="preserve"> </w:t>
      </w:r>
      <w:r>
        <w:t>(</w:t>
      </w:r>
      <w:r w:rsidRPr="00044B62">
        <w:t xml:space="preserve">Classification </w:t>
      </w:r>
      <w:proofErr w:type="gramStart"/>
      <w:r w:rsidRPr="00044B62">
        <w:t>And</w:t>
      </w:r>
      <w:proofErr w:type="gramEnd"/>
      <w:r w:rsidRPr="00044B62">
        <w:t xml:space="preserve"> Regression Tree</w:t>
      </w:r>
      <w:r>
        <w:t xml:space="preserve">) </w:t>
      </w:r>
      <w:proofErr w:type="spellStart"/>
      <w:r>
        <w:t>cũng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Decision Tree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14:paraId="79148688" w14:textId="77777777" w:rsidTr="003A00F2">
        <w:tc>
          <w:tcPr>
            <w:tcW w:w="1525" w:type="dxa"/>
          </w:tcPr>
          <w:p w14:paraId="59810579" w14:textId="77777777" w:rsidR="00EC13B2" w:rsidRDefault="00EC13B2" w:rsidP="003A00F2"/>
        </w:tc>
        <w:tc>
          <w:tcPr>
            <w:tcW w:w="5220" w:type="dxa"/>
          </w:tcPr>
          <w:p w14:paraId="45BBD0D8" w14:textId="77777777"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14:paraId="5147B8CC" w14:textId="77777777" w:rsidR="00EC13B2" w:rsidRDefault="00EC13B2" w:rsidP="003A00F2">
            <w:pPr>
              <w:pStyle w:val="Caption"/>
            </w:pPr>
          </w:p>
          <w:p w14:paraId="47894B24" w14:textId="77777777" w:rsidR="00EC13B2" w:rsidRDefault="00EC13B2" w:rsidP="003A00F2">
            <w:pPr>
              <w:pStyle w:val="Caption"/>
            </w:pPr>
            <w:r>
              <w:t xml:space="preserve">( </w:t>
            </w:r>
            <w:fldSimple w:instr=" STYLEREF 1 \s ">
              <w:r w:rsidR="0032158F">
                <w:rPr>
                  <w:noProof/>
                </w:rPr>
                <w:t>2</w:t>
              </w:r>
            </w:fldSimple>
            <w:r>
              <w:t>.</w:t>
            </w:r>
            <w:fldSimple w:instr=" SEQ PT \* ARABIC \s 1 ">
              <w:r w:rsidR="0032158F">
                <w:rPr>
                  <w:noProof/>
                </w:rPr>
                <w:t>22</w:t>
              </w:r>
            </w:fldSimple>
            <w:r>
              <w:t xml:space="preserve"> )</w:t>
            </w:r>
          </w:p>
        </w:tc>
      </w:tr>
    </w:tbl>
    <w:p w14:paraId="237A032C" w14:textId="77777777" w:rsidR="00044B62" w:rsidRDefault="00044B62" w:rsidP="00DF79EE">
      <w:pPr>
        <w:ind w:firstLine="562"/>
      </w:pPr>
      <w:proofErr w:type="spellStart"/>
      <w:r>
        <w:t>Mô</w:t>
      </w:r>
      <w:proofErr w:type="spellEnd"/>
      <w:r>
        <w:t xml:space="preserve"> </w:t>
      </w:r>
      <w:proofErr w:type="spellStart"/>
      <w:r>
        <w:t>hình</w:t>
      </w:r>
      <w:proofErr w:type="spellEnd"/>
      <w:r>
        <w:t xml:space="preserve"> Decision Tree </w:t>
      </w:r>
      <w:proofErr w:type="spellStart"/>
      <w:r>
        <w:t>có</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rất</w:t>
      </w:r>
      <w:proofErr w:type="spellEnd"/>
      <w:r>
        <w:t xml:space="preserve"> </w:t>
      </w:r>
      <w:proofErr w:type="spellStart"/>
      <w:r>
        <w:t>dễ</w:t>
      </w:r>
      <w:proofErr w:type="spellEnd"/>
      <w:r>
        <w:t xml:space="preserve"> </w:t>
      </w:r>
      <w:proofErr w:type="spellStart"/>
      <w:r>
        <w:t>bị</w:t>
      </w:r>
      <w:proofErr w:type="spellEnd"/>
      <w:r>
        <w:t xml:space="preserve"> </w:t>
      </w:r>
      <w:proofErr w:type="spellStart"/>
      <w:r>
        <w:t>tình</w:t>
      </w:r>
      <w:proofErr w:type="spellEnd"/>
      <w:r>
        <w:t xml:space="preserve"> </w:t>
      </w:r>
      <w:proofErr w:type="spellStart"/>
      <w:r>
        <w:t>trạng</w:t>
      </w:r>
      <w:proofErr w:type="spellEnd"/>
      <w:r>
        <w:t xml:space="preserve"> overfitting </w:t>
      </w:r>
      <w:proofErr w:type="spellStart"/>
      <w:r>
        <w:t>dữ</w:t>
      </w:r>
      <w:proofErr w:type="spellEnd"/>
      <w:r>
        <w:t xml:space="preserve"> </w:t>
      </w:r>
      <w:proofErr w:type="spellStart"/>
      <w:r>
        <w:t>liệu</w:t>
      </w:r>
      <w:proofErr w:type="spellEnd"/>
      <w:r>
        <w:t>.</w:t>
      </w:r>
    </w:p>
    <w:p w14:paraId="1AD87AE4" w14:textId="77777777" w:rsidR="00EC13B2" w:rsidRPr="0051413C" w:rsidRDefault="00EC13B2" w:rsidP="00044B62">
      <w:pPr>
        <w:ind w:firstLine="720"/>
      </w:pPr>
    </w:p>
    <w:p w14:paraId="7DEF3060" w14:textId="062E7ED6" w:rsidR="00041E0C" w:rsidRDefault="00C00674" w:rsidP="00C00674">
      <w:pPr>
        <w:pStyle w:val="Heading4"/>
        <w:numPr>
          <w:ilvl w:val="0"/>
          <w:numId w:val="0"/>
        </w:numPr>
        <w:ind w:left="851"/>
        <w:pPrChange w:id="265" w:author="Cung Thanh Long" w:date="2021-04-14T11:34:00Z">
          <w:pPr>
            <w:pStyle w:val="Heading4"/>
          </w:pPr>
        </w:pPrChange>
      </w:pPr>
      <w:bookmarkStart w:id="266" w:name="_Toc69243369"/>
      <w:ins w:id="267" w:author="Cung Thanh Long" w:date="2021-04-14T11:34:00Z">
        <w:r>
          <w:t xml:space="preserve">2.3.4. </w:t>
        </w:r>
      </w:ins>
      <w:r w:rsidR="00F33AC2">
        <w:t>Random Forest (RF)</w:t>
      </w:r>
      <w:bookmarkEnd w:id="266"/>
    </w:p>
    <w:p w14:paraId="5C1FD1E1" w14:textId="77777777" w:rsidR="00B51A8D" w:rsidRPr="00B51A8D" w:rsidRDefault="00B51A8D" w:rsidP="00DF79EE">
      <w:pPr>
        <w:ind w:firstLine="562"/>
      </w:pPr>
      <w:r>
        <w:t>Random Forest</w:t>
      </w:r>
      <w:r w:rsidR="009C3E21">
        <w:t xml:space="preserve"> (RF)</w:t>
      </w:r>
      <w:r w:rsidR="0004619B">
        <w:t xml:space="preserve"> </w:t>
      </w:r>
      <w:proofErr w:type="spellStart"/>
      <w:r w:rsidR="0004619B">
        <w:t>là</w:t>
      </w:r>
      <w:proofErr w:type="spellEnd"/>
      <w:r w:rsidR="0004619B">
        <w:t xml:space="preserve"> </w:t>
      </w:r>
      <w:proofErr w:type="spellStart"/>
      <w:r w:rsidR="0004619B">
        <w:t>thuật</w:t>
      </w:r>
      <w:proofErr w:type="spellEnd"/>
      <w:r w:rsidR="0004619B">
        <w:t xml:space="preserve"> </w:t>
      </w:r>
      <w:proofErr w:type="spellStart"/>
      <w:r w:rsidR="0004619B">
        <w:t>toán</w:t>
      </w:r>
      <w:proofErr w:type="spellEnd"/>
      <w:r w:rsidR="0004619B">
        <w:t xml:space="preserve"> </w:t>
      </w:r>
      <w:proofErr w:type="spellStart"/>
      <w:r w:rsidR="0004619B">
        <w:t>phân</w:t>
      </w:r>
      <w:proofErr w:type="spellEnd"/>
      <w:r w:rsidR="0004619B">
        <w:t xml:space="preserve"> </w:t>
      </w:r>
      <w:proofErr w:type="spellStart"/>
      <w:r w:rsidR="0004619B">
        <w:t>loại</w:t>
      </w:r>
      <w:proofErr w:type="spellEnd"/>
      <w:r w:rsidR="0004619B">
        <w:t xml:space="preserve"> </w:t>
      </w:r>
      <w:proofErr w:type="spellStart"/>
      <w:r w:rsidR="0004619B">
        <w:t>chứa</w:t>
      </w:r>
      <w:proofErr w:type="spellEnd"/>
      <w:r w:rsidR="0004619B">
        <w:t xml:space="preserve"> </w:t>
      </w:r>
      <w:proofErr w:type="spellStart"/>
      <w:r w:rsidR="0004619B">
        <w:t>các</w:t>
      </w:r>
      <w:proofErr w:type="spellEnd"/>
      <w:r w:rsidR="0004619B">
        <w:t xml:space="preserve"> Decision Tree </w:t>
      </w:r>
      <w:proofErr w:type="spellStart"/>
      <w:r w:rsidR="0004619B">
        <w:t>ứng</w:t>
      </w:r>
      <w:proofErr w:type="spellEnd"/>
      <w:r w:rsidR="0004619B">
        <w:t xml:space="preserve"> </w:t>
      </w:r>
      <w:proofErr w:type="spellStart"/>
      <w:r w:rsidR="0004619B">
        <w:t>với</w:t>
      </w:r>
      <w:proofErr w:type="spellEnd"/>
      <w:r w:rsidR="0004619B">
        <w:t xml:space="preserve"> 1 </w:t>
      </w:r>
      <w:proofErr w:type="spellStart"/>
      <w:r w:rsidR="0004619B">
        <w:t>tập</w:t>
      </w:r>
      <w:proofErr w:type="spellEnd"/>
      <w:r w:rsidR="0004619B">
        <w:t xml:space="preserve"> </w:t>
      </w:r>
      <w:proofErr w:type="spellStart"/>
      <w:r w:rsidR="0004619B">
        <w:t>các</w:t>
      </w:r>
      <w:proofErr w:type="spellEnd"/>
      <w:r w:rsidR="0004619B">
        <w:t xml:space="preserve"> </w:t>
      </w:r>
      <w:proofErr w:type="spellStart"/>
      <w:r w:rsidR="0004619B">
        <w:t>dữ</w:t>
      </w:r>
      <w:proofErr w:type="spellEnd"/>
      <w:r w:rsidR="0004619B">
        <w:t xml:space="preserve"> </w:t>
      </w:r>
      <w:proofErr w:type="spellStart"/>
      <w:r w:rsidR="0004619B">
        <w:t>liệu</w:t>
      </w:r>
      <w:proofErr w:type="spellEnd"/>
      <w:r w:rsidR="0004619B">
        <w:t xml:space="preserve"> </w:t>
      </w:r>
      <w:proofErr w:type="spellStart"/>
      <w:r w:rsidR="0004619B">
        <w:t>huấn</w:t>
      </w:r>
      <w:proofErr w:type="spellEnd"/>
      <w:r w:rsidR="0004619B">
        <w:t xml:space="preserve"> </w:t>
      </w:r>
      <w:proofErr w:type="spellStart"/>
      <w:r w:rsidR="0004619B">
        <w:t>luyện</w:t>
      </w:r>
      <w:proofErr w:type="spellEnd"/>
      <w:r w:rsidR="0004619B">
        <w:t xml:space="preserve"> </w:t>
      </w:r>
      <w:proofErr w:type="spellStart"/>
      <w:r w:rsidR="0004619B">
        <w:t>đầu</w:t>
      </w:r>
      <w:proofErr w:type="spellEnd"/>
      <w:r w:rsidR="0004619B">
        <w:t xml:space="preserve"> </w:t>
      </w:r>
      <w:proofErr w:type="spellStart"/>
      <w:r w:rsidR="0004619B">
        <w:t>vào</w:t>
      </w:r>
      <w:proofErr w:type="spellEnd"/>
      <w:r w:rsidR="0004619B">
        <w:t xml:space="preserve">, </w:t>
      </w:r>
      <w:proofErr w:type="spellStart"/>
      <w:r w:rsidR="0004619B">
        <w:t>sau</w:t>
      </w:r>
      <w:proofErr w:type="spellEnd"/>
      <w:r w:rsidR="0004619B">
        <w:t xml:space="preserve"> </w:t>
      </w:r>
      <w:proofErr w:type="spellStart"/>
      <w:r w:rsidR="0004619B">
        <w:t>đó</w:t>
      </w:r>
      <w:proofErr w:type="spellEnd"/>
      <w:r w:rsidR="0004619B">
        <w:t xml:space="preserve"> </w:t>
      </w:r>
      <w:proofErr w:type="spellStart"/>
      <w:r w:rsidR="0004619B">
        <w:t>lấy</w:t>
      </w:r>
      <w:proofErr w:type="spellEnd"/>
      <w:r w:rsidR="0004619B">
        <w:t xml:space="preserve"> </w:t>
      </w:r>
      <w:proofErr w:type="spellStart"/>
      <w:r w:rsidR="0004619B">
        <w:t>dự</w:t>
      </w:r>
      <w:proofErr w:type="spellEnd"/>
      <w:r w:rsidR="0004619B">
        <w:t xml:space="preserve"> </w:t>
      </w:r>
      <w:proofErr w:type="spellStart"/>
      <w:r w:rsidR="0004619B">
        <w:t>đoán</w:t>
      </w:r>
      <w:proofErr w:type="spellEnd"/>
      <w:r w:rsidR="0004619B">
        <w:t xml:space="preserve"> </w:t>
      </w:r>
      <w:proofErr w:type="spellStart"/>
      <w:r w:rsidR="0004619B">
        <w:t>được</w:t>
      </w:r>
      <w:proofErr w:type="spellEnd"/>
      <w:r w:rsidR="0004619B">
        <w:t xml:space="preserve"> </w:t>
      </w:r>
      <w:proofErr w:type="spellStart"/>
      <w:r w:rsidR="0004619B">
        <w:t>chọn</w:t>
      </w:r>
      <w:proofErr w:type="spellEnd"/>
      <w:r w:rsidR="0004619B">
        <w:t xml:space="preserve"> </w:t>
      </w:r>
      <w:proofErr w:type="spellStart"/>
      <w:r w:rsidR="0004619B">
        <w:t>nhiều</w:t>
      </w:r>
      <w:proofErr w:type="spellEnd"/>
      <w:r w:rsidR="0004619B">
        <w:t xml:space="preserve"> </w:t>
      </w:r>
      <w:proofErr w:type="spellStart"/>
      <w:r w:rsidR="0004619B">
        <w:t>nhất</w:t>
      </w:r>
      <w:proofErr w:type="spellEnd"/>
      <w:r w:rsidR="0004619B">
        <w:t xml:space="preserve"> </w:t>
      </w:r>
      <w:proofErr w:type="spellStart"/>
      <w:r w:rsidR="0004619B">
        <w:t>để</w:t>
      </w:r>
      <w:proofErr w:type="spellEnd"/>
      <w:r w:rsidR="0004619B">
        <w:t xml:space="preserve"> </w:t>
      </w:r>
      <w:proofErr w:type="spellStart"/>
      <w:r w:rsidR="0004619B">
        <w:t>làm</w:t>
      </w:r>
      <w:proofErr w:type="spellEnd"/>
      <w:r w:rsidR="0004619B">
        <w:t xml:space="preserve"> </w:t>
      </w:r>
      <w:proofErr w:type="spellStart"/>
      <w:r w:rsidR="0004619B">
        <w:t>dự</w:t>
      </w:r>
      <w:proofErr w:type="spellEnd"/>
      <w:r w:rsidR="0004619B">
        <w:t xml:space="preserve"> </w:t>
      </w:r>
      <w:proofErr w:type="spellStart"/>
      <w:r w:rsidR="0004619B">
        <w:t>đoán</w:t>
      </w:r>
      <w:proofErr w:type="spellEnd"/>
      <w:r w:rsidR="0004619B">
        <w:t xml:space="preserve"> </w:t>
      </w:r>
      <w:proofErr w:type="spellStart"/>
      <w:r w:rsidR="0004619B">
        <w:t>cuối</w:t>
      </w:r>
      <w:proofErr w:type="spellEnd"/>
      <w:r w:rsidR="0004619B">
        <w:t xml:space="preserve"> </w:t>
      </w:r>
      <w:proofErr w:type="spellStart"/>
      <w:r w:rsidR="0004619B">
        <w:t>cùng</w:t>
      </w:r>
      <w:proofErr w:type="spellEnd"/>
      <w:r w:rsidR="0004619B">
        <w:t xml:space="preserve">. </w:t>
      </w:r>
      <w:proofErr w:type="spellStart"/>
      <w:r w:rsidR="0004619B">
        <w:t>Số</w:t>
      </w:r>
      <w:proofErr w:type="spellEnd"/>
      <w:r w:rsidR="0004619B">
        <w:t xml:space="preserve"> </w:t>
      </w:r>
      <w:proofErr w:type="spellStart"/>
      <w:r w:rsidR="0004619B">
        <w:t>lượng</w:t>
      </w:r>
      <w:proofErr w:type="spellEnd"/>
      <w:r w:rsidR="0004619B">
        <w:t xml:space="preserve"> </w:t>
      </w:r>
      <w:proofErr w:type="spellStart"/>
      <w:r w:rsidR="0004619B">
        <w:t>cây</w:t>
      </w:r>
      <w:proofErr w:type="spellEnd"/>
      <w:r w:rsidR="0004619B">
        <w:t xml:space="preserve"> </w:t>
      </w:r>
      <w:proofErr w:type="spellStart"/>
      <w:r w:rsidR="0004619B">
        <w:t>sử</w:t>
      </w:r>
      <w:proofErr w:type="spellEnd"/>
      <w:r w:rsidR="0004619B">
        <w:t xml:space="preserve"> </w:t>
      </w:r>
      <w:proofErr w:type="spellStart"/>
      <w:r w:rsidR="0004619B">
        <w:t>dụng</w:t>
      </w:r>
      <w:proofErr w:type="spellEnd"/>
      <w:r w:rsidR="0004619B">
        <w:t xml:space="preserve"> </w:t>
      </w:r>
      <w:proofErr w:type="spellStart"/>
      <w:r w:rsidR="0004619B">
        <w:t>càng</w:t>
      </w:r>
      <w:proofErr w:type="spellEnd"/>
      <w:r w:rsidR="0004619B">
        <w:t xml:space="preserve"> </w:t>
      </w:r>
      <w:proofErr w:type="spellStart"/>
      <w:r w:rsidR="0004619B">
        <w:t>lớn</w:t>
      </w:r>
      <w:proofErr w:type="spellEnd"/>
      <w:r w:rsidR="0004619B">
        <w:t xml:space="preserve"> </w:t>
      </w:r>
      <w:proofErr w:type="spellStart"/>
      <w:r w:rsidR="0004619B">
        <w:t>sẽ</w:t>
      </w:r>
      <w:proofErr w:type="spellEnd"/>
      <w:r w:rsidR="0004619B">
        <w:t xml:space="preserve"> </w:t>
      </w:r>
      <w:proofErr w:type="spellStart"/>
      <w:r w:rsidR="0004619B">
        <w:t>cho</w:t>
      </w:r>
      <w:proofErr w:type="spellEnd"/>
      <w:r w:rsidR="0004619B">
        <w:t xml:space="preserve"> </w:t>
      </w:r>
      <w:proofErr w:type="spellStart"/>
      <w:r w:rsidR="0004619B">
        <w:t>độ</w:t>
      </w:r>
      <w:proofErr w:type="spellEnd"/>
      <w:r w:rsidR="0004619B">
        <w:t xml:space="preserve"> </w:t>
      </w:r>
      <w:proofErr w:type="spellStart"/>
      <w:r w:rsidR="0004619B">
        <w:t>chính</w:t>
      </w:r>
      <w:proofErr w:type="spellEnd"/>
      <w:r w:rsidR="0004619B">
        <w:t xml:space="preserve"> </w:t>
      </w:r>
      <w:proofErr w:type="spellStart"/>
      <w:r w:rsidR="0004619B">
        <w:t>xác</w:t>
      </w:r>
      <w:proofErr w:type="spellEnd"/>
      <w:r w:rsidR="0004619B">
        <w:t xml:space="preserve"> </w:t>
      </w:r>
      <w:proofErr w:type="spellStart"/>
      <w:r w:rsidR="0004619B">
        <w:t>càng</w:t>
      </w:r>
      <w:proofErr w:type="spellEnd"/>
      <w:r w:rsidR="0004619B">
        <w:t xml:space="preserve"> </w:t>
      </w:r>
      <w:proofErr w:type="spellStart"/>
      <w:r w:rsidR="0004619B">
        <w:t>cao</w:t>
      </w:r>
      <w:proofErr w:type="spellEnd"/>
      <w:r w:rsidR="0004619B">
        <w:t xml:space="preserve"> </w:t>
      </w:r>
      <w:proofErr w:type="spellStart"/>
      <w:r w:rsidR="0004619B">
        <w:t>và</w:t>
      </w:r>
      <w:proofErr w:type="spellEnd"/>
      <w:r w:rsidR="0004619B">
        <w:t xml:space="preserve"> </w:t>
      </w:r>
      <w:proofErr w:type="spellStart"/>
      <w:r w:rsidR="0004619B">
        <w:t>tránh</w:t>
      </w:r>
      <w:proofErr w:type="spellEnd"/>
      <w:r w:rsidR="0004619B">
        <w:t xml:space="preserve"> </w:t>
      </w:r>
      <w:proofErr w:type="spellStart"/>
      <w:r w:rsidR="0004619B">
        <w:t>được</w:t>
      </w:r>
      <w:proofErr w:type="spellEnd"/>
      <w:r w:rsidR="0004619B">
        <w:t xml:space="preserve"> </w:t>
      </w:r>
      <w:proofErr w:type="spellStart"/>
      <w:r w:rsidR="0004619B">
        <w:t>vấn</w:t>
      </w:r>
      <w:proofErr w:type="spellEnd"/>
      <w:r w:rsidR="0004619B">
        <w:t xml:space="preserve"> </w:t>
      </w:r>
      <w:proofErr w:type="spellStart"/>
      <w:r w:rsidR="0004619B">
        <w:t>đề</w:t>
      </w:r>
      <w:proofErr w:type="spellEnd"/>
      <w:r w:rsidR="0004619B">
        <w:t xml:space="preserve"> overfitting </w:t>
      </w:r>
      <w:proofErr w:type="spellStart"/>
      <w:r w:rsidR="0004619B">
        <w:t>thường</w:t>
      </w:r>
      <w:proofErr w:type="spellEnd"/>
      <w:r w:rsidR="0004619B">
        <w:t xml:space="preserve"> </w:t>
      </w:r>
      <w:proofErr w:type="spellStart"/>
      <w:r w:rsidR="0004619B">
        <w:t>gặp</w:t>
      </w:r>
      <w:proofErr w:type="spellEnd"/>
      <w:r w:rsidR="0004619B">
        <w:t xml:space="preserve"> </w:t>
      </w:r>
      <w:proofErr w:type="spellStart"/>
      <w:r w:rsidR="0004619B">
        <w:t>khi</w:t>
      </w:r>
      <w:proofErr w:type="spellEnd"/>
      <w:r w:rsidR="0004619B">
        <w:t xml:space="preserve"> </w:t>
      </w:r>
      <w:proofErr w:type="spellStart"/>
      <w:r w:rsidR="0004619B">
        <w:t>sử</w:t>
      </w:r>
      <w:proofErr w:type="spellEnd"/>
      <w:r w:rsidR="0004619B">
        <w:t xml:space="preserve"> </w:t>
      </w:r>
      <w:proofErr w:type="spellStart"/>
      <w:r w:rsidR="0004619B">
        <w:t>dụng</w:t>
      </w:r>
      <w:proofErr w:type="spellEnd"/>
      <w:r w:rsidR="0004619B">
        <w:t xml:space="preserve"> Decision Tree. </w:t>
      </w:r>
      <w:r w:rsidR="0004619B">
        <w:fldChar w:fldCharType="begin"/>
      </w:r>
      <w:r w:rsidR="0004619B">
        <w:instrText xml:space="preserve"> REF _Ref68985922 \h </w:instrText>
      </w:r>
      <w:r w:rsidR="0004619B">
        <w:fldChar w:fldCharType="separate"/>
      </w:r>
      <w:proofErr w:type="spellStart"/>
      <w:r w:rsidR="0032158F">
        <w:t>Hình</w:t>
      </w:r>
      <w:proofErr w:type="spellEnd"/>
      <w:r w:rsidR="0032158F">
        <w:t xml:space="preserve"> </w:t>
      </w:r>
      <w:r w:rsidR="0032158F">
        <w:rPr>
          <w:noProof/>
        </w:rPr>
        <w:t>2</w:t>
      </w:r>
      <w:r w:rsidR="0032158F">
        <w:t>.</w:t>
      </w:r>
      <w:r w:rsidR="0032158F">
        <w:rPr>
          <w:noProof/>
        </w:rPr>
        <w:t>8</w:t>
      </w:r>
      <w:r w:rsidR="0004619B">
        <w:fldChar w:fldCharType="end"/>
      </w:r>
      <w:r w:rsidR="0004619B">
        <w:t xml:space="preserve"> </w:t>
      </w:r>
      <w:proofErr w:type="spellStart"/>
      <w:r w:rsidR="0004619B">
        <w:t>mô</w:t>
      </w:r>
      <w:proofErr w:type="spellEnd"/>
      <w:r w:rsidR="0004619B">
        <w:t xml:space="preserve"> </w:t>
      </w:r>
      <w:proofErr w:type="spellStart"/>
      <w:r w:rsidR="0004619B">
        <w:t>tả</w:t>
      </w:r>
      <w:proofErr w:type="spellEnd"/>
      <w:r w:rsidR="0004619B">
        <w:t xml:space="preserve"> </w:t>
      </w:r>
      <w:proofErr w:type="spellStart"/>
      <w:r w:rsidR="0004619B">
        <w:t>cách</w:t>
      </w:r>
      <w:proofErr w:type="spellEnd"/>
      <w:r w:rsidR="0004619B">
        <w:t xml:space="preserve"> </w:t>
      </w:r>
      <w:proofErr w:type="spellStart"/>
      <w:r w:rsidR="0004619B">
        <w:t>hoạt</w:t>
      </w:r>
      <w:proofErr w:type="spellEnd"/>
      <w:r w:rsidR="0004619B">
        <w:t xml:space="preserve"> </w:t>
      </w:r>
      <w:proofErr w:type="spellStart"/>
      <w:r w:rsidR="0004619B">
        <w:t>động</w:t>
      </w:r>
      <w:proofErr w:type="spellEnd"/>
      <w:r w:rsidR="0004619B">
        <w:t xml:space="preserve"> </w:t>
      </w:r>
      <w:proofErr w:type="spellStart"/>
      <w:r w:rsidR="0004619B">
        <w:t>của</w:t>
      </w:r>
      <w:proofErr w:type="spellEnd"/>
      <w:r w:rsidR="0004619B">
        <w:t xml:space="preserve"> </w:t>
      </w:r>
      <w:proofErr w:type="spellStart"/>
      <w:r w:rsidR="0004619B">
        <w:t>mô</w:t>
      </w:r>
      <w:proofErr w:type="spellEnd"/>
      <w:r w:rsidR="0004619B">
        <w:t xml:space="preserve"> </w:t>
      </w:r>
      <w:proofErr w:type="spellStart"/>
      <w:r w:rsidR="0004619B">
        <w:t>hình</w:t>
      </w:r>
      <w:proofErr w:type="spellEnd"/>
      <w:r w:rsidR="0004619B">
        <w:t xml:space="preserve"> </w:t>
      </w:r>
      <w:r w:rsidR="0004619B" w:rsidRPr="0004619B">
        <w:t>Random Forest</w:t>
      </w:r>
      <w:r w:rsidR="0004619B">
        <w:t>.</w:t>
      </w:r>
    </w:p>
    <w:p w14:paraId="4BC37A15" w14:textId="77777777" w:rsidR="0004619B" w:rsidRDefault="009C3E21" w:rsidP="0004619B">
      <w:pPr>
        <w:keepNext/>
        <w:jc w:val="center"/>
      </w:pPr>
      <w:r>
        <w:rPr>
          <w:noProof/>
        </w:rPr>
        <w:t xml:space="preserve"> </w:t>
      </w:r>
      <w:r w:rsidR="00B934C7">
        <w:rPr>
          <w:noProof/>
        </w:rPr>
        <w:drawing>
          <wp:inline distT="0" distB="0" distL="0" distR="0" wp14:anchorId="7D367C6D" wp14:editId="2E5051EB">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6563" cy="2800514"/>
                    </a:xfrm>
                    <a:prstGeom prst="rect">
                      <a:avLst/>
                    </a:prstGeom>
                  </pic:spPr>
                </pic:pic>
              </a:graphicData>
            </a:graphic>
          </wp:inline>
        </w:drawing>
      </w:r>
    </w:p>
    <w:p w14:paraId="252F4D33" w14:textId="77777777" w:rsidR="00B934C7" w:rsidRDefault="0004619B" w:rsidP="0004619B">
      <w:pPr>
        <w:pStyle w:val="Caption"/>
      </w:pPr>
      <w:bookmarkStart w:id="268" w:name="_Ref68985922"/>
      <w:bookmarkStart w:id="269" w:name="_Toc69243408"/>
      <w:proofErr w:type="spellStart"/>
      <w:r>
        <w:t>Hình</w:t>
      </w:r>
      <w:proofErr w:type="spellEnd"/>
      <w:r>
        <w:t xml:space="preserve"> </w:t>
      </w:r>
      <w:fldSimple w:instr=" STYLEREF 1 \s ">
        <w:r w:rsidR="0032158F">
          <w:rPr>
            <w:noProof/>
          </w:rPr>
          <w:t>2</w:t>
        </w:r>
      </w:fldSimple>
      <w:r>
        <w:t>.</w:t>
      </w:r>
      <w:fldSimple w:instr=" SEQ Hình \* ARABIC \s 1 ">
        <w:r w:rsidR="0032158F">
          <w:rPr>
            <w:noProof/>
          </w:rPr>
          <w:t>8</w:t>
        </w:r>
      </w:fldSimple>
      <w:bookmarkEnd w:id="268"/>
      <w:r>
        <w:t xml:space="preserve"> </w:t>
      </w:r>
      <w:proofErr w:type="spellStart"/>
      <w:r>
        <w:t>Mô</w:t>
      </w:r>
      <w:proofErr w:type="spellEnd"/>
      <w:r>
        <w:t xml:space="preserve"> </w:t>
      </w:r>
      <w:proofErr w:type="spellStart"/>
      <w:r>
        <w:t>hình</w:t>
      </w:r>
      <w:proofErr w:type="spellEnd"/>
      <w:r>
        <w:t xml:space="preserve"> Random Forest</w:t>
      </w:r>
      <w:r w:rsidR="009C3E21">
        <w:t xml:space="preserve"> </w:t>
      </w:r>
      <w:sdt>
        <w:sdtPr>
          <w:id w:val="1582792233"/>
          <w:citation/>
        </w:sdtPr>
        <w:sdtContent>
          <w:r w:rsidR="009C3E21">
            <w:fldChar w:fldCharType="begin"/>
          </w:r>
          <w:r w:rsidR="009C3E21">
            <w:instrText xml:space="preserve"> CITATION htt3 \l 1033 </w:instrText>
          </w:r>
          <w:r w:rsidR="009C3E21">
            <w:fldChar w:fldCharType="separate"/>
          </w:r>
          <w:r w:rsidR="0032158F" w:rsidRPr="0032158F">
            <w:rPr>
              <w:noProof/>
            </w:rPr>
            <w:t>[22]</w:t>
          </w:r>
          <w:r w:rsidR="009C3E21">
            <w:fldChar w:fldCharType="end"/>
          </w:r>
        </w:sdtContent>
      </w:sdt>
      <w:bookmarkEnd w:id="269"/>
    </w:p>
    <w:p w14:paraId="22B161A4" w14:textId="77777777" w:rsidR="0004619B" w:rsidRDefault="0004619B" w:rsidP="00727A44">
      <w:pPr>
        <w:ind w:firstLine="562"/>
      </w:pPr>
      <w:proofErr w:type="spellStart"/>
      <w:r>
        <w:t>Các</w:t>
      </w:r>
      <w:proofErr w:type="spellEnd"/>
      <w:r>
        <w:t xml:space="preserve"> </w:t>
      </w:r>
      <w:proofErr w:type="spellStart"/>
      <w:r>
        <w:t>bước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r w:rsidRPr="0004619B">
        <w:t>Random Forest</w:t>
      </w:r>
      <w:r>
        <w:t xml:space="preserve"> bao </w:t>
      </w:r>
      <w:proofErr w:type="spellStart"/>
      <w:r>
        <w:t>gồm</w:t>
      </w:r>
      <w:proofErr w:type="spellEnd"/>
      <w:r>
        <w:t>:</w:t>
      </w:r>
    </w:p>
    <w:p w14:paraId="09FB8854" w14:textId="77777777" w:rsidR="0004619B" w:rsidRDefault="006B4237" w:rsidP="00953752">
      <w:pPr>
        <w:pStyle w:val="ListParagraph"/>
        <w:numPr>
          <w:ilvl w:val="0"/>
          <w:numId w:val="15"/>
        </w:numPr>
      </w:pPr>
      <w:proofErr w:type="spellStart"/>
      <w:r>
        <w:t>Chọn</w:t>
      </w:r>
      <w:proofErr w:type="spellEnd"/>
      <w:r>
        <w:t xml:space="preserve"> K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p>
    <w:p w14:paraId="11A9B764" w14:textId="77777777" w:rsidR="006B4237" w:rsidRDefault="006B4237" w:rsidP="00953752">
      <w:pPr>
        <w:pStyle w:val="ListParagraph"/>
        <w:numPr>
          <w:ilvl w:val="0"/>
          <w:numId w:val="15"/>
        </w:numPr>
      </w:pPr>
      <w:proofErr w:type="spellStart"/>
      <w:r>
        <w:lastRenderedPageBreak/>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Decision Tree </w:t>
      </w:r>
      <w:proofErr w:type="spellStart"/>
      <w:r>
        <w:t>với</w:t>
      </w:r>
      <w:proofErr w:type="spellEnd"/>
      <w:r>
        <w:t xml:space="preserve"> K </w:t>
      </w:r>
      <w:proofErr w:type="spellStart"/>
      <w:r>
        <w:t>dữ</w:t>
      </w:r>
      <w:proofErr w:type="spellEnd"/>
      <w:r>
        <w:t xml:space="preserve"> </w:t>
      </w:r>
      <w:proofErr w:type="spellStart"/>
      <w:r>
        <w:t>liệu</w:t>
      </w:r>
      <w:proofErr w:type="spellEnd"/>
      <w:r>
        <w:t xml:space="preserve"> </w:t>
      </w:r>
      <w:proofErr w:type="spellStart"/>
      <w:r>
        <w:t>đó</w:t>
      </w:r>
      <w:proofErr w:type="spellEnd"/>
    </w:p>
    <w:p w14:paraId="36ED25A2" w14:textId="77777777" w:rsidR="006B4237" w:rsidRDefault="006B4237" w:rsidP="00953752">
      <w:pPr>
        <w:pStyle w:val="ListParagraph"/>
        <w:numPr>
          <w:ilvl w:val="0"/>
          <w:numId w:val="15"/>
        </w:numPr>
      </w:pPr>
      <w:proofErr w:type="spellStart"/>
      <w:r>
        <w:t>Lặp</w:t>
      </w:r>
      <w:proofErr w:type="spellEnd"/>
      <w:r>
        <w:t xml:space="preserve"> </w:t>
      </w:r>
      <w:proofErr w:type="spellStart"/>
      <w:r>
        <w:t>lại</w:t>
      </w:r>
      <w:proofErr w:type="spellEnd"/>
      <w:r>
        <w:t xml:space="preserve"> 2 </w:t>
      </w:r>
      <w:proofErr w:type="spellStart"/>
      <w:r>
        <w:t>bước</w:t>
      </w:r>
      <w:proofErr w:type="spellEnd"/>
      <w:r>
        <w:t xml:space="preserve"> </w:t>
      </w:r>
      <w:proofErr w:type="spellStart"/>
      <w:r>
        <w:t>trên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số</w:t>
      </w:r>
      <w:proofErr w:type="spellEnd"/>
      <w:r>
        <w:t xml:space="preserve"> </w:t>
      </w:r>
      <w:proofErr w:type="spellStart"/>
      <w:r>
        <w:t>lượng</w:t>
      </w:r>
      <w:proofErr w:type="spellEnd"/>
      <w:r>
        <w:t xml:space="preserve"> Decision Tree </w:t>
      </w:r>
      <w:proofErr w:type="spellStart"/>
      <w:r>
        <w:t>mong</w:t>
      </w:r>
      <w:proofErr w:type="spellEnd"/>
      <w:r>
        <w:t xml:space="preserve"> </w:t>
      </w:r>
      <w:proofErr w:type="spellStart"/>
      <w:r>
        <w:t>muốn</w:t>
      </w:r>
      <w:proofErr w:type="spellEnd"/>
    </w:p>
    <w:p w14:paraId="42C99B6E" w14:textId="77777777" w:rsidR="006B4237" w:rsidRDefault="006B4237" w:rsidP="00953752">
      <w:pPr>
        <w:pStyle w:val="ListParagraph"/>
        <w:numPr>
          <w:ilvl w:val="0"/>
          <w:numId w:val="15"/>
        </w:numPr>
      </w:pPr>
      <w:r>
        <w:t xml:space="preserve">Khi </w:t>
      </w:r>
      <w:proofErr w:type="spellStart"/>
      <w:r>
        <w:t>dự</w:t>
      </w:r>
      <w:proofErr w:type="spellEnd"/>
      <w:r>
        <w:t xml:space="preserve"> </w:t>
      </w:r>
      <w:proofErr w:type="spellStart"/>
      <w:r>
        <w:t>đoán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Decision Tree </w:t>
      </w: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nào</w:t>
      </w:r>
      <w:proofErr w:type="spellEnd"/>
      <w:r>
        <w:t xml:space="preserve"> </w:t>
      </w:r>
      <w:proofErr w:type="spellStart"/>
      <w:r>
        <w:t>có</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được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cuối</w:t>
      </w:r>
      <w:proofErr w:type="spellEnd"/>
      <w:r>
        <w:t xml:space="preserve"> </w:t>
      </w:r>
      <w:proofErr w:type="spellStart"/>
      <w:r>
        <w:t>cùng</w:t>
      </w:r>
      <w:proofErr w:type="spellEnd"/>
    </w:p>
    <w:p w14:paraId="4B5CB429" w14:textId="77777777" w:rsidR="006B4237" w:rsidRPr="0004619B" w:rsidRDefault="006B4237" w:rsidP="00727A44">
      <w:pPr>
        <w:ind w:firstLine="562"/>
      </w:pPr>
      <w:r>
        <w:t xml:space="preserve">So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Decision Tree, </w:t>
      </w:r>
      <w:proofErr w:type="spellStart"/>
      <w:r>
        <w:t>mô</w:t>
      </w:r>
      <w:proofErr w:type="spellEnd"/>
      <w:r>
        <w:t xml:space="preserve"> </w:t>
      </w:r>
      <w:proofErr w:type="spellStart"/>
      <w:r>
        <w:t>hình</w:t>
      </w:r>
      <w:proofErr w:type="spellEnd"/>
      <w:r>
        <w:t xml:space="preserve"> </w:t>
      </w:r>
      <w:r w:rsidRPr="0004619B">
        <w:t>Random Forest</w:t>
      </w:r>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cao</w:t>
      </w:r>
      <w:proofErr w:type="spellEnd"/>
      <w:r>
        <w:t xml:space="preserve"> </w:t>
      </w:r>
      <w:proofErr w:type="spellStart"/>
      <w:r>
        <w:t>hơn</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tình</w:t>
      </w:r>
      <w:proofErr w:type="spellEnd"/>
      <w:r>
        <w:t xml:space="preserve"> </w:t>
      </w:r>
      <w:proofErr w:type="spellStart"/>
      <w:r>
        <w:t>trạng</w:t>
      </w:r>
      <w:proofErr w:type="spellEnd"/>
      <w:r>
        <w:t xml:space="preserve"> overfitting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Decision Tree. </w:t>
      </w:r>
      <w:proofErr w:type="spellStart"/>
      <w:r>
        <w:t>Tuy</w:t>
      </w:r>
      <w:proofErr w:type="spellEnd"/>
      <w:r>
        <w:t xml:space="preserve"> </w:t>
      </w:r>
      <w:proofErr w:type="spellStart"/>
      <w:r>
        <w:t>nhiên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r w:rsidRPr="0004619B">
        <w:t>Random Forest</w:t>
      </w:r>
      <w:r>
        <w:t xml:space="preserve"> </w:t>
      </w:r>
      <w:proofErr w:type="spellStart"/>
      <w:r>
        <w:t>lại</w:t>
      </w:r>
      <w:proofErr w:type="spellEnd"/>
      <w:r>
        <w:t xml:space="preserve"> </w:t>
      </w:r>
      <w:proofErr w:type="spellStart"/>
      <w:r>
        <w:t>lâu</w:t>
      </w:r>
      <w:proofErr w:type="spellEnd"/>
      <w:r>
        <w:t xml:space="preserve"> </w:t>
      </w:r>
      <w:proofErr w:type="spellStart"/>
      <w:r>
        <w:t>hơn</w:t>
      </w:r>
      <w:proofErr w:type="spellEnd"/>
      <w:r>
        <w:t xml:space="preserve"> do </w:t>
      </w:r>
      <w:proofErr w:type="spellStart"/>
      <w:r>
        <w:t>cần</w:t>
      </w:r>
      <w:proofErr w:type="spellEnd"/>
      <w:r>
        <w:t xml:space="preserve"> </w:t>
      </w:r>
      <w:proofErr w:type="spellStart"/>
      <w:r>
        <w:t>phải</w:t>
      </w:r>
      <w:proofErr w:type="spellEnd"/>
      <w:r>
        <w:t xml:space="preserve"> </w:t>
      </w:r>
      <w:proofErr w:type="spellStart"/>
      <w:r>
        <w:t>tạo</w:t>
      </w:r>
      <w:proofErr w:type="spellEnd"/>
      <w:r>
        <w:t xml:space="preserve"> ra </w:t>
      </w:r>
      <w:proofErr w:type="spellStart"/>
      <w:r>
        <w:t>nhiều</w:t>
      </w:r>
      <w:proofErr w:type="spellEnd"/>
      <w:r>
        <w:t xml:space="preserve"> Decision Tree</w:t>
      </w:r>
      <w:r w:rsidR="00585B78">
        <w:t xml:space="preserve">, </w:t>
      </w:r>
      <w:proofErr w:type="spellStart"/>
      <w:r w:rsidR="00585B78">
        <w:t>và</w:t>
      </w:r>
      <w:proofErr w:type="spellEnd"/>
      <w:r w:rsidR="00585B78">
        <w:t xml:space="preserve"> </w:t>
      </w:r>
      <w:proofErr w:type="spellStart"/>
      <w:r w:rsidR="00585B78">
        <w:t>không</w:t>
      </w:r>
      <w:proofErr w:type="spellEnd"/>
      <w:r w:rsidR="00585B78">
        <w:t xml:space="preserve"> </w:t>
      </w:r>
      <w:proofErr w:type="spellStart"/>
      <w:r w:rsidR="00585B78">
        <w:t>thích</w:t>
      </w:r>
      <w:proofErr w:type="spellEnd"/>
      <w:r w:rsidR="00585B78">
        <w:t xml:space="preserve"> </w:t>
      </w:r>
      <w:proofErr w:type="spellStart"/>
      <w:r w:rsidR="00585B78">
        <w:t>hợp</w:t>
      </w:r>
      <w:proofErr w:type="spellEnd"/>
      <w:r w:rsidR="00585B78">
        <w:t xml:space="preserve"> </w:t>
      </w:r>
      <w:proofErr w:type="spellStart"/>
      <w:r w:rsidR="00585B78">
        <w:t>khi</w:t>
      </w:r>
      <w:proofErr w:type="spellEnd"/>
      <w:r w:rsidR="00585B78">
        <w:t xml:space="preserve"> </w:t>
      </w:r>
      <w:proofErr w:type="spellStart"/>
      <w:r w:rsidR="00585B78">
        <w:t>dữ</w:t>
      </w:r>
      <w:proofErr w:type="spellEnd"/>
      <w:r w:rsidR="00585B78">
        <w:t xml:space="preserve"> </w:t>
      </w:r>
      <w:proofErr w:type="spellStart"/>
      <w:r w:rsidR="00585B78">
        <w:t>liệu</w:t>
      </w:r>
      <w:proofErr w:type="spellEnd"/>
      <w:r w:rsidR="00585B78">
        <w:t xml:space="preserve"> </w:t>
      </w:r>
      <w:proofErr w:type="spellStart"/>
      <w:r w:rsidR="00585B78">
        <w:t>có</w:t>
      </w:r>
      <w:proofErr w:type="spellEnd"/>
      <w:r w:rsidR="00585B78">
        <w:t xml:space="preserve"> </w:t>
      </w:r>
      <w:proofErr w:type="spellStart"/>
      <w:r w:rsidR="00585B78">
        <w:t>quá</w:t>
      </w:r>
      <w:proofErr w:type="spellEnd"/>
      <w:r w:rsidR="00585B78">
        <w:t xml:space="preserve"> </w:t>
      </w:r>
      <w:proofErr w:type="spellStart"/>
      <w:r w:rsidR="00585B78">
        <w:t>nhiều</w:t>
      </w:r>
      <w:proofErr w:type="spellEnd"/>
      <w:r w:rsidR="00585B78">
        <w:t xml:space="preserve"> </w:t>
      </w:r>
      <w:proofErr w:type="spellStart"/>
      <w:r w:rsidR="00585B78">
        <w:t>đặc</w:t>
      </w:r>
      <w:proofErr w:type="spellEnd"/>
      <w:r w:rsidR="00585B78">
        <w:t xml:space="preserve"> </w:t>
      </w:r>
      <w:proofErr w:type="spellStart"/>
      <w:r w:rsidR="00585B78">
        <w:t>trưng</w:t>
      </w:r>
      <w:proofErr w:type="spellEnd"/>
      <w:r>
        <w:t>.</w:t>
      </w:r>
    </w:p>
    <w:p w14:paraId="3E7863A2" w14:textId="5510D133" w:rsidR="00041E0C" w:rsidRDefault="007A00EA" w:rsidP="007A00EA">
      <w:pPr>
        <w:pStyle w:val="Heading2"/>
        <w:numPr>
          <w:ilvl w:val="0"/>
          <w:numId w:val="0"/>
        </w:numPr>
        <w:pPrChange w:id="270" w:author="Cung Thanh Long" w:date="2021-04-14T15:22:00Z">
          <w:pPr>
            <w:pStyle w:val="Heading2"/>
          </w:pPr>
        </w:pPrChange>
      </w:pPr>
      <w:bookmarkStart w:id="271" w:name="_Toc69243370"/>
      <w:proofErr w:type="gramStart"/>
      <w:ins w:id="272" w:author="Cung Thanh Long" w:date="2021-04-14T15:22:00Z">
        <w:r>
          <w:t xml:space="preserve">2.4 </w:t>
        </w:r>
      </w:ins>
      <w:ins w:id="273" w:author="Cung Thanh Long" w:date="2021-04-14T11:35:00Z">
        <w:r w:rsidR="00DC61A9">
          <w:t xml:space="preserve"> </w:t>
        </w:r>
      </w:ins>
      <w:proofErr w:type="spellStart"/>
      <w:r w:rsidR="00E47528">
        <w:t>Áp</w:t>
      </w:r>
      <w:proofErr w:type="spellEnd"/>
      <w:proofErr w:type="gramEnd"/>
      <w:r w:rsidR="00E47528">
        <w:t xml:space="preserve"> </w:t>
      </w:r>
      <w:proofErr w:type="spellStart"/>
      <w:r w:rsidR="00E47528">
        <w:t>dụng</w:t>
      </w:r>
      <w:proofErr w:type="spellEnd"/>
      <w:r w:rsidR="00E47528">
        <w:t xml:space="preserve"> </w:t>
      </w:r>
      <w:commentRangeStart w:id="274"/>
      <w:proofErr w:type="spellStart"/>
      <w:r w:rsidR="00E47528">
        <w:t>với</w:t>
      </w:r>
      <w:proofErr w:type="spellEnd"/>
      <w:r w:rsidR="00E47528">
        <w:t xml:space="preserve"> </w:t>
      </w:r>
      <w:proofErr w:type="spellStart"/>
      <w:r w:rsidR="00E47528">
        <w:t>bộ</w:t>
      </w:r>
      <w:proofErr w:type="spellEnd"/>
      <w:r w:rsidR="00E47528">
        <w:t xml:space="preserve"> </w:t>
      </w:r>
      <w:proofErr w:type="spellStart"/>
      <w:r w:rsidR="00E47528">
        <w:t>dữ</w:t>
      </w:r>
      <w:proofErr w:type="spellEnd"/>
      <w:r w:rsidR="00E47528">
        <w:t xml:space="preserve"> </w:t>
      </w:r>
      <w:proofErr w:type="spellStart"/>
      <w:r w:rsidR="00E47528">
        <w:t>liệu</w:t>
      </w:r>
      <w:proofErr w:type="spellEnd"/>
      <w:r w:rsidR="00E47528">
        <w:t xml:space="preserve"> MIT</w:t>
      </w:r>
      <w:bookmarkEnd w:id="271"/>
      <w:commentRangeEnd w:id="274"/>
      <w:r>
        <w:rPr>
          <w:rStyle w:val="CommentReference"/>
          <w:b w:val="0"/>
        </w:rPr>
        <w:commentReference w:id="274"/>
      </w:r>
    </w:p>
    <w:p w14:paraId="1F4ECBFF" w14:textId="30AFD959" w:rsidR="007A00EA" w:rsidRPr="007A00EA" w:rsidRDefault="007A00EA" w:rsidP="00DF79EE">
      <w:pPr>
        <w:ind w:firstLine="562"/>
        <w:rPr>
          <w:ins w:id="275" w:author="Cung Thanh Long" w:date="2021-04-14T15:24:00Z"/>
          <w:b/>
          <w:bCs/>
          <w:rPrChange w:id="276" w:author="Cung Thanh Long" w:date="2021-04-14T15:25:00Z">
            <w:rPr>
              <w:ins w:id="277" w:author="Cung Thanh Long" w:date="2021-04-14T15:24:00Z"/>
            </w:rPr>
          </w:rPrChange>
        </w:rPr>
      </w:pPr>
      <w:ins w:id="278" w:author="Cung Thanh Long" w:date="2021-04-14T15:24:00Z">
        <w:r w:rsidRPr="007A00EA">
          <w:rPr>
            <w:b/>
            <w:bCs/>
            <w:rPrChange w:id="279" w:author="Cung Thanh Long" w:date="2021-04-14T15:25:00Z">
              <w:rPr/>
            </w:rPrChange>
          </w:rPr>
          <w:t xml:space="preserve">2.4.1. </w:t>
        </w:r>
        <w:proofErr w:type="spellStart"/>
        <w:r w:rsidRPr="007A00EA">
          <w:rPr>
            <w:b/>
            <w:bCs/>
            <w:rPrChange w:id="280" w:author="Cung Thanh Long" w:date="2021-04-14T15:25:00Z">
              <w:rPr/>
            </w:rPrChange>
          </w:rPr>
          <w:t>Các</w:t>
        </w:r>
        <w:proofErr w:type="spellEnd"/>
        <w:r w:rsidRPr="007A00EA">
          <w:rPr>
            <w:b/>
            <w:bCs/>
            <w:rPrChange w:id="281" w:author="Cung Thanh Long" w:date="2021-04-14T15:25:00Z">
              <w:rPr/>
            </w:rPrChange>
          </w:rPr>
          <w:t xml:space="preserve"> </w:t>
        </w:r>
        <w:proofErr w:type="spellStart"/>
        <w:r w:rsidRPr="007A00EA">
          <w:rPr>
            <w:b/>
            <w:bCs/>
            <w:rPrChange w:id="282" w:author="Cung Thanh Long" w:date="2021-04-14T15:25:00Z">
              <w:rPr/>
            </w:rPrChange>
          </w:rPr>
          <w:t>bước</w:t>
        </w:r>
        <w:proofErr w:type="spellEnd"/>
        <w:r w:rsidRPr="007A00EA">
          <w:rPr>
            <w:b/>
            <w:bCs/>
            <w:rPrChange w:id="283" w:author="Cung Thanh Long" w:date="2021-04-14T15:25:00Z">
              <w:rPr/>
            </w:rPrChange>
          </w:rPr>
          <w:t xml:space="preserve"> </w:t>
        </w:r>
        <w:proofErr w:type="spellStart"/>
        <w:r w:rsidRPr="007A00EA">
          <w:rPr>
            <w:b/>
            <w:bCs/>
            <w:rPrChange w:id="284" w:author="Cung Thanh Long" w:date="2021-04-14T15:25:00Z">
              <w:rPr/>
            </w:rPrChange>
          </w:rPr>
          <w:t>thực</w:t>
        </w:r>
        <w:proofErr w:type="spellEnd"/>
        <w:r w:rsidRPr="007A00EA">
          <w:rPr>
            <w:b/>
            <w:bCs/>
            <w:rPrChange w:id="285" w:author="Cung Thanh Long" w:date="2021-04-14T15:25:00Z">
              <w:rPr/>
            </w:rPrChange>
          </w:rPr>
          <w:t xml:space="preserve"> </w:t>
        </w:r>
        <w:proofErr w:type="spellStart"/>
        <w:r w:rsidRPr="007A00EA">
          <w:rPr>
            <w:b/>
            <w:bCs/>
            <w:rPrChange w:id="286" w:author="Cung Thanh Long" w:date="2021-04-14T15:25:00Z">
              <w:rPr/>
            </w:rPrChange>
          </w:rPr>
          <w:t>hiện</w:t>
        </w:r>
        <w:proofErr w:type="spellEnd"/>
      </w:ins>
    </w:p>
    <w:p w14:paraId="2B93166B" w14:textId="01366860" w:rsidR="00297E90" w:rsidRDefault="00297E90" w:rsidP="00DF79EE">
      <w:pPr>
        <w:ind w:firstLine="562"/>
      </w:pPr>
      <w:proofErr w:type="spellStart"/>
      <w:r>
        <w:t>Để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lên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MIT,</w:t>
      </w:r>
      <w:del w:id="287" w:author="Cung Thanh Long" w:date="2021-04-14T15:20:00Z">
        <w:r w:rsidDel="007A00EA">
          <w:delText xml:space="preserve"> trước hết</w:delText>
        </w:r>
      </w:del>
      <w:r>
        <w:t xml:space="preserve"> </w:t>
      </w:r>
      <w:proofErr w:type="spellStart"/>
      <w:r w:rsidR="0099550C">
        <w:t>cần</w:t>
      </w:r>
      <w:proofErr w:type="spellEnd"/>
      <w:r w:rsidR="0099550C">
        <w:t xml:space="preserve"> </w:t>
      </w:r>
      <w:proofErr w:type="spellStart"/>
      <w:ins w:id="288" w:author="Cung Thanh Long" w:date="2021-04-14T11:36:00Z">
        <w:r w:rsidR="00175018">
          <w:t>tiến</w:t>
        </w:r>
        <w:proofErr w:type="spellEnd"/>
        <w:r w:rsidR="00175018">
          <w:t xml:space="preserve"> </w:t>
        </w:r>
        <w:proofErr w:type="spellStart"/>
        <w:r w:rsidR="00175018">
          <w:t>hành</w:t>
        </w:r>
      </w:ins>
      <w:del w:id="289" w:author="Cung Thanh Long" w:date="2021-04-14T11:35:00Z">
        <w:r w:rsidR="0099550C" w:rsidDel="00175018">
          <w:delText>phải</w:delText>
        </w:r>
      </w:del>
      <w:ins w:id="290" w:author="Cung Thanh Long" w:date="2021-04-14T15:20:00Z">
        <w:r w:rsidR="007A00EA">
          <w:t>trải</w:t>
        </w:r>
        <w:proofErr w:type="spellEnd"/>
        <w:r w:rsidR="007A00EA">
          <w:t xml:space="preserve"> qua</w:t>
        </w:r>
      </w:ins>
      <w:del w:id="291" w:author="Cung Thanh Long" w:date="2021-04-14T15:20:00Z">
        <w:r w:rsidR="0099550C" w:rsidDel="007A00EA">
          <w:delText xml:space="preserve"> tiền xử lý dữ liệu</w:delText>
        </w:r>
        <w:r w:rsidR="00DB17FF" w:rsidDel="007A00EA">
          <w:delText>, bao gồm</w:delText>
        </w:r>
      </w:del>
      <w:r w:rsidR="00DB17FF">
        <w:t xml:space="preserve"> </w:t>
      </w:r>
      <w:proofErr w:type="spellStart"/>
      <w:r w:rsidR="00DB17FF">
        <w:t>các</w:t>
      </w:r>
      <w:proofErr w:type="spellEnd"/>
      <w:r w:rsidR="00DB17FF">
        <w:t xml:space="preserve"> </w:t>
      </w:r>
      <w:proofErr w:type="spellStart"/>
      <w:r w:rsidR="00DB17FF">
        <w:t>bước</w:t>
      </w:r>
      <w:proofErr w:type="spellEnd"/>
      <w:r w:rsidR="00DB17FF">
        <w:t>:</w:t>
      </w:r>
    </w:p>
    <w:p w14:paraId="44CFD52C" w14:textId="77777777" w:rsidR="00DB17FF" w:rsidRPr="00175018" w:rsidRDefault="006A0387" w:rsidP="00953752">
      <w:pPr>
        <w:pStyle w:val="ListParagraph"/>
        <w:numPr>
          <w:ilvl w:val="0"/>
          <w:numId w:val="8"/>
        </w:numPr>
        <w:rPr>
          <w:i/>
          <w:iCs/>
          <w:rPrChange w:id="292" w:author="Cung Thanh Long" w:date="2021-04-14T11:36:00Z">
            <w:rPr/>
          </w:rPrChange>
        </w:rPr>
      </w:pPr>
      <w:proofErr w:type="spellStart"/>
      <w:r w:rsidRPr="00175018">
        <w:rPr>
          <w:i/>
          <w:iCs/>
          <w:rPrChange w:id="293" w:author="Cung Thanh Long" w:date="2021-04-14T11:36:00Z">
            <w:rPr/>
          </w:rPrChange>
        </w:rPr>
        <w:t>Phân</w:t>
      </w:r>
      <w:proofErr w:type="spellEnd"/>
      <w:r w:rsidRPr="00175018">
        <w:rPr>
          <w:i/>
          <w:iCs/>
          <w:rPrChange w:id="294" w:author="Cung Thanh Long" w:date="2021-04-14T11:36:00Z">
            <w:rPr/>
          </w:rPrChange>
        </w:rPr>
        <w:t xml:space="preserve"> chia</w:t>
      </w:r>
      <w:r w:rsidR="00DB17FF" w:rsidRPr="00175018">
        <w:rPr>
          <w:i/>
          <w:iCs/>
          <w:rPrChange w:id="295" w:author="Cung Thanh Long" w:date="2021-04-14T11:36:00Z">
            <w:rPr/>
          </w:rPrChange>
        </w:rPr>
        <w:t xml:space="preserve"> </w:t>
      </w:r>
      <w:proofErr w:type="spellStart"/>
      <w:r w:rsidR="00DB17FF" w:rsidRPr="00175018">
        <w:rPr>
          <w:i/>
          <w:iCs/>
          <w:rPrChange w:id="296" w:author="Cung Thanh Long" w:date="2021-04-14T11:36:00Z">
            <w:rPr/>
          </w:rPrChange>
        </w:rPr>
        <w:t>dữ</w:t>
      </w:r>
      <w:proofErr w:type="spellEnd"/>
      <w:r w:rsidR="00DB17FF" w:rsidRPr="00175018">
        <w:rPr>
          <w:i/>
          <w:iCs/>
          <w:rPrChange w:id="297" w:author="Cung Thanh Long" w:date="2021-04-14T11:36:00Z">
            <w:rPr/>
          </w:rPrChange>
        </w:rPr>
        <w:t xml:space="preserve"> </w:t>
      </w:r>
      <w:proofErr w:type="spellStart"/>
      <w:r w:rsidR="00DB17FF" w:rsidRPr="00175018">
        <w:rPr>
          <w:i/>
          <w:iCs/>
          <w:rPrChange w:id="298" w:author="Cung Thanh Long" w:date="2021-04-14T11:36:00Z">
            <w:rPr/>
          </w:rPrChange>
        </w:rPr>
        <w:t>liệu</w:t>
      </w:r>
      <w:proofErr w:type="spellEnd"/>
    </w:p>
    <w:p w14:paraId="7431CBB4" w14:textId="77777777" w:rsidR="00600E92" w:rsidRDefault="00DB17FF" w:rsidP="00DF79EE">
      <w:pPr>
        <w:ind w:firstLine="562"/>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MIT bao </w:t>
      </w:r>
      <w:proofErr w:type="spellStart"/>
      <w:r>
        <w:t>gồm</w:t>
      </w:r>
      <w:proofErr w:type="spellEnd"/>
      <w:r>
        <w:t xml:space="preserve"> 20 </w:t>
      </w:r>
      <w:proofErr w:type="spellStart"/>
      <w:r>
        <w:t>ngày</w:t>
      </w:r>
      <w:proofErr w:type="spellEnd"/>
      <w:r>
        <w:t xml:space="preserve"> </w:t>
      </w:r>
      <w:proofErr w:type="spellStart"/>
      <w:r>
        <w:t>đo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ngày</w:t>
      </w:r>
      <w:proofErr w:type="spellEnd"/>
      <w:r>
        <w:t xml:space="preserve"> </w:t>
      </w:r>
      <w:proofErr w:type="spellStart"/>
      <w:r>
        <w:t>chứa</w:t>
      </w:r>
      <w:proofErr w:type="spellEnd"/>
      <w:r>
        <w:t xml:space="preserve"> 8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mỗi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có</w:t>
      </w:r>
      <w:proofErr w:type="spellEnd"/>
      <w:r>
        <w:t xml:space="preserve"> 4 </w:t>
      </w:r>
      <w:proofErr w:type="spellStart"/>
      <w:r>
        <w:t>đoạn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rsidR="00474B4B">
        <w:t>đo</w:t>
      </w:r>
      <w:proofErr w:type="spellEnd"/>
      <w:r w:rsidR="00474B4B">
        <w:t xml:space="preserve"> </w:t>
      </w:r>
      <w:proofErr w:type="spellStart"/>
      <w:r w:rsidR="00474B4B">
        <w:t>trong</w:t>
      </w:r>
      <w:proofErr w:type="spellEnd"/>
      <w:r w:rsidR="00474B4B">
        <w:t xml:space="preserve"> 100 </w:t>
      </w:r>
      <w:proofErr w:type="spellStart"/>
      <w:r w:rsidR="00474B4B">
        <w:t>giây</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rsidR="00474B4B">
        <w:t>với</w:t>
      </w:r>
      <w:proofErr w:type="spellEnd"/>
      <w:r w:rsidR="00474B4B">
        <w:t xml:space="preserve"> 2000 </w:t>
      </w:r>
      <w:proofErr w:type="spellStart"/>
      <w:r w:rsidR="00474B4B">
        <w:t>điểm</w:t>
      </w:r>
      <w:proofErr w:type="spellEnd"/>
      <w:r w:rsidR="00474B4B">
        <w:t xml:space="preserve"> </w:t>
      </w:r>
      <w:proofErr w:type="spellStart"/>
      <w:r w:rsidR="00474B4B">
        <w:t>dữ</w:t>
      </w:r>
      <w:proofErr w:type="spellEnd"/>
      <w:r w:rsidR="00474B4B">
        <w:t xml:space="preserve"> </w:t>
      </w:r>
      <w:proofErr w:type="spellStart"/>
      <w:r w:rsidR="00474B4B">
        <w:t>liệu</w:t>
      </w:r>
      <w:proofErr w:type="spellEnd"/>
      <w:r>
        <w:t xml:space="preserve">) </w:t>
      </w:r>
      <w:proofErr w:type="spellStart"/>
      <w:r>
        <w:t>đo</w:t>
      </w:r>
      <w:proofErr w:type="spellEnd"/>
      <w:r>
        <w:t xml:space="preserve"> </w:t>
      </w:r>
      <w:proofErr w:type="spellStart"/>
      <w:r>
        <w:t>từ</w:t>
      </w:r>
      <w:proofErr w:type="spellEnd"/>
      <w:r>
        <w:t xml:space="preserve"> 4 </w:t>
      </w:r>
      <w:proofErr w:type="spellStart"/>
      <w:r>
        <w:t>cảm</w:t>
      </w:r>
      <w:proofErr w:type="spellEnd"/>
      <w:r>
        <w:t xml:space="preserve"> </w:t>
      </w:r>
      <w:proofErr w:type="spellStart"/>
      <w:r>
        <w:t>biến</w:t>
      </w:r>
      <w:proofErr w:type="spellEnd"/>
      <w:r>
        <w:t>.</w:t>
      </w:r>
    </w:p>
    <w:p w14:paraId="3560A69C" w14:textId="77777777" w:rsidR="00DB17FF" w:rsidRDefault="00326872" w:rsidP="00DF79EE">
      <w:pPr>
        <w:ind w:firstLine="562"/>
      </w:pP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rsidR="00600E92">
        <w:t>sẽ</w:t>
      </w:r>
      <w:proofErr w:type="spellEnd"/>
      <w:r w:rsidR="00600E92">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ứng</w:t>
      </w:r>
      <w:proofErr w:type="spellEnd"/>
      <w:r>
        <w:t xml:space="preserve"> </w:t>
      </w:r>
      <w:proofErr w:type="spellStart"/>
      <w:r>
        <w:t>với</w:t>
      </w:r>
      <w:proofErr w:type="spellEnd"/>
      <w:r>
        <w:t xml:space="preserve"> 10 </w:t>
      </w:r>
      <w:proofErr w:type="spellStart"/>
      <w:r>
        <w:t>giây</w:t>
      </w:r>
      <w:proofErr w:type="spellEnd"/>
      <w:r>
        <w:t xml:space="preserve"> </w:t>
      </w:r>
      <w:proofErr w:type="spellStart"/>
      <w:r>
        <w:t>tách</w:t>
      </w:r>
      <w:proofErr w:type="spellEnd"/>
      <w:r>
        <w:t xml:space="preserve"> </w:t>
      </w:r>
      <w:proofErr w:type="spellStart"/>
      <w:r>
        <w:t>rời</w:t>
      </w:r>
      <w:proofErr w:type="spellEnd"/>
      <w:r>
        <w:t xml:space="preserve"> (</w:t>
      </w:r>
      <w:proofErr w:type="spellStart"/>
      <w:r>
        <w:t>gồm</w:t>
      </w:r>
      <w:proofErr w:type="spellEnd"/>
      <w:r>
        <w:t xml:space="preserve"> 200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sẽ</w:t>
      </w:r>
      <w:proofErr w:type="spellEnd"/>
      <w:r>
        <w:t xml:space="preserve"> bao </w:t>
      </w:r>
      <w:proofErr w:type="spellStart"/>
      <w:r>
        <w:t>gồm</w:t>
      </w:r>
      <w:proofErr w:type="spellEnd"/>
      <w:r>
        <w:t xml:space="preserve"> 4 </w:t>
      </w:r>
      <w:proofErr w:type="spellStart"/>
      <w:r>
        <w:t>đoạn</w:t>
      </w:r>
      <w:proofErr w:type="spellEnd"/>
      <w:r>
        <w:t xml:space="preserve"> </w:t>
      </w:r>
      <w:proofErr w:type="spellStart"/>
      <w:r w:rsidR="00FE3E56">
        <w:t>dữ</w:t>
      </w:r>
      <w:proofErr w:type="spellEnd"/>
      <w:r w:rsidR="00FE3E56">
        <w:t xml:space="preserve"> </w:t>
      </w:r>
      <w:proofErr w:type="spellStart"/>
      <w:r w:rsidR="00FE3E56">
        <w:t>liệu</w:t>
      </w:r>
      <w:proofErr w:type="spellEnd"/>
      <w:r w:rsidR="00FE3E56">
        <w:t xml:space="preserve"> 10 </w:t>
      </w:r>
      <w:proofErr w:type="spellStart"/>
      <w:r w:rsidR="00FE3E56">
        <w:t>giây</w:t>
      </w:r>
      <w:proofErr w:type="spellEnd"/>
      <w:r w:rsidR="00FE3E56">
        <w:t xml:space="preserve"> </w:t>
      </w:r>
      <w:proofErr w:type="spellStart"/>
      <w:r w:rsidR="00FE3E56">
        <w:t>tách</w:t>
      </w:r>
      <w:proofErr w:type="spellEnd"/>
      <w:r w:rsidR="00FE3E56">
        <w:t xml:space="preserve"> </w:t>
      </w:r>
      <w:proofErr w:type="spellStart"/>
      <w:r w:rsidR="00FE3E56">
        <w:t>rời</w:t>
      </w:r>
      <w:proofErr w:type="spellEnd"/>
      <w:r w:rsidR="00FE3E56">
        <w:t xml:space="preserve"> </w:t>
      </w:r>
      <w:proofErr w:type="spellStart"/>
      <w:r w:rsidR="00FE3E56">
        <w:t>của</w:t>
      </w:r>
      <w:proofErr w:type="spellEnd"/>
      <w:r w:rsidR="00FE3E56">
        <w:t xml:space="preserve"> 4 </w:t>
      </w:r>
      <w:proofErr w:type="spellStart"/>
      <w:r w:rsidR="00FE3E56">
        <w:t>loại</w:t>
      </w:r>
      <w:proofErr w:type="spellEnd"/>
      <w:r w:rsidR="00FE3E56">
        <w:t xml:space="preserve"> </w:t>
      </w:r>
      <w:proofErr w:type="spellStart"/>
      <w:r w:rsidR="00FE3E56">
        <w:t>cảm</w:t>
      </w:r>
      <w:proofErr w:type="spellEnd"/>
      <w:r w:rsidR="00FE3E56">
        <w:t xml:space="preserve"> </w:t>
      </w:r>
      <w:proofErr w:type="spellStart"/>
      <w:r w:rsidR="00FE3E56">
        <w:t>biến</w:t>
      </w:r>
      <w:proofErr w:type="spellEnd"/>
      <w:r w:rsidR="00FE3E56">
        <w:t xml:space="preserve">, </w:t>
      </w:r>
      <w:proofErr w:type="spellStart"/>
      <w:r w:rsidR="00FE3E56">
        <w:t>tổng</w:t>
      </w:r>
      <w:proofErr w:type="spellEnd"/>
      <w:r w:rsidR="00FE3E56">
        <w:t xml:space="preserve"> </w:t>
      </w:r>
      <w:proofErr w:type="spellStart"/>
      <w:r w:rsidR="00FE3E56">
        <w:t>cộng</w:t>
      </w:r>
      <w:proofErr w:type="spellEnd"/>
      <w:r w:rsidR="00FE3E56">
        <w:t xml:space="preserve"> 1 </w:t>
      </w:r>
      <w:proofErr w:type="spellStart"/>
      <w:r w:rsidR="00FE3E56">
        <w:t>ngày</w:t>
      </w:r>
      <w:proofErr w:type="spellEnd"/>
      <w:r w:rsidR="00FE3E56">
        <w:t xml:space="preserve"> </w:t>
      </w:r>
      <w:proofErr w:type="spellStart"/>
      <w:r w:rsidR="00FE3E56">
        <w:t>sẽ</w:t>
      </w:r>
      <w:proofErr w:type="spellEnd"/>
      <w:r w:rsidR="00FE3E56">
        <w:t xml:space="preserve"> </w:t>
      </w:r>
      <w:proofErr w:type="spellStart"/>
      <w:r w:rsidR="00FE3E56">
        <w:t>có</w:t>
      </w:r>
      <w:proofErr w:type="spellEnd"/>
      <w:r w:rsidR="00FE3E56">
        <w:t xml:space="preserve"> 80 </w:t>
      </w:r>
      <w:proofErr w:type="spellStart"/>
      <w:r w:rsidR="00FE3E56">
        <w:t>mẫu</w:t>
      </w:r>
      <w:proofErr w:type="spellEnd"/>
      <w:r w:rsidR="00FE3E56">
        <w:t xml:space="preserve">, </w:t>
      </w:r>
      <w:proofErr w:type="spellStart"/>
      <w:r w:rsidR="00FE3E56">
        <w:t>và</w:t>
      </w:r>
      <w:proofErr w:type="spellEnd"/>
      <w:r w:rsidR="00FE3E56">
        <w:t xml:space="preserve"> </w:t>
      </w:r>
      <w:proofErr w:type="spellStart"/>
      <w:r w:rsidR="00FE3E56">
        <w:t>tổng</w:t>
      </w:r>
      <w:proofErr w:type="spellEnd"/>
      <w:r w:rsidR="00FE3E56">
        <w:t xml:space="preserve"> </w:t>
      </w:r>
      <w:proofErr w:type="spellStart"/>
      <w:r w:rsidR="00FE3E56">
        <w:t>cộng</w:t>
      </w:r>
      <w:proofErr w:type="spellEnd"/>
      <w:r w:rsidR="00FE3E56">
        <w:t xml:space="preserve"> </w:t>
      </w:r>
      <w:proofErr w:type="spellStart"/>
      <w:r w:rsidR="00FE3E56">
        <w:t>là</w:t>
      </w:r>
      <w:proofErr w:type="spellEnd"/>
      <w:r w:rsidR="00FE3E56">
        <w:t xml:space="preserve"> 1600 </w:t>
      </w:r>
      <w:proofErr w:type="spellStart"/>
      <w:r w:rsidR="00FE3E56">
        <w:t>mẫu</w:t>
      </w:r>
      <w:proofErr w:type="spellEnd"/>
      <w:r w:rsidR="00FE3E56">
        <w:t xml:space="preserve"> </w:t>
      </w:r>
      <w:proofErr w:type="spellStart"/>
      <w:r w:rsidR="00FE3E56">
        <w:t>cho</w:t>
      </w:r>
      <w:proofErr w:type="spellEnd"/>
      <w:r w:rsidR="00FE3E56">
        <w:t xml:space="preserve"> 20 </w:t>
      </w:r>
      <w:proofErr w:type="spellStart"/>
      <w:r w:rsidR="00FE3E56">
        <w:t>ngày</w:t>
      </w:r>
      <w:proofErr w:type="spellEnd"/>
      <w:r w:rsidR="00FE3E56">
        <w:t xml:space="preserve"> </w:t>
      </w:r>
      <w:proofErr w:type="spellStart"/>
      <w:r w:rsidR="00FE3E56">
        <w:t>đo</w:t>
      </w:r>
      <w:proofErr w:type="spellEnd"/>
      <w:r w:rsidR="00FE3E56">
        <w:t>.</w:t>
      </w:r>
    </w:p>
    <w:p w14:paraId="57E49001" w14:textId="77777777" w:rsidR="00600E92" w:rsidRDefault="00600E92" w:rsidP="00DF79EE">
      <w:pPr>
        <w:ind w:firstLine="562"/>
      </w:pPr>
      <w:proofErr w:type="spellStart"/>
      <w:r w:rsidRPr="00600E92">
        <w:t>Trường</w:t>
      </w:r>
      <w:proofErr w:type="spellEnd"/>
      <w:r w:rsidRPr="00600E92">
        <w:t xml:space="preserve"> </w:t>
      </w:r>
      <w:proofErr w:type="spellStart"/>
      <w:r w:rsidRPr="00600E92">
        <w:t>hợp</w:t>
      </w:r>
      <w:proofErr w:type="spellEnd"/>
      <w:r w:rsidRPr="00600E92">
        <w:t xml:space="preserve"> </w:t>
      </w:r>
      <w:proofErr w:type="spellStart"/>
      <w:r w:rsidRPr="00600E92">
        <w:t>tổ</w:t>
      </w:r>
      <w:proofErr w:type="spellEnd"/>
      <w:r w:rsidRPr="00600E92">
        <w:t xml:space="preserve"> </w:t>
      </w:r>
      <w:proofErr w:type="spellStart"/>
      <w:r w:rsidRPr="00600E92">
        <w:t>chức</w:t>
      </w:r>
      <w:proofErr w:type="spellEnd"/>
      <w:r w:rsidRPr="00600E92">
        <w:t xml:space="preserve"> </w:t>
      </w:r>
      <w:proofErr w:type="spellStart"/>
      <w:r w:rsidRPr="00600E92">
        <w:t>dữ</w:t>
      </w:r>
      <w:proofErr w:type="spellEnd"/>
      <w:r w:rsidRPr="00600E92">
        <w:t xml:space="preserve"> </w:t>
      </w:r>
      <w:proofErr w:type="spellStart"/>
      <w:r w:rsidRPr="00600E92">
        <w:t>liệu</w:t>
      </w:r>
      <w:proofErr w:type="spellEnd"/>
      <w:r w:rsidRPr="00600E92">
        <w:t xml:space="preserve"> </w:t>
      </w:r>
      <w:proofErr w:type="spellStart"/>
      <w:r w:rsidRPr="00600E92">
        <w:t>đầu</w:t>
      </w:r>
      <w:proofErr w:type="spellEnd"/>
      <w:r w:rsidRPr="00600E92">
        <w:t xml:space="preserve"> </w:t>
      </w:r>
      <w:proofErr w:type="spellStart"/>
      <w:r w:rsidRPr="00600E92">
        <w:t>vào</w:t>
      </w:r>
      <w:proofErr w:type="spellEnd"/>
      <w:r w:rsidRPr="00600E92">
        <w:t xml:space="preserve"> </w:t>
      </w:r>
      <w:proofErr w:type="spellStart"/>
      <w:r w:rsidRPr="00600E92">
        <w:t>vớ</w:t>
      </w:r>
      <w:r w:rsidR="00586F58">
        <w:t>i</w:t>
      </w:r>
      <w:proofErr w:type="spellEnd"/>
      <w:r w:rsidR="00586F58">
        <w:t xml:space="preserve"> 10 </w:t>
      </w:r>
      <w:proofErr w:type="spellStart"/>
      <w:r w:rsidR="00586F58">
        <w:t>giây</w:t>
      </w:r>
      <w:proofErr w:type="spellEnd"/>
      <w:r w:rsidRPr="00600E92">
        <w:t xml:space="preserve"> </w:t>
      </w:r>
      <w:proofErr w:type="spellStart"/>
      <w:r w:rsidRPr="00600E92">
        <w:t>có</w:t>
      </w:r>
      <w:proofErr w:type="spellEnd"/>
      <w:r w:rsidRPr="00600E92">
        <w:t xml:space="preserve"> </w:t>
      </w:r>
      <w:proofErr w:type="spellStart"/>
      <w:r w:rsidRPr="00600E92">
        <w:t>chồng</w:t>
      </w:r>
      <w:proofErr w:type="spellEnd"/>
      <w:r w:rsidRPr="00600E92">
        <w:t xml:space="preserve"> </w:t>
      </w:r>
      <w:proofErr w:type="spellStart"/>
      <w:r w:rsidRPr="00600E92">
        <w:t>chập</w:t>
      </w:r>
      <w:proofErr w:type="spellEnd"/>
      <w:r w:rsidRPr="00600E92">
        <w:t xml:space="preserve"> </w:t>
      </w:r>
      <w:proofErr w:type="spellStart"/>
      <w:r w:rsidRPr="00600E92">
        <w:t>thì</w:t>
      </w:r>
      <w:proofErr w:type="spellEnd"/>
      <w:r w:rsidRPr="00600E92">
        <w:t xml:space="preserve"> </w:t>
      </w:r>
      <w:proofErr w:type="spellStart"/>
      <w:r w:rsidRPr="00600E92">
        <w:t>lượng</w:t>
      </w:r>
      <w:proofErr w:type="spellEnd"/>
      <w:r w:rsidRPr="00600E92">
        <w:t xml:space="preserve"> </w:t>
      </w:r>
      <w:proofErr w:type="spellStart"/>
      <w:r w:rsidRPr="00600E92">
        <w:t>mẫu</w:t>
      </w:r>
      <w:proofErr w:type="spellEnd"/>
      <w:r w:rsidRPr="00600E92">
        <w:t xml:space="preserve"> </w:t>
      </w:r>
      <w:proofErr w:type="spellStart"/>
      <w:r w:rsidRPr="00600E92">
        <w:t>sẽ</w:t>
      </w:r>
      <w:proofErr w:type="spellEnd"/>
      <w:r w:rsidRPr="00600E92">
        <w:t xml:space="preserve"> </w:t>
      </w:r>
      <w:proofErr w:type="spellStart"/>
      <w:r w:rsidRPr="00600E92">
        <w:t>lớn</w:t>
      </w:r>
      <w:proofErr w:type="spellEnd"/>
      <w:r w:rsidRPr="00600E92">
        <w:t xml:space="preserve"> </w:t>
      </w:r>
      <w:proofErr w:type="spellStart"/>
      <w:r w:rsidRPr="00600E92">
        <w:t>hơn</w:t>
      </w:r>
      <w:proofErr w:type="spellEnd"/>
      <w:r w:rsidRPr="00600E92">
        <w:t xml:space="preserve">, </w:t>
      </w:r>
      <w:proofErr w:type="spellStart"/>
      <w:r w:rsidRPr="00600E92">
        <w:t>tùy</w:t>
      </w:r>
      <w:proofErr w:type="spellEnd"/>
      <w:r w:rsidRPr="00600E92">
        <w:t xml:space="preserve"> </w:t>
      </w:r>
      <w:proofErr w:type="spellStart"/>
      <w:r w:rsidRPr="00600E92">
        <w:t>thuộc</w:t>
      </w:r>
      <w:proofErr w:type="spellEnd"/>
      <w:r w:rsidRPr="00600E92">
        <w:t xml:space="preserve"> </w:t>
      </w:r>
      <w:proofErr w:type="spellStart"/>
      <w:r w:rsidRPr="00600E92">
        <w:t>vào</w:t>
      </w:r>
      <w:proofErr w:type="spellEnd"/>
      <w:r w:rsidRPr="00600E92">
        <w:t xml:space="preserve"> </w:t>
      </w:r>
      <w:proofErr w:type="spellStart"/>
      <w:r w:rsidRPr="00600E92">
        <w:t>tỉ</w:t>
      </w:r>
      <w:proofErr w:type="spellEnd"/>
      <w:r w:rsidRPr="00600E92">
        <w:t xml:space="preserve"> </w:t>
      </w:r>
      <w:proofErr w:type="spellStart"/>
      <w:r w:rsidRPr="00600E92">
        <w:t>lệ</w:t>
      </w:r>
      <w:proofErr w:type="spellEnd"/>
      <w:r w:rsidRPr="00600E92">
        <w:t xml:space="preserve"> </w:t>
      </w:r>
      <w:proofErr w:type="spellStart"/>
      <w:r w:rsidRPr="00600E92">
        <w:t>chồng</w:t>
      </w:r>
      <w:proofErr w:type="spellEnd"/>
      <w:r w:rsidRPr="00600E92">
        <w:t xml:space="preserve"> </w:t>
      </w:r>
      <w:proofErr w:type="spellStart"/>
      <w:r w:rsidRPr="00600E92">
        <w:t>chập</w:t>
      </w:r>
      <w:proofErr w:type="spellEnd"/>
      <w:r w:rsidRPr="00600E92">
        <w:t xml:space="preserve"> </w:t>
      </w:r>
      <w:proofErr w:type="spellStart"/>
      <w:r w:rsidRPr="00600E92">
        <w:t>được</w:t>
      </w:r>
      <w:proofErr w:type="spellEnd"/>
      <w:r w:rsidRPr="00600E92">
        <w:t xml:space="preserve"> </w:t>
      </w:r>
      <w:proofErr w:type="spellStart"/>
      <w:r w:rsidRPr="00600E92">
        <w:t>sử</w:t>
      </w:r>
      <w:proofErr w:type="spellEnd"/>
      <w:r w:rsidRPr="00600E92">
        <w:t xml:space="preserve"> </w:t>
      </w:r>
      <w:proofErr w:type="spellStart"/>
      <w:r w:rsidRPr="00600E92">
        <w:t>dụng</w:t>
      </w:r>
      <w:proofErr w:type="spellEnd"/>
      <w:r w:rsidRPr="00600E92">
        <w:t xml:space="preserve">. </w:t>
      </w:r>
      <w:proofErr w:type="spellStart"/>
      <w:r w:rsidRPr="00600E92">
        <w:t>Việc</w:t>
      </w:r>
      <w:proofErr w:type="spellEnd"/>
      <w:r w:rsidRPr="00600E92">
        <w:t xml:space="preserve"> </w:t>
      </w:r>
      <w:proofErr w:type="spellStart"/>
      <w:r w:rsidRPr="00600E92">
        <w:t>xây</w:t>
      </w:r>
      <w:proofErr w:type="spellEnd"/>
      <w:r w:rsidRPr="00600E92">
        <w:t xml:space="preserve"> </w:t>
      </w:r>
      <w:proofErr w:type="spellStart"/>
      <w:r w:rsidRPr="00600E92">
        <w:t>dựng</w:t>
      </w:r>
      <w:proofErr w:type="spellEnd"/>
      <w:r w:rsidRPr="00600E92">
        <w:t xml:space="preserve"> </w:t>
      </w:r>
      <w:proofErr w:type="spellStart"/>
      <w:r w:rsidRPr="00600E92">
        <w:t>dữ</w:t>
      </w:r>
      <w:proofErr w:type="spellEnd"/>
      <w:r w:rsidRPr="00600E92">
        <w:t xml:space="preserve"> </w:t>
      </w:r>
      <w:proofErr w:type="spellStart"/>
      <w:r w:rsidRPr="00600E92">
        <w:t>liệu</w:t>
      </w:r>
      <w:proofErr w:type="spellEnd"/>
      <w:r w:rsidRPr="00600E92">
        <w:t xml:space="preserve"> </w:t>
      </w:r>
      <w:proofErr w:type="spellStart"/>
      <w:r w:rsidRPr="00600E92">
        <w:t>có</w:t>
      </w:r>
      <w:proofErr w:type="spellEnd"/>
      <w:r w:rsidRPr="00600E92">
        <w:t xml:space="preserve"> </w:t>
      </w:r>
      <w:proofErr w:type="spellStart"/>
      <w:r w:rsidRPr="00600E92">
        <w:t>chồng</w:t>
      </w:r>
      <w:proofErr w:type="spellEnd"/>
      <w:r w:rsidRPr="00600E92">
        <w:t xml:space="preserve"> </w:t>
      </w:r>
      <w:proofErr w:type="spellStart"/>
      <w:r w:rsidRPr="00600E92">
        <w:t>chập</w:t>
      </w:r>
      <w:proofErr w:type="spellEnd"/>
      <w:r w:rsidRPr="00600E92">
        <w:t xml:space="preserve"> </w:t>
      </w:r>
      <w:proofErr w:type="spellStart"/>
      <w:r w:rsidRPr="00600E92">
        <w:t>sẽ</w:t>
      </w:r>
      <w:proofErr w:type="spellEnd"/>
      <w:r w:rsidRPr="00600E92">
        <w:t xml:space="preserve"> </w:t>
      </w:r>
      <w:proofErr w:type="spellStart"/>
      <w:r w:rsidRPr="00600E92">
        <w:t>được</w:t>
      </w:r>
      <w:proofErr w:type="spellEnd"/>
      <w:r w:rsidRPr="00600E92">
        <w:t xml:space="preserve"> </w:t>
      </w:r>
      <w:proofErr w:type="spellStart"/>
      <w:r w:rsidRPr="00600E92">
        <w:t>thực</w:t>
      </w:r>
      <w:proofErr w:type="spellEnd"/>
      <w:r w:rsidRPr="00600E92">
        <w:t xml:space="preserve"> </w:t>
      </w:r>
      <w:proofErr w:type="spellStart"/>
      <w:r w:rsidRPr="00600E92">
        <w:t>hiện</w:t>
      </w:r>
      <w:proofErr w:type="spellEnd"/>
      <w:r w:rsidRPr="00600E92">
        <w:t xml:space="preserve">, </w:t>
      </w:r>
      <w:proofErr w:type="spellStart"/>
      <w:r w:rsidRPr="00600E92">
        <w:t>thử</w:t>
      </w:r>
      <w:proofErr w:type="spellEnd"/>
      <w:r w:rsidRPr="00600E92">
        <w:t xml:space="preserve"> </w:t>
      </w:r>
      <w:proofErr w:type="spellStart"/>
      <w:r w:rsidRPr="00600E92">
        <w:t>nghiệm</w:t>
      </w:r>
      <w:proofErr w:type="spellEnd"/>
      <w:r w:rsidRPr="00600E92">
        <w:t xml:space="preserve"> </w:t>
      </w:r>
      <w:proofErr w:type="spellStart"/>
      <w:r w:rsidRPr="00600E92">
        <w:t>và</w:t>
      </w:r>
      <w:proofErr w:type="spellEnd"/>
      <w:r w:rsidRPr="00600E92">
        <w:t xml:space="preserve"> </w:t>
      </w:r>
      <w:proofErr w:type="spellStart"/>
      <w:r w:rsidRPr="00600E92">
        <w:t>trình</w:t>
      </w:r>
      <w:proofErr w:type="spellEnd"/>
      <w:r w:rsidRPr="00600E92">
        <w:t xml:space="preserve"> </w:t>
      </w:r>
      <w:proofErr w:type="spellStart"/>
      <w:r w:rsidRPr="00600E92">
        <w:t>bày</w:t>
      </w:r>
      <w:proofErr w:type="spellEnd"/>
      <w:r w:rsidRPr="00600E92">
        <w:t xml:space="preserve"> </w:t>
      </w:r>
      <w:proofErr w:type="spellStart"/>
      <w:r w:rsidRPr="00600E92">
        <w:t>trong</w:t>
      </w:r>
      <w:proofErr w:type="spellEnd"/>
      <w:r w:rsidRPr="00600E92">
        <w:t xml:space="preserve"> </w:t>
      </w:r>
      <w:proofErr w:type="spellStart"/>
      <w:r w:rsidRPr="00600E92">
        <w:t>chương</w:t>
      </w:r>
      <w:proofErr w:type="spellEnd"/>
      <w:r w:rsidRPr="00600E92">
        <w:t xml:space="preserve"> </w:t>
      </w:r>
      <w:proofErr w:type="spellStart"/>
      <w:r w:rsidRPr="00600E92">
        <w:t>sau</w:t>
      </w:r>
      <w:proofErr w:type="spellEnd"/>
      <w:r w:rsidRPr="00600E92">
        <w:t xml:space="preserve">. </w:t>
      </w:r>
      <w:proofErr w:type="spellStart"/>
      <w:r w:rsidRPr="00600E92">
        <w:t>Trong</w:t>
      </w:r>
      <w:proofErr w:type="spellEnd"/>
      <w:r w:rsidRPr="00600E92">
        <w:t xml:space="preserve"> </w:t>
      </w:r>
      <w:proofErr w:type="spellStart"/>
      <w:r w:rsidRPr="00600E92">
        <w:t>chương</w:t>
      </w:r>
      <w:proofErr w:type="spellEnd"/>
      <w:r w:rsidRPr="00600E92">
        <w:t xml:space="preserve"> </w:t>
      </w:r>
      <w:proofErr w:type="spellStart"/>
      <w:r w:rsidRPr="00600E92">
        <w:t>này</w:t>
      </w:r>
      <w:proofErr w:type="spellEnd"/>
      <w:r w:rsidRPr="00600E92">
        <w:t xml:space="preserve">, </w:t>
      </w:r>
      <w:proofErr w:type="spellStart"/>
      <w:r w:rsidRPr="00600E92">
        <w:t>sẽ</w:t>
      </w:r>
      <w:proofErr w:type="spellEnd"/>
      <w:r w:rsidRPr="00600E92">
        <w:t xml:space="preserve"> </w:t>
      </w:r>
      <w:proofErr w:type="spellStart"/>
      <w:r w:rsidRPr="00600E92">
        <w:t>tập</w:t>
      </w:r>
      <w:proofErr w:type="spellEnd"/>
      <w:r w:rsidRPr="00600E92">
        <w:t xml:space="preserve"> </w:t>
      </w:r>
      <w:proofErr w:type="spellStart"/>
      <w:r w:rsidRPr="00600E92">
        <w:t>trung</w:t>
      </w:r>
      <w:proofErr w:type="spellEnd"/>
      <w:r w:rsidRPr="00600E92">
        <w:t xml:space="preserve"> </w:t>
      </w:r>
      <w:proofErr w:type="spellStart"/>
      <w:r w:rsidRPr="00600E92">
        <w:t>thử</w:t>
      </w:r>
      <w:proofErr w:type="spellEnd"/>
      <w:r w:rsidRPr="00600E92">
        <w:t xml:space="preserve"> </w:t>
      </w:r>
      <w:proofErr w:type="spellStart"/>
      <w:r w:rsidRPr="00600E92">
        <w:t>nghiệm</w:t>
      </w:r>
      <w:proofErr w:type="spellEnd"/>
      <w:r w:rsidRPr="00600E92">
        <w:t xml:space="preserve"> </w:t>
      </w:r>
      <w:proofErr w:type="spellStart"/>
      <w:r w:rsidRPr="00600E92">
        <w:t>các</w:t>
      </w:r>
      <w:proofErr w:type="spellEnd"/>
      <w:r w:rsidRPr="00600E92">
        <w:t xml:space="preserve"> </w:t>
      </w:r>
      <w:proofErr w:type="spellStart"/>
      <w:r w:rsidRPr="00600E92">
        <w:t>thuật</w:t>
      </w:r>
      <w:proofErr w:type="spellEnd"/>
      <w:r w:rsidRPr="00600E92">
        <w:t xml:space="preserve"> </w:t>
      </w:r>
      <w:proofErr w:type="spellStart"/>
      <w:r w:rsidRPr="00600E92">
        <w:t>toán</w:t>
      </w:r>
      <w:proofErr w:type="spellEnd"/>
      <w:r w:rsidRPr="00600E92">
        <w:t xml:space="preserve"> </w:t>
      </w:r>
      <w:proofErr w:type="spellStart"/>
      <w:r w:rsidRPr="00600E92">
        <w:t>phân</w:t>
      </w:r>
      <w:proofErr w:type="spellEnd"/>
      <w:r w:rsidRPr="00600E92">
        <w:t xml:space="preserve"> </w:t>
      </w:r>
      <w:proofErr w:type="spellStart"/>
      <w:r w:rsidRPr="00600E92">
        <w:t>lớp</w:t>
      </w:r>
      <w:proofErr w:type="spellEnd"/>
      <w:r w:rsidRPr="00600E92">
        <w:t xml:space="preserve"> </w:t>
      </w:r>
      <w:proofErr w:type="spellStart"/>
      <w:r w:rsidRPr="00600E92">
        <w:t>khác</w:t>
      </w:r>
      <w:proofErr w:type="spellEnd"/>
      <w:r w:rsidRPr="00600E92">
        <w:t xml:space="preserve"> </w:t>
      </w:r>
      <w:proofErr w:type="spellStart"/>
      <w:r w:rsidRPr="00600E92">
        <w:t>nhau</w:t>
      </w:r>
      <w:proofErr w:type="spellEnd"/>
      <w:r w:rsidRPr="00600E92">
        <w:t xml:space="preserve">, </w:t>
      </w:r>
      <w:proofErr w:type="spellStart"/>
      <w:r w:rsidRPr="00600E92">
        <w:t>trên</w:t>
      </w:r>
      <w:proofErr w:type="spellEnd"/>
      <w:r w:rsidRPr="00600E92">
        <w:t xml:space="preserve"> </w:t>
      </w:r>
      <w:proofErr w:type="spellStart"/>
      <w:r w:rsidRPr="00600E92">
        <w:t>cùng</w:t>
      </w:r>
      <w:proofErr w:type="spellEnd"/>
      <w:r w:rsidRPr="00600E92">
        <w:t xml:space="preserve"> </w:t>
      </w:r>
      <w:proofErr w:type="spellStart"/>
      <w:r w:rsidRPr="00600E92">
        <w:t>bộ</w:t>
      </w:r>
      <w:proofErr w:type="spellEnd"/>
      <w:r w:rsidRPr="00600E92">
        <w:t xml:space="preserve"> </w:t>
      </w:r>
      <w:proofErr w:type="spellStart"/>
      <w:r w:rsidRPr="00600E92">
        <w:t>dữ</w:t>
      </w:r>
      <w:proofErr w:type="spellEnd"/>
      <w:r w:rsidRPr="00600E92">
        <w:t xml:space="preserve"> </w:t>
      </w:r>
      <w:proofErr w:type="spellStart"/>
      <w:r w:rsidRPr="00600E92">
        <w:t>liệ</w:t>
      </w:r>
      <w:r w:rsidR="00586F58">
        <w:t>u</w:t>
      </w:r>
      <w:proofErr w:type="spellEnd"/>
      <w:r w:rsidR="00586F58">
        <w:t xml:space="preserve"> 10 </w:t>
      </w:r>
      <w:proofErr w:type="spellStart"/>
      <w:r w:rsidR="00586F58">
        <w:t>giây</w:t>
      </w:r>
      <w:proofErr w:type="spellEnd"/>
      <w:r w:rsidRPr="00600E92">
        <w:t xml:space="preserve"> </w:t>
      </w:r>
      <w:proofErr w:type="spellStart"/>
      <w:r w:rsidRPr="00600E92">
        <w:t>không</w:t>
      </w:r>
      <w:proofErr w:type="spellEnd"/>
      <w:r w:rsidRPr="00600E92">
        <w:t xml:space="preserve"> </w:t>
      </w:r>
      <w:proofErr w:type="spellStart"/>
      <w:r w:rsidRPr="00600E92">
        <w:t>chồng</w:t>
      </w:r>
      <w:proofErr w:type="spellEnd"/>
      <w:r w:rsidRPr="00600E92">
        <w:t xml:space="preserve"> </w:t>
      </w:r>
      <w:proofErr w:type="spellStart"/>
      <w:r w:rsidRPr="00600E92">
        <w:t>chập</w:t>
      </w:r>
      <w:proofErr w:type="spellEnd"/>
      <w:r w:rsidRPr="00600E92">
        <w:t xml:space="preserve">. </w:t>
      </w:r>
      <w:proofErr w:type="spellStart"/>
      <w:r w:rsidRPr="00600E92">
        <w:t>Kết</w:t>
      </w:r>
      <w:proofErr w:type="spellEnd"/>
      <w:r w:rsidRPr="00600E92">
        <w:t xml:space="preserve"> </w:t>
      </w:r>
      <w:proofErr w:type="spellStart"/>
      <w:r w:rsidRPr="00600E92">
        <w:t>quả</w:t>
      </w:r>
      <w:proofErr w:type="spellEnd"/>
      <w:r w:rsidRPr="00600E92">
        <w:t xml:space="preserve"> </w:t>
      </w:r>
      <w:proofErr w:type="spellStart"/>
      <w:r w:rsidRPr="00600E92">
        <w:t>thu</w:t>
      </w:r>
      <w:proofErr w:type="spellEnd"/>
      <w:r w:rsidRPr="00600E92">
        <w:t xml:space="preserve"> </w:t>
      </w:r>
      <w:proofErr w:type="spellStart"/>
      <w:r w:rsidRPr="00600E92">
        <w:t>được</w:t>
      </w:r>
      <w:proofErr w:type="spellEnd"/>
      <w:r w:rsidRPr="00600E92">
        <w:t xml:space="preserve"> </w:t>
      </w:r>
      <w:proofErr w:type="spellStart"/>
      <w:r w:rsidRPr="00600E92">
        <w:t>sẽ</w:t>
      </w:r>
      <w:proofErr w:type="spellEnd"/>
      <w:r w:rsidRPr="00600E92">
        <w:t xml:space="preserve"> </w:t>
      </w:r>
      <w:proofErr w:type="spellStart"/>
      <w:r w:rsidRPr="00600E92">
        <w:t>là</w:t>
      </w:r>
      <w:proofErr w:type="spellEnd"/>
      <w:r w:rsidRPr="00600E92">
        <w:t xml:space="preserve"> </w:t>
      </w:r>
      <w:proofErr w:type="spellStart"/>
      <w:r w:rsidRPr="00600E92">
        <w:t>cơ</w:t>
      </w:r>
      <w:proofErr w:type="spellEnd"/>
      <w:r w:rsidRPr="00600E92">
        <w:t xml:space="preserve"> </w:t>
      </w:r>
      <w:proofErr w:type="spellStart"/>
      <w:r w:rsidRPr="00600E92">
        <w:t>sở</w:t>
      </w:r>
      <w:proofErr w:type="spellEnd"/>
      <w:r w:rsidRPr="00600E92">
        <w:t xml:space="preserve"> </w:t>
      </w:r>
      <w:proofErr w:type="spellStart"/>
      <w:r w:rsidRPr="00600E92">
        <w:t>cho</w:t>
      </w:r>
      <w:proofErr w:type="spellEnd"/>
      <w:r w:rsidRPr="00600E92">
        <w:t xml:space="preserve"> </w:t>
      </w:r>
      <w:proofErr w:type="spellStart"/>
      <w:r w:rsidRPr="00600E92">
        <w:t>việc</w:t>
      </w:r>
      <w:proofErr w:type="spellEnd"/>
      <w:r w:rsidRPr="00600E92">
        <w:t xml:space="preserve"> </w:t>
      </w:r>
      <w:proofErr w:type="spellStart"/>
      <w:r w:rsidRPr="00600E92">
        <w:t>chọn</w:t>
      </w:r>
      <w:proofErr w:type="spellEnd"/>
      <w:r w:rsidRPr="00600E92">
        <w:t xml:space="preserve"> </w:t>
      </w:r>
      <w:proofErr w:type="spellStart"/>
      <w:r w:rsidRPr="00600E92">
        <w:t>dùng</w:t>
      </w:r>
      <w:proofErr w:type="spellEnd"/>
      <w:r w:rsidRPr="00600E92">
        <w:t xml:space="preserve"> </w:t>
      </w:r>
      <w:proofErr w:type="spellStart"/>
      <w:r w:rsidRPr="00600E92">
        <w:t>thuật</w:t>
      </w:r>
      <w:proofErr w:type="spellEnd"/>
      <w:r w:rsidRPr="00600E92">
        <w:t xml:space="preserve"> </w:t>
      </w:r>
      <w:proofErr w:type="spellStart"/>
      <w:r w:rsidRPr="00600E92">
        <w:t>toán</w:t>
      </w:r>
      <w:proofErr w:type="spellEnd"/>
      <w:r w:rsidRPr="00600E92">
        <w:t xml:space="preserve"> </w:t>
      </w:r>
      <w:proofErr w:type="spellStart"/>
      <w:r w:rsidRPr="00600E92">
        <w:t>học</w:t>
      </w:r>
      <w:proofErr w:type="spellEnd"/>
      <w:r w:rsidRPr="00600E92">
        <w:t xml:space="preserve"> </w:t>
      </w:r>
      <w:proofErr w:type="spellStart"/>
      <w:r w:rsidRPr="00600E92">
        <w:t>máy</w:t>
      </w:r>
      <w:proofErr w:type="spellEnd"/>
      <w:r w:rsidRPr="00600E92">
        <w:t xml:space="preserve"> “</w:t>
      </w:r>
      <w:proofErr w:type="spellStart"/>
      <w:r w:rsidRPr="00600E92">
        <w:t>tốt</w:t>
      </w:r>
      <w:proofErr w:type="spellEnd"/>
      <w:r w:rsidRPr="00600E92">
        <w:t xml:space="preserve"> </w:t>
      </w:r>
      <w:proofErr w:type="spellStart"/>
      <w:r w:rsidRPr="00600E92">
        <w:t>nhất</w:t>
      </w:r>
      <w:proofErr w:type="spellEnd"/>
      <w:r w:rsidRPr="00600E92">
        <w:t xml:space="preserve">” </w:t>
      </w:r>
      <w:proofErr w:type="spellStart"/>
      <w:r w:rsidRPr="00600E92">
        <w:t>cho</w:t>
      </w:r>
      <w:proofErr w:type="spellEnd"/>
      <w:r w:rsidRPr="00600E92">
        <w:t xml:space="preserve"> </w:t>
      </w:r>
      <w:proofErr w:type="spellStart"/>
      <w:r w:rsidRPr="00600E92">
        <w:t>việc</w:t>
      </w:r>
      <w:proofErr w:type="spellEnd"/>
      <w:r w:rsidRPr="00600E92">
        <w:t xml:space="preserve"> </w:t>
      </w:r>
      <w:proofErr w:type="spellStart"/>
      <w:r w:rsidRPr="00600E92">
        <w:t>thử</w:t>
      </w:r>
      <w:proofErr w:type="spellEnd"/>
      <w:r w:rsidRPr="00600E92">
        <w:t xml:space="preserve"> </w:t>
      </w:r>
      <w:proofErr w:type="spellStart"/>
      <w:r w:rsidRPr="00600E92">
        <w:t>nghiệm</w:t>
      </w:r>
      <w:proofErr w:type="spellEnd"/>
      <w:r w:rsidRPr="00600E92">
        <w:t xml:space="preserve"> </w:t>
      </w:r>
      <w:proofErr w:type="spellStart"/>
      <w:r w:rsidRPr="00600E92">
        <w:t>nâng</w:t>
      </w:r>
      <w:proofErr w:type="spellEnd"/>
      <w:r w:rsidRPr="00600E92">
        <w:t xml:space="preserve"> </w:t>
      </w:r>
      <w:proofErr w:type="spellStart"/>
      <w:r w:rsidRPr="00600E92">
        <w:t>cao</w:t>
      </w:r>
      <w:proofErr w:type="spellEnd"/>
      <w:r w:rsidRPr="00600E92">
        <w:t xml:space="preserve"> </w:t>
      </w:r>
      <w:proofErr w:type="spellStart"/>
      <w:r w:rsidRPr="00600E92">
        <w:t>độ</w:t>
      </w:r>
      <w:proofErr w:type="spellEnd"/>
      <w:r w:rsidRPr="00600E92">
        <w:t xml:space="preserve"> </w:t>
      </w:r>
      <w:proofErr w:type="spellStart"/>
      <w:r w:rsidRPr="00600E92">
        <w:t>chính</w:t>
      </w:r>
      <w:proofErr w:type="spellEnd"/>
      <w:r w:rsidRPr="00600E92">
        <w:t xml:space="preserve"> </w:t>
      </w:r>
      <w:proofErr w:type="spellStart"/>
      <w:r w:rsidRPr="00600E92">
        <w:t>xác</w:t>
      </w:r>
      <w:proofErr w:type="spellEnd"/>
      <w:r w:rsidRPr="00600E92">
        <w:t xml:space="preserve"> </w:t>
      </w:r>
      <w:proofErr w:type="spellStart"/>
      <w:r w:rsidRPr="00600E92">
        <w:t>nhận</w:t>
      </w:r>
      <w:proofErr w:type="spellEnd"/>
      <w:r w:rsidRPr="00600E92">
        <w:t xml:space="preserve"> </w:t>
      </w:r>
      <w:proofErr w:type="spellStart"/>
      <w:r w:rsidRPr="00600E92">
        <w:t>dạng</w:t>
      </w:r>
      <w:proofErr w:type="spellEnd"/>
      <w:r w:rsidRPr="00600E92">
        <w:t xml:space="preserve"> qua </w:t>
      </w:r>
      <w:proofErr w:type="spellStart"/>
      <w:r w:rsidRPr="00600E92">
        <w:t>xử</w:t>
      </w:r>
      <w:proofErr w:type="spellEnd"/>
      <w:r w:rsidRPr="00600E92">
        <w:t xml:space="preserve"> </w:t>
      </w:r>
      <w:proofErr w:type="spellStart"/>
      <w:r w:rsidRPr="00600E92">
        <w:t>lý</w:t>
      </w:r>
      <w:proofErr w:type="spellEnd"/>
      <w:r w:rsidRPr="00600E92">
        <w:t xml:space="preserve"> </w:t>
      </w:r>
      <w:proofErr w:type="spellStart"/>
      <w:r w:rsidRPr="00600E92">
        <w:t>dữ</w:t>
      </w:r>
      <w:proofErr w:type="spellEnd"/>
      <w:r w:rsidRPr="00600E92">
        <w:t xml:space="preserve"> </w:t>
      </w:r>
      <w:proofErr w:type="spellStart"/>
      <w:r w:rsidRPr="00600E92">
        <w:t>liệu</w:t>
      </w:r>
      <w:proofErr w:type="spellEnd"/>
      <w:r w:rsidRPr="00600E92">
        <w:t xml:space="preserve"> </w:t>
      </w:r>
      <w:proofErr w:type="spellStart"/>
      <w:r w:rsidRPr="00600E92">
        <w:t>huấn</w:t>
      </w:r>
      <w:proofErr w:type="spellEnd"/>
      <w:r w:rsidRPr="00600E92">
        <w:t xml:space="preserve"> </w:t>
      </w:r>
      <w:proofErr w:type="spellStart"/>
      <w:r w:rsidRPr="00600E92">
        <w:t>luyện</w:t>
      </w:r>
      <w:proofErr w:type="spellEnd"/>
      <w:r w:rsidRPr="00600E92">
        <w:t>.</w:t>
      </w:r>
    </w:p>
    <w:p w14:paraId="76754E53" w14:textId="77777777" w:rsidR="00DB17FF" w:rsidRPr="00175018" w:rsidRDefault="00DB17FF" w:rsidP="00953752">
      <w:pPr>
        <w:pStyle w:val="ListParagraph"/>
        <w:numPr>
          <w:ilvl w:val="0"/>
          <w:numId w:val="8"/>
        </w:numPr>
        <w:rPr>
          <w:i/>
          <w:iCs/>
          <w:rPrChange w:id="299" w:author="Cung Thanh Long" w:date="2021-04-14T11:37:00Z">
            <w:rPr/>
          </w:rPrChange>
        </w:rPr>
      </w:pPr>
      <w:proofErr w:type="spellStart"/>
      <w:r w:rsidRPr="00175018">
        <w:rPr>
          <w:i/>
          <w:iCs/>
          <w:rPrChange w:id="300" w:author="Cung Thanh Long" w:date="2021-04-14T11:37:00Z">
            <w:rPr/>
          </w:rPrChange>
        </w:rPr>
        <w:t>Tính</w:t>
      </w:r>
      <w:proofErr w:type="spellEnd"/>
      <w:r w:rsidRPr="00175018">
        <w:rPr>
          <w:i/>
          <w:iCs/>
          <w:rPrChange w:id="301" w:author="Cung Thanh Long" w:date="2021-04-14T11:37:00Z">
            <w:rPr/>
          </w:rPrChange>
        </w:rPr>
        <w:t xml:space="preserve"> </w:t>
      </w:r>
      <w:proofErr w:type="spellStart"/>
      <w:r w:rsidRPr="00175018">
        <w:rPr>
          <w:i/>
          <w:iCs/>
          <w:rPrChange w:id="302" w:author="Cung Thanh Long" w:date="2021-04-14T11:37:00Z">
            <w:rPr/>
          </w:rPrChange>
        </w:rPr>
        <w:t>toán</w:t>
      </w:r>
      <w:proofErr w:type="spellEnd"/>
      <w:r w:rsidRPr="00175018">
        <w:rPr>
          <w:i/>
          <w:iCs/>
          <w:rPrChange w:id="303" w:author="Cung Thanh Long" w:date="2021-04-14T11:37:00Z">
            <w:rPr/>
          </w:rPrChange>
        </w:rPr>
        <w:t xml:space="preserve"> </w:t>
      </w:r>
      <w:proofErr w:type="spellStart"/>
      <w:r w:rsidRPr="00175018">
        <w:rPr>
          <w:i/>
          <w:iCs/>
          <w:rPrChange w:id="304" w:author="Cung Thanh Long" w:date="2021-04-14T11:37:00Z">
            <w:rPr/>
          </w:rPrChange>
        </w:rPr>
        <w:t>các</w:t>
      </w:r>
      <w:proofErr w:type="spellEnd"/>
      <w:r w:rsidRPr="00175018">
        <w:rPr>
          <w:i/>
          <w:iCs/>
          <w:rPrChange w:id="305" w:author="Cung Thanh Long" w:date="2021-04-14T11:37:00Z">
            <w:rPr/>
          </w:rPrChange>
        </w:rPr>
        <w:t xml:space="preserve"> </w:t>
      </w:r>
      <w:proofErr w:type="spellStart"/>
      <w:r w:rsidRPr="00175018">
        <w:rPr>
          <w:i/>
          <w:iCs/>
          <w:rPrChange w:id="306" w:author="Cung Thanh Long" w:date="2021-04-14T11:37:00Z">
            <w:rPr/>
          </w:rPrChange>
        </w:rPr>
        <w:t>giá</w:t>
      </w:r>
      <w:proofErr w:type="spellEnd"/>
      <w:r w:rsidRPr="00175018">
        <w:rPr>
          <w:i/>
          <w:iCs/>
          <w:rPrChange w:id="307" w:author="Cung Thanh Long" w:date="2021-04-14T11:37:00Z">
            <w:rPr/>
          </w:rPrChange>
        </w:rPr>
        <w:t xml:space="preserve"> </w:t>
      </w:r>
      <w:proofErr w:type="spellStart"/>
      <w:r w:rsidRPr="00175018">
        <w:rPr>
          <w:i/>
          <w:iCs/>
          <w:rPrChange w:id="308" w:author="Cung Thanh Long" w:date="2021-04-14T11:37:00Z">
            <w:rPr/>
          </w:rPrChange>
        </w:rPr>
        <w:t>trị</w:t>
      </w:r>
      <w:proofErr w:type="spellEnd"/>
      <w:r w:rsidRPr="00175018">
        <w:rPr>
          <w:i/>
          <w:iCs/>
          <w:rPrChange w:id="309" w:author="Cung Thanh Long" w:date="2021-04-14T11:37:00Z">
            <w:rPr/>
          </w:rPrChange>
        </w:rPr>
        <w:t xml:space="preserve"> </w:t>
      </w:r>
      <w:proofErr w:type="spellStart"/>
      <w:r w:rsidRPr="00175018">
        <w:rPr>
          <w:i/>
          <w:iCs/>
          <w:rPrChange w:id="310" w:author="Cung Thanh Long" w:date="2021-04-14T11:37:00Z">
            <w:rPr/>
          </w:rPrChange>
        </w:rPr>
        <w:t>đặc</w:t>
      </w:r>
      <w:proofErr w:type="spellEnd"/>
      <w:r w:rsidRPr="00175018">
        <w:rPr>
          <w:i/>
          <w:iCs/>
          <w:rPrChange w:id="311" w:author="Cung Thanh Long" w:date="2021-04-14T11:37:00Z">
            <w:rPr/>
          </w:rPrChange>
        </w:rPr>
        <w:t xml:space="preserve"> </w:t>
      </w:r>
      <w:proofErr w:type="spellStart"/>
      <w:r w:rsidRPr="00175018">
        <w:rPr>
          <w:i/>
          <w:iCs/>
          <w:rPrChange w:id="312" w:author="Cung Thanh Long" w:date="2021-04-14T11:37:00Z">
            <w:rPr/>
          </w:rPrChange>
        </w:rPr>
        <w:t>trưng</w:t>
      </w:r>
      <w:proofErr w:type="spellEnd"/>
    </w:p>
    <w:p w14:paraId="0D4ACFCD" w14:textId="77777777" w:rsidR="00DB17FF" w:rsidRDefault="00474B4B" w:rsidP="00DF79EE">
      <w:pPr>
        <w:ind w:firstLine="562"/>
      </w:pPr>
      <w:r>
        <w:t xml:space="preserve">Sau </w:t>
      </w:r>
      <w:proofErr w:type="spellStart"/>
      <w:r>
        <w:t>khi</w:t>
      </w:r>
      <w:proofErr w:type="spellEnd"/>
      <w:r>
        <w:t xml:space="preserve"> chia </w:t>
      </w:r>
      <w:proofErr w:type="spellStart"/>
      <w:r>
        <w:t>tách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w:t>
      </w:r>
      <w:r w:rsidR="00DB17FF">
        <w:t>ỗi</w:t>
      </w:r>
      <w:proofErr w:type="spellEnd"/>
      <w:r w:rsidR="00DB17FF">
        <w:t xml:space="preserve"> </w:t>
      </w:r>
      <w:proofErr w:type="spellStart"/>
      <w:r w:rsidR="00DB17FF">
        <w:t>đoạn</w:t>
      </w:r>
      <w:proofErr w:type="spellEnd"/>
      <w:r w:rsidR="00DB17FF">
        <w:t xml:space="preserve"> </w:t>
      </w:r>
      <w:proofErr w:type="spellStart"/>
      <w:r w:rsidR="00DB17FF">
        <w:t>giá</w:t>
      </w:r>
      <w:proofErr w:type="spellEnd"/>
      <w:r w:rsidR="00DB17FF">
        <w:t xml:space="preserve"> </w:t>
      </w:r>
      <w:proofErr w:type="spellStart"/>
      <w:r>
        <w:t>trị</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tính</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đoạn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đặc</w:t>
      </w:r>
      <w:proofErr w:type="spellEnd"/>
      <w:r>
        <w:t xml:space="preserve"> </w:t>
      </w:r>
      <w:proofErr w:type="spellStart"/>
      <w:r>
        <w:t>trưng</w:t>
      </w:r>
      <w:proofErr w:type="spellEnd"/>
      <w:r>
        <w:t xml:space="preserve"> bao </w:t>
      </w:r>
      <w:proofErr w:type="spellStart"/>
      <w:r>
        <w:t>gồm</w:t>
      </w:r>
      <w:proofErr w:type="spellEnd"/>
      <w:r>
        <w:t>:</w:t>
      </w:r>
    </w:p>
    <w:p w14:paraId="0A129284" w14:textId="77777777" w:rsidR="009130F7" w:rsidRDefault="00474B4B" w:rsidP="00953752">
      <w:pPr>
        <w:pStyle w:val="ListParagraph"/>
        <w:numPr>
          <w:ilvl w:val="0"/>
          <w:numId w:val="9"/>
        </w:numPr>
      </w:pP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14:paraId="272E2D81" w14:textId="77777777" w:rsidTr="009130F7">
        <w:trPr>
          <w:trHeight w:val="1129"/>
        </w:trPr>
        <w:tc>
          <w:tcPr>
            <w:tcW w:w="1525" w:type="dxa"/>
          </w:tcPr>
          <w:p w14:paraId="058B776C" w14:textId="77777777" w:rsidR="009130F7" w:rsidRDefault="009130F7" w:rsidP="00414F59"/>
        </w:tc>
        <w:tc>
          <w:tcPr>
            <w:tcW w:w="5220" w:type="dxa"/>
          </w:tcPr>
          <w:p w14:paraId="527116D1" w14:textId="77777777" w:rsidR="009130F7" w:rsidRPr="00AE64D6" w:rsidRDefault="006C64F2"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14:paraId="57852CB0" w14:textId="77777777" w:rsidR="009130F7" w:rsidRDefault="009130F7" w:rsidP="00414F59">
            <w:pPr>
              <w:pStyle w:val="Caption"/>
            </w:pPr>
          </w:p>
          <w:p w14:paraId="2B1030D5" w14:textId="77777777" w:rsidR="009130F7" w:rsidRDefault="009130F7" w:rsidP="00414F59">
            <w:pPr>
              <w:pStyle w:val="Caption"/>
            </w:pPr>
            <w:r>
              <w:t xml:space="preserve">( </w:t>
            </w:r>
            <w:fldSimple w:instr=" STYLEREF 1 \s ">
              <w:r w:rsidR="0032158F">
                <w:rPr>
                  <w:noProof/>
                </w:rPr>
                <w:t>2</w:t>
              </w:r>
            </w:fldSimple>
            <w:r>
              <w:t>.</w:t>
            </w:r>
            <w:fldSimple w:instr=" SEQ PT \* ARABIC \s 1 ">
              <w:r w:rsidR="0032158F">
                <w:rPr>
                  <w:noProof/>
                </w:rPr>
                <w:t>23</w:t>
              </w:r>
            </w:fldSimple>
            <w:r>
              <w:t xml:space="preserve"> )</w:t>
            </w:r>
          </w:p>
        </w:tc>
      </w:tr>
    </w:tbl>
    <w:p w14:paraId="31946456" w14:textId="77777777" w:rsidR="00474B4B" w:rsidRDefault="00474B4B" w:rsidP="00953752">
      <w:pPr>
        <w:pStyle w:val="ListParagraph"/>
        <w:numPr>
          <w:ilvl w:val="0"/>
          <w:numId w:val="9"/>
        </w:numPr>
      </w:pP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w:t>
      </w:r>
      <w:r w:rsidR="009130F7">
        <w:t>t</w:t>
      </w:r>
      <w:proofErr w:type="spellEnd"/>
      <w:r w:rsidR="009130F7">
        <w:t xml:space="preserve">: </w:t>
      </w:r>
      <w:proofErr w:type="spellStart"/>
      <w:r w:rsidR="009130F7">
        <w:t>X</w:t>
      </w:r>
      <w:r w:rsidR="009130F7">
        <w:rPr>
          <w:vertAlign w:val="subscript"/>
        </w:rPr>
        <w:t>max</w:t>
      </w:r>
      <w:proofErr w:type="spellEnd"/>
    </w:p>
    <w:p w14:paraId="24DA131B" w14:textId="77777777" w:rsidR="00474B4B" w:rsidRDefault="00474B4B" w:rsidP="00953752">
      <w:pPr>
        <w:pStyle w:val="ListParagraph"/>
        <w:numPr>
          <w:ilvl w:val="0"/>
          <w:numId w:val="9"/>
        </w:numPr>
      </w:pP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w:t>
      </w:r>
      <w:r w:rsidR="009130F7">
        <w:t>t</w:t>
      </w:r>
      <w:proofErr w:type="spellEnd"/>
      <w:r w:rsidR="009130F7">
        <w:t xml:space="preserve">: </w:t>
      </w:r>
      <w:proofErr w:type="spellStart"/>
      <w:r w:rsidR="009130F7">
        <w:t>X</w:t>
      </w:r>
      <w:r w:rsidR="009130F7">
        <w:rPr>
          <w:vertAlign w:val="subscript"/>
        </w:rPr>
        <w:t>min</w:t>
      </w:r>
      <w:proofErr w:type="spellEnd"/>
    </w:p>
    <w:p w14:paraId="5D1BC0CF" w14:textId="77777777" w:rsidR="009130F7" w:rsidRDefault="00B076AA" w:rsidP="00953752">
      <w:pPr>
        <w:pStyle w:val="ListParagraph"/>
        <w:numPr>
          <w:ilvl w:val="0"/>
          <w:numId w:val="9"/>
        </w:numPr>
      </w:pPr>
      <w:proofErr w:type="spellStart"/>
      <w:r>
        <w:t>T</w:t>
      </w:r>
      <w:r w:rsidR="00474B4B">
        <w:t>rung</w:t>
      </w:r>
      <w:proofErr w:type="spellEnd"/>
      <w:r w:rsidR="00474B4B">
        <w:t xml:space="preserve"> </w:t>
      </w:r>
      <w:proofErr w:type="spellStart"/>
      <w:r w:rsidR="00474B4B">
        <w:t>vị</w:t>
      </w:r>
      <w:proofErr w:type="spellEnd"/>
      <w:r w:rsidR="00474B4B">
        <w:t>:</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14:paraId="7D404C0D" w14:textId="77777777" w:rsidTr="009130F7">
        <w:trPr>
          <w:trHeight w:val="1561"/>
        </w:trPr>
        <w:tc>
          <w:tcPr>
            <w:tcW w:w="895" w:type="dxa"/>
          </w:tcPr>
          <w:p w14:paraId="0CC0A26A" w14:textId="77777777" w:rsidR="009130F7" w:rsidRDefault="009130F7" w:rsidP="00414F59"/>
        </w:tc>
        <w:tc>
          <w:tcPr>
            <w:tcW w:w="5850" w:type="dxa"/>
          </w:tcPr>
          <w:p w14:paraId="55236E7C" w14:textId="77777777"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14:paraId="4B526ACE" w14:textId="77777777" w:rsidR="009130F7" w:rsidRDefault="009130F7" w:rsidP="00414F59">
            <w:pPr>
              <w:pStyle w:val="Caption"/>
            </w:pPr>
          </w:p>
          <w:p w14:paraId="33D83FEC" w14:textId="77777777" w:rsidR="00AB1F7D" w:rsidRDefault="00AB1F7D" w:rsidP="00414F59">
            <w:pPr>
              <w:pStyle w:val="Caption"/>
            </w:pPr>
          </w:p>
          <w:p w14:paraId="0A190778" w14:textId="77777777" w:rsidR="009130F7" w:rsidRDefault="009130F7" w:rsidP="00414F59">
            <w:pPr>
              <w:pStyle w:val="Caption"/>
            </w:pPr>
            <w:r>
              <w:t xml:space="preserve">( </w:t>
            </w:r>
            <w:fldSimple w:instr=" STYLEREF 1 \s ">
              <w:r w:rsidR="0032158F">
                <w:rPr>
                  <w:noProof/>
                </w:rPr>
                <w:t>2</w:t>
              </w:r>
            </w:fldSimple>
            <w:r>
              <w:t>.</w:t>
            </w:r>
            <w:fldSimple w:instr=" SEQ PT \* ARABIC \s 1 ">
              <w:r w:rsidR="0032158F">
                <w:rPr>
                  <w:noProof/>
                </w:rPr>
                <w:t>24</w:t>
              </w:r>
            </w:fldSimple>
            <w:r>
              <w:t xml:space="preserve"> )</w:t>
            </w:r>
          </w:p>
        </w:tc>
      </w:tr>
    </w:tbl>
    <w:p w14:paraId="26B2772D" w14:textId="77777777" w:rsidR="009130F7" w:rsidRDefault="00474B4B" w:rsidP="00953752">
      <w:pPr>
        <w:pStyle w:val="ListParagraph"/>
        <w:numPr>
          <w:ilvl w:val="0"/>
          <w:numId w:val="11"/>
        </w:numPr>
        <w:rPr>
          <w:noProof/>
        </w:rPr>
      </w:pPr>
      <w:proofErr w:type="spellStart"/>
      <w:r>
        <w:t>Độ</w:t>
      </w:r>
      <w:proofErr w:type="spellEnd"/>
      <w:r>
        <w:t xml:space="preserve"> </w:t>
      </w:r>
      <w:proofErr w:type="spellStart"/>
      <w:r>
        <w:t>lệch</w:t>
      </w:r>
      <w:proofErr w:type="spellEnd"/>
      <w:r>
        <w:t xml:space="preserve"> </w:t>
      </w:r>
      <w:proofErr w:type="spellStart"/>
      <w:r>
        <w:t>chuẩn</w:t>
      </w:r>
      <w:proofErr w:type="spellEnd"/>
      <w:r>
        <w:t>:</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14:paraId="0A5727D1" w14:textId="77777777" w:rsidTr="00414F59">
        <w:tc>
          <w:tcPr>
            <w:tcW w:w="1525" w:type="dxa"/>
          </w:tcPr>
          <w:p w14:paraId="2792B4EB" w14:textId="77777777" w:rsidR="009130F7" w:rsidRDefault="009130F7" w:rsidP="00414F59"/>
        </w:tc>
        <w:tc>
          <w:tcPr>
            <w:tcW w:w="5220" w:type="dxa"/>
          </w:tcPr>
          <w:p w14:paraId="42335E5B" w14:textId="77777777" w:rsidR="009130F7" w:rsidRPr="00AE64D6" w:rsidRDefault="006C64F2"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14:paraId="47B7B1BC" w14:textId="77777777" w:rsidR="00AB1F7D" w:rsidRDefault="00AB1F7D" w:rsidP="00414F59">
            <w:pPr>
              <w:pStyle w:val="Caption"/>
            </w:pPr>
          </w:p>
          <w:p w14:paraId="6D2A499E" w14:textId="77777777" w:rsidR="009130F7" w:rsidRDefault="009130F7" w:rsidP="00414F59">
            <w:pPr>
              <w:pStyle w:val="Caption"/>
            </w:pPr>
            <w:r>
              <w:t xml:space="preserve">( </w:t>
            </w:r>
            <w:fldSimple w:instr=" STYLEREF 1 \s ">
              <w:r w:rsidR="0032158F">
                <w:rPr>
                  <w:noProof/>
                </w:rPr>
                <w:t>2</w:t>
              </w:r>
            </w:fldSimple>
            <w:r>
              <w:t>.</w:t>
            </w:r>
            <w:fldSimple w:instr=" SEQ PT \* ARABIC \s 1 ">
              <w:r w:rsidR="0032158F">
                <w:rPr>
                  <w:noProof/>
                </w:rPr>
                <w:t>25</w:t>
              </w:r>
            </w:fldSimple>
            <w:r>
              <w:t xml:space="preserve"> )</w:t>
            </w:r>
          </w:p>
        </w:tc>
      </w:tr>
    </w:tbl>
    <w:p w14:paraId="4C9F2251" w14:textId="77777777" w:rsidR="00474B4B" w:rsidRDefault="00474B4B" w:rsidP="00953752">
      <w:pPr>
        <w:pStyle w:val="ListParagraph"/>
        <w:numPr>
          <w:ilvl w:val="0"/>
          <w:numId w:val="10"/>
        </w:numPr>
      </w:pPr>
      <w:proofErr w:type="spellStart"/>
      <w:r>
        <w:t>Phương</w:t>
      </w:r>
      <w:proofErr w:type="spellEnd"/>
      <w:r>
        <w:t xml:space="preserve"> </w:t>
      </w:r>
      <w:proofErr w:type="spellStart"/>
      <w:r>
        <w:t>sai</w:t>
      </w:r>
      <w:proofErr w:type="spellEnd"/>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14:paraId="0FF44968" w14:textId="77777777" w:rsidR="00E47A27" w:rsidRDefault="00E47A27" w:rsidP="00953752">
      <w:pPr>
        <w:pStyle w:val="ListParagraph"/>
        <w:numPr>
          <w:ilvl w:val="0"/>
          <w:numId w:val="10"/>
        </w:numPr>
      </w:pPr>
      <w:proofErr w:type="spellStart"/>
      <w:r>
        <w:t>Biên</w:t>
      </w:r>
      <w:proofErr w:type="spellEnd"/>
      <w:r>
        <w:t xml:space="preserve"> </w:t>
      </w:r>
      <w:proofErr w:type="spellStart"/>
      <w:r>
        <w:t>độ</w:t>
      </w:r>
      <w:proofErr w:type="spellEnd"/>
      <w:r>
        <w:t xml:space="preserve">: </w:t>
      </w:r>
      <w:proofErr w:type="spellStart"/>
      <w:r>
        <w:t>X</w:t>
      </w:r>
      <w:r w:rsidRPr="009130F7">
        <w:rPr>
          <w:vertAlign w:val="subscript"/>
        </w:rPr>
        <w:t>max</w:t>
      </w:r>
      <w:proofErr w:type="spellEnd"/>
      <w:r>
        <w:t xml:space="preserve"> – </w:t>
      </w:r>
      <w:proofErr w:type="spellStart"/>
      <w:r>
        <w:t>X</w:t>
      </w:r>
      <w:r w:rsidRPr="009130F7">
        <w:rPr>
          <w:vertAlign w:val="subscript"/>
        </w:rPr>
        <w:t>min</w:t>
      </w:r>
      <w:proofErr w:type="spellEnd"/>
    </w:p>
    <w:p w14:paraId="29B0D54D" w14:textId="77777777" w:rsidR="00AB1F7D" w:rsidRDefault="00E47A27" w:rsidP="00953752">
      <w:pPr>
        <w:pStyle w:val="ListParagraph"/>
        <w:numPr>
          <w:ilvl w:val="0"/>
          <w:numId w:val="10"/>
        </w:numPr>
      </w:pPr>
      <w:proofErr w:type="spellStart"/>
      <w:r>
        <w:t>Độ</w:t>
      </w:r>
      <w:proofErr w:type="spellEnd"/>
      <w:r>
        <w:t xml:space="preserve"> </w:t>
      </w:r>
      <w:proofErr w:type="spellStart"/>
      <w:r>
        <w:t>lệ</w:t>
      </w:r>
      <w:r w:rsidR="00AB1F7D">
        <w:t>ch</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44325B34" w14:textId="77777777" w:rsidTr="00414F59">
        <w:tc>
          <w:tcPr>
            <w:tcW w:w="1525" w:type="dxa"/>
          </w:tcPr>
          <w:p w14:paraId="7FF3BF7D" w14:textId="77777777" w:rsidR="00AB1F7D" w:rsidRDefault="00AB1F7D" w:rsidP="00414F59"/>
        </w:tc>
        <w:tc>
          <w:tcPr>
            <w:tcW w:w="5220" w:type="dxa"/>
          </w:tcPr>
          <w:p w14:paraId="45061A6B" w14:textId="77777777" w:rsidR="00AB1F7D" w:rsidRPr="00AE64D6" w:rsidRDefault="006C64F2"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14:paraId="16304607" w14:textId="77777777" w:rsidR="00AB1F7D" w:rsidRDefault="00AB1F7D" w:rsidP="00414F59">
            <w:pPr>
              <w:pStyle w:val="Caption"/>
            </w:pPr>
          </w:p>
          <w:p w14:paraId="54FB3523" w14:textId="77777777" w:rsidR="00AB1F7D" w:rsidRDefault="00AB1F7D" w:rsidP="00414F59">
            <w:pPr>
              <w:pStyle w:val="Caption"/>
            </w:pPr>
            <w:r>
              <w:t xml:space="preserve">( </w:t>
            </w:r>
            <w:fldSimple w:instr=" STYLEREF 1 \s ">
              <w:r w:rsidR="0032158F">
                <w:rPr>
                  <w:noProof/>
                </w:rPr>
                <w:t>2</w:t>
              </w:r>
            </w:fldSimple>
            <w:r>
              <w:t>.</w:t>
            </w:r>
            <w:fldSimple w:instr=" SEQ PT \* ARABIC \s 1 ">
              <w:r w:rsidR="0032158F">
                <w:rPr>
                  <w:noProof/>
                </w:rPr>
                <w:t>26</w:t>
              </w:r>
            </w:fldSimple>
            <w:r>
              <w:t xml:space="preserve"> )</w:t>
            </w:r>
          </w:p>
        </w:tc>
      </w:tr>
    </w:tbl>
    <w:p w14:paraId="5AE1AB69" w14:textId="77777777" w:rsidR="00AB1F7D" w:rsidRDefault="006A0387" w:rsidP="00AB1F7D">
      <w:pPr>
        <w:pStyle w:val="ListParagraph"/>
        <w:ind w:left="1080"/>
      </w:pPr>
      <w:proofErr w:type="spellStart"/>
      <w:r>
        <w:t>trong</w:t>
      </w:r>
      <w:proofErr w:type="spellEnd"/>
      <w:r>
        <w:t xml:space="preserve"> </w:t>
      </w:r>
      <w:proofErr w:type="spellStart"/>
      <w:r>
        <w:t>đó</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000FAA84" w14:textId="77777777" w:rsidTr="00414F59">
        <w:tc>
          <w:tcPr>
            <w:tcW w:w="1525" w:type="dxa"/>
          </w:tcPr>
          <w:p w14:paraId="1E79CCF7" w14:textId="77777777" w:rsidR="00AB1F7D" w:rsidRDefault="00AB1F7D" w:rsidP="00414F59"/>
        </w:tc>
        <w:tc>
          <w:tcPr>
            <w:tcW w:w="5220" w:type="dxa"/>
          </w:tcPr>
          <w:p w14:paraId="41B8CFD6" w14:textId="77777777" w:rsidR="00AB1F7D" w:rsidRPr="00AE64D6" w:rsidRDefault="006C64F2"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14:paraId="6A0A0FBE" w14:textId="77777777" w:rsidR="00027C6A" w:rsidRDefault="00027C6A" w:rsidP="00414F59">
            <w:pPr>
              <w:pStyle w:val="Caption"/>
            </w:pPr>
          </w:p>
          <w:p w14:paraId="1F0AE569" w14:textId="77777777" w:rsidR="00AB1F7D" w:rsidRDefault="00AB1F7D" w:rsidP="00414F59">
            <w:pPr>
              <w:pStyle w:val="Caption"/>
            </w:pPr>
            <w:r>
              <w:t xml:space="preserve">( </w:t>
            </w:r>
            <w:fldSimple w:instr=" STYLEREF 1 \s ">
              <w:r w:rsidR="0032158F">
                <w:rPr>
                  <w:noProof/>
                </w:rPr>
                <w:t>2</w:t>
              </w:r>
            </w:fldSimple>
            <w:r>
              <w:t>.</w:t>
            </w:r>
            <w:fldSimple w:instr=" SEQ PT \* ARABIC \s 1 ">
              <w:r w:rsidR="0032158F">
                <w:rPr>
                  <w:noProof/>
                </w:rPr>
                <w:t>27</w:t>
              </w:r>
            </w:fldSimple>
            <w:r>
              <w:t xml:space="preserve"> )</w:t>
            </w:r>
          </w:p>
        </w:tc>
      </w:tr>
    </w:tbl>
    <w:p w14:paraId="740D345C" w14:textId="77777777" w:rsidR="00AB1F7D" w:rsidRDefault="00AB1F7D" w:rsidP="00953752">
      <w:pPr>
        <w:pStyle w:val="ListParagraph"/>
        <w:numPr>
          <w:ilvl w:val="0"/>
          <w:numId w:val="12"/>
        </w:numPr>
        <w:rPr>
          <w:noProof/>
        </w:rPr>
      </w:pPr>
      <w:proofErr w:type="spellStart"/>
      <w:r>
        <w:t>Chuẩn</w:t>
      </w:r>
      <w:proofErr w:type="spellEnd"/>
      <w:r>
        <w:t xml:space="preserve"> </w:t>
      </w:r>
      <w:proofErr w:type="spellStart"/>
      <w:r>
        <w:t>hóa</w:t>
      </w:r>
      <w:proofErr w:type="spellEnd"/>
      <w:r>
        <w:t xml:space="preserve"> </w:t>
      </w:r>
      <w:proofErr w:type="spellStart"/>
      <w:r>
        <w:t>tín</w:t>
      </w:r>
      <w:proofErr w:type="spellEnd"/>
      <w:r>
        <w:t xml:space="preserve"> </w:t>
      </w:r>
      <w:proofErr w:type="spellStart"/>
      <w:r>
        <w:t>hiệu</w:t>
      </w:r>
      <w:proofErr w:type="spellEnd"/>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19EA9DD9" w14:textId="77777777" w:rsidTr="00414F59">
        <w:tc>
          <w:tcPr>
            <w:tcW w:w="1525" w:type="dxa"/>
          </w:tcPr>
          <w:p w14:paraId="399EA649" w14:textId="77777777" w:rsidR="00AB1F7D" w:rsidRDefault="00AB1F7D" w:rsidP="00414F59"/>
        </w:tc>
        <w:tc>
          <w:tcPr>
            <w:tcW w:w="5220" w:type="dxa"/>
          </w:tcPr>
          <w:p w14:paraId="165DFF2F" w14:textId="77777777" w:rsidR="00AB1F7D" w:rsidRPr="00AE64D6" w:rsidRDefault="006C64F2"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14:paraId="2F137E8C" w14:textId="77777777" w:rsidR="00AB1F7D" w:rsidRDefault="00262B73" w:rsidP="00262B73">
            <w:pPr>
              <w:pStyle w:val="Caption"/>
              <w:jc w:val="both"/>
            </w:pPr>
            <w:r>
              <w:t xml:space="preserve">       </w:t>
            </w:r>
            <w:r w:rsidR="00AB1F7D">
              <w:t xml:space="preserve">( </w:t>
            </w:r>
            <w:fldSimple w:instr=" STYLEREF 1 \s ">
              <w:r w:rsidR="0032158F">
                <w:rPr>
                  <w:noProof/>
                </w:rPr>
                <w:t>2</w:t>
              </w:r>
            </w:fldSimple>
            <w:r w:rsidR="00AB1F7D">
              <w:t>.</w:t>
            </w:r>
            <w:fldSimple w:instr=" SEQ PT \* ARABIC \s 1 ">
              <w:r w:rsidR="0032158F">
                <w:rPr>
                  <w:noProof/>
                </w:rPr>
                <w:t>28</w:t>
              </w:r>
            </w:fldSimple>
            <w:r w:rsidR="00AB1F7D">
              <w:t xml:space="preserve"> )</w:t>
            </w:r>
          </w:p>
        </w:tc>
      </w:tr>
    </w:tbl>
    <w:p w14:paraId="58B65144" w14:textId="77777777" w:rsidR="00AB1F7D" w:rsidRDefault="0017157D" w:rsidP="00953752">
      <w:pPr>
        <w:pStyle w:val="ListParagraph"/>
        <w:numPr>
          <w:ilvl w:val="0"/>
          <w:numId w:val="10"/>
        </w:numPr>
      </w:pPr>
      <w:proofErr w:type="spellStart"/>
      <w:r>
        <w:t>Giá</w:t>
      </w:r>
      <w:proofErr w:type="spellEnd"/>
      <w:r>
        <w:t xml:space="preserve"> </w:t>
      </w:r>
      <w:proofErr w:type="spellStart"/>
      <w:r>
        <w:t>trị</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tuyệt</w:t>
      </w:r>
      <w:proofErr w:type="spellEnd"/>
      <w:r>
        <w:t xml:space="preserve"> </w:t>
      </w:r>
      <w:proofErr w:type="spellStart"/>
      <w:r>
        <w:t>đối</w:t>
      </w:r>
      <w:proofErr w:type="spellEnd"/>
      <w:r>
        <w:t xml:space="preserve"> 2 </w:t>
      </w:r>
      <w:proofErr w:type="spellStart"/>
      <w:r>
        <w:t>tín</w:t>
      </w:r>
      <w:proofErr w:type="spellEnd"/>
      <w:r>
        <w:t xml:space="preserve"> </w:t>
      </w:r>
      <w:proofErr w:type="spellStart"/>
      <w:r>
        <w:t>hiệu</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05D41A38" w14:textId="77777777" w:rsidTr="00414F59">
        <w:tc>
          <w:tcPr>
            <w:tcW w:w="1525" w:type="dxa"/>
          </w:tcPr>
          <w:p w14:paraId="655889D3" w14:textId="77777777" w:rsidR="00AB1F7D" w:rsidRDefault="00AB1F7D" w:rsidP="00414F59"/>
        </w:tc>
        <w:tc>
          <w:tcPr>
            <w:tcW w:w="5220" w:type="dxa"/>
          </w:tcPr>
          <w:p w14:paraId="10AC419E" w14:textId="77777777" w:rsidR="00AB1F7D" w:rsidRPr="00AE64D6" w:rsidRDefault="006C64F2"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14:paraId="3B5DF555" w14:textId="77777777" w:rsidR="00AB1F7D" w:rsidRDefault="00AB1F7D" w:rsidP="00414F59">
            <w:pPr>
              <w:pStyle w:val="Caption"/>
            </w:pPr>
          </w:p>
          <w:p w14:paraId="1E999ACB" w14:textId="77777777" w:rsidR="00AB1F7D" w:rsidRDefault="00AB1F7D" w:rsidP="00414F59">
            <w:pPr>
              <w:pStyle w:val="Caption"/>
            </w:pPr>
            <w:r>
              <w:t xml:space="preserve">( </w:t>
            </w:r>
            <w:fldSimple w:instr=" STYLEREF 1 \s ">
              <w:r w:rsidR="0032158F">
                <w:rPr>
                  <w:noProof/>
                </w:rPr>
                <w:t>2</w:t>
              </w:r>
            </w:fldSimple>
            <w:r>
              <w:t>.</w:t>
            </w:r>
            <w:fldSimple w:instr=" SEQ PT \* ARABIC \s 1 ">
              <w:r w:rsidR="0032158F">
                <w:rPr>
                  <w:noProof/>
                </w:rPr>
                <w:t>29</w:t>
              </w:r>
            </w:fldSimple>
            <w:r>
              <w:t xml:space="preserve"> )</w:t>
            </w:r>
          </w:p>
        </w:tc>
      </w:tr>
    </w:tbl>
    <w:p w14:paraId="34FE79DC" w14:textId="77777777" w:rsidR="00AB1F7D" w:rsidRDefault="0017157D" w:rsidP="00953752">
      <w:pPr>
        <w:pStyle w:val="ListParagraph"/>
        <w:numPr>
          <w:ilvl w:val="0"/>
          <w:numId w:val="10"/>
        </w:numPr>
      </w:pPr>
      <w:proofErr w:type="spellStart"/>
      <w:r>
        <w:t>Giá</w:t>
      </w:r>
      <w:proofErr w:type="spellEnd"/>
      <w:r>
        <w:t xml:space="preserve"> </w:t>
      </w:r>
      <w:proofErr w:type="spellStart"/>
      <w:r>
        <w:t>trị</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tuyệt</w:t>
      </w:r>
      <w:proofErr w:type="spellEnd"/>
      <w:r>
        <w:t xml:space="preserve"> </w:t>
      </w:r>
      <w:proofErr w:type="spellStart"/>
      <w:r>
        <w:t>đối</w:t>
      </w:r>
      <w:proofErr w:type="spellEnd"/>
      <w:r>
        <w:t xml:space="preserve"> 2 </w:t>
      </w:r>
      <w:proofErr w:type="spellStart"/>
      <w:r>
        <w:t>tín</w:t>
      </w:r>
      <w:proofErr w:type="spellEnd"/>
      <w:r>
        <w:t xml:space="preserve"> </w:t>
      </w:r>
      <w:proofErr w:type="spellStart"/>
      <w:r>
        <w:t>hiệu</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chuẩ</w:t>
      </w:r>
      <w:r w:rsidR="00AB1F7D">
        <w:t>n</w:t>
      </w:r>
      <w:proofErr w:type="spellEnd"/>
      <w:r w:rsidR="00AB1F7D">
        <w:t xml:space="preserve"> </w:t>
      </w:r>
      <w:proofErr w:type="spellStart"/>
      <w:r w:rsidR="00AB1F7D">
        <w:t>hóa</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1BDE1980" w14:textId="77777777" w:rsidTr="00414F59">
        <w:tc>
          <w:tcPr>
            <w:tcW w:w="1525" w:type="dxa"/>
          </w:tcPr>
          <w:p w14:paraId="2195CA82" w14:textId="77777777" w:rsidR="00AB1F7D" w:rsidRDefault="00AB1F7D" w:rsidP="00414F59"/>
        </w:tc>
        <w:tc>
          <w:tcPr>
            <w:tcW w:w="5220" w:type="dxa"/>
          </w:tcPr>
          <w:p w14:paraId="0A86B20D" w14:textId="77777777" w:rsidR="00AB1F7D" w:rsidRPr="00AE64D6" w:rsidRDefault="006C64F2"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14:paraId="6C694183" w14:textId="77777777" w:rsidR="00AB1F7D" w:rsidRDefault="00AB1F7D" w:rsidP="00414F59">
            <w:pPr>
              <w:pStyle w:val="Caption"/>
            </w:pPr>
          </w:p>
          <w:p w14:paraId="1D031F8D" w14:textId="77777777" w:rsidR="00AB1F7D" w:rsidRDefault="00AB1F7D" w:rsidP="00414F59">
            <w:pPr>
              <w:pStyle w:val="Caption"/>
            </w:pPr>
            <w:r>
              <w:t xml:space="preserve">( </w:t>
            </w:r>
            <w:fldSimple w:instr=" STYLEREF 1 \s ">
              <w:r w:rsidR="0032158F">
                <w:rPr>
                  <w:noProof/>
                </w:rPr>
                <w:t>2</w:t>
              </w:r>
            </w:fldSimple>
            <w:r>
              <w:t>.</w:t>
            </w:r>
            <w:fldSimple w:instr=" SEQ PT \* ARABIC \s 1 ">
              <w:r w:rsidR="0032158F">
                <w:rPr>
                  <w:noProof/>
                </w:rPr>
                <w:t>30</w:t>
              </w:r>
            </w:fldSimple>
            <w:r>
              <w:t xml:space="preserve"> )</w:t>
            </w:r>
          </w:p>
        </w:tc>
      </w:tr>
    </w:tbl>
    <w:p w14:paraId="3284FC99" w14:textId="77777777" w:rsidR="00AB1F7D" w:rsidRDefault="0017157D" w:rsidP="00953752">
      <w:pPr>
        <w:pStyle w:val="ListParagraph"/>
        <w:numPr>
          <w:ilvl w:val="0"/>
          <w:numId w:val="10"/>
        </w:numPr>
      </w:pPr>
      <w:proofErr w:type="spellStart"/>
      <w:r w:rsidRPr="0017157D">
        <w:t>Giá</w:t>
      </w:r>
      <w:proofErr w:type="spellEnd"/>
      <w:r w:rsidRPr="0017157D">
        <w:t xml:space="preserve"> </w:t>
      </w:r>
      <w:proofErr w:type="spellStart"/>
      <w:r w:rsidRPr="0017157D">
        <w:t>trị</w:t>
      </w:r>
      <w:proofErr w:type="spellEnd"/>
      <w:r w:rsidRPr="0017157D">
        <w:t xml:space="preserve"> </w:t>
      </w:r>
      <w:proofErr w:type="spellStart"/>
      <w:r w:rsidRPr="0017157D">
        <w:t>chênh</w:t>
      </w:r>
      <w:proofErr w:type="spellEnd"/>
      <w:r w:rsidRPr="0017157D">
        <w:t xml:space="preserve"> </w:t>
      </w:r>
      <w:proofErr w:type="spellStart"/>
      <w:r w:rsidRPr="0017157D">
        <w:t>lệch</w:t>
      </w:r>
      <w:proofErr w:type="spellEnd"/>
      <w:r w:rsidRPr="0017157D">
        <w:t xml:space="preserve"> </w:t>
      </w:r>
      <w:proofErr w:type="spellStart"/>
      <w:r w:rsidRPr="0017157D">
        <w:t>trung</w:t>
      </w:r>
      <w:proofErr w:type="spellEnd"/>
      <w:r w:rsidRPr="0017157D">
        <w:t xml:space="preserve"> </w:t>
      </w:r>
      <w:proofErr w:type="spellStart"/>
      <w:r w:rsidRPr="0017157D">
        <w:t>bình</w:t>
      </w:r>
      <w:proofErr w:type="spellEnd"/>
      <w:r w:rsidRPr="0017157D">
        <w:t xml:space="preserve"> </w:t>
      </w:r>
      <w:proofErr w:type="spellStart"/>
      <w:r w:rsidRPr="0017157D">
        <w:t>tuyệt</w:t>
      </w:r>
      <w:proofErr w:type="spellEnd"/>
      <w:r w:rsidRPr="0017157D">
        <w:t xml:space="preserve"> </w:t>
      </w:r>
      <w:proofErr w:type="spellStart"/>
      <w:r w:rsidRPr="0017157D">
        <w:t>đối</w:t>
      </w:r>
      <w:proofErr w:type="spellEnd"/>
      <w:r w:rsidRPr="0017157D">
        <w:t xml:space="preserve"> </w:t>
      </w:r>
      <w:r>
        <w:t xml:space="preserve">2 </w:t>
      </w:r>
      <w:proofErr w:type="spellStart"/>
      <w:r>
        <w:t>tín</w:t>
      </w:r>
      <w:proofErr w:type="spellEnd"/>
      <w:r>
        <w:t xml:space="preserve"> </w:t>
      </w:r>
      <w:proofErr w:type="spellStart"/>
      <w:r>
        <w:t>hiệu</w:t>
      </w:r>
      <w:proofErr w:type="spellEnd"/>
      <w:r w:rsidRPr="0017157D">
        <w:t xml:space="preserve"> </w:t>
      </w:r>
      <w:proofErr w:type="spellStart"/>
      <w:r>
        <w:t>cách</w:t>
      </w:r>
      <w:proofErr w:type="spellEnd"/>
      <w:r>
        <w:t xml:space="preserve"> </w:t>
      </w:r>
      <w:proofErr w:type="spellStart"/>
      <w:r>
        <w:t>nhau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w:t>
      </w:r>
      <w:r w:rsidR="00AB1F7D">
        <w:t>u</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55B5CC95" w14:textId="77777777" w:rsidTr="00414F59">
        <w:tc>
          <w:tcPr>
            <w:tcW w:w="1525" w:type="dxa"/>
          </w:tcPr>
          <w:p w14:paraId="32DB3CCB" w14:textId="77777777" w:rsidR="00AB1F7D" w:rsidRDefault="00AB1F7D" w:rsidP="00414F59"/>
        </w:tc>
        <w:tc>
          <w:tcPr>
            <w:tcW w:w="5220" w:type="dxa"/>
          </w:tcPr>
          <w:p w14:paraId="1FB80EF7" w14:textId="77777777" w:rsidR="00AB1F7D" w:rsidRPr="00AE64D6" w:rsidRDefault="006C64F2"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14:paraId="7322DDB0" w14:textId="77777777" w:rsidR="00AB1F7D" w:rsidRDefault="00AB1F7D" w:rsidP="00414F59">
            <w:pPr>
              <w:pStyle w:val="Caption"/>
            </w:pPr>
          </w:p>
          <w:p w14:paraId="1B9F9F7A" w14:textId="77777777" w:rsidR="00AB1F7D" w:rsidRDefault="00AB1F7D" w:rsidP="00414F59">
            <w:pPr>
              <w:pStyle w:val="Caption"/>
            </w:pPr>
            <w:r>
              <w:t xml:space="preserve">( </w:t>
            </w:r>
            <w:fldSimple w:instr=" STYLEREF 1 \s ">
              <w:r w:rsidR="0032158F">
                <w:rPr>
                  <w:noProof/>
                </w:rPr>
                <w:t>2</w:t>
              </w:r>
            </w:fldSimple>
            <w:r>
              <w:t>.</w:t>
            </w:r>
            <w:fldSimple w:instr=" SEQ PT \* ARABIC \s 1 ">
              <w:r w:rsidR="0032158F">
                <w:rPr>
                  <w:noProof/>
                </w:rPr>
                <w:t>31</w:t>
              </w:r>
            </w:fldSimple>
            <w:r>
              <w:t xml:space="preserve"> )</w:t>
            </w:r>
          </w:p>
        </w:tc>
      </w:tr>
    </w:tbl>
    <w:p w14:paraId="3A7651FC" w14:textId="77777777" w:rsidR="0017157D" w:rsidRDefault="0017157D" w:rsidP="00953752">
      <w:pPr>
        <w:pStyle w:val="ListParagraph"/>
        <w:numPr>
          <w:ilvl w:val="0"/>
          <w:numId w:val="10"/>
        </w:numPr>
      </w:pPr>
      <w:proofErr w:type="spellStart"/>
      <w:r w:rsidRPr="0017157D">
        <w:t>Giá</w:t>
      </w:r>
      <w:proofErr w:type="spellEnd"/>
      <w:r w:rsidRPr="0017157D">
        <w:t xml:space="preserve"> </w:t>
      </w:r>
      <w:proofErr w:type="spellStart"/>
      <w:r w:rsidRPr="0017157D">
        <w:t>trị</w:t>
      </w:r>
      <w:proofErr w:type="spellEnd"/>
      <w:r w:rsidRPr="0017157D">
        <w:t xml:space="preserve"> </w:t>
      </w:r>
      <w:proofErr w:type="spellStart"/>
      <w:r w:rsidRPr="0017157D">
        <w:t>chênh</w:t>
      </w:r>
      <w:proofErr w:type="spellEnd"/>
      <w:r w:rsidRPr="0017157D">
        <w:t xml:space="preserve"> </w:t>
      </w:r>
      <w:proofErr w:type="spellStart"/>
      <w:r w:rsidRPr="0017157D">
        <w:t>lệch</w:t>
      </w:r>
      <w:proofErr w:type="spellEnd"/>
      <w:r w:rsidRPr="0017157D">
        <w:t xml:space="preserve"> </w:t>
      </w:r>
      <w:proofErr w:type="spellStart"/>
      <w:r w:rsidRPr="0017157D">
        <w:t>trung</w:t>
      </w:r>
      <w:proofErr w:type="spellEnd"/>
      <w:r w:rsidRPr="0017157D">
        <w:t xml:space="preserve"> </w:t>
      </w:r>
      <w:proofErr w:type="spellStart"/>
      <w:r w:rsidRPr="0017157D">
        <w:t>bình</w:t>
      </w:r>
      <w:proofErr w:type="spellEnd"/>
      <w:r w:rsidRPr="0017157D">
        <w:t xml:space="preserve"> </w:t>
      </w:r>
      <w:proofErr w:type="spellStart"/>
      <w:r w:rsidRPr="0017157D">
        <w:t>tuyệt</w:t>
      </w:r>
      <w:proofErr w:type="spellEnd"/>
      <w:r w:rsidRPr="0017157D">
        <w:t xml:space="preserve"> </w:t>
      </w:r>
      <w:proofErr w:type="spellStart"/>
      <w:r w:rsidRPr="0017157D">
        <w:t>đối</w:t>
      </w:r>
      <w:proofErr w:type="spellEnd"/>
      <w:r w:rsidRPr="0017157D">
        <w:t xml:space="preserve"> </w:t>
      </w:r>
      <w:r>
        <w:t xml:space="preserve">2 </w:t>
      </w:r>
      <w:proofErr w:type="spellStart"/>
      <w:r>
        <w:t>tín</w:t>
      </w:r>
      <w:proofErr w:type="spellEnd"/>
      <w:r>
        <w:t xml:space="preserve"> </w:t>
      </w:r>
      <w:proofErr w:type="spellStart"/>
      <w:r>
        <w:t>hiệu</w:t>
      </w:r>
      <w:proofErr w:type="spellEnd"/>
      <w:r w:rsidRPr="0017157D">
        <w:t xml:space="preserve"> </w:t>
      </w:r>
      <w:proofErr w:type="spellStart"/>
      <w:r>
        <w:t>cách</w:t>
      </w:r>
      <w:proofErr w:type="spellEnd"/>
      <w:r>
        <w:t xml:space="preserve"> </w:t>
      </w:r>
      <w:proofErr w:type="spellStart"/>
      <w:r>
        <w:t>nhau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rsidRPr="0017157D">
        <w:t xml:space="preserve"> </w:t>
      </w:r>
      <w:proofErr w:type="spellStart"/>
      <w:r w:rsidRPr="0017157D">
        <w:t>chuẩn</w:t>
      </w:r>
      <w:proofErr w:type="spellEnd"/>
      <w:r w:rsidRPr="0017157D">
        <w:t xml:space="preserve"> </w:t>
      </w:r>
      <w:proofErr w:type="spellStart"/>
      <w:r w:rsidRPr="0017157D">
        <w:t>hóa</w:t>
      </w:r>
      <w:proofErr w:type="spellEnd"/>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14:paraId="5C7E8696" w14:textId="77777777" w:rsidTr="00414F59">
        <w:tc>
          <w:tcPr>
            <w:tcW w:w="1525" w:type="dxa"/>
          </w:tcPr>
          <w:p w14:paraId="683412ED" w14:textId="77777777" w:rsidR="00AB1F7D" w:rsidRDefault="00AB1F7D" w:rsidP="00414F59"/>
        </w:tc>
        <w:tc>
          <w:tcPr>
            <w:tcW w:w="5220" w:type="dxa"/>
          </w:tcPr>
          <w:p w14:paraId="30C6FAE5" w14:textId="77777777" w:rsidR="00AB1F7D" w:rsidRPr="00AE64D6" w:rsidRDefault="006C64F2"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14:paraId="5C93F323" w14:textId="77777777" w:rsidR="00AB1F7D" w:rsidRDefault="00AB1F7D" w:rsidP="00414F59">
            <w:pPr>
              <w:pStyle w:val="Caption"/>
            </w:pPr>
          </w:p>
          <w:p w14:paraId="32E37EA6" w14:textId="77777777" w:rsidR="00AB1F7D" w:rsidRDefault="00AB1F7D" w:rsidP="00414F59">
            <w:pPr>
              <w:pStyle w:val="Caption"/>
            </w:pPr>
            <w:r>
              <w:t xml:space="preserve">( </w:t>
            </w:r>
            <w:fldSimple w:instr=" STYLEREF 1 \s ">
              <w:r w:rsidR="0032158F">
                <w:rPr>
                  <w:noProof/>
                </w:rPr>
                <w:t>2</w:t>
              </w:r>
            </w:fldSimple>
            <w:r>
              <w:t>.</w:t>
            </w:r>
            <w:fldSimple w:instr=" SEQ PT \* ARABIC \s 1 ">
              <w:r w:rsidR="0032158F">
                <w:rPr>
                  <w:noProof/>
                </w:rPr>
                <w:t>32</w:t>
              </w:r>
            </w:fldSimple>
            <w:r>
              <w:t xml:space="preserve"> )</w:t>
            </w:r>
          </w:p>
        </w:tc>
      </w:tr>
    </w:tbl>
    <w:p w14:paraId="7CFE11FD" w14:textId="77777777" w:rsidR="00AB1F7D" w:rsidRPr="0017157D" w:rsidRDefault="00AB1F7D" w:rsidP="00AB1F7D">
      <w:pPr>
        <w:ind w:left="360"/>
      </w:pPr>
    </w:p>
    <w:p w14:paraId="3A050D86" w14:textId="77777777" w:rsidR="00A64D22" w:rsidRPr="00175018" w:rsidRDefault="00DB17FF" w:rsidP="00953752">
      <w:pPr>
        <w:pStyle w:val="ListParagraph"/>
        <w:numPr>
          <w:ilvl w:val="0"/>
          <w:numId w:val="8"/>
        </w:numPr>
        <w:rPr>
          <w:i/>
          <w:iCs/>
          <w:rPrChange w:id="313" w:author="Cung Thanh Long" w:date="2021-04-14T11:37:00Z">
            <w:rPr/>
          </w:rPrChange>
        </w:rPr>
      </w:pPr>
      <w:proofErr w:type="spellStart"/>
      <w:r w:rsidRPr="00175018">
        <w:rPr>
          <w:i/>
          <w:iCs/>
          <w:rPrChange w:id="314" w:author="Cung Thanh Long" w:date="2021-04-14T11:37:00Z">
            <w:rPr/>
          </w:rPrChange>
        </w:rPr>
        <w:lastRenderedPageBreak/>
        <w:t>Lựa</w:t>
      </w:r>
      <w:proofErr w:type="spellEnd"/>
      <w:r w:rsidRPr="00175018">
        <w:rPr>
          <w:i/>
          <w:iCs/>
          <w:rPrChange w:id="315" w:author="Cung Thanh Long" w:date="2021-04-14T11:37:00Z">
            <w:rPr/>
          </w:rPrChange>
        </w:rPr>
        <w:t xml:space="preserve"> </w:t>
      </w:r>
      <w:proofErr w:type="spellStart"/>
      <w:r w:rsidRPr="00175018">
        <w:rPr>
          <w:i/>
          <w:iCs/>
          <w:rPrChange w:id="316" w:author="Cung Thanh Long" w:date="2021-04-14T11:37:00Z">
            <w:rPr/>
          </w:rPrChange>
        </w:rPr>
        <w:t>chọ</w:t>
      </w:r>
      <w:r w:rsidR="0012617E" w:rsidRPr="00175018">
        <w:rPr>
          <w:i/>
          <w:iCs/>
          <w:rPrChange w:id="317" w:author="Cung Thanh Long" w:date="2021-04-14T11:37:00Z">
            <w:rPr/>
          </w:rPrChange>
        </w:rPr>
        <w:t>n</w:t>
      </w:r>
      <w:proofErr w:type="spellEnd"/>
      <w:r w:rsidR="0012617E" w:rsidRPr="00175018">
        <w:rPr>
          <w:i/>
          <w:iCs/>
          <w:rPrChange w:id="318" w:author="Cung Thanh Long" w:date="2021-04-14T11:37:00Z">
            <w:rPr/>
          </w:rPrChange>
        </w:rPr>
        <w:t xml:space="preserve"> </w:t>
      </w:r>
      <w:proofErr w:type="spellStart"/>
      <w:r w:rsidRPr="00175018">
        <w:rPr>
          <w:i/>
          <w:iCs/>
          <w:rPrChange w:id="319" w:author="Cung Thanh Long" w:date="2021-04-14T11:37:00Z">
            <w:rPr/>
          </w:rPrChange>
        </w:rPr>
        <w:t>đặ</w:t>
      </w:r>
      <w:r w:rsidR="0012617E" w:rsidRPr="00175018">
        <w:rPr>
          <w:i/>
          <w:iCs/>
          <w:rPrChange w:id="320" w:author="Cung Thanh Long" w:date="2021-04-14T11:37:00Z">
            <w:rPr/>
          </w:rPrChange>
        </w:rPr>
        <w:t>c</w:t>
      </w:r>
      <w:proofErr w:type="spellEnd"/>
      <w:r w:rsidR="0012617E" w:rsidRPr="00175018">
        <w:rPr>
          <w:i/>
          <w:iCs/>
          <w:rPrChange w:id="321" w:author="Cung Thanh Long" w:date="2021-04-14T11:37:00Z">
            <w:rPr/>
          </w:rPrChange>
        </w:rPr>
        <w:t xml:space="preserve"> </w:t>
      </w:r>
      <w:proofErr w:type="spellStart"/>
      <w:r w:rsidR="0012617E" w:rsidRPr="00175018">
        <w:rPr>
          <w:i/>
          <w:iCs/>
          <w:rPrChange w:id="322" w:author="Cung Thanh Long" w:date="2021-04-14T11:37:00Z">
            <w:rPr/>
          </w:rPrChange>
        </w:rPr>
        <w:t>trưng</w:t>
      </w:r>
      <w:proofErr w:type="spellEnd"/>
      <w:r w:rsidR="0012617E" w:rsidRPr="00175018">
        <w:rPr>
          <w:i/>
          <w:iCs/>
          <w:rPrChange w:id="323" w:author="Cung Thanh Long" w:date="2021-04-14T11:37:00Z">
            <w:rPr/>
          </w:rPrChange>
        </w:rPr>
        <w:t xml:space="preserve"> </w:t>
      </w:r>
      <w:proofErr w:type="spellStart"/>
      <w:r w:rsidRPr="00175018">
        <w:rPr>
          <w:i/>
          <w:iCs/>
          <w:rPrChange w:id="324" w:author="Cung Thanh Long" w:date="2021-04-14T11:37:00Z">
            <w:rPr/>
          </w:rPrChange>
        </w:rPr>
        <w:t>cho</w:t>
      </w:r>
      <w:proofErr w:type="spellEnd"/>
      <w:r w:rsidRPr="00175018">
        <w:rPr>
          <w:i/>
          <w:iCs/>
          <w:rPrChange w:id="325" w:author="Cung Thanh Long" w:date="2021-04-14T11:37:00Z">
            <w:rPr/>
          </w:rPrChange>
        </w:rPr>
        <w:t xml:space="preserve"> </w:t>
      </w:r>
      <w:proofErr w:type="spellStart"/>
      <w:r w:rsidRPr="00175018">
        <w:rPr>
          <w:i/>
          <w:iCs/>
          <w:rPrChange w:id="326" w:author="Cung Thanh Long" w:date="2021-04-14T11:37:00Z">
            <w:rPr/>
          </w:rPrChange>
        </w:rPr>
        <w:t>mô</w:t>
      </w:r>
      <w:proofErr w:type="spellEnd"/>
      <w:r w:rsidRPr="00175018">
        <w:rPr>
          <w:i/>
          <w:iCs/>
          <w:rPrChange w:id="327" w:author="Cung Thanh Long" w:date="2021-04-14T11:37:00Z">
            <w:rPr/>
          </w:rPrChange>
        </w:rPr>
        <w:t xml:space="preserve"> </w:t>
      </w:r>
      <w:proofErr w:type="spellStart"/>
      <w:r w:rsidRPr="00175018">
        <w:rPr>
          <w:i/>
          <w:iCs/>
          <w:rPrChange w:id="328" w:author="Cung Thanh Long" w:date="2021-04-14T11:37:00Z">
            <w:rPr/>
          </w:rPrChange>
        </w:rPr>
        <w:t>hình</w:t>
      </w:r>
      <w:proofErr w:type="spellEnd"/>
    </w:p>
    <w:p w14:paraId="6EE495D5" w14:textId="1B6BA52A" w:rsidR="00A64D22" w:rsidRDefault="00326872" w:rsidP="00DF79EE">
      <w:pPr>
        <w:ind w:left="360" w:firstLine="562"/>
      </w:pPr>
      <w:r>
        <w:t xml:space="preserve">Khi </w:t>
      </w:r>
      <w:proofErr w:type="spellStart"/>
      <w:r>
        <w:t>đã</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nào</w:t>
      </w:r>
      <w:proofErr w:type="spellEnd"/>
      <w:r>
        <w:t xml:space="preserve"> </w:t>
      </w:r>
      <w:proofErr w:type="spellStart"/>
      <w:r>
        <w:t>là</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nhận</w:t>
      </w:r>
      <w:proofErr w:type="spellEnd"/>
      <w:r>
        <w:t xml:space="preserve"> </w:t>
      </w:r>
      <w:proofErr w:type="spellStart"/>
      <w:r>
        <w:t>dạng</w:t>
      </w:r>
      <w:proofErr w:type="spellEnd"/>
      <w:r>
        <w:t xml:space="preserve">. </w:t>
      </w:r>
      <w:r>
        <w:fldChar w:fldCharType="begin"/>
      </w:r>
      <w:r>
        <w:instrText xml:space="preserve"> REF _Ref68892532 \h </w:instrText>
      </w:r>
      <w:r>
        <w:fldChar w:fldCharType="separate"/>
      </w:r>
      <w:proofErr w:type="spellStart"/>
      <w:r w:rsidR="0032158F">
        <w:t>Hình</w:t>
      </w:r>
      <w:proofErr w:type="spellEnd"/>
      <w:r w:rsidR="0032158F">
        <w:t xml:space="preserve"> </w:t>
      </w:r>
      <w:r w:rsidR="0032158F">
        <w:rPr>
          <w:noProof/>
        </w:rPr>
        <w:t>2</w:t>
      </w:r>
      <w:r w:rsidR="0032158F">
        <w:t>.</w:t>
      </w:r>
      <w:r w:rsidR="0032158F">
        <w:rPr>
          <w:noProof/>
        </w:rPr>
        <w:t>9</w:t>
      </w:r>
      <w:r>
        <w:fldChar w:fldCharType="end"/>
      </w:r>
      <w:r>
        <w:t xml:space="preserve"> </w:t>
      </w:r>
      <w:proofErr w:type="spellStart"/>
      <w:r>
        <w:t>thể</w:t>
      </w:r>
      <w:proofErr w:type="spellEnd"/>
      <w:r>
        <w:t xml:space="preserve"> </w:t>
      </w:r>
      <w:proofErr w:type="spellStart"/>
      <w:r>
        <w:t>hiện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ins w:id="329" w:author="Cung Thanh Long" w:date="2021-04-14T15:08:00Z">
        <w:r w:rsidR="00720D2E">
          <w:t xml:space="preserve"> </w:t>
        </w:r>
        <w:proofErr w:type="spellStart"/>
        <w:r w:rsidR="00720D2E">
          <w:t>đúng</w:t>
        </w:r>
      </w:ins>
      <w:proofErr w:type="spellEnd"/>
      <w:r>
        <w:t xml:space="preserve"> </w:t>
      </w:r>
      <w:proofErr w:type="spellStart"/>
      <w:r>
        <w:t>của</w:t>
      </w:r>
      <w:proofErr w:type="spellEnd"/>
      <w:r>
        <w:t xml:space="preserve"> 3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r w:rsidR="001B007E">
        <w:t>Random Forest</w:t>
      </w:r>
      <w:r>
        <w:t xml:space="preserve">, SVM </w:t>
      </w:r>
      <w:proofErr w:type="spellStart"/>
      <w:r>
        <w:t>và</w:t>
      </w:r>
      <w:proofErr w:type="spellEnd"/>
      <w:r>
        <w:t xml:space="preserve"> Decision Tree.</w:t>
      </w:r>
    </w:p>
    <w:p w14:paraId="52550982" w14:textId="77777777" w:rsidR="00A64D22" w:rsidRDefault="00A64D22" w:rsidP="00A64D22">
      <w:pPr>
        <w:keepNext/>
        <w:ind w:left="360" w:firstLine="360"/>
        <w:jc w:val="left"/>
      </w:pPr>
    </w:p>
    <w:p w14:paraId="235AA741" w14:textId="77777777" w:rsidR="00B1277F" w:rsidRDefault="0012617E" w:rsidP="00B1277F">
      <w:pPr>
        <w:keepNext/>
        <w:ind w:left="360"/>
        <w:jc w:val="center"/>
      </w:pPr>
      <w:r>
        <w:rPr>
          <w:noProof/>
        </w:rPr>
        <w:drawing>
          <wp:inline distT="0" distB="0" distL="0" distR="0" wp14:anchorId="5A6362A3" wp14:editId="31CBDEE2">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3171825"/>
                    </a:xfrm>
                    <a:prstGeom prst="rect">
                      <a:avLst/>
                    </a:prstGeom>
                  </pic:spPr>
                </pic:pic>
              </a:graphicData>
            </a:graphic>
          </wp:inline>
        </w:drawing>
      </w:r>
    </w:p>
    <w:p w14:paraId="67CF3916" w14:textId="77777777" w:rsidR="0012617E" w:rsidRDefault="00B1277F" w:rsidP="00B1277F">
      <w:pPr>
        <w:pStyle w:val="Caption"/>
      </w:pPr>
      <w:bookmarkStart w:id="330" w:name="_Ref68892532"/>
      <w:bookmarkStart w:id="331" w:name="_Toc69243409"/>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9</w:t>
        </w:r>
      </w:fldSimple>
      <w:bookmarkEnd w:id="330"/>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lên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lớp</w:t>
      </w:r>
      <w:bookmarkEnd w:id="331"/>
      <w:proofErr w:type="spellEnd"/>
    </w:p>
    <w:p w14:paraId="13CDDDFB" w14:textId="77777777" w:rsidR="00FE3E56" w:rsidRDefault="00A61E3B" w:rsidP="00600E92">
      <w:pPr>
        <w:ind w:firstLine="720"/>
      </w:pPr>
      <w:proofErr w:type="spellStart"/>
      <w:r>
        <w:t>Dựa</w:t>
      </w:r>
      <w:proofErr w:type="spellEnd"/>
      <w:r>
        <w:t xml:space="preserve"> </w:t>
      </w:r>
      <w:proofErr w:type="spellStart"/>
      <w:r>
        <w:t>vào</w:t>
      </w:r>
      <w:proofErr w:type="spellEnd"/>
      <w:r w:rsidR="00FE3E56">
        <w:t xml:space="preserve"> </w:t>
      </w:r>
      <w:r w:rsidR="00FE3E56">
        <w:fldChar w:fldCharType="begin"/>
      </w:r>
      <w:r w:rsidR="00FE3E56">
        <w:instrText xml:space="preserve"> REF _Ref68892532 \h </w:instrText>
      </w:r>
      <w:r w:rsidR="00FE3E56">
        <w:fldChar w:fldCharType="separate"/>
      </w:r>
      <w:proofErr w:type="spellStart"/>
      <w:r w:rsidR="0032158F">
        <w:t>Hình</w:t>
      </w:r>
      <w:proofErr w:type="spellEnd"/>
      <w:r w:rsidR="0032158F">
        <w:t xml:space="preserve"> </w:t>
      </w:r>
      <w:r w:rsidR="0032158F">
        <w:rPr>
          <w:noProof/>
        </w:rPr>
        <w:t>2</w:t>
      </w:r>
      <w:r w:rsidR="0032158F">
        <w:t>.</w:t>
      </w:r>
      <w:r w:rsidR="0032158F">
        <w:rPr>
          <w:noProof/>
        </w:rPr>
        <w:t>9</w:t>
      </w:r>
      <w:r w:rsidR="00FE3E56">
        <w:fldChar w:fldCharType="end"/>
      </w:r>
      <w:r w:rsidR="00FE3E56">
        <w:t xml:space="preserve">, </w:t>
      </w:r>
      <w:proofErr w:type="spellStart"/>
      <w:r w:rsidR="00FE3E56">
        <w:t>các</w:t>
      </w:r>
      <w:proofErr w:type="spellEnd"/>
      <w:r w:rsidR="00FE3E56">
        <w:t xml:space="preserve"> </w:t>
      </w:r>
      <w:proofErr w:type="spellStart"/>
      <w:r w:rsidR="00FE3E56">
        <w:t>mô</w:t>
      </w:r>
      <w:proofErr w:type="spellEnd"/>
      <w:r w:rsidR="00FE3E56">
        <w:t xml:space="preserve"> </w:t>
      </w:r>
      <w:proofErr w:type="spellStart"/>
      <w:r w:rsidR="00FE3E56">
        <w:t>hình</w:t>
      </w:r>
      <w:proofErr w:type="spellEnd"/>
      <w:r w:rsidR="00FE3E56">
        <w:t xml:space="preserve"> </w:t>
      </w:r>
      <w:proofErr w:type="spellStart"/>
      <w:r w:rsidR="00FE3E56">
        <w:t>nhận</w:t>
      </w:r>
      <w:proofErr w:type="spellEnd"/>
      <w:r w:rsidR="00FE3E56">
        <w:t xml:space="preserve"> </w:t>
      </w:r>
      <w:proofErr w:type="spellStart"/>
      <w:r w:rsidR="00FE3E56">
        <w:t>dạng</w:t>
      </w:r>
      <w:proofErr w:type="spellEnd"/>
      <w:r w:rsidR="00FE3E56">
        <w:t xml:space="preserve"> </w:t>
      </w:r>
      <w:proofErr w:type="spellStart"/>
      <w:r w:rsidR="00FE3E56">
        <w:t>cho</w:t>
      </w:r>
      <w:proofErr w:type="spellEnd"/>
      <w:r w:rsidR="00FE3E56">
        <w:t xml:space="preserve"> </w:t>
      </w:r>
      <w:proofErr w:type="spellStart"/>
      <w:r w:rsidR="00FE3E56">
        <w:t>kết</w:t>
      </w:r>
      <w:proofErr w:type="spellEnd"/>
      <w:r w:rsidR="00FE3E56">
        <w:t xml:space="preserve"> </w:t>
      </w:r>
      <w:proofErr w:type="spellStart"/>
      <w:r w:rsidR="00FE3E56">
        <w:t>quả</w:t>
      </w:r>
      <w:proofErr w:type="spellEnd"/>
      <w:r w:rsidR="00FE3E56">
        <w:t xml:space="preserve"> </w:t>
      </w:r>
      <w:proofErr w:type="spellStart"/>
      <w:r w:rsidR="00FE3E56">
        <w:t>tốt</w:t>
      </w:r>
      <w:proofErr w:type="spellEnd"/>
      <w:r w:rsidR="00FE3E56">
        <w:t xml:space="preserve"> </w:t>
      </w:r>
      <w:proofErr w:type="spellStart"/>
      <w:r w:rsidR="00FE3E56">
        <w:t>nhất</w:t>
      </w:r>
      <w:proofErr w:type="spellEnd"/>
      <w:r w:rsidR="00FE3E56">
        <w:t xml:space="preserve"> </w:t>
      </w:r>
      <w:proofErr w:type="spellStart"/>
      <w:r w:rsidR="00FE3E56">
        <w:t>khi</w:t>
      </w:r>
      <w:proofErr w:type="spellEnd"/>
      <w:r w:rsidR="00FE3E56">
        <w:t xml:space="preserve"> </w:t>
      </w:r>
      <w:proofErr w:type="spellStart"/>
      <w:r w:rsidR="00FE3E56">
        <w:t>số</w:t>
      </w:r>
      <w:proofErr w:type="spellEnd"/>
      <w:r w:rsidR="00FE3E56">
        <w:t xml:space="preserve"> </w:t>
      </w:r>
      <w:proofErr w:type="spellStart"/>
      <w:r w:rsidR="00FE3E56">
        <w:t>lượng</w:t>
      </w:r>
      <w:proofErr w:type="spellEnd"/>
      <w:r w:rsidR="00FE3E56">
        <w:t xml:space="preserve"> </w:t>
      </w:r>
      <w:proofErr w:type="spellStart"/>
      <w:r w:rsidR="00FE3E56">
        <w:t>đặc</w:t>
      </w:r>
      <w:proofErr w:type="spellEnd"/>
      <w:r w:rsidR="00FE3E56">
        <w:t xml:space="preserve"> </w:t>
      </w:r>
      <w:proofErr w:type="spellStart"/>
      <w:r w:rsidR="00FE3E56">
        <w:t>trưng</w:t>
      </w:r>
      <w:proofErr w:type="spellEnd"/>
      <w:r w:rsidR="00FE3E56">
        <w:t xml:space="preserve"> </w:t>
      </w:r>
      <w:proofErr w:type="spellStart"/>
      <w:r w:rsidR="00FE3E56">
        <w:t>được</w:t>
      </w:r>
      <w:proofErr w:type="spellEnd"/>
      <w:r w:rsidR="00FE3E56">
        <w:t xml:space="preserve"> </w:t>
      </w:r>
      <w:proofErr w:type="spellStart"/>
      <w:r w:rsidR="00FE3E56">
        <w:t>chọn</w:t>
      </w:r>
      <w:proofErr w:type="spellEnd"/>
      <w:r w:rsidR="00FE3E56">
        <w:t xml:space="preserve"> </w:t>
      </w:r>
      <w:proofErr w:type="spellStart"/>
      <w:r w:rsidR="00FE3E56">
        <w:t>nằm</w:t>
      </w:r>
      <w:proofErr w:type="spellEnd"/>
      <w:r w:rsidR="00FE3E56">
        <w:t xml:space="preserve"> </w:t>
      </w:r>
      <w:proofErr w:type="spellStart"/>
      <w:r w:rsidR="00FE3E56">
        <w:t>trong</w:t>
      </w:r>
      <w:proofErr w:type="spellEnd"/>
      <w:r w:rsidR="00FE3E56">
        <w:t xml:space="preserve"> </w:t>
      </w:r>
      <w:proofErr w:type="spellStart"/>
      <w:r w:rsidR="00FE3E56">
        <w:t>khoả</w:t>
      </w:r>
      <w:r w:rsidR="00AE64D6">
        <w:t>ng</w:t>
      </w:r>
      <w:proofErr w:type="spellEnd"/>
      <w:r w:rsidR="00AE64D6">
        <w:t xml:space="preserve"> 20 </w:t>
      </w:r>
      <w:proofErr w:type="spellStart"/>
      <w:r w:rsidR="00FE3E56">
        <w:t>đặc</w:t>
      </w:r>
      <w:proofErr w:type="spellEnd"/>
      <w:r w:rsidR="00FE3E56">
        <w:t xml:space="preserve"> </w:t>
      </w:r>
      <w:proofErr w:type="spellStart"/>
      <w:r w:rsidR="00FE3E56">
        <w:t>trưng</w:t>
      </w:r>
      <w:proofErr w:type="spellEnd"/>
      <w:r w:rsidR="00FE3E56">
        <w:t xml:space="preserve">, </w:t>
      </w:r>
      <w:proofErr w:type="spellStart"/>
      <w:r w:rsidR="00FE3E56">
        <w:t>lựa</w:t>
      </w:r>
      <w:proofErr w:type="spellEnd"/>
      <w:r w:rsidR="00FE3E56">
        <w:t xml:space="preserve"> </w:t>
      </w:r>
      <w:proofErr w:type="spellStart"/>
      <w:r w:rsidR="00FE3E56">
        <w:t>chọn</w:t>
      </w:r>
      <w:proofErr w:type="spellEnd"/>
      <w:r w:rsidR="00FE3E56">
        <w:t xml:space="preserve"> </w:t>
      </w:r>
      <w:proofErr w:type="spellStart"/>
      <w:r w:rsidR="00FE3E56">
        <w:t>đặc</w:t>
      </w:r>
      <w:proofErr w:type="spellEnd"/>
      <w:r w:rsidR="00FE3E56">
        <w:t xml:space="preserve"> </w:t>
      </w:r>
      <w:proofErr w:type="spellStart"/>
      <w:r w:rsidR="00FE3E56">
        <w:t>trưng</w:t>
      </w:r>
      <w:proofErr w:type="spellEnd"/>
      <w:r w:rsidR="00FE3E56">
        <w:t xml:space="preserve"> </w:t>
      </w:r>
      <w:proofErr w:type="spellStart"/>
      <w:r w:rsidR="00FE3E56">
        <w:t>quá</w:t>
      </w:r>
      <w:proofErr w:type="spellEnd"/>
      <w:r w:rsidR="00FE3E56">
        <w:t xml:space="preserve"> </w:t>
      </w:r>
      <w:proofErr w:type="spellStart"/>
      <w:r w:rsidR="00FE3E56">
        <w:t>ít</w:t>
      </w:r>
      <w:proofErr w:type="spellEnd"/>
      <w:r w:rsidR="00FE3E56">
        <w:t xml:space="preserve"> </w:t>
      </w:r>
      <w:proofErr w:type="spellStart"/>
      <w:r w:rsidR="00FE3E56">
        <w:t>hoặc</w:t>
      </w:r>
      <w:proofErr w:type="spellEnd"/>
      <w:r w:rsidR="00FE3E56">
        <w:t xml:space="preserve"> </w:t>
      </w:r>
      <w:proofErr w:type="spellStart"/>
      <w:r w:rsidR="00FE3E56">
        <w:t>quá</w:t>
      </w:r>
      <w:proofErr w:type="spellEnd"/>
      <w:r w:rsidR="00FE3E56">
        <w:t xml:space="preserve"> </w:t>
      </w:r>
      <w:proofErr w:type="spellStart"/>
      <w:r w:rsidR="00FE3E56">
        <w:t>nhiều</w:t>
      </w:r>
      <w:proofErr w:type="spellEnd"/>
      <w:r w:rsidR="00FE3E56">
        <w:t xml:space="preserve"> </w:t>
      </w:r>
      <w:proofErr w:type="spellStart"/>
      <w:r w:rsidR="00FE3E56">
        <w:t>sẽ</w:t>
      </w:r>
      <w:proofErr w:type="spellEnd"/>
      <w:r w:rsidR="00FE3E56">
        <w:t xml:space="preserve"> </w:t>
      </w:r>
      <w:proofErr w:type="spellStart"/>
      <w:r w:rsidR="00FE3E56">
        <w:t>làm</w:t>
      </w:r>
      <w:proofErr w:type="spellEnd"/>
      <w:r w:rsidR="00FE3E56">
        <w:t xml:space="preserve"> </w:t>
      </w:r>
      <w:proofErr w:type="spellStart"/>
      <w:r w:rsidR="00FE3E56">
        <w:t>giảm</w:t>
      </w:r>
      <w:proofErr w:type="spellEnd"/>
      <w:r w:rsidR="00FE3E56">
        <w:t xml:space="preserve"> </w:t>
      </w:r>
      <w:proofErr w:type="spellStart"/>
      <w:r w:rsidR="00FE3E56">
        <w:t>độ</w:t>
      </w:r>
      <w:proofErr w:type="spellEnd"/>
      <w:r w:rsidR="00FE3E56">
        <w:t xml:space="preserve"> </w:t>
      </w:r>
      <w:proofErr w:type="spellStart"/>
      <w:r w:rsidR="00FE3E56">
        <w:t>chính</w:t>
      </w:r>
      <w:proofErr w:type="spellEnd"/>
      <w:r w:rsidR="00FE3E56">
        <w:t xml:space="preserve"> </w:t>
      </w:r>
      <w:proofErr w:type="spellStart"/>
      <w:r w:rsidR="00FE3E56">
        <w:t>xác</w:t>
      </w:r>
      <w:proofErr w:type="spellEnd"/>
      <w:r w:rsidR="00FE3E56">
        <w:t xml:space="preserve"> </w:t>
      </w:r>
      <w:proofErr w:type="spellStart"/>
      <w:r w:rsidR="00FE3E56">
        <w:t>của</w:t>
      </w:r>
      <w:proofErr w:type="spellEnd"/>
      <w:r w:rsidR="00FE3E56">
        <w:t xml:space="preserve"> </w:t>
      </w:r>
      <w:proofErr w:type="spellStart"/>
      <w:r w:rsidR="00FE3E56">
        <w:t>cả</w:t>
      </w:r>
      <w:proofErr w:type="spellEnd"/>
      <w:r w:rsidR="00AE64D6">
        <w:t xml:space="preserve"> 3 </w:t>
      </w:r>
      <w:proofErr w:type="spellStart"/>
      <w:r w:rsidR="00AE64D6">
        <w:t>mô</w:t>
      </w:r>
      <w:proofErr w:type="spellEnd"/>
      <w:r w:rsidR="00AE64D6">
        <w:t xml:space="preserve"> </w:t>
      </w:r>
      <w:proofErr w:type="spellStart"/>
      <w:r w:rsidR="00AE64D6">
        <w:t>hình</w:t>
      </w:r>
      <w:proofErr w:type="spellEnd"/>
      <w:r w:rsidR="00AE64D6">
        <w:t>.</w:t>
      </w:r>
    </w:p>
    <w:p w14:paraId="5BC9A99E" w14:textId="77777777" w:rsidR="00EC13B2" w:rsidRPr="00FE3E56" w:rsidRDefault="00EC13B2" w:rsidP="00AE64D6">
      <w:pPr>
        <w:ind w:firstLine="360"/>
      </w:pPr>
    </w:p>
    <w:p w14:paraId="627CFE85" w14:textId="77777777" w:rsidR="00DB17FF" w:rsidRPr="00720D2E" w:rsidRDefault="00DB17FF" w:rsidP="00953752">
      <w:pPr>
        <w:pStyle w:val="ListParagraph"/>
        <w:numPr>
          <w:ilvl w:val="0"/>
          <w:numId w:val="8"/>
        </w:numPr>
        <w:rPr>
          <w:i/>
          <w:iCs/>
          <w:rPrChange w:id="332" w:author="Cung Thanh Long" w:date="2021-04-14T15:08:00Z">
            <w:rPr/>
          </w:rPrChange>
        </w:rPr>
      </w:pPr>
      <w:proofErr w:type="spellStart"/>
      <w:r w:rsidRPr="00720D2E">
        <w:rPr>
          <w:i/>
          <w:iCs/>
          <w:rPrChange w:id="333" w:author="Cung Thanh Long" w:date="2021-04-14T15:08:00Z">
            <w:rPr/>
          </w:rPrChange>
        </w:rPr>
        <w:t>Hiệu</w:t>
      </w:r>
      <w:proofErr w:type="spellEnd"/>
      <w:r w:rsidRPr="00720D2E">
        <w:rPr>
          <w:i/>
          <w:iCs/>
          <w:rPrChange w:id="334" w:author="Cung Thanh Long" w:date="2021-04-14T15:08:00Z">
            <w:rPr/>
          </w:rPrChange>
        </w:rPr>
        <w:t xml:space="preserve"> </w:t>
      </w:r>
      <w:proofErr w:type="spellStart"/>
      <w:r w:rsidRPr="00720D2E">
        <w:rPr>
          <w:i/>
          <w:iCs/>
          <w:rPrChange w:id="335" w:author="Cung Thanh Long" w:date="2021-04-14T15:08:00Z">
            <w:rPr/>
          </w:rPrChange>
        </w:rPr>
        <w:t>chỉnh</w:t>
      </w:r>
      <w:proofErr w:type="spellEnd"/>
      <w:r w:rsidRPr="00720D2E">
        <w:rPr>
          <w:i/>
          <w:iCs/>
          <w:rPrChange w:id="336" w:author="Cung Thanh Long" w:date="2021-04-14T15:08:00Z">
            <w:rPr/>
          </w:rPrChange>
        </w:rPr>
        <w:t xml:space="preserve"> </w:t>
      </w:r>
      <w:proofErr w:type="spellStart"/>
      <w:r w:rsidRPr="00720D2E">
        <w:rPr>
          <w:i/>
          <w:iCs/>
          <w:rPrChange w:id="337" w:author="Cung Thanh Long" w:date="2021-04-14T15:08:00Z">
            <w:rPr/>
          </w:rPrChange>
        </w:rPr>
        <w:t>tham</w:t>
      </w:r>
      <w:proofErr w:type="spellEnd"/>
      <w:r w:rsidRPr="00720D2E">
        <w:rPr>
          <w:i/>
          <w:iCs/>
          <w:rPrChange w:id="338" w:author="Cung Thanh Long" w:date="2021-04-14T15:08:00Z">
            <w:rPr/>
          </w:rPrChange>
        </w:rPr>
        <w:t xml:space="preserve"> </w:t>
      </w:r>
      <w:proofErr w:type="spellStart"/>
      <w:r w:rsidRPr="00720D2E">
        <w:rPr>
          <w:i/>
          <w:iCs/>
          <w:rPrChange w:id="339" w:author="Cung Thanh Long" w:date="2021-04-14T15:08:00Z">
            <w:rPr/>
          </w:rPrChange>
        </w:rPr>
        <w:t>số</w:t>
      </w:r>
      <w:proofErr w:type="spellEnd"/>
      <w:r w:rsidRPr="00720D2E">
        <w:rPr>
          <w:i/>
          <w:iCs/>
          <w:rPrChange w:id="340" w:author="Cung Thanh Long" w:date="2021-04-14T15:08:00Z">
            <w:rPr/>
          </w:rPrChange>
        </w:rPr>
        <w:t xml:space="preserve"> </w:t>
      </w:r>
      <w:proofErr w:type="spellStart"/>
      <w:r w:rsidRPr="00720D2E">
        <w:rPr>
          <w:i/>
          <w:iCs/>
          <w:rPrChange w:id="341" w:author="Cung Thanh Long" w:date="2021-04-14T15:08:00Z">
            <w:rPr/>
          </w:rPrChange>
        </w:rPr>
        <w:t>cho</w:t>
      </w:r>
      <w:proofErr w:type="spellEnd"/>
      <w:r w:rsidRPr="00720D2E">
        <w:rPr>
          <w:i/>
          <w:iCs/>
          <w:rPrChange w:id="342" w:author="Cung Thanh Long" w:date="2021-04-14T15:08:00Z">
            <w:rPr/>
          </w:rPrChange>
        </w:rPr>
        <w:t xml:space="preserve"> </w:t>
      </w:r>
      <w:proofErr w:type="spellStart"/>
      <w:r w:rsidRPr="00720D2E">
        <w:rPr>
          <w:i/>
          <w:iCs/>
          <w:rPrChange w:id="343" w:author="Cung Thanh Long" w:date="2021-04-14T15:08:00Z">
            <w:rPr/>
          </w:rPrChange>
        </w:rPr>
        <w:t>các</w:t>
      </w:r>
      <w:proofErr w:type="spellEnd"/>
      <w:r w:rsidRPr="00720D2E">
        <w:rPr>
          <w:i/>
          <w:iCs/>
          <w:rPrChange w:id="344" w:author="Cung Thanh Long" w:date="2021-04-14T15:08:00Z">
            <w:rPr/>
          </w:rPrChange>
        </w:rPr>
        <w:t xml:space="preserve"> </w:t>
      </w:r>
      <w:proofErr w:type="spellStart"/>
      <w:r w:rsidRPr="00720D2E">
        <w:rPr>
          <w:i/>
          <w:iCs/>
          <w:rPrChange w:id="345" w:author="Cung Thanh Long" w:date="2021-04-14T15:08:00Z">
            <w:rPr/>
          </w:rPrChange>
        </w:rPr>
        <w:t>mô</w:t>
      </w:r>
      <w:proofErr w:type="spellEnd"/>
      <w:r w:rsidRPr="00720D2E">
        <w:rPr>
          <w:i/>
          <w:iCs/>
          <w:rPrChange w:id="346" w:author="Cung Thanh Long" w:date="2021-04-14T15:08:00Z">
            <w:rPr/>
          </w:rPrChange>
        </w:rPr>
        <w:t xml:space="preserve"> </w:t>
      </w:r>
      <w:proofErr w:type="spellStart"/>
      <w:r w:rsidRPr="00720D2E">
        <w:rPr>
          <w:i/>
          <w:iCs/>
          <w:rPrChange w:id="347" w:author="Cung Thanh Long" w:date="2021-04-14T15:08:00Z">
            <w:rPr/>
          </w:rPrChange>
        </w:rPr>
        <w:t>hình</w:t>
      </w:r>
      <w:proofErr w:type="spellEnd"/>
    </w:p>
    <w:p w14:paraId="703D1246" w14:textId="77777777" w:rsidR="002F4FEE" w:rsidRDefault="00610FE0" w:rsidP="00600E92">
      <w:pPr>
        <w:ind w:firstLine="720"/>
      </w:pPr>
      <w:proofErr w:type="spellStart"/>
      <w:r>
        <w:t>Để</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rsidR="002F4FEE">
        <w:t xml:space="preserve">. </w:t>
      </w:r>
      <w:proofErr w:type="spellStart"/>
      <w:r w:rsidR="00022A30">
        <w:t>Thông</w:t>
      </w:r>
      <w:proofErr w:type="spellEnd"/>
      <w:r w:rsidR="00022A30">
        <w:t xml:space="preserve"> </w:t>
      </w:r>
      <w:proofErr w:type="spellStart"/>
      <w:r w:rsidR="00022A30">
        <w:t>thường</w:t>
      </w:r>
      <w:proofErr w:type="spellEnd"/>
      <w:r w:rsidR="00022A30">
        <w:t xml:space="preserve">, </w:t>
      </w:r>
      <w:proofErr w:type="spellStart"/>
      <w:r w:rsidR="00022A30">
        <w:t>tập</w:t>
      </w:r>
      <w:proofErr w:type="spellEnd"/>
      <w:r w:rsidR="00022A30">
        <w:t xml:space="preserve"> </w:t>
      </w:r>
      <w:proofErr w:type="spellStart"/>
      <w:r w:rsidR="00022A30">
        <w:t>dữ</w:t>
      </w:r>
      <w:proofErr w:type="spellEnd"/>
      <w:r w:rsidR="00022A30">
        <w:t xml:space="preserve"> </w:t>
      </w:r>
      <w:proofErr w:type="spellStart"/>
      <w:r w:rsidR="00022A30">
        <w:t>liệu</w:t>
      </w:r>
      <w:proofErr w:type="spellEnd"/>
      <w:r w:rsidR="00022A30">
        <w:t xml:space="preserve"> </w:t>
      </w:r>
      <w:proofErr w:type="spellStart"/>
      <w:r w:rsidR="00022A30">
        <w:t>sẽ</w:t>
      </w:r>
      <w:proofErr w:type="spellEnd"/>
      <w:r w:rsidR="00022A30">
        <w:t xml:space="preserve"> </w:t>
      </w:r>
      <w:proofErr w:type="spellStart"/>
      <w:r w:rsidR="00022A30">
        <w:t>được</w:t>
      </w:r>
      <w:proofErr w:type="spellEnd"/>
      <w:r w:rsidR="00022A30">
        <w:t xml:space="preserve"> chia </w:t>
      </w:r>
      <w:proofErr w:type="spellStart"/>
      <w:r w:rsidR="00022A30">
        <w:t>làm</w:t>
      </w:r>
      <w:proofErr w:type="spellEnd"/>
      <w:r w:rsidR="00022A30">
        <w:t xml:space="preserve"> 3 </w:t>
      </w:r>
      <w:proofErr w:type="spellStart"/>
      <w:r w:rsidR="00586157">
        <w:t>tập</w:t>
      </w:r>
      <w:proofErr w:type="spellEnd"/>
      <w:r w:rsidR="00586157">
        <w:t xml:space="preserve"> con</w:t>
      </w:r>
      <w:r w:rsidR="00022A30">
        <w:t xml:space="preserve">: </w:t>
      </w:r>
      <w:proofErr w:type="spellStart"/>
      <w:r w:rsidR="00022A30">
        <w:t>tập</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(train test), </w:t>
      </w:r>
      <w:proofErr w:type="spellStart"/>
      <w:r w:rsidR="00022A30">
        <w:t>tập</w:t>
      </w:r>
      <w:proofErr w:type="spellEnd"/>
      <w:r w:rsidR="00022A30">
        <w:t xml:space="preserve"> </w:t>
      </w:r>
      <w:proofErr w:type="spellStart"/>
      <w:r w:rsidR="00022A30">
        <w:t>kiểm</w:t>
      </w:r>
      <w:proofErr w:type="spellEnd"/>
      <w:r w:rsidR="00022A30">
        <w:t xml:space="preserve"> </w:t>
      </w:r>
      <w:proofErr w:type="spellStart"/>
      <w:r w:rsidR="00022A30">
        <w:t>thử</w:t>
      </w:r>
      <w:proofErr w:type="spellEnd"/>
      <w:r w:rsidR="00022A30">
        <w:t xml:space="preserve"> (validation</w:t>
      </w:r>
      <w:del w:id="348" w:author="Cung Thanh Long" w:date="2021-04-14T15:09:00Z">
        <w:r w:rsidR="00022A30" w:rsidDel="00720D2E">
          <w:delText xml:space="preserve"> test</w:delText>
        </w:r>
      </w:del>
      <w:r w:rsidR="00022A30">
        <w:t xml:space="preserve"> set) </w:t>
      </w:r>
      <w:proofErr w:type="spellStart"/>
      <w:r w:rsidR="00022A30">
        <w:t>và</w:t>
      </w:r>
      <w:proofErr w:type="spellEnd"/>
      <w:r w:rsidR="00022A30">
        <w:t xml:space="preserve"> </w:t>
      </w:r>
      <w:proofErr w:type="spellStart"/>
      <w:r w:rsidR="00022A30">
        <w:t>tập</w:t>
      </w:r>
      <w:proofErr w:type="spellEnd"/>
      <w:r w:rsidR="00022A30">
        <w:t xml:space="preserve"> </w:t>
      </w:r>
      <w:proofErr w:type="spellStart"/>
      <w:r w:rsidR="00022A30">
        <w:t>đánh</w:t>
      </w:r>
      <w:proofErr w:type="spellEnd"/>
      <w:r w:rsidR="00022A30">
        <w:t xml:space="preserve"> </w:t>
      </w:r>
      <w:proofErr w:type="spellStart"/>
      <w:r w:rsidR="00022A30">
        <w:t>giá</w:t>
      </w:r>
      <w:proofErr w:type="spellEnd"/>
      <w:r w:rsidR="00022A30">
        <w:t xml:space="preserve"> (test set). </w:t>
      </w:r>
      <w:proofErr w:type="spellStart"/>
      <w:r w:rsidR="00022A30">
        <w:t>Việc</w:t>
      </w:r>
      <w:proofErr w:type="spellEnd"/>
      <w:r w:rsidR="00022A30">
        <w:t xml:space="preserve"> chia </w:t>
      </w:r>
      <w:proofErr w:type="spellStart"/>
      <w:r w:rsidR="00022A30">
        <w:t>dữ</w:t>
      </w:r>
      <w:proofErr w:type="spellEnd"/>
      <w:r w:rsidR="00022A30">
        <w:t xml:space="preserve"> </w:t>
      </w:r>
      <w:proofErr w:type="spellStart"/>
      <w:r w:rsidR="00022A30">
        <w:t>liệu</w:t>
      </w:r>
      <w:proofErr w:type="spellEnd"/>
      <w:r w:rsidR="00022A30">
        <w:t xml:space="preserve"> </w:t>
      </w:r>
      <w:proofErr w:type="spellStart"/>
      <w:r w:rsidR="00022A30">
        <w:t>này</w:t>
      </w:r>
      <w:proofErr w:type="spellEnd"/>
      <w:r w:rsidR="00022A30">
        <w:t xml:space="preserve"> </w:t>
      </w:r>
      <w:proofErr w:type="spellStart"/>
      <w:r w:rsidR="00022A30">
        <w:t>sẽ</w:t>
      </w:r>
      <w:proofErr w:type="spellEnd"/>
      <w:r w:rsidR="00022A30">
        <w:t xml:space="preserve"> </w:t>
      </w:r>
      <w:proofErr w:type="spellStart"/>
      <w:r w:rsidR="00022A30">
        <w:t>đảm</w:t>
      </w:r>
      <w:proofErr w:type="spellEnd"/>
      <w:r w:rsidR="00022A30">
        <w:t xml:space="preserve"> </w:t>
      </w:r>
      <w:proofErr w:type="spellStart"/>
      <w:r w:rsidR="00022A30">
        <w:t>bảo</w:t>
      </w:r>
      <w:proofErr w:type="spellEnd"/>
      <w:r w:rsidR="00022A30">
        <w:t xml:space="preserve"> </w:t>
      </w:r>
      <w:proofErr w:type="spellStart"/>
      <w:r w:rsidR="00022A30">
        <w:t>được</w:t>
      </w:r>
      <w:proofErr w:type="spellEnd"/>
      <w:r w:rsidR="00022A30">
        <w:t xml:space="preserve"> </w:t>
      </w:r>
      <w:proofErr w:type="spellStart"/>
      <w:r w:rsidR="00022A30">
        <w:t>tập</w:t>
      </w:r>
      <w:proofErr w:type="spellEnd"/>
      <w:r w:rsidR="00022A30">
        <w:t xml:space="preserve"> </w:t>
      </w:r>
      <w:proofErr w:type="spellStart"/>
      <w:r w:rsidR="00022A30">
        <w:t>đánh</w:t>
      </w:r>
      <w:proofErr w:type="spellEnd"/>
      <w:r w:rsidR="00022A30">
        <w:t xml:space="preserve"> </w:t>
      </w:r>
      <w:proofErr w:type="spellStart"/>
      <w:r w:rsidR="00022A30">
        <w:t>giá</w:t>
      </w:r>
      <w:proofErr w:type="spellEnd"/>
      <w:r w:rsidR="00022A30">
        <w:t xml:space="preserve"> </w:t>
      </w:r>
      <w:proofErr w:type="spellStart"/>
      <w:r w:rsidR="00022A30">
        <w:t>là</w:t>
      </w:r>
      <w:proofErr w:type="spellEnd"/>
      <w:r w:rsidR="00022A30">
        <w:t xml:space="preserve"> </w:t>
      </w:r>
      <w:proofErr w:type="spellStart"/>
      <w:r w:rsidR="00022A30">
        <w:t>hoàn</w:t>
      </w:r>
      <w:proofErr w:type="spellEnd"/>
      <w:r w:rsidR="00022A30">
        <w:t xml:space="preserve"> </w:t>
      </w:r>
      <w:proofErr w:type="spellStart"/>
      <w:r w:rsidR="00022A30">
        <w:t>toàn</w:t>
      </w:r>
      <w:proofErr w:type="spellEnd"/>
      <w:r w:rsidR="00022A30">
        <w:t xml:space="preserve"> </w:t>
      </w:r>
      <w:proofErr w:type="spellStart"/>
      <w:r w:rsidR="00022A30">
        <w:t>độc</w:t>
      </w:r>
      <w:proofErr w:type="spellEnd"/>
      <w:r w:rsidR="00022A30">
        <w:t xml:space="preserve"> </w:t>
      </w:r>
      <w:proofErr w:type="spellStart"/>
      <w:r w:rsidR="00022A30">
        <w:t>lập</w:t>
      </w:r>
      <w:proofErr w:type="spellEnd"/>
      <w:r w:rsidR="00022A30">
        <w:t xml:space="preserve">, </w:t>
      </w:r>
      <w:proofErr w:type="spellStart"/>
      <w:r w:rsidR="00022A30">
        <w:t>không</w:t>
      </w:r>
      <w:proofErr w:type="spellEnd"/>
      <w:r w:rsidR="00022A30">
        <w:t xml:space="preserve"> </w:t>
      </w:r>
      <w:proofErr w:type="spellStart"/>
      <w:r w:rsidR="00022A30">
        <w:t>có</w:t>
      </w:r>
      <w:proofErr w:type="spellEnd"/>
      <w:r w:rsidR="00022A30">
        <w:t xml:space="preserve"> </w:t>
      </w:r>
      <w:proofErr w:type="spellStart"/>
      <w:r w:rsidR="00022A30">
        <w:t>thông</w:t>
      </w:r>
      <w:proofErr w:type="spellEnd"/>
      <w:r w:rsidR="00022A30">
        <w:t xml:space="preserve"> tin </w:t>
      </w:r>
      <w:proofErr w:type="spellStart"/>
      <w:r w:rsidR="00022A30">
        <w:t>nào</w:t>
      </w:r>
      <w:proofErr w:type="spellEnd"/>
      <w:r w:rsidR="00022A30">
        <w:t xml:space="preserve"> </w:t>
      </w:r>
      <w:proofErr w:type="spellStart"/>
      <w:r w:rsidR="00022A30">
        <w:t>bị</w:t>
      </w:r>
      <w:proofErr w:type="spellEnd"/>
      <w:r w:rsidR="00022A30">
        <w:t xml:space="preserve"> </w:t>
      </w:r>
      <w:proofErr w:type="spellStart"/>
      <w:r w:rsidR="00022A30">
        <w:t>rò</w:t>
      </w:r>
      <w:proofErr w:type="spellEnd"/>
      <w:r w:rsidR="00022A30">
        <w:t xml:space="preserve"> </w:t>
      </w:r>
      <w:proofErr w:type="spellStart"/>
      <w:r w:rsidR="00022A30">
        <w:t>rỉ</w:t>
      </w:r>
      <w:proofErr w:type="spellEnd"/>
      <w:r w:rsidR="00022A30">
        <w:t xml:space="preserve"> </w:t>
      </w:r>
      <w:proofErr w:type="spellStart"/>
      <w:r w:rsidR="00022A30">
        <w:t>trong</w:t>
      </w:r>
      <w:proofErr w:type="spellEnd"/>
      <w:r w:rsidR="00022A30">
        <w:t xml:space="preserve"> </w:t>
      </w:r>
      <w:proofErr w:type="spellStart"/>
      <w:r w:rsidR="00022A30">
        <w:t>quá</w:t>
      </w:r>
      <w:proofErr w:type="spellEnd"/>
      <w:r w:rsidR="00022A30">
        <w:t xml:space="preserve"> </w:t>
      </w:r>
      <w:proofErr w:type="spellStart"/>
      <w:r w:rsidR="00022A30">
        <w:t>trình</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w:t>
      </w:r>
      <w:proofErr w:type="spellStart"/>
      <w:r w:rsidR="00022A30">
        <w:t>cũng</w:t>
      </w:r>
      <w:proofErr w:type="spellEnd"/>
      <w:r w:rsidR="00022A30">
        <w:t xml:space="preserve"> </w:t>
      </w:r>
      <w:proofErr w:type="spellStart"/>
      <w:r w:rsidR="00022A30">
        <w:t>như</w:t>
      </w:r>
      <w:proofErr w:type="spellEnd"/>
      <w:r w:rsidR="00022A30">
        <w:t xml:space="preserve"> </w:t>
      </w:r>
      <w:proofErr w:type="spellStart"/>
      <w:r w:rsidR="00022A30">
        <w:t>kiểm</w:t>
      </w:r>
      <w:proofErr w:type="spellEnd"/>
      <w:r w:rsidR="00022A30">
        <w:t xml:space="preserve"> </w:t>
      </w:r>
      <w:proofErr w:type="spellStart"/>
      <w:r w:rsidR="00022A30">
        <w:t>thử</w:t>
      </w:r>
      <w:proofErr w:type="spellEnd"/>
      <w:r w:rsidR="00022A30">
        <w:t xml:space="preserve">. </w:t>
      </w:r>
      <w:proofErr w:type="spellStart"/>
      <w:r w:rsidR="00022A30">
        <w:t>Với</w:t>
      </w:r>
      <w:proofErr w:type="spellEnd"/>
      <w:r w:rsidR="00022A30">
        <w:t xml:space="preserve"> </w:t>
      </w:r>
      <w:proofErr w:type="spellStart"/>
      <w:r w:rsidR="00022A30">
        <w:t>các</w:t>
      </w:r>
      <w:proofErr w:type="spellEnd"/>
      <w:r w:rsidR="00022A30">
        <w:t xml:space="preserve"> </w:t>
      </w:r>
      <w:proofErr w:type="spellStart"/>
      <w:r w:rsidR="00022A30">
        <w:t>giá</w:t>
      </w:r>
      <w:proofErr w:type="spellEnd"/>
      <w:r w:rsidR="00022A30">
        <w:t xml:space="preserve"> </w:t>
      </w:r>
      <w:proofErr w:type="spellStart"/>
      <w:r w:rsidR="00022A30">
        <w:t>trị</w:t>
      </w:r>
      <w:proofErr w:type="spellEnd"/>
      <w:r w:rsidR="00022A30">
        <w:t xml:space="preserve"> </w:t>
      </w:r>
      <w:proofErr w:type="spellStart"/>
      <w:r w:rsidR="00022A30">
        <w:t>tham</w:t>
      </w:r>
      <w:proofErr w:type="spellEnd"/>
      <w:r w:rsidR="00022A30">
        <w:t xml:space="preserve"> </w:t>
      </w:r>
      <w:proofErr w:type="spellStart"/>
      <w:r w:rsidR="00022A30">
        <w:t>số</w:t>
      </w:r>
      <w:proofErr w:type="spellEnd"/>
      <w:r w:rsidR="00022A30">
        <w:t xml:space="preserve">, </w:t>
      </w:r>
      <w:proofErr w:type="spellStart"/>
      <w:r w:rsidR="00022A30">
        <w:t>mô</w:t>
      </w:r>
      <w:proofErr w:type="spellEnd"/>
      <w:r w:rsidR="00022A30">
        <w:t xml:space="preserve"> </w:t>
      </w:r>
      <w:proofErr w:type="spellStart"/>
      <w:r w:rsidR="00022A30">
        <w:t>hình</w:t>
      </w:r>
      <w:proofErr w:type="spellEnd"/>
      <w:r w:rsidR="00022A30">
        <w:t xml:space="preserve"> </w:t>
      </w:r>
      <w:proofErr w:type="spellStart"/>
      <w:r w:rsidR="00022A30">
        <w:t>sẽ</w:t>
      </w:r>
      <w:proofErr w:type="spellEnd"/>
      <w:r w:rsidR="00022A30">
        <w:t xml:space="preserve"> </w:t>
      </w:r>
      <w:proofErr w:type="spellStart"/>
      <w:r w:rsidR="00022A30">
        <w:t>được</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w:t>
      </w:r>
      <w:proofErr w:type="spellStart"/>
      <w:r w:rsidR="00022A30">
        <w:t>với</w:t>
      </w:r>
      <w:proofErr w:type="spellEnd"/>
      <w:r w:rsidR="00022A30">
        <w:t xml:space="preserve"> </w:t>
      </w:r>
      <w:proofErr w:type="spellStart"/>
      <w:r w:rsidR="00022A30">
        <w:t>tập</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w:t>
      </w:r>
      <w:proofErr w:type="spellStart"/>
      <w:r w:rsidR="00022A30">
        <w:t>sau</w:t>
      </w:r>
      <w:proofErr w:type="spellEnd"/>
      <w:r w:rsidR="00022A30">
        <w:t xml:space="preserve"> </w:t>
      </w:r>
      <w:proofErr w:type="spellStart"/>
      <w:r w:rsidR="00022A30">
        <w:t>đó</w:t>
      </w:r>
      <w:proofErr w:type="spellEnd"/>
      <w:r w:rsidR="00022A30">
        <w:t xml:space="preserve"> </w:t>
      </w:r>
      <w:proofErr w:type="spellStart"/>
      <w:r w:rsidR="00022A30">
        <w:t>được</w:t>
      </w:r>
      <w:proofErr w:type="spellEnd"/>
      <w:r w:rsidR="00022A30">
        <w:t xml:space="preserve"> </w:t>
      </w:r>
      <w:proofErr w:type="spellStart"/>
      <w:r w:rsidR="00022A30">
        <w:t>kiểm</w:t>
      </w:r>
      <w:proofErr w:type="spellEnd"/>
      <w:r w:rsidR="00022A30">
        <w:t xml:space="preserve"> </w:t>
      </w:r>
      <w:proofErr w:type="spellStart"/>
      <w:r w:rsidR="00022A30">
        <w:t>tra</w:t>
      </w:r>
      <w:proofErr w:type="spellEnd"/>
      <w:r w:rsidR="00022A30">
        <w:t xml:space="preserve"> </w:t>
      </w:r>
      <w:proofErr w:type="spellStart"/>
      <w:r w:rsidR="00022A30">
        <w:t>trên</w:t>
      </w:r>
      <w:proofErr w:type="spellEnd"/>
      <w:r w:rsidR="00022A30">
        <w:t xml:space="preserve"> </w:t>
      </w:r>
      <w:proofErr w:type="spellStart"/>
      <w:r w:rsidR="00022A30">
        <w:t>tập</w:t>
      </w:r>
      <w:proofErr w:type="spellEnd"/>
      <w:r w:rsidR="00022A30">
        <w:t xml:space="preserve"> </w:t>
      </w:r>
      <w:proofErr w:type="spellStart"/>
      <w:r w:rsidR="00022A30">
        <w:t>kiểm</w:t>
      </w:r>
      <w:proofErr w:type="spellEnd"/>
      <w:r w:rsidR="00022A30">
        <w:t xml:space="preserve"> </w:t>
      </w:r>
      <w:proofErr w:type="spellStart"/>
      <w:r w:rsidR="00022A30">
        <w:t>thử</w:t>
      </w:r>
      <w:proofErr w:type="spellEnd"/>
      <w:r w:rsidR="00022A30">
        <w:t xml:space="preserve"> </w:t>
      </w:r>
      <w:proofErr w:type="spellStart"/>
      <w:r w:rsidR="00022A30">
        <w:t>và</w:t>
      </w:r>
      <w:proofErr w:type="spellEnd"/>
      <w:r w:rsidR="00022A30">
        <w:t xml:space="preserve"> </w:t>
      </w:r>
      <w:proofErr w:type="spellStart"/>
      <w:r w:rsidR="00022A30">
        <w:t>cuối</w:t>
      </w:r>
      <w:proofErr w:type="spellEnd"/>
      <w:r w:rsidR="00022A30">
        <w:t xml:space="preserve"> </w:t>
      </w:r>
      <w:proofErr w:type="spellStart"/>
      <w:r w:rsidR="00022A30">
        <w:t>cùng</w:t>
      </w:r>
      <w:proofErr w:type="spellEnd"/>
      <w:r w:rsidR="00022A30">
        <w:t xml:space="preserve"> </w:t>
      </w:r>
      <w:proofErr w:type="spellStart"/>
      <w:r w:rsidR="00022A30">
        <w:t>là</w:t>
      </w:r>
      <w:proofErr w:type="spellEnd"/>
      <w:r w:rsidR="00022A30">
        <w:t xml:space="preserve"> </w:t>
      </w:r>
      <w:proofErr w:type="spellStart"/>
      <w:r w:rsidR="00022A30">
        <w:t>đưa</w:t>
      </w:r>
      <w:proofErr w:type="spellEnd"/>
      <w:r w:rsidR="00022A30">
        <w:t xml:space="preserve"> ra </w:t>
      </w:r>
      <w:proofErr w:type="spellStart"/>
      <w:r w:rsidR="00022A30">
        <w:t>các</w:t>
      </w:r>
      <w:proofErr w:type="spellEnd"/>
      <w:r w:rsidR="00022A30">
        <w:t xml:space="preserve"> </w:t>
      </w:r>
      <w:proofErr w:type="spellStart"/>
      <w:r w:rsidR="00022A30">
        <w:t>tham</w:t>
      </w:r>
      <w:proofErr w:type="spellEnd"/>
      <w:r w:rsidR="00022A30">
        <w:t xml:space="preserve"> </w:t>
      </w:r>
      <w:proofErr w:type="spellStart"/>
      <w:r w:rsidR="00022A30">
        <w:t>số</w:t>
      </w:r>
      <w:proofErr w:type="spellEnd"/>
      <w:r w:rsidR="00022A30">
        <w:t xml:space="preserve"> </w:t>
      </w:r>
      <w:proofErr w:type="spellStart"/>
      <w:r w:rsidR="00022A30">
        <w:t>của</w:t>
      </w:r>
      <w:proofErr w:type="spellEnd"/>
      <w:r w:rsidR="00022A30">
        <w:t xml:space="preserve"> </w:t>
      </w:r>
      <w:proofErr w:type="spellStart"/>
      <w:r w:rsidR="00022A30">
        <w:t>mô</w:t>
      </w:r>
      <w:proofErr w:type="spellEnd"/>
      <w:r w:rsidR="00022A30">
        <w:t xml:space="preserve"> </w:t>
      </w:r>
      <w:proofErr w:type="spellStart"/>
      <w:r w:rsidR="00022A30">
        <w:t>hình</w:t>
      </w:r>
      <w:proofErr w:type="spellEnd"/>
      <w:r w:rsidR="00022A30">
        <w:t xml:space="preserve"> </w:t>
      </w:r>
      <w:proofErr w:type="spellStart"/>
      <w:r w:rsidR="00022A30">
        <w:t>cho</w:t>
      </w:r>
      <w:proofErr w:type="spellEnd"/>
      <w:r w:rsidR="00022A30">
        <w:t xml:space="preserve"> </w:t>
      </w:r>
      <w:proofErr w:type="spellStart"/>
      <w:r w:rsidR="00022A30">
        <w:t>kết</w:t>
      </w:r>
      <w:proofErr w:type="spellEnd"/>
      <w:r w:rsidR="00022A30">
        <w:t xml:space="preserve"> </w:t>
      </w:r>
      <w:proofErr w:type="spellStart"/>
      <w:r w:rsidR="00022A30">
        <w:t>quả</w:t>
      </w:r>
      <w:proofErr w:type="spellEnd"/>
      <w:r w:rsidR="00022A30">
        <w:t xml:space="preserve"> </w:t>
      </w:r>
      <w:proofErr w:type="spellStart"/>
      <w:r w:rsidR="00022A30">
        <w:t>tốt</w:t>
      </w:r>
      <w:proofErr w:type="spellEnd"/>
      <w:r w:rsidR="00022A30">
        <w:t xml:space="preserve"> </w:t>
      </w:r>
      <w:proofErr w:type="spellStart"/>
      <w:r w:rsidR="00022A30">
        <w:t>nhất</w:t>
      </w:r>
      <w:proofErr w:type="spellEnd"/>
      <w:r w:rsidR="00022A30">
        <w:t xml:space="preserve">. </w:t>
      </w:r>
      <w:proofErr w:type="spellStart"/>
      <w:r w:rsidR="00022A30">
        <w:t>Mô</w:t>
      </w:r>
      <w:proofErr w:type="spellEnd"/>
      <w:r w:rsidR="00022A30">
        <w:t xml:space="preserve"> </w:t>
      </w:r>
      <w:proofErr w:type="spellStart"/>
      <w:r w:rsidR="00022A30">
        <w:t>hình</w:t>
      </w:r>
      <w:proofErr w:type="spellEnd"/>
      <w:r w:rsidR="00022A30">
        <w:t xml:space="preserve"> </w:t>
      </w:r>
      <w:proofErr w:type="spellStart"/>
      <w:r w:rsidR="00022A30">
        <w:t>khi</w:t>
      </w:r>
      <w:proofErr w:type="spellEnd"/>
      <w:r w:rsidR="00022A30">
        <w:t xml:space="preserve"> </w:t>
      </w:r>
      <w:proofErr w:type="spellStart"/>
      <w:r w:rsidR="00022A30">
        <w:t>đã</w:t>
      </w:r>
      <w:proofErr w:type="spellEnd"/>
      <w:r w:rsidR="00022A30">
        <w:t xml:space="preserve"> </w:t>
      </w:r>
      <w:proofErr w:type="spellStart"/>
      <w:r w:rsidR="00022A30">
        <w:t>xác</w:t>
      </w:r>
      <w:proofErr w:type="spellEnd"/>
      <w:r w:rsidR="00022A30">
        <w:t xml:space="preserve"> </w:t>
      </w:r>
      <w:proofErr w:type="spellStart"/>
      <w:r w:rsidR="00022A30">
        <w:t>định</w:t>
      </w:r>
      <w:proofErr w:type="spellEnd"/>
      <w:r w:rsidR="00022A30">
        <w:t xml:space="preserve"> </w:t>
      </w:r>
      <w:proofErr w:type="spellStart"/>
      <w:r w:rsidR="00022A30">
        <w:t>được</w:t>
      </w:r>
      <w:proofErr w:type="spellEnd"/>
      <w:r w:rsidR="00022A30">
        <w:t xml:space="preserve"> </w:t>
      </w:r>
      <w:proofErr w:type="spellStart"/>
      <w:r w:rsidR="00022A30">
        <w:t>tham</w:t>
      </w:r>
      <w:proofErr w:type="spellEnd"/>
      <w:r w:rsidR="00022A30">
        <w:t xml:space="preserve"> </w:t>
      </w:r>
      <w:proofErr w:type="spellStart"/>
      <w:r w:rsidR="00022A30">
        <w:t>số</w:t>
      </w:r>
      <w:proofErr w:type="spellEnd"/>
      <w:r w:rsidR="00022A30">
        <w:t xml:space="preserve"> </w:t>
      </w:r>
      <w:proofErr w:type="spellStart"/>
      <w:r w:rsidR="00022A30">
        <w:t>phù</w:t>
      </w:r>
      <w:proofErr w:type="spellEnd"/>
      <w:r w:rsidR="00022A30">
        <w:t xml:space="preserve"> </w:t>
      </w:r>
      <w:proofErr w:type="spellStart"/>
      <w:r w:rsidR="00022A30">
        <w:t>hợp</w:t>
      </w:r>
      <w:proofErr w:type="spellEnd"/>
      <w:r w:rsidR="00022A30">
        <w:t xml:space="preserve"> </w:t>
      </w:r>
      <w:proofErr w:type="spellStart"/>
      <w:r w:rsidR="00022A30">
        <w:t>sẽ</w:t>
      </w:r>
      <w:proofErr w:type="spellEnd"/>
      <w:r w:rsidR="00022A30">
        <w:t xml:space="preserve"> </w:t>
      </w:r>
      <w:proofErr w:type="spellStart"/>
      <w:r w:rsidR="00022A30">
        <w:t>được</w:t>
      </w:r>
      <w:proofErr w:type="spellEnd"/>
      <w:r w:rsidR="00022A30">
        <w:t xml:space="preserve"> </w:t>
      </w:r>
      <w:proofErr w:type="spellStart"/>
      <w:r w:rsidR="00022A30">
        <w:t>huấn</w:t>
      </w:r>
      <w:proofErr w:type="spellEnd"/>
      <w:r w:rsidR="00022A30">
        <w:t xml:space="preserve"> </w:t>
      </w:r>
      <w:proofErr w:type="spellStart"/>
      <w:r w:rsidR="00022A30">
        <w:t>luyện</w:t>
      </w:r>
      <w:proofErr w:type="spellEnd"/>
      <w:r w:rsidR="00022A30">
        <w:t xml:space="preserve"> </w:t>
      </w:r>
      <w:proofErr w:type="spellStart"/>
      <w:r w:rsidR="00022A30">
        <w:t>lại</w:t>
      </w:r>
      <w:proofErr w:type="spellEnd"/>
      <w:r w:rsidR="00022A30">
        <w:t xml:space="preserve"> </w:t>
      </w:r>
      <w:proofErr w:type="spellStart"/>
      <w:r w:rsidR="00022A30">
        <w:t>và</w:t>
      </w:r>
      <w:proofErr w:type="spellEnd"/>
      <w:r w:rsidR="00022A30">
        <w:t xml:space="preserve"> </w:t>
      </w:r>
      <w:proofErr w:type="spellStart"/>
      <w:r w:rsidR="00022A30">
        <w:t>đánh</w:t>
      </w:r>
      <w:proofErr w:type="spellEnd"/>
      <w:r w:rsidR="00022A30">
        <w:t xml:space="preserve"> </w:t>
      </w:r>
      <w:proofErr w:type="spellStart"/>
      <w:r w:rsidR="00022A30">
        <w:t>giá</w:t>
      </w:r>
      <w:proofErr w:type="spellEnd"/>
      <w:r w:rsidR="00022A30">
        <w:t xml:space="preserve"> </w:t>
      </w:r>
      <w:proofErr w:type="spellStart"/>
      <w:r w:rsidR="00022A30">
        <w:t>trên</w:t>
      </w:r>
      <w:proofErr w:type="spellEnd"/>
      <w:r w:rsidR="00022A30">
        <w:t xml:space="preserve"> </w:t>
      </w:r>
      <w:proofErr w:type="spellStart"/>
      <w:r w:rsidR="00022A30">
        <w:t>tập</w:t>
      </w:r>
      <w:proofErr w:type="spellEnd"/>
      <w:r w:rsidR="00022A30">
        <w:t xml:space="preserve"> </w:t>
      </w:r>
      <w:proofErr w:type="spellStart"/>
      <w:r w:rsidR="00022A30">
        <w:t>đánh</w:t>
      </w:r>
      <w:proofErr w:type="spellEnd"/>
      <w:r w:rsidR="00022A30">
        <w:t xml:space="preserve"> </w:t>
      </w:r>
      <w:proofErr w:type="spellStart"/>
      <w:r w:rsidR="00022A30">
        <w:t>giá</w:t>
      </w:r>
      <w:proofErr w:type="spellEnd"/>
      <w:r w:rsidR="00022A30">
        <w:t xml:space="preserve">. </w:t>
      </w:r>
      <w:proofErr w:type="spellStart"/>
      <w:r w:rsidR="00022A30">
        <w:t>Trong</w:t>
      </w:r>
      <w:proofErr w:type="spellEnd"/>
      <w:r w:rsidR="00022A30">
        <w:t xml:space="preserve"> </w:t>
      </w:r>
      <w:proofErr w:type="spellStart"/>
      <w:r w:rsidR="00022A30">
        <w:t>trường</w:t>
      </w:r>
      <w:proofErr w:type="spellEnd"/>
      <w:r w:rsidR="00022A30">
        <w:t xml:space="preserve"> </w:t>
      </w:r>
      <w:proofErr w:type="spellStart"/>
      <w:r w:rsidR="00022A30">
        <w:t>hợp</w:t>
      </w:r>
      <w:proofErr w:type="spellEnd"/>
      <w:r w:rsidR="00022A30">
        <w:t xml:space="preserve"> </w:t>
      </w:r>
      <w:proofErr w:type="spellStart"/>
      <w:r w:rsidR="00022A30">
        <w:t>dữ</w:t>
      </w:r>
      <w:proofErr w:type="spellEnd"/>
      <w:r w:rsidR="00022A30">
        <w:t xml:space="preserve"> </w:t>
      </w:r>
      <w:proofErr w:type="spellStart"/>
      <w:r w:rsidR="00022A30">
        <w:t>liệu</w:t>
      </w:r>
      <w:proofErr w:type="spellEnd"/>
      <w:r w:rsidR="00022A30">
        <w:t xml:space="preserve"> </w:t>
      </w:r>
      <w:proofErr w:type="spellStart"/>
      <w:r w:rsidR="00022A30">
        <w:t>không</w:t>
      </w:r>
      <w:proofErr w:type="spellEnd"/>
      <w:r w:rsidR="00022A30">
        <w:t xml:space="preserve"> </w:t>
      </w:r>
      <w:proofErr w:type="spellStart"/>
      <w:r w:rsidR="00022A30">
        <w:t>đủ</w:t>
      </w:r>
      <w:proofErr w:type="spellEnd"/>
      <w:r w:rsidR="00022A30">
        <w:t xml:space="preserve"> </w:t>
      </w:r>
      <w:proofErr w:type="spellStart"/>
      <w:r w:rsidR="00022A30">
        <w:t>lớn</w:t>
      </w:r>
      <w:proofErr w:type="spellEnd"/>
      <w:r w:rsidR="00022A30">
        <w:t xml:space="preserve"> </w:t>
      </w:r>
      <w:proofErr w:type="spellStart"/>
      <w:r w:rsidR="00022A30">
        <w:t>để</w:t>
      </w:r>
      <w:proofErr w:type="spellEnd"/>
      <w:r w:rsidR="00022A30">
        <w:t xml:space="preserve"> chia </w:t>
      </w:r>
      <w:proofErr w:type="spellStart"/>
      <w:r w:rsidR="00022A30">
        <w:t>thành</w:t>
      </w:r>
      <w:proofErr w:type="spellEnd"/>
      <w:r w:rsidR="00022A30">
        <w:t xml:space="preserve"> 3 </w:t>
      </w:r>
      <w:proofErr w:type="spellStart"/>
      <w:r w:rsidR="00022A30">
        <w:t>tập</w:t>
      </w:r>
      <w:proofErr w:type="spellEnd"/>
      <w:r w:rsidR="00022A30">
        <w:t xml:space="preserve"> </w:t>
      </w:r>
      <w:proofErr w:type="spellStart"/>
      <w:r w:rsidR="00022A30">
        <w:t>dữ</w:t>
      </w:r>
      <w:proofErr w:type="spellEnd"/>
      <w:r w:rsidR="00022A30">
        <w:t xml:space="preserve"> </w:t>
      </w:r>
      <w:proofErr w:type="spellStart"/>
      <w:r w:rsidR="00022A30">
        <w:t>liệu</w:t>
      </w:r>
      <w:proofErr w:type="spellEnd"/>
      <w:r w:rsidR="00022A30">
        <w:t xml:space="preserve"> </w:t>
      </w:r>
      <w:proofErr w:type="spellStart"/>
      <w:r w:rsidR="00022A30">
        <w:t>khác</w:t>
      </w:r>
      <w:proofErr w:type="spellEnd"/>
      <w:r w:rsidR="00022A30">
        <w:t xml:space="preserve"> </w:t>
      </w:r>
      <w:proofErr w:type="spellStart"/>
      <w:r w:rsidR="00022A30">
        <w:t>nhau</w:t>
      </w:r>
      <w:proofErr w:type="spellEnd"/>
      <w:r w:rsidR="00022A30">
        <w:t xml:space="preserve">, </w:t>
      </w:r>
      <w:proofErr w:type="spellStart"/>
      <w:r w:rsidR="00022A30">
        <w:t>phương</w:t>
      </w:r>
      <w:proofErr w:type="spellEnd"/>
      <w:r w:rsidR="00022A30">
        <w:t xml:space="preserve"> </w:t>
      </w:r>
      <w:proofErr w:type="spellStart"/>
      <w:r w:rsidR="00022A30">
        <w:t>pháp</w:t>
      </w:r>
      <w:proofErr w:type="spellEnd"/>
      <w:r w:rsidR="00022A30">
        <w:t xml:space="preserve"> </w:t>
      </w:r>
      <w:proofErr w:type="spellStart"/>
      <w:r w:rsidR="002F4FEE">
        <w:t>được</w:t>
      </w:r>
      <w:proofErr w:type="spellEnd"/>
      <w:r w:rsidR="002F4FEE">
        <w:t xml:space="preserve"> </w:t>
      </w:r>
      <w:proofErr w:type="spellStart"/>
      <w:r w:rsidR="002F4FEE">
        <w:t>sử</w:t>
      </w:r>
      <w:proofErr w:type="spellEnd"/>
      <w:r w:rsidR="002F4FEE">
        <w:t xml:space="preserve"> </w:t>
      </w:r>
      <w:proofErr w:type="spellStart"/>
      <w:r w:rsidR="002F4FEE">
        <w:t>dụ</w:t>
      </w:r>
      <w:r w:rsidR="00B855DE">
        <w:t>ng</w:t>
      </w:r>
      <w:proofErr w:type="spellEnd"/>
      <w:r w:rsidR="00B855DE">
        <w:t xml:space="preserve"> </w:t>
      </w:r>
      <w:proofErr w:type="spellStart"/>
      <w:r w:rsidR="00B855DE">
        <w:t>là</w:t>
      </w:r>
      <w:proofErr w:type="spellEnd"/>
      <w:r w:rsidR="00B855DE">
        <w:t xml:space="preserve"> cross-validation</w:t>
      </w:r>
      <w:r w:rsidR="00A64D22">
        <w:t xml:space="preserve"> (</w:t>
      </w:r>
      <w:proofErr w:type="spellStart"/>
      <w:r w:rsidR="00A64D22">
        <w:fldChar w:fldCharType="begin"/>
      </w:r>
      <w:r w:rsidR="00A64D22">
        <w:instrText xml:space="preserve"> REF _Ref68891779 \h </w:instrText>
      </w:r>
      <w:r w:rsidR="00A64D22">
        <w:fldChar w:fldCharType="separate"/>
      </w:r>
      <w:r w:rsidR="0032158F">
        <w:t>Hình</w:t>
      </w:r>
      <w:proofErr w:type="spellEnd"/>
      <w:r w:rsidR="0032158F">
        <w:t xml:space="preserve"> </w:t>
      </w:r>
      <w:r w:rsidR="0032158F">
        <w:rPr>
          <w:noProof/>
        </w:rPr>
        <w:t>2</w:t>
      </w:r>
      <w:r w:rsidR="0032158F">
        <w:t>.</w:t>
      </w:r>
      <w:r w:rsidR="0032158F">
        <w:rPr>
          <w:noProof/>
        </w:rPr>
        <w:t>10</w:t>
      </w:r>
      <w:r w:rsidR="00A64D22">
        <w:fldChar w:fldCharType="end"/>
      </w:r>
      <w:r w:rsidR="00A64D22">
        <w:t>).</w:t>
      </w:r>
    </w:p>
    <w:p w14:paraId="71F2FF16" w14:textId="77777777" w:rsidR="002F4FEE" w:rsidRDefault="002F4FEE" w:rsidP="00610FE0"/>
    <w:p w14:paraId="1230F258" w14:textId="77777777" w:rsidR="002F4FEE" w:rsidRDefault="002F4FEE" w:rsidP="002F4FEE">
      <w:pPr>
        <w:keepNext/>
        <w:jc w:val="center"/>
      </w:pPr>
      <w:r>
        <w:rPr>
          <w:noProof/>
        </w:rPr>
        <w:lastRenderedPageBreak/>
        <w:drawing>
          <wp:inline distT="0" distB="0" distL="0" distR="0" wp14:anchorId="75324B81" wp14:editId="2587980A">
            <wp:extent cx="3095625" cy="2075943"/>
            <wp:effectExtent l="0" t="0" r="0" b="635"/>
            <wp:docPr id="68" name="Picture 68"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8291" cy="2077731"/>
                    </a:xfrm>
                    <a:prstGeom prst="rect">
                      <a:avLst/>
                    </a:prstGeom>
                    <a:noFill/>
                    <a:ln>
                      <a:noFill/>
                    </a:ln>
                  </pic:spPr>
                </pic:pic>
              </a:graphicData>
            </a:graphic>
          </wp:inline>
        </w:drawing>
      </w:r>
    </w:p>
    <w:p w14:paraId="7ACDDD7A" w14:textId="77777777" w:rsidR="002F4FEE" w:rsidRDefault="002F4FEE" w:rsidP="002F4FEE">
      <w:pPr>
        <w:pStyle w:val="Caption"/>
      </w:pPr>
      <w:bookmarkStart w:id="349" w:name="_Ref68891779"/>
      <w:bookmarkStart w:id="350" w:name="_Toc69243410"/>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10</w:t>
        </w:r>
      </w:fldSimple>
      <w:bookmarkEnd w:id="349"/>
      <w:r>
        <w:t xml:space="preserve"> </w:t>
      </w:r>
      <w:proofErr w:type="spellStart"/>
      <w:r>
        <w:t>Phương</w:t>
      </w:r>
      <w:proofErr w:type="spellEnd"/>
      <w:r>
        <w:t xml:space="preserve"> </w:t>
      </w:r>
      <w:proofErr w:type="spellStart"/>
      <w:r>
        <w:t>pháp</w:t>
      </w:r>
      <w:proofErr w:type="spellEnd"/>
      <w:r>
        <w:t xml:space="preserve"> </w:t>
      </w:r>
      <w:proofErr w:type="spellStart"/>
      <w:r w:rsidR="00B855DE">
        <w:t>hiệu</w:t>
      </w:r>
      <w:proofErr w:type="spellEnd"/>
      <w:r w:rsidR="00B855DE">
        <w:t xml:space="preserve"> </w:t>
      </w:r>
      <w:proofErr w:type="spellStart"/>
      <w:r w:rsidR="00B855DE">
        <w:t>chỉnh</w:t>
      </w:r>
      <w:proofErr w:type="spellEnd"/>
      <w:r w:rsidR="00B855DE">
        <w:t xml:space="preserve"> </w:t>
      </w:r>
      <w:proofErr w:type="spellStart"/>
      <w:r w:rsidR="00B855DE">
        <w:t>tham</w:t>
      </w:r>
      <w:proofErr w:type="spellEnd"/>
      <w:r w:rsidR="00B855DE">
        <w:t xml:space="preserve"> </w:t>
      </w:r>
      <w:proofErr w:type="spellStart"/>
      <w:r w:rsidR="00B855DE">
        <w:t>số</w:t>
      </w:r>
      <w:proofErr w:type="spellEnd"/>
      <w:r w:rsidR="00B855DE">
        <w:t xml:space="preserve"> </w:t>
      </w:r>
      <w:proofErr w:type="spellStart"/>
      <w:r w:rsidR="00B855DE">
        <w:t>mô</w:t>
      </w:r>
      <w:proofErr w:type="spellEnd"/>
      <w:r w:rsidR="00B855DE">
        <w:t xml:space="preserve"> </w:t>
      </w:r>
      <w:proofErr w:type="spellStart"/>
      <w:r w:rsidR="00B855DE">
        <w:t>hình</w:t>
      </w:r>
      <w:proofErr w:type="spellEnd"/>
      <w:r w:rsidR="00B855DE">
        <w:t xml:space="preserve"> </w:t>
      </w:r>
      <w:proofErr w:type="spellStart"/>
      <w:r w:rsidR="00B855DE">
        <w:t>bằng</w:t>
      </w:r>
      <w:proofErr w:type="spellEnd"/>
      <w:r w:rsidR="00B855DE">
        <w:t xml:space="preserve"> cross-validation</w:t>
      </w:r>
      <w:bookmarkEnd w:id="350"/>
    </w:p>
    <w:p w14:paraId="46B68469" w14:textId="77777777" w:rsidR="00022A30" w:rsidRDefault="00022A30" w:rsidP="00DF79EE">
      <w:pPr>
        <w:ind w:firstLine="562"/>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sẽ</w:t>
      </w:r>
      <w:proofErr w:type="spellEnd"/>
      <w:r>
        <w:t xml:space="preserve"> </w:t>
      </w:r>
      <w:proofErr w:type="spellStart"/>
      <w:r>
        <w:t>được</w:t>
      </w:r>
      <w:proofErr w:type="spellEnd"/>
      <w:r>
        <w:t xml:space="preserve"> chia </w:t>
      </w:r>
      <w:proofErr w:type="spellStart"/>
      <w:r>
        <w:t>thành</w:t>
      </w:r>
      <w:proofErr w:type="spellEnd"/>
      <w:r>
        <w:t xml:space="preserve"> n </w:t>
      </w:r>
      <w:proofErr w:type="spellStart"/>
      <w:r>
        <w:t>nhóm</w:t>
      </w:r>
      <w:proofErr w:type="spellEnd"/>
      <w:r>
        <w:t xml:space="preserve"> (n </w:t>
      </w:r>
      <w:proofErr w:type="spellStart"/>
      <w:r>
        <w:t>thường</w:t>
      </w:r>
      <w:proofErr w:type="spellEnd"/>
      <w:r>
        <w:t xml:space="preserve"> </w:t>
      </w:r>
      <w:proofErr w:type="spellStart"/>
      <w:r>
        <w:t>là</w:t>
      </w:r>
      <w:proofErr w:type="spellEnd"/>
      <w:r>
        <w:t xml:space="preserve"> 5 </w:t>
      </w:r>
      <w:proofErr w:type="spellStart"/>
      <w:r>
        <w:t>hoặc</w:t>
      </w:r>
      <w:proofErr w:type="spellEnd"/>
      <w:r>
        <w:t xml:space="preserve"> 10), </w:t>
      </w:r>
      <w:proofErr w:type="spellStart"/>
      <w:r>
        <w:t>mỗi</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sẽ</w:t>
      </w:r>
      <w:proofErr w:type="spellEnd"/>
      <w:r>
        <w:t xml:space="preserve"> </w:t>
      </w:r>
      <w:proofErr w:type="spellStart"/>
      <w:r>
        <w:t>bỏ</w:t>
      </w:r>
      <w:proofErr w:type="spellEnd"/>
      <w:r>
        <w:t xml:space="preserve"> </w:t>
      </w:r>
      <w:proofErr w:type="spellStart"/>
      <w:r>
        <w:t>riêng</w:t>
      </w:r>
      <w:proofErr w:type="spellEnd"/>
      <w:r>
        <w:t xml:space="preserve"> ra 1 </w:t>
      </w:r>
      <w:proofErr w:type="spellStart"/>
      <w:r>
        <w:t>nhóm</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n-1 </w:t>
      </w:r>
      <w:proofErr w:type="spellStart"/>
      <w:r>
        <w:t>nhóm</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của</w:t>
      </w:r>
      <w:proofErr w:type="spellEnd"/>
      <w:r>
        <w:t xml:space="preserve"> n </w:t>
      </w:r>
      <w:proofErr w:type="spellStart"/>
      <w:r>
        <w:t>lần</w:t>
      </w:r>
      <w:proofErr w:type="spellEnd"/>
      <w:r>
        <w:t xml:space="preserve"> </w:t>
      </w:r>
      <w:proofErr w:type="spellStart"/>
      <w:r>
        <w:t>riêng</w:t>
      </w:r>
      <w:proofErr w:type="spellEnd"/>
      <w:r>
        <w:t xml:space="preserve"> </w:t>
      </w:r>
      <w:proofErr w:type="spellStart"/>
      <w:r>
        <w:t>lẻ</w:t>
      </w:r>
      <w:proofErr w:type="spellEnd"/>
      <w:r w:rsidR="000975DC">
        <w:t xml:space="preserve"> </w:t>
      </w:r>
      <w:proofErr w:type="spellStart"/>
      <w:r w:rsidR="000975DC">
        <w:t>đó</w:t>
      </w:r>
      <w:proofErr w:type="spellEnd"/>
      <w:r w:rsidR="000975DC">
        <w:t xml:space="preserve">. </w:t>
      </w:r>
      <w:r w:rsidR="000975DC">
        <w:fldChar w:fldCharType="begin"/>
      </w:r>
      <w:r w:rsidR="000975DC">
        <w:instrText xml:space="preserve"> REF _Ref68861513 \h </w:instrText>
      </w:r>
      <w:r w:rsidR="000975DC">
        <w:fldChar w:fldCharType="separate"/>
      </w:r>
      <w:proofErr w:type="spellStart"/>
      <w:r w:rsidR="0032158F">
        <w:t>Hình</w:t>
      </w:r>
      <w:proofErr w:type="spellEnd"/>
      <w:r w:rsidR="0032158F">
        <w:t xml:space="preserve"> </w:t>
      </w:r>
      <w:r w:rsidR="0032158F">
        <w:rPr>
          <w:noProof/>
        </w:rPr>
        <w:t>2</w:t>
      </w:r>
      <w:r w:rsidR="0032158F">
        <w:t>.</w:t>
      </w:r>
      <w:r w:rsidR="0032158F">
        <w:rPr>
          <w:noProof/>
        </w:rPr>
        <w:t>11</w:t>
      </w:r>
      <w:r w:rsidR="000975DC">
        <w:fldChar w:fldCharType="end"/>
      </w:r>
      <w:r>
        <w:t xml:space="preserve"> </w:t>
      </w:r>
      <w:proofErr w:type="spellStart"/>
      <w:r>
        <w:t>mô</w:t>
      </w:r>
      <w:proofErr w:type="spellEnd"/>
      <w:r>
        <w:t xml:space="preserve"> </w:t>
      </w:r>
      <w:proofErr w:type="spellStart"/>
      <w:r>
        <w:t>tả</w:t>
      </w:r>
      <w:proofErr w:type="spellEnd"/>
      <w:r>
        <w:t xml:space="preserve"> </w:t>
      </w:r>
      <w:proofErr w:type="spellStart"/>
      <w:r>
        <w:t>cách</w:t>
      </w:r>
      <w:proofErr w:type="spellEnd"/>
      <w:r>
        <w:t xml:space="preserve"> </w:t>
      </w:r>
      <w:proofErr w:type="spellStart"/>
      <w:r w:rsidR="00FC26B5">
        <w:t>phương</w:t>
      </w:r>
      <w:proofErr w:type="spellEnd"/>
      <w:r w:rsidR="00FC26B5">
        <w:t xml:space="preserve"> </w:t>
      </w:r>
      <w:proofErr w:type="spellStart"/>
      <w:r w:rsidR="00FC26B5">
        <w:t>pháp</w:t>
      </w:r>
      <w:proofErr w:type="spellEnd"/>
      <w:r w:rsidR="00FC26B5">
        <w:t xml:space="preserve"> cross-validation </w:t>
      </w:r>
      <w:r>
        <w:t xml:space="preserve">chia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n = 5.</w:t>
      </w:r>
    </w:p>
    <w:p w14:paraId="630289FB" w14:textId="77777777" w:rsidR="00022A30" w:rsidRDefault="00022A30" w:rsidP="00022A30">
      <w:pPr>
        <w:keepNext/>
        <w:jc w:val="center"/>
      </w:pPr>
      <w:r>
        <w:rPr>
          <w:noProof/>
        </w:rPr>
        <w:drawing>
          <wp:inline distT="0" distB="0" distL="0" distR="0" wp14:anchorId="5DE07AFE" wp14:editId="07DB476E">
            <wp:extent cx="35147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4725" cy="1895475"/>
                    </a:xfrm>
                    <a:prstGeom prst="rect">
                      <a:avLst/>
                    </a:prstGeom>
                  </pic:spPr>
                </pic:pic>
              </a:graphicData>
            </a:graphic>
          </wp:inline>
        </w:drawing>
      </w:r>
    </w:p>
    <w:p w14:paraId="73745A37" w14:textId="77777777" w:rsidR="00022A30" w:rsidRDefault="00022A30" w:rsidP="00022A30">
      <w:pPr>
        <w:pStyle w:val="Caption"/>
      </w:pPr>
      <w:bookmarkStart w:id="351" w:name="_Ref68861513"/>
      <w:bookmarkStart w:id="352" w:name="_Toc69243411"/>
      <w:proofErr w:type="spellStart"/>
      <w:r>
        <w:t>Hình</w:t>
      </w:r>
      <w:proofErr w:type="spellEnd"/>
      <w:r>
        <w:t xml:space="preserve"> </w:t>
      </w:r>
      <w:fldSimple w:instr=" STYLEREF 1 \s ">
        <w:r w:rsidR="0032158F">
          <w:rPr>
            <w:noProof/>
          </w:rPr>
          <w:t>2</w:t>
        </w:r>
      </w:fldSimple>
      <w:r w:rsidR="0004619B">
        <w:t>.</w:t>
      </w:r>
      <w:fldSimple w:instr=" SEQ Hình \* ARABIC \s 1 ">
        <w:r w:rsidR="0032158F">
          <w:rPr>
            <w:noProof/>
          </w:rPr>
          <w:t>11</w:t>
        </w:r>
      </w:fldSimple>
      <w:bookmarkEnd w:id="351"/>
      <w:r>
        <w:t xml:space="preserve"> </w:t>
      </w:r>
      <w:proofErr w:type="spellStart"/>
      <w:r>
        <w:t>Cách</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r w:rsidR="00FC26B5">
        <w:t>n = 5</w:t>
      </w:r>
      <w:bookmarkEnd w:id="352"/>
    </w:p>
    <w:p w14:paraId="51B5EFBC" w14:textId="77777777" w:rsidR="00EC13B2" w:rsidRPr="00EC13B2" w:rsidRDefault="00EC13B2" w:rsidP="00EC13B2"/>
    <w:p w14:paraId="4BBACD99" w14:textId="43738CEF" w:rsidR="00DB17FF" w:rsidRDefault="007A00EA" w:rsidP="007A00EA">
      <w:pPr>
        <w:pStyle w:val="Heading2"/>
        <w:numPr>
          <w:ilvl w:val="0"/>
          <w:numId w:val="0"/>
        </w:numPr>
        <w:pPrChange w:id="353" w:author="Cung Thanh Long" w:date="2021-04-14T15:25:00Z">
          <w:pPr>
            <w:pStyle w:val="Heading2"/>
          </w:pPr>
        </w:pPrChange>
      </w:pPr>
      <w:bookmarkStart w:id="354" w:name="_Toc69243371"/>
      <w:ins w:id="355" w:author="Cung Thanh Long" w:date="2021-04-14T15:25:00Z">
        <w:r>
          <w:t xml:space="preserve">2.4.2. </w:t>
        </w:r>
      </w:ins>
      <w:proofErr w:type="spellStart"/>
      <w:r w:rsidR="0016214C">
        <w:t>Thử</w:t>
      </w:r>
      <w:proofErr w:type="spellEnd"/>
      <w:r w:rsidR="0016214C">
        <w:t xml:space="preserve"> </w:t>
      </w:r>
      <w:proofErr w:type="spellStart"/>
      <w:r w:rsidR="0016214C">
        <w:t>nghiệm</w:t>
      </w:r>
      <w:proofErr w:type="spellEnd"/>
      <w:r w:rsidR="0016214C">
        <w:t xml:space="preserve"> </w:t>
      </w:r>
      <w:proofErr w:type="spellStart"/>
      <w:r w:rsidR="0016214C">
        <w:t>lựa</w:t>
      </w:r>
      <w:proofErr w:type="spellEnd"/>
      <w:r w:rsidR="0016214C">
        <w:t xml:space="preserve"> </w:t>
      </w:r>
      <w:proofErr w:type="spellStart"/>
      <w:r w:rsidR="0016214C">
        <w:t>chọn</w:t>
      </w:r>
      <w:proofErr w:type="spellEnd"/>
      <w:r w:rsidR="0016214C">
        <w:t xml:space="preserve"> </w:t>
      </w:r>
      <w:proofErr w:type="spellStart"/>
      <w:r w:rsidR="0016214C">
        <w:t>mô</w:t>
      </w:r>
      <w:proofErr w:type="spellEnd"/>
      <w:r w:rsidR="0016214C">
        <w:t xml:space="preserve"> </w:t>
      </w:r>
      <w:proofErr w:type="spellStart"/>
      <w:r w:rsidR="0016214C">
        <w:t>hình</w:t>
      </w:r>
      <w:proofErr w:type="spellEnd"/>
      <w:r w:rsidR="0016214C">
        <w:t xml:space="preserve"> </w:t>
      </w:r>
      <w:proofErr w:type="spellStart"/>
      <w:r w:rsidR="0016214C">
        <w:t>phân</w:t>
      </w:r>
      <w:proofErr w:type="spellEnd"/>
      <w:r w:rsidR="0016214C">
        <w:t xml:space="preserve"> </w:t>
      </w:r>
      <w:proofErr w:type="spellStart"/>
      <w:r w:rsidR="0016214C">
        <w:t>lớp</w:t>
      </w:r>
      <w:proofErr w:type="spellEnd"/>
      <w:r w:rsidR="0016214C">
        <w:t xml:space="preserve"> </w:t>
      </w:r>
      <w:proofErr w:type="spellStart"/>
      <w:r w:rsidR="0016214C">
        <w:t>phù</w:t>
      </w:r>
      <w:proofErr w:type="spellEnd"/>
      <w:r w:rsidR="0016214C">
        <w:t xml:space="preserve"> </w:t>
      </w:r>
      <w:proofErr w:type="spellStart"/>
      <w:r w:rsidR="0016214C">
        <w:t>hợp</w:t>
      </w:r>
      <w:bookmarkEnd w:id="354"/>
      <w:proofErr w:type="spellEnd"/>
    </w:p>
    <w:p w14:paraId="586E394D" w14:textId="0BD05F35" w:rsidR="00D5476B" w:rsidRDefault="006D0691" w:rsidP="00DF79EE">
      <w:pPr>
        <w:ind w:firstLine="562"/>
      </w:pP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tách</w:t>
      </w:r>
      <w:proofErr w:type="spellEnd"/>
      <w:r>
        <w:t xml:space="preserve"> </w:t>
      </w:r>
      <w:proofErr w:type="spellStart"/>
      <w:r>
        <w:t>dữ</w:t>
      </w:r>
      <w:proofErr w:type="spellEnd"/>
      <w:r>
        <w:t xml:space="preserve"> </w:t>
      </w:r>
      <w:proofErr w:type="spellStart"/>
      <w:r>
        <w:t>liệu</w:t>
      </w:r>
      <w:proofErr w:type="spellEnd"/>
      <w:r>
        <w:t xml:space="preserve"> 1</w:t>
      </w:r>
      <w:ins w:id="356" w:author="Cung Thanh Long" w:date="2021-04-14T15:26:00Z">
        <w:r w:rsidR="007A00EA">
          <w:t>0</w:t>
        </w:r>
      </w:ins>
      <w:del w:id="357" w:author="Cung Thanh Long" w:date="2021-04-14T15:26:00Z">
        <w:r w:rsidDel="007A00EA">
          <w:delText>o</w:delText>
        </w:r>
      </w:del>
      <w:r>
        <w:t xml:space="preserve"> </w:t>
      </w:r>
      <w:proofErr w:type="spellStart"/>
      <w:r>
        <w:t>giây</w:t>
      </w:r>
      <w:proofErr w:type="spellEnd"/>
      <w:r>
        <w:t xml:space="preserve"> </w:t>
      </w:r>
      <w:proofErr w:type="spellStart"/>
      <w:r>
        <w:t>riêng</w:t>
      </w:r>
      <w:proofErr w:type="spellEnd"/>
      <w:r>
        <w:t xml:space="preserve"> </w:t>
      </w:r>
      <w:proofErr w:type="spellStart"/>
      <w:r>
        <w:t>biệt</w:t>
      </w:r>
      <w:proofErr w:type="spellEnd"/>
      <w:r>
        <w:t>,</w:t>
      </w:r>
      <w:ins w:id="358" w:author="Cung Thanh Long" w:date="2021-04-14T15:27:00Z">
        <w:r w:rsidR="007A00EA">
          <w:t xml:space="preserve"> </w:t>
        </w:r>
        <w:proofErr w:type="spellStart"/>
        <w:r w:rsidR="007A00EA">
          <w:t>tổng</w:t>
        </w:r>
        <w:proofErr w:type="spellEnd"/>
        <w:r w:rsidR="007A00EA">
          <w:t xml:space="preserve"> </w:t>
        </w:r>
        <w:proofErr w:type="spellStart"/>
        <w:r w:rsidR="007A00EA">
          <w:t>cộng</w:t>
        </w:r>
      </w:ins>
      <w:proofErr w:type="spellEnd"/>
      <w:r>
        <w:t xml:space="preserve"> </w:t>
      </w:r>
      <w:proofErr w:type="spellStart"/>
      <w:r>
        <w:t>thu</w:t>
      </w:r>
      <w:proofErr w:type="spellEnd"/>
      <w:r>
        <w:t xml:space="preserve"> </w:t>
      </w:r>
      <w:proofErr w:type="spellStart"/>
      <w:r>
        <w:t>được</w:t>
      </w:r>
      <w:proofErr w:type="spellEnd"/>
      <w:r>
        <w:t xml:space="preserve"> 1600 </w:t>
      </w:r>
      <w:proofErr w:type="spellStart"/>
      <w:r>
        <w:t>mẫu</w:t>
      </w:r>
      <w:proofErr w:type="spellEnd"/>
      <w:ins w:id="359" w:author="Cung Thanh Long" w:date="2021-04-14T15:27:00Z">
        <w:r w:rsidR="001F7750">
          <w:t xml:space="preserve">. </w:t>
        </w:r>
        <w:proofErr w:type="spellStart"/>
        <w:r w:rsidR="001F7750">
          <w:t>Trong</w:t>
        </w:r>
        <w:proofErr w:type="spellEnd"/>
        <w:r w:rsidR="001F7750">
          <w:t xml:space="preserve"> </w:t>
        </w:r>
        <w:proofErr w:type="spellStart"/>
        <w:r w:rsidR="001F7750">
          <w:t>đó</w:t>
        </w:r>
        <w:proofErr w:type="spellEnd"/>
        <w:r w:rsidR="001F7750">
          <w:t>,</w:t>
        </w:r>
      </w:ins>
      <w:del w:id="360" w:author="Cung Thanh Long" w:date="2021-04-14T15:27:00Z">
        <w:r w:rsidDel="001F7750">
          <w:delText>,</w:delText>
        </w:r>
      </w:del>
      <w:r>
        <w:t xml:space="preserve"> 160 </w:t>
      </w:r>
      <w:proofErr w:type="spellStart"/>
      <w:r>
        <w:t>mẫu</w:t>
      </w:r>
      <w:proofErr w:type="spellEnd"/>
      <w:r>
        <w:t xml:space="preserve"> (</w:t>
      </w:r>
      <w:proofErr w:type="spellStart"/>
      <w:r>
        <w:t>tương</w:t>
      </w:r>
      <w:proofErr w:type="spellEnd"/>
      <w:r>
        <w:t xml:space="preserve"> </w:t>
      </w:r>
      <w:proofErr w:type="spellStart"/>
      <w:r>
        <w:t>ứng</w:t>
      </w:r>
      <w:proofErr w:type="spellEnd"/>
      <w:r>
        <w:t xml:space="preserve"> 10%) </w:t>
      </w:r>
      <w:proofErr w:type="spellStart"/>
      <w:r>
        <w:t>được</w:t>
      </w:r>
      <w:proofErr w:type="spellEnd"/>
      <w:r>
        <w:t xml:space="preserve"> </w:t>
      </w:r>
      <w:proofErr w:type="spellStart"/>
      <w:r>
        <w:t>tách</w:t>
      </w:r>
      <w:proofErr w:type="spellEnd"/>
      <w:r>
        <w:t xml:space="preserve"> ra </w:t>
      </w:r>
      <w:proofErr w:type="spellStart"/>
      <w:r>
        <w:t>làm</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1440 </w:t>
      </w:r>
      <w:proofErr w:type="spellStart"/>
      <w:r>
        <w:t>mẫu</w:t>
      </w:r>
      <w:proofErr w:type="spellEnd"/>
      <w:ins w:id="361" w:author="Cung Thanh Long" w:date="2021-04-14T15:27:00Z">
        <w:r w:rsidR="001F7750">
          <w:t xml:space="preserve"> </w:t>
        </w:r>
      </w:ins>
      <w:proofErr w:type="spellStart"/>
      <w:ins w:id="362" w:author="Cung Thanh Long" w:date="2021-04-14T15:28:00Z">
        <w:r w:rsidR="001F7750">
          <w:t>còn</w:t>
        </w:r>
        <w:proofErr w:type="spellEnd"/>
        <w:r w:rsidR="001F7750">
          <w:t xml:space="preserve"> </w:t>
        </w:r>
        <w:proofErr w:type="spellStart"/>
        <w:r w:rsidR="001F7750">
          <w:t>lại</w:t>
        </w:r>
      </w:ins>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w:t>
      </w:r>
      <w:ins w:id="363" w:author="Cung Thanh Long" w:date="2021-04-14T15:28:00Z">
        <w:r w:rsidR="001F7750">
          <w:t>ấ</w:t>
        </w:r>
      </w:ins>
      <w:del w:id="364" w:author="Cung Thanh Long" w:date="2021-04-14T15:28:00Z">
        <w:r w:rsidDel="001F7750">
          <w:delText>ầ</w:delText>
        </w:r>
      </w:del>
      <w:r>
        <w:t>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16214C">
        <w:t>Áp</w:t>
      </w:r>
      <w:proofErr w:type="spellEnd"/>
      <w:r w:rsidR="0016214C">
        <w:t xml:space="preserve"> </w:t>
      </w:r>
      <w:proofErr w:type="spellStart"/>
      <w:r w:rsidR="0016214C">
        <w:t>dụng</w:t>
      </w:r>
      <w:proofErr w:type="spellEnd"/>
      <w:r w:rsidR="0016214C">
        <w:t xml:space="preserve"> </w:t>
      </w:r>
      <w:proofErr w:type="spellStart"/>
      <w:r w:rsidR="0016214C">
        <w:t>kĩ</w:t>
      </w:r>
      <w:proofErr w:type="spellEnd"/>
      <w:r w:rsidR="0016214C">
        <w:t xml:space="preserve"> </w:t>
      </w:r>
      <w:proofErr w:type="spellStart"/>
      <w:r w:rsidR="0016214C">
        <w:t>thuật</w:t>
      </w:r>
      <w:proofErr w:type="spellEnd"/>
      <w:r w:rsidR="0016214C">
        <w:t xml:space="preserve"> </w:t>
      </w:r>
      <w:proofErr w:type="spellStart"/>
      <w:r w:rsidR="0016214C">
        <w:t>lựa</w:t>
      </w:r>
      <w:proofErr w:type="spellEnd"/>
      <w:r w:rsidR="0016214C">
        <w:t xml:space="preserve"> </w:t>
      </w:r>
      <w:proofErr w:type="spellStart"/>
      <w:r w:rsidR="0016214C">
        <w:t>chọn</w:t>
      </w:r>
      <w:proofErr w:type="spellEnd"/>
      <w:r w:rsidR="0016214C">
        <w:t xml:space="preserve"> </w:t>
      </w:r>
      <w:proofErr w:type="spellStart"/>
      <w:r w:rsidR="0016214C">
        <w:t>đặ</w:t>
      </w:r>
      <w:r>
        <w:t>c</w:t>
      </w:r>
      <w:proofErr w:type="spellEnd"/>
      <w:r>
        <w:t xml:space="preserve"> </w:t>
      </w:r>
      <w:proofErr w:type="spellStart"/>
      <w:r>
        <w:t>trưng</w:t>
      </w:r>
      <w:proofErr w:type="spellEnd"/>
      <w:r>
        <w:t xml:space="preserve">, </w:t>
      </w:r>
      <w:proofErr w:type="spellStart"/>
      <w:r w:rsidR="0016214C">
        <w:t>hiệu</w:t>
      </w:r>
      <w:proofErr w:type="spellEnd"/>
      <w:r w:rsidR="0016214C">
        <w:t xml:space="preserve"> </w:t>
      </w:r>
      <w:proofErr w:type="spellStart"/>
      <w:r w:rsidR="0016214C">
        <w:t>chỉnh</w:t>
      </w:r>
      <w:proofErr w:type="spellEnd"/>
      <w:r w:rsidR="0016214C">
        <w:t xml:space="preserve"> </w:t>
      </w:r>
      <w:proofErr w:type="spellStart"/>
      <w:r w:rsidR="0016214C">
        <w:t>tham</w:t>
      </w:r>
      <w:proofErr w:type="spellEnd"/>
      <w:r w:rsidR="0016214C">
        <w:t xml:space="preserve"> </w:t>
      </w:r>
      <w:proofErr w:type="spellStart"/>
      <w:r w:rsidR="0016214C">
        <w:t>số</w:t>
      </w:r>
      <w:proofErr w:type="spellEnd"/>
      <w:ins w:id="365" w:author="Cung Thanh Long" w:date="2021-04-14T15:28:00Z">
        <w:r w:rsidR="001F7750">
          <w:t xml:space="preserve"> </w:t>
        </w:r>
        <w:proofErr w:type="spellStart"/>
        <w:r w:rsidR="001F7750">
          <w:t>như</w:t>
        </w:r>
        <w:proofErr w:type="spellEnd"/>
        <w:r w:rsidR="001F7750">
          <w:t xml:space="preserve"> </w:t>
        </w:r>
        <w:proofErr w:type="spellStart"/>
        <w:r w:rsidR="001F7750">
          <w:t>đã</w:t>
        </w:r>
        <w:proofErr w:type="spellEnd"/>
        <w:r w:rsidR="001F7750">
          <w:t xml:space="preserve"> </w:t>
        </w:r>
        <w:proofErr w:type="spellStart"/>
        <w:r w:rsidR="001F7750">
          <w:t>trình</w:t>
        </w:r>
        <w:proofErr w:type="spellEnd"/>
        <w:r w:rsidR="001F7750">
          <w:t xml:space="preserve"> </w:t>
        </w:r>
        <w:proofErr w:type="spellStart"/>
        <w:r w:rsidR="001F7750">
          <w:t>bày</w:t>
        </w:r>
        <w:proofErr w:type="spellEnd"/>
        <w:r w:rsidR="001F7750">
          <w:t xml:space="preserve"> </w:t>
        </w:r>
        <w:proofErr w:type="spellStart"/>
        <w:r w:rsidR="001F7750">
          <w:t>trong</w:t>
        </w:r>
        <w:proofErr w:type="spellEnd"/>
        <w:r w:rsidR="001F7750">
          <w:t xml:space="preserve"> </w:t>
        </w:r>
        <w:proofErr w:type="spellStart"/>
        <w:r w:rsidR="001F7750">
          <w:t>mục</w:t>
        </w:r>
        <w:proofErr w:type="spellEnd"/>
        <w:r w:rsidR="001F7750">
          <w:t xml:space="preserve"> 2.4.1,</w:t>
        </w:r>
      </w:ins>
      <w:del w:id="366" w:author="Cung Thanh Long" w:date="2021-04-14T15:28:00Z">
        <w:r w:rsidR="0016214C" w:rsidDel="001F7750">
          <w:delText xml:space="preserve"> </w:delText>
        </w:r>
        <w:r w:rsidDel="001F7750">
          <w:delText>và</w:delText>
        </w:r>
      </w:del>
      <w:r>
        <w:t xml:space="preserve"> </w:t>
      </w:r>
      <w:proofErr w:type="spellStart"/>
      <w:r>
        <w:t>sau</w:t>
      </w:r>
      <w:proofErr w:type="spellEnd"/>
      <w:r>
        <w:t xml:space="preserve"> </w:t>
      </w:r>
      <w:proofErr w:type="spellStart"/>
      <w:r>
        <w:t>đó</w:t>
      </w:r>
      <w:proofErr w:type="spellEnd"/>
      <w:r>
        <w:t xml:space="preserve"> </w:t>
      </w:r>
      <w:proofErr w:type="spellStart"/>
      <w:ins w:id="367" w:author="Cung Thanh Long" w:date="2021-04-14T15:50:00Z">
        <w:r w:rsidR="003E69A5">
          <w:t>sử</w:t>
        </w:r>
        <w:proofErr w:type="spellEnd"/>
        <w:r w:rsidR="003E69A5">
          <w:t xml:space="preserve"> </w:t>
        </w:r>
        <w:proofErr w:type="spellStart"/>
        <w:r w:rsidR="003E69A5">
          <w:t>dụng</w:t>
        </w:r>
      </w:ins>
      <w:proofErr w:type="spellEnd"/>
      <w:ins w:id="368" w:author="Cung Thanh Long" w:date="2021-04-14T15:29:00Z">
        <w:r w:rsidR="001F7750">
          <w:t xml:space="preserve"> </w:t>
        </w:r>
        <w:proofErr w:type="spellStart"/>
        <w:r w:rsidR="001F7750">
          <w:t>các</w:t>
        </w:r>
      </w:ins>
      <w:proofErr w:type="spellEnd"/>
      <w:ins w:id="369" w:author="Cung Thanh Long" w:date="2021-04-14T15:51:00Z">
        <w:r w:rsidR="003E69A5">
          <w:t xml:space="preserve"> </w:t>
        </w:r>
        <w:proofErr w:type="spellStart"/>
        <w:r w:rsidR="003E69A5">
          <w:t>kỹ</w:t>
        </w:r>
        <w:proofErr w:type="spellEnd"/>
        <w:r w:rsidR="003E69A5">
          <w:t xml:space="preserve"> </w:t>
        </w:r>
        <w:proofErr w:type="spellStart"/>
        <w:r w:rsidR="003E69A5">
          <w:t>thuật</w:t>
        </w:r>
        <w:proofErr w:type="spellEnd"/>
        <w:r w:rsidR="003E69A5">
          <w:t xml:space="preserve"> </w:t>
        </w:r>
        <w:proofErr w:type="spellStart"/>
        <w:r w:rsidR="003E69A5">
          <w:t>phân</w:t>
        </w:r>
        <w:proofErr w:type="spellEnd"/>
        <w:r w:rsidR="003E69A5">
          <w:t xml:space="preserve"> </w:t>
        </w:r>
        <w:proofErr w:type="spellStart"/>
        <w:r w:rsidR="003E69A5">
          <w:t>lớp</w:t>
        </w:r>
      </w:ins>
      <w:proofErr w:type="spellEnd"/>
      <w:del w:id="370" w:author="Cung Thanh Long" w:date="2021-04-14T15:29:00Z">
        <w:r w:rsidDel="001F7750">
          <w:delText xml:space="preserve">đánh giá kết quả cho 4 </w:delText>
        </w:r>
        <w:r w:rsidR="0016214C" w:rsidDel="001F7750">
          <w:delText>mô hình</w:delText>
        </w:r>
        <w:r w:rsidDel="001F7750">
          <w:delText>:</w:delText>
        </w:r>
      </w:del>
      <w:r>
        <w:t xml:space="preserve"> LDA, SVM, DT </w:t>
      </w:r>
      <w:proofErr w:type="spellStart"/>
      <w:r>
        <w:t>và</w:t>
      </w:r>
      <w:proofErr w:type="spellEnd"/>
      <w:r>
        <w:t xml:space="preserve"> RF</w:t>
      </w:r>
      <w:ins w:id="371" w:author="Cung Thanh Long" w:date="2021-04-14T15:51:00Z">
        <w:r w:rsidR="003E69A5">
          <w:t xml:space="preserve"> </w:t>
        </w:r>
        <w:proofErr w:type="spellStart"/>
        <w:r w:rsidR="003E69A5">
          <w:t>để</w:t>
        </w:r>
        <w:proofErr w:type="spellEnd"/>
        <w:r w:rsidR="003E69A5">
          <w:t xml:space="preserve"> </w:t>
        </w:r>
        <w:proofErr w:type="spellStart"/>
        <w:r w:rsidR="003E69A5">
          <w:t>đưa</w:t>
        </w:r>
        <w:proofErr w:type="spellEnd"/>
        <w:r w:rsidR="003E69A5">
          <w:t xml:space="preserve"> ra </w:t>
        </w:r>
        <w:proofErr w:type="spellStart"/>
        <w:r w:rsidR="003E69A5">
          <w:t>quyết</w:t>
        </w:r>
        <w:proofErr w:type="spellEnd"/>
        <w:r w:rsidR="003E69A5">
          <w:t xml:space="preserve"> </w:t>
        </w:r>
        <w:proofErr w:type="spellStart"/>
        <w:r w:rsidR="003E69A5">
          <w:t>định</w:t>
        </w:r>
        <w:proofErr w:type="spellEnd"/>
        <w:r w:rsidR="003E69A5">
          <w:t xml:space="preserve"> </w:t>
        </w:r>
        <w:proofErr w:type="spellStart"/>
        <w:r w:rsidR="003E69A5">
          <w:t>nhận</w:t>
        </w:r>
        <w:proofErr w:type="spellEnd"/>
        <w:r w:rsidR="003E69A5">
          <w:t xml:space="preserve"> </w:t>
        </w:r>
        <w:proofErr w:type="spellStart"/>
        <w:r w:rsidR="003E69A5">
          <w:t>dạng</w:t>
        </w:r>
      </w:ins>
      <w:proofErr w:type="spellEnd"/>
      <w:r w:rsidR="0016214C">
        <w:t>.</w:t>
      </w:r>
      <w:r>
        <w:t xml:space="preserve"> </w:t>
      </w:r>
      <w:r w:rsidR="00D5476B">
        <w:fldChar w:fldCharType="begin"/>
      </w:r>
      <w:r w:rsidR="00D5476B">
        <w:instrText xml:space="preserve"> REF _Ref68894671 \h </w:instrText>
      </w:r>
      <w:r w:rsidR="00D5476B">
        <w:fldChar w:fldCharType="separate"/>
      </w:r>
      <w:proofErr w:type="spellStart"/>
      <w:r w:rsidR="0032158F">
        <w:t>Bảng</w:t>
      </w:r>
      <w:proofErr w:type="spellEnd"/>
      <w:r w:rsidR="0032158F">
        <w:t xml:space="preserve"> </w:t>
      </w:r>
      <w:r w:rsidR="0032158F">
        <w:rPr>
          <w:noProof/>
        </w:rPr>
        <w:t>2</w:t>
      </w:r>
      <w:r w:rsidR="0032158F">
        <w:t>.</w:t>
      </w:r>
      <w:r w:rsidR="0032158F">
        <w:rPr>
          <w:noProof/>
        </w:rPr>
        <w:t>1</w:t>
      </w:r>
      <w:r w:rsidR="00D5476B">
        <w:fldChar w:fldCharType="end"/>
      </w:r>
      <w:r w:rsidR="00D5476B">
        <w:t xml:space="preserve"> </w:t>
      </w:r>
      <w:proofErr w:type="spellStart"/>
      <w:r>
        <w:t>thống</w:t>
      </w:r>
      <w:proofErr w:type="spellEnd"/>
      <w:r w:rsidR="00D5476B">
        <w:t xml:space="preserve"> </w:t>
      </w:r>
      <w:proofErr w:type="spellStart"/>
      <w:r w:rsidR="00D5476B">
        <w:t>kê</w:t>
      </w:r>
      <w:proofErr w:type="spellEnd"/>
      <w:r w:rsidR="00D5476B">
        <w:t xml:space="preserve"> </w:t>
      </w:r>
      <w:proofErr w:type="spellStart"/>
      <w:r w:rsidR="00D5476B">
        <w:t>kết</w:t>
      </w:r>
      <w:proofErr w:type="spellEnd"/>
      <w:r w:rsidR="00D5476B">
        <w:t xml:space="preserve"> </w:t>
      </w:r>
      <w:proofErr w:type="spellStart"/>
      <w:r w:rsidR="00D5476B">
        <w:t>quả</w:t>
      </w:r>
      <w:proofErr w:type="spellEnd"/>
      <w:r w:rsidR="00D5476B">
        <w:t xml:space="preserve"> </w:t>
      </w:r>
      <w:proofErr w:type="spellStart"/>
      <w:r w:rsidR="00D5476B">
        <w:t>nhận</w:t>
      </w:r>
      <w:proofErr w:type="spellEnd"/>
      <w:r w:rsidR="00D5476B">
        <w:t xml:space="preserve"> </w:t>
      </w:r>
      <w:proofErr w:type="spellStart"/>
      <w:r w:rsidR="00D5476B">
        <w:t>dạng</w:t>
      </w:r>
      <w:proofErr w:type="spellEnd"/>
      <w:r w:rsidR="00D5476B">
        <w:t xml:space="preserve"> 8 </w:t>
      </w:r>
      <w:proofErr w:type="spellStart"/>
      <w:r w:rsidR="00D5476B">
        <w:t>trạng</w:t>
      </w:r>
      <w:proofErr w:type="spellEnd"/>
      <w:r w:rsidR="00D5476B">
        <w:t xml:space="preserve"> </w:t>
      </w:r>
      <w:proofErr w:type="spellStart"/>
      <w:r w:rsidR="00D5476B">
        <w:t>thái</w:t>
      </w:r>
      <w:proofErr w:type="spellEnd"/>
      <w:r w:rsidR="00D5476B">
        <w:t xml:space="preserve"> </w:t>
      </w:r>
      <w:proofErr w:type="spellStart"/>
      <w:r w:rsidR="00D5476B">
        <w:t>cảm</w:t>
      </w:r>
      <w:proofErr w:type="spellEnd"/>
      <w:r w:rsidR="00D5476B">
        <w:t xml:space="preserve"> </w:t>
      </w:r>
      <w:proofErr w:type="spellStart"/>
      <w:r w:rsidR="00D5476B">
        <w:t>xúc</w:t>
      </w:r>
      <w:proofErr w:type="spellEnd"/>
      <w:r w:rsidR="00D5476B">
        <w:t xml:space="preserve"> </w:t>
      </w:r>
      <w:proofErr w:type="spellStart"/>
      <w:r w:rsidR="00D5476B">
        <w:t>trên</w:t>
      </w:r>
      <w:proofErr w:type="spellEnd"/>
      <w:r w:rsidR="00D5476B">
        <w:t xml:space="preserve"> </w:t>
      </w:r>
      <w:proofErr w:type="spellStart"/>
      <w:r w:rsidR="00D5476B">
        <w:t>bộ</w:t>
      </w:r>
      <w:proofErr w:type="spellEnd"/>
      <w:r w:rsidR="00D5476B">
        <w:t xml:space="preserve"> </w:t>
      </w:r>
      <w:proofErr w:type="spellStart"/>
      <w:r w:rsidR="00D5476B">
        <w:t>dữ</w:t>
      </w:r>
      <w:proofErr w:type="spellEnd"/>
      <w:r w:rsidR="00D5476B">
        <w:t xml:space="preserve"> </w:t>
      </w:r>
      <w:proofErr w:type="spellStart"/>
      <w:r w:rsidR="00D5476B">
        <w:t>liệu</w:t>
      </w:r>
      <w:proofErr w:type="spellEnd"/>
      <w:r w:rsidR="00D5476B">
        <w:t xml:space="preserve"> MIT</w:t>
      </w:r>
      <w:r w:rsidR="0016214C">
        <w:t xml:space="preserve"> </w:t>
      </w:r>
      <w:proofErr w:type="spellStart"/>
      <w:r w:rsidR="0016214C">
        <w:t>của</w:t>
      </w:r>
      <w:proofErr w:type="spellEnd"/>
      <w:r w:rsidR="0016214C">
        <w:t xml:space="preserve"> </w:t>
      </w:r>
      <w:proofErr w:type="spellStart"/>
      <w:r>
        <w:t>từng</w:t>
      </w:r>
      <w:proofErr w:type="spellEnd"/>
      <w:del w:id="372" w:author="Cung Thanh Long" w:date="2021-04-14T15:51:00Z">
        <w:r w:rsidDel="003E69A5">
          <w:delText xml:space="preserve"> </w:delText>
        </w:r>
        <w:r w:rsidR="0016214C" w:rsidDel="003E69A5">
          <w:delText>các</w:delText>
        </w:r>
      </w:del>
      <w:r w:rsidR="0016214C">
        <w:t xml:space="preserve"> </w:t>
      </w:r>
      <w:proofErr w:type="spellStart"/>
      <w:r w:rsidR="0016214C">
        <w:t>mô</w:t>
      </w:r>
      <w:proofErr w:type="spellEnd"/>
      <w:r w:rsidR="0016214C">
        <w:t xml:space="preserve"> </w:t>
      </w:r>
      <w:proofErr w:type="spellStart"/>
      <w:r w:rsidR="0016214C">
        <w:t>hình</w:t>
      </w:r>
      <w:proofErr w:type="spellEnd"/>
      <w:r w:rsidR="0016214C">
        <w:t xml:space="preserve"> </w:t>
      </w:r>
      <w:proofErr w:type="spellStart"/>
      <w:r w:rsidR="0016214C">
        <w:t>phân</w:t>
      </w:r>
      <w:proofErr w:type="spellEnd"/>
      <w:r w:rsidR="0016214C">
        <w:t xml:space="preserve"> </w:t>
      </w:r>
      <w:proofErr w:type="spellStart"/>
      <w:r w:rsidR="0016214C">
        <w:t>lớ</w:t>
      </w:r>
      <w:r>
        <w:t>p</w:t>
      </w:r>
      <w:proofErr w:type="spellEnd"/>
      <w:ins w:id="373" w:author="Cung Thanh Long" w:date="2021-04-14T15:52:00Z">
        <w:r w:rsidR="003E69A5">
          <w:t xml:space="preserve">, </w:t>
        </w:r>
        <w:proofErr w:type="spellStart"/>
        <w:r w:rsidR="003E69A5">
          <w:t>sử</w:t>
        </w:r>
        <w:proofErr w:type="spellEnd"/>
        <w:r w:rsidR="003E69A5">
          <w:t xml:space="preserve"> </w:t>
        </w:r>
        <w:proofErr w:type="spellStart"/>
        <w:r w:rsidR="003E69A5">
          <w:t>dụng</w:t>
        </w:r>
        <w:proofErr w:type="spellEnd"/>
        <w:r w:rsidR="003E69A5">
          <w:t xml:space="preserve"> </w:t>
        </w:r>
        <w:proofErr w:type="spellStart"/>
        <w:r w:rsidR="003E69A5">
          <w:t>dữ</w:t>
        </w:r>
        <w:proofErr w:type="spellEnd"/>
        <w:r w:rsidR="003E69A5">
          <w:t xml:space="preserve"> </w:t>
        </w:r>
        <w:proofErr w:type="spellStart"/>
        <w:r w:rsidR="003E69A5">
          <w:t>liệu</w:t>
        </w:r>
        <w:proofErr w:type="spellEnd"/>
        <w:r w:rsidR="003E69A5">
          <w:t xml:space="preserve"> </w:t>
        </w:r>
        <w:proofErr w:type="spellStart"/>
        <w:r w:rsidR="003E69A5">
          <w:t>có</w:t>
        </w:r>
        <w:proofErr w:type="spellEnd"/>
        <w:r w:rsidR="003E69A5">
          <w:t xml:space="preserve"> </w:t>
        </w:r>
        <w:proofErr w:type="spellStart"/>
        <w:r w:rsidR="003E69A5">
          <w:t>độ</w:t>
        </w:r>
        <w:proofErr w:type="spellEnd"/>
        <w:r w:rsidR="003E69A5">
          <w:t xml:space="preserve"> </w:t>
        </w:r>
        <w:proofErr w:type="spellStart"/>
        <w:r w:rsidR="003E69A5">
          <w:t>dài</w:t>
        </w:r>
        <w:proofErr w:type="spellEnd"/>
        <w:r w:rsidR="003E69A5">
          <w:t xml:space="preserve"> 10s, </w:t>
        </w:r>
        <w:proofErr w:type="spellStart"/>
        <w:r w:rsidR="003E69A5">
          <w:t>không</w:t>
        </w:r>
        <w:proofErr w:type="spellEnd"/>
        <w:r w:rsidR="003E69A5">
          <w:t xml:space="preserve"> </w:t>
        </w:r>
        <w:proofErr w:type="spellStart"/>
        <w:r w:rsidR="003E69A5">
          <w:t>chồng</w:t>
        </w:r>
        <w:proofErr w:type="spellEnd"/>
        <w:r w:rsidR="003E69A5">
          <w:t xml:space="preserve"> </w:t>
        </w:r>
        <w:proofErr w:type="spellStart"/>
        <w:r w:rsidR="003E69A5">
          <w:t>chập</w:t>
        </w:r>
      </w:ins>
      <w:proofErr w:type="spellEnd"/>
      <w:ins w:id="374" w:author="Cung Thanh Long" w:date="2021-04-14T15:51:00Z">
        <w:r w:rsidR="003E69A5">
          <w:t>.</w:t>
        </w:r>
      </w:ins>
    </w:p>
    <w:p w14:paraId="17992D32" w14:textId="77777777" w:rsidR="00D5476B" w:rsidRDefault="00D5476B" w:rsidP="00D5476B">
      <w:pPr>
        <w:pStyle w:val="Caption"/>
        <w:keepNext/>
      </w:pPr>
      <w:bookmarkStart w:id="375" w:name="_Ref68894671"/>
      <w:bookmarkStart w:id="376" w:name="_Toc69243445"/>
      <w:proofErr w:type="spellStart"/>
      <w:r>
        <w:t>Bảng</w:t>
      </w:r>
      <w:proofErr w:type="spellEnd"/>
      <w:r>
        <w:t xml:space="preserve"> </w:t>
      </w:r>
      <w:fldSimple w:instr=" STYLEREF 1 \s ">
        <w:r w:rsidR="0032158F">
          <w:rPr>
            <w:noProof/>
          </w:rPr>
          <w:t>2</w:t>
        </w:r>
      </w:fldSimple>
      <w:r>
        <w:t>.</w:t>
      </w:r>
      <w:fldSimple w:instr=" SEQ Bảng \* ARABIC \s 1 ">
        <w:r w:rsidR="0032158F">
          <w:rPr>
            <w:noProof/>
          </w:rPr>
          <w:t>1</w:t>
        </w:r>
      </w:fldSimple>
      <w:bookmarkEnd w:id="375"/>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mô</w:t>
      </w:r>
      <w:proofErr w:type="spellEnd"/>
      <w:r>
        <w:t xml:space="preserve"> </w:t>
      </w:r>
      <w:proofErr w:type="spellStart"/>
      <w:r>
        <w:t>hình</w:t>
      </w:r>
      <w:bookmarkEnd w:id="376"/>
      <w:proofErr w:type="spellEnd"/>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14:paraId="480B9E92" w14:textId="77777777" w:rsidTr="00D5476B">
        <w:trPr>
          <w:trHeight w:val="389"/>
          <w:jc w:val="center"/>
        </w:trPr>
        <w:tc>
          <w:tcPr>
            <w:tcW w:w="1616" w:type="dxa"/>
          </w:tcPr>
          <w:p w14:paraId="6A67920E" w14:textId="77777777" w:rsidR="00D5476B" w:rsidRDefault="00D5476B" w:rsidP="00D5476B">
            <w:proofErr w:type="spellStart"/>
            <w:r>
              <w:t>Mô</w:t>
            </w:r>
            <w:proofErr w:type="spellEnd"/>
            <w:r>
              <w:t xml:space="preserve"> </w:t>
            </w:r>
            <w:proofErr w:type="spellStart"/>
            <w:r>
              <w:t>hình</w:t>
            </w:r>
            <w:proofErr w:type="spellEnd"/>
          </w:p>
        </w:tc>
        <w:tc>
          <w:tcPr>
            <w:tcW w:w="1433" w:type="dxa"/>
          </w:tcPr>
          <w:p w14:paraId="225B1A73" w14:textId="77777777" w:rsidR="00D5476B" w:rsidRDefault="00D5476B" w:rsidP="00D5476B">
            <w:r>
              <w:t>SVM</w:t>
            </w:r>
          </w:p>
        </w:tc>
        <w:tc>
          <w:tcPr>
            <w:tcW w:w="1433" w:type="dxa"/>
          </w:tcPr>
          <w:p w14:paraId="1C126ED1" w14:textId="77777777" w:rsidR="00D5476B" w:rsidRDefault="00D5476B" w:rsidP="00D5476B">
            <w:r>
              <w:t>RF</w:t>
            </w:r>
          </w:p>
        </w:tc>
        <w:tc>
          <w:tcPr>
            <w:tcW w:w="1433" w:type="dxa"/>
          </w:tcPr>
          <w:p w14:paraId="0A3214E1" w14:textId="77777777" w:rsidR="00D5476B" w:rsidRDefault="00D5476B" w:rsidP="00D5476B">
            <w:r>
              <w:t>DT</w:t>
            </w:r>
          </w:p>
        </w:tc>
        <w:tc>
          <w:tcPr>
            <w:tcW w:w="1433" w:type="dxa"/>
          </w:tcPr>
          <w:p w14:paraId="3E57C41F" w14:textId="77777777" w:rsidR="00D5476B" w:rsidRDefault="00D5476B" w:rsidP="00D5476B">
            <w:r>
              <w:t>LDA</w:t>
            </w:r>
          </w:p>
        </w:tc>
      </w:tr>
      <w:tr w:rsidR="00D5476B" w14:paraId="5E0179B7" w14:textId="77777777" w:rsidTr="00D5476B">
        <w:trPr>
          <w:trHeight w:val="389"/>
          <w:jc w:val="center"/>
        </w:trPr>
        <w:tc>
          <w:tcPr>
            <w:tcW w:w="1616" w:type="dxa"/>
          </w:tcPr>
          <w:p w14:paraId="00CF218E" w14:textId="77777777" w:rsidR="00D5476B" w:rsidRDefault="00D5476B" w:rsidP="00D5476B">
            <w:proofErr w:type="spellStart"/>
            <w:r>
              <w:t>Kết</w:t>
            </w:r>
            <w:proofErr w:type="spellEnd"/>
            <w:r>
              <w:t xml:space="preserve"> </w:t>
            </w:r>
            <w:proofErr w:type="spellStart"/>
            <w:r>
              <w:t>quả</w:t>
            </w:r>
            <w:proofErr w:type="spellEnd"/>
            <w:r w:rsidR="00E63E00">
              <w:t xml:space="preserve"> (%)</w:t>
            </w:r>
          </w:p>
        </w:tc>
        <w:tc>
          <w:tcPr>
            <w:tcW w:w="1433" w:type="dxa"/>
          </w:tcPr>
          <w:p w14:paraId="25470840" w14:textId="77777777" w:rsidR="00D5476B" w:rsidRDefault="00D5476B" w:rsidP="00D5476B">
            <w:r>
              <w:t>71.88</w:t>
            </w:r>
          </w:p>
        </w:tc>
        <w:tc>
          <w:tcPr>
            <w:tcW w:w="1433" w:type="dxa"/>
          </w:tcPr>
          <w:p w14:paraId="3114338D" w14:textId="77777777" w:rsidR="00D5476B" w:rsidRDefault="00D5476B" w:rsidP="00D5476B">
            <w:r>
              <w:t>75.00</w:t>
            </w:r>
          </w:p>
        </w:tc>
        <w:tc>
          <w:tcPr>
            <w:tcW w:w="1433" w:type="dxa"/>
          </w:tcPr>
          <w:p w14:paraId="6F0A8552" w14:textId="77777777" w:rsidR="00D5476B" w:rsidRDefault="00137289" w:rsidP="00D5476B">
            <w:r>
              <w:t>65.62</w:t>
            </w:r>
          </w:p>
        </w:tc>
        <w:tc>
          <w:tcPr>
            <w:tcW w:w="1433" w:type="dxa"/>
          </w:tcPr>
          <w:p w14:paraId="01A97BDD" w14:textId="77777777" w:rsidR="00D5476B" w:rsidRDefault="00137289" w:rsidP="00D5476B">
            <w:r>
              <w:t>61.88</w:t>
            </w:r>
          </w:p>
        </w:tc>
      </w:tr>
    </w:tbl>
    <w:p w14:paraId="79A756AB" w14:textId="77777777" w:rsidR="00D5476B" w:rsidRPr="00297E90" w:rsidRDefault="00D5476B" w:rsidP="00D5476B">
      <w:pPr>
        <w:ind w:left="567"/>
      </w:pPr>
    </w:p>
    <w:p w14:paraId="4EC6C514" w14:textId="77777777" w:rsidR="00292A65" w:rsidRDefault="00C34A41" w:rsidP="006D0691">
      <w:pPr>
        <w:spacing w:before="0" w:line="240" w:lineRule="auto"/>
        <w:ind w:firstLine="567"/>
        <w:rPr>
          <w:ins w:id="377" w:author="Cung Thanh Long" w:date="2021-04-14T15:58:00Z"/>
        </w:rPr>
      </w:pPr>
      <w:proofErr w:type="spellStart"/>
      <w:r>
        <w:lastRenderedPageBreak/>
        <w:t>Từ</w:t>
      </w:r>
      <w:proofErr w:type="spellEnd"/>
      <w:r>
        <w:t xml:space="preserve"> </w:t>
      </w:r>
      <w:r>
        <w:fldChar w:fldCharType="begin"/>
      </w:r>
      <w:r>
        <w:instrText xml:space="preserve"> REF _Ref68894671 \h </w:instrText>
      </w:r>
      <w:r>
        <w:fldChar w:fldCharType="separate"/>
      </w:r>
      <w:proofErr w:type="spellStart"/>
      <w:r w:rsidR="0032158F">
        <w:t>Bảng</w:t>
      </w:r>
      <w:proofErr w:type="spellEnd"/>
      <w:r w:rsidR="0032158F">
        <w:t xml:space="preserve"> </w:t>
      </w:r>
      <w:r w:rsidR="0032158F">
        <w:rPr>
          <w:noProof/>
        </w:rPr>
        <w:t>2</w:t>
      </w:r>
      <w:r w:rsidR="0032158F">
        <w:t>.</w:t>
      </w:r>
      <w:r w:rsidR="0032158F">
        <w:rPr>
          <w:noProof/>
        </w:rPr>
        <w:t>1</w:t>
      </w:r>
      <w:r>
        <w:fldChar w:fldCharType="end"/>
      </w:r>
      <w:r>
        <w:t xml:space="preserve">, ta </w:t>
      </w:r>
      <w:proofErr w:type="spellStart"/>
      <w:r w:rsidR="00A66A20">
        <w:t>nhận</w:t>
      </w:r>
      <w:proofErr w:type="spellEnd"/>
      <w:r w:rsidR="00A66A20">
        <w:t xml:space="preserve"> </w:t>
      </w:r>
      <w:proofErr w:type="spellStart"/>
      <w:r>
        <w:t>thấy</w:t>
      </w:r>
      <w:proofErr w:type="spellEnd"/>
      <w:r>
        <w:t xml:space="preserve"> 2 </w:t>
      </w:r>
      <w:proofErr w:type="spellStart"/>
      <w:r>
        <w:t>mô</w:t>
      </w:r>
      <w:proofErr w:type="spellEnd"/>
      <w:r>
        <w:t xml:space="preserve"> </w:t>
      </w:r>
      <w:proofErr w:type="spellStart"/>
      <w:r>
        <w:t>hình</w:t>
      </w:r>
      <w:proofErr w:type="spellEnd"/>
      <w:r>
        <w:t xml:space="preserve"> SVM </w:t>
      </w:r>
      <w:proofErr w:type="spellStart"/>
      <w:r>
        <w:t>và</w:t>
      </w:r>
      <w:proofErr w:type="spellEnd"/>
      <w:r w:rsidR="00A66A20">
        <w:t xml:space="preserve"> </w:t>
      </w:r>
      <w:r>
        <w:t xml:space="preserve">Random Forest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cao</w:t>
      </w:r>
      <w:proofErr w:type="spellEnd"/>
      <w:r>
        <w:t xml:space="preserve"> </w:t>
      </w:r>
      <w:proofErr w:type="spellStart"/>
      <w:r>
        <w:t>hơn</w:t>
      </w:r>
      <w:proofErr w:type="spellEnd"/>
      <w:r>
        <w:t xml:space="preserve"> so </w:t>
      </w:r>
      <w:proofErr w:type="spellStart"/>
      <w:r>
        <w:t>với</w:t>
      </w:r>
      <w:proofErr w:type="spellEnd"/>
      <w:r>
        <w:t xml:space="preserve"> 2 </w:t>
      </w:r>
      <w:proofErr w:type="spellStart"/>
      <w:r>
        <w:t>mô</w:t>
      </w:r>
      <w:proofErr w:type="spellEnd"/>
      <w:r>
        <w:t xml:space="preserve"> </w:t>
      </w:r>
      <w:proofErr w:type="spellStart"/>
      <w:r>
        <w:t>hình</w:t>
      </w:r>
      <w:proofErr w:type="spellEnd"/>
      <w:r>
        <w:t xml:space="preserve"> </w:t>
      </w:r>
      <w:proofErr w:type="spellStart"/>
      <w:r>
        <w:t>còn</w:t>
      </w:r>
      <w:proofErr w:type="spellEnd"/>
      <w:r>
        <w:t xml:space="preserve"> </w:t>
      </w:r>
      <w:proofErr w:type="spellStart"/>
      <w:r>
        <w:t>lại</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71,88% </w:t>
      </w:r>
      <w:proofErr w:type="spellStart"/>
      <w:r>
        <w:t>và</w:t>
      </w:r>
      <w:proofErr w:type="spellEnd"/>
      <w:r>
        <w:t xml:space="preserve"> 75,00%). </w:t>
      </w:r>
      <w:proofErr w:type="spellStart"/>
      <w:ins w:id="378" w:author="Cung Thanh Long" w:date="2021-04-14T15:53:00Z">
        <w:r w:rsidR="00292A65">
          <w:t>Vì</w:t>
        </w:r>
        <w:proofErr w:type="spellEnd"/>
        <w:r w:rsidR="00292A65">
          <w:t xml:space="preserve"> </w:t>
        </w:r>
        <w:proofErr w:type="spellStart"/>
        <w:r w:rsidR="00292A65">
          <w:t>vậy</w:t>
        </w:r>
        <w:proofErr w:type="spellEnd"/>
        <w:r w:rsidR="00292A65">
          <w:t>,</w:t>
        </w:r>
      </w:ins>
      <w:del w:id="379" w:author="Cung Thanh Long" w:date="2021-04-14T15:53:00Z">
        <w:r w:rsidDel="00292A65">
          <w:delText>Đây là</w:delText>
        </w:r>
      </w:del>
      <w:r>
        <w:t xml:space="preserve"> 2 </w:t>
      </w:r>
      <w:proofErr w:type="spellStart"/>
      <w:r>
        <w:t>mô</w:t>
      </w:r>
      <w:proofErr w:type="spellEnd"/>
      <w:r>
        <w:t xml:space="preserve"> </w:t>
      </w:r>
      <w:proofErr w:type="spellStart"/>
      <w:r>
        <w:t>hình</w:t>
      </w:r>
      <w:proofErr w:type="spellEnd"/>
      <w:ins w:id="380" w:author="Cung Thanh Long" w:date="2021-04-14T15:53:00Z">
        <w:r w:rsidR="00292A65">
          <w:t xml:space="preserve"> </w:t>
        </w:r>
        <w:proofErr w:type="spellStart"/>
        <w:r w:rsidR="00292A65">
          <w:t>này</w:t>
        </w:r>
      </w:ins>
      <w:proofErr w:type="spellEnd"/>
      <w:r>
        <w:t xml:space="preserve"> </w:t>
      </w:r>
      <w:proofErr w:type="spellStart"/>
      <w:r>
        <w:t>được</w:t>
      </w:r>
      <w:proofErr w:type="spellEnd"/>
      <w:del w:id="381" w:author="Cung Thanh Long" w:date="2021-04-14T15:53:00Z">
        <w:r w:rsidDel="00292A65">
          <w:delText xml:space="preserve"> lựa</w:delText>
        </w:r>
      </w:del>
      <w:r>
        <w:t xml:space="preserve"> </w:t>
      </w:r>
      <w:proofErr w:type="spellStart"/>
      <w:r>
        <w:t>chọn</w:t>
      </w:r>
      <w:proofErr w:type="spellEnd"/>
      <w:r>
        <w:t xml:space="preserve"> </w:t>
      </w:r>
      <w:proofErr w:type="spellStart"/>
      <w:r>
        <w:t>để</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ins w:id="382" w:author="Cung Thanh Long" w:date="2021-04-14T15:53:00Z">
        <w:r w:rsidR="00292A65">
          <w:t xml:space="preserve"> </w:t>
        </w:r>
        <w:proofErr w:type="spellStart"/>
        <w:r w:rsidR="00292A65">
          <w:t>dựa</w:t>
        </w:r>
        <w:proofErr w:type="spellEnd"/>
        <w:r w:rsidR="00292A65">
          <w:t xml:space="preserve"> </w:t>
        </w:r>
        <w:proofErr w:type="spellStart"/>
        <w:r w:rsidR="00292A65">
          <w:t>trên</w:t>
        </w:r>
        <w:proofErr w:type="spellEnd"/>
        <w:r w:rsidR="00292A65">
          <w:t xml:space="preserve"> </w:t>
        </w:r>
        <w:proofErr w:type="spellStart"/>
        <w:r w:rsidR="00292A65">
          <w:t>xử</w:t>
        </w:r>
        <w:proofErr w:type="spellEnd"/>
        <w:r w:rsidR="00292A65">
          <w:t xml:space="preserve"> </w:t>
        </w:r>
        <w:proofErr w:type="spellStart"/>
        <w:r w:rsidR="00292A65">
          <w:t>lý</w:t>
        </w:r>
        <w:proofErr w:type="spellEnd"/>
        <w:r w:rsidR="00292A65">
          <w:t xml:space="preserve"> </w:t>
        </w:r>
        <w:proofErr w:type="spellStart"/>
        <w:r w:rsidR="00292A65">
          <w:t>dữ</w:t>
        </w:r>
        <w:proofErr w:type="spellEnd"/>
        <w:r w:rsidR="00292A65">
          <w:t xml:space="preserve"> </w:t>
        </w:r>
        <w:proofErr w:type="spellStart"/>
        <w:r w:rsidR="00292A65">
          <w:t>liệu</w:t>
        </w:r>
        <w:proofErr w:type="spellEnd"/>
        <w:r w:rsidR="00292A65">
          <w:t xml:space="preserve"> </w:t>
        </w:r>
        <w:proofErr w:type="spellStart"/>
        <w:r w:rsidR="00292A65">
          <w:t>đầu</w:t>
        </w:r>
        <w:proofErr w:type="spellEnd"/>
        <w:r w:rsidR="00292A65">
          <w:t xml:space="preserve"> </w:t>
        </w:r>
        <w:proofErr w:type="spellStart"/>
        <w:r w:rsidR="00292A65">
          <w:t>vào</w:t>
        </w:r>
      </w:ins>
      <w:proofErr w:type="spellEnd"/>
      <w:ins w:id="383" w:author="Cung Thanh Long" w:date="2021-04-14T15:54:00Z">
        <w:r w:rsidR="00292A65">
          <w:t xml:space="preserve"> </w:t>
        </w:r>
        <w:proofErr w:type="spellStart"/>
        <w:r w:rsidR="00292A65">
          <w:t>sẽ</w:t>
        </w:r>
      </w:ins>
      <w:proofErr w:type="spellEnd"/>
      <w:r>
        <w:t xml:space="preserve"> </w:t>
      </w:r>
      <w:proofErr w:type="spellStart"/>
      <w:r>
        <w:t>được</w:t>
      </w:r>
      <w:proofErr w:type="spellEnd"/>
      <w:r>
        <w:t xml:space="preserve"> </w:t>
      </w:r>
      <w:proofErr w:type="spellStart"/>
      <w:ins w:id="384" w:author="Cung Thanh Long" w:date="2021-04-14T15:54:00Z">
        <w:r w:rsidR="00292A65">
          <w:t>trình</w:t>
        </w:r>
        <w:proofErr w:type="spellEnd"/>
        <w:r w:rsidR="00292A65">
          <w:t xml:space="preserve"> </w:t>
        </w:r>
        <w:proofErr w:type="spellStart"/>
        <w:r w:rsidR="00292A65">
          <w:t>bày</w:t>
        </w:r>
      </w:ins>
      <w:proofErr w:type="spellEnd"/>
      <w:del w:id="385" w:author="Cung Thanh Long" w:date="2021-04-14T15:54:00Z">
        <w:r w:rsidDel="00292A65">
          <w:delText>đưa ra</w:delText>
        </w:r>
      </w:del>
      <w:r>
        <w:t xml:space="preserve"> </w:t>
      </w:r>
      <w:proofErr w:type="spellStart"/>
      <w:r>
        <w:t>trong</w:t>
      </w:r>
      <w:proofErr w:type="spellEnd"/>
      <w:r>
        <w:t xml:space="preserve"> </w:t>
      </w:r>
      <w:proofErr w:type="spellStart"/>
      <w:r>
        <w:t>Chương</w:t>
      </w:r>
      <w:proofErr w:type="spellEnd"/>
      <w:r>
        <w:t xml:space="preserve"> 3.</w:t>
      </w:r>
      <w:r w:rsidR="006D0691">
        <w:t xml:space="preserve"> </w:t>
      </w:r>
    </w:p>
    <w:p w14:paraId="23B4C6B9" w14:textId="320A7919" w:rsidR="006D0691" w:rsidRPr="00044B12" w:rsidRDefault="00292A65" w:rsidP="00261153">
      <w:pPr>
        <w:spacing w:before="120" w:line="240" w:lineRule="auto"/>
        <w:ind w:firstLine="567"/>
        <w:pPrChange w:id="386" w:author="Cung Thanh Long" w:date="2021-04-14T16:12:00Z">
          <w:pPr>
            <w:spacing w:before="0" w:line="240" w:lineRule="auto"/>
            <w:ind w:firstLine="567"/>
          </w:pPr>
        </w:pPrChange>
      </w:pPr>
      <w:ins w:id="387" w:author="Cung Thanh Long" w:date="2021-04-14T15:58:00Z">
        <w:r>
          <w:t xml:space="preserve">Chi </w:t>
        </w:r>
        <w:proofErr w:type="spellStart"/>
        <w:r>
          <w:t>tiết</w:t>
        </w:r>
        <w:proofErr w:type="spellEnd"/>
        <w:r>
          <w:t xml:space="preserve"> </w:t>
        </w:r>
        <w:proofErr w:type="spellStart"/>
        <w:r>
          <w:t>hơn</w:t>
        </w:r>
        <w:proofErr w:type="spellEnd"/>
        <w:r>
          <w:t xml:space="preserve">, </w:t>
        </w:r>
      </w:ins>
      <w:r w:rsidR="006D0691">
        <w:fldChar w:fldCharType="begin"/>
      </w:r>
      <w:r w:rsidR="006D0691">
        <w:instrText xml:space="preserve"> REF _Ref68981933 \h </w:instrText>
      </w:r>
      <w:r w:rsidR="006D0691">
        <w:fldChar w:fldCharType="separate"/>
      </w:r>
      <w:proofErr w:type="spellStart"/>
      <w:r w:rsidR="0032158F">
        <w:t>Hình</w:t>
      </w:r>
      <w:proofErr w:type="spellEnd"/>
      <w:r w:rsidR="0032158F">
        <w:t xml:space="preserve"> </w:t>
      </w:r>
      <w:r w:rsidR="0032158F">
        <w:rPr>
          <w:noProof/>
        </w:rPr>
        <w:t>2</w:t>
      </w:r>
      <w:r w:rsidR="0032158F">
        <w:t>.</w:t>
      </w:r>
      <w:r w:rsidR="0032158F">
        <w:rPr>
          <w:noProof/>
        </w:rPr>
        <w:t>12</w:t>
      </w:r>
      <w:r w:rsidR="006D0691">
        <w:fldChar w:fldCharType="end"/>
      </w:r>
      <w:r w:rsidR="006D0691">
        <w:t xml:space="preserve"> </w:t>
      </w:r>
      <w:proofErr w:type="spellStart"/>
      <w:r w:rsidR="006D0691">
        <w:t>và</w:t>
      </w:r>
      <w:proofErr w:type="spellEnd"/>
      <w:r w:rsidR="006D0691">
        <w:t xml:space="preserve"> </w:t>
      </w:r>
      <w:r w:rsidR="006D0691">
        <w:fldChar w:fldCharType="begin"/>
      </w:r>
      <w:r w:rsidR="006D0691">
        <w:instrText xml:space="preserve"> REF _Ref68981934 \h </w:instrText>
      </w:r>
      <w:r w:rsidR="006D0691">
        <w:fldChar w:fldCharType="separate"/>
      </w:r>
      <w:proofErr w:type="spellStart"/>
      <w:r w:rsidR="0032158F">
        <w:t>Hình</w:t>
      </w:r>
      <w:proofErr w:type="spellEnd"/>
      <w:r w:rsidR="0032158F">
        <w:t xml:space="preserve"> </w:t>
      </w:r>
      <w:r w:rsidR="0032158F">
        <w:rPr>
          <w:noProof/>
        </w:rPr>
        <w:t>2</w:t>
      </w:r>
      <w:r w:rsidR="0032158F">
        <w:t>.</w:t>
      </w:r>
      <w:r w:rsidR="0032158F">
        <w:rPr>
          <w:noProof/>
        </w:rPr>
        <w:t>13</w:t>
      </w:r>
      <w:r w:rsidR="006D0691">
        <w:fldChar w:fldCharType="end"/>
      </w:r>
      <w:r w:rsidR="006D0691">
        <w:t xml:space="preserve"> </w:t>
      </w:r>
      <w:proofErr w:type="spellStart"/>
      <w:ins w:id="388" w:author="Cung Thanh Long" w:date="2021-04-14T15:55:00Z">
        <w:r>
          <w:t>tổng</w:t>
        </w:r>
        <w:proofErr w:type="spellEnd"/>
        <w:r>
          <w:t xml:space="preserve"> </w:t>
        </w:r>
        <w:proofErr w:type="spellStart"/>
        <w:r>
          <w:t>hợp</w:t>
        </w:r>
      </w:ins>
      <w:proofErr w:type="spellEnd"/>
      <w:del w:id="389" w:author="Cung Thanh Long" w:date="2021-04-14T15:55:00Z">
        <w:r w:rsidR="006D0691" w:rsidDel="00292A65">
          <w:delText>biểu diễn</w:delText>
        </w:r>
      </w:del>
      <w:r w:rsidR="006D0691">
        <w:t xml:space="preserve"> </w:t>
      </w:r>
      <w:proofErr w:type="spellStart"/>
      <w:r w:rsidR="006D0691">
        <w:t>kết</w:t>
      </w:r>
      <w:proofErr w:type="spellEnd"/>
      <w:r w:rsidR="006D0691">
        <w:t xml:space="preserve"> </w:t>
      </w:r>
      <w:proofErr w:type="spellStart"/>
      <w:r w:rsidR="006D0691">
        <w:t>quả</w:t>
      </w:r>
      <w:proofErr w:type="spellEnd"/>
      <w:ins w:id="390" w:author="Cung Thanh Long" w:date="2021-04-14T15:55:00Z">
        <w:r>
          <w:t xml:space="preserve"> </w:t>
        </w:r>
        <w:proofErr w:type="spellStart"/>
        <w:r>
          <w:t>nhận</w:t>
        </w:r>
        <w:proofErr w:type="spellEnd"/>
        <w:r>
          <w:t xml:space="preserve"> </w:t>
        </w:r>
        <w:proofErr w:type="spellStart"/>
        <w:r>
          <w:t>dạng</w:t>
        </w:r>
        <w:proofErr w:type="spellEnd"/>
        <w:r>
          <w:t xml:space="preserve"> </w:t>
        </w:r>
        <w:proofErr w:type="spellStart"/>
        <w:r>
          <w:t>từng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w:t>
        </w:r>
        <w:proofErr w:type="spellStart"/>
        <w:r>
          <w:t>kỹ</w:t>
        </w:r>
        <w:proofErr w:type="spellEnd"/>
        <w:r>
          <w:t xml:space="preserve"> </w:t>
        </w:r>
        <w:proofErr w:type="spellStart"/>
        <w:r>
          <w:t>th</w:t>
        </w:r>
      </w:ins>
      <w:ins w:id="391" w:author="Cung Thanh Long" w:date="2021-04-14T15:56:00Z">
        <w:r>
          <w:t>uật</w:t>
        </w:r>
      </w:ins>
      <w:proofErr w:type="spellEnd"/>
      <w:del w:id="392" w:author="Cung Thanh Long" w:date="2021-04-14T15:55:00Z">
        <w:r w:rsidR="006D0691" w:rsidDel="00292A65">
          <w:delText xml:space="preserve"> cho lần lượt 2 mô hình</w:delText>
        </w:r>
      </w:del>
      <w:del w:id="393" w:author="Cung Thanh Long" w:date="2021-04-14T15:56:00Z">
        <w:r w:rsidR="006D0691" w:rsidDel="00292A65">
          <w:delText xml:space="preserve"> là</w:delText>
        </w:r>
      </w:del>
      <w:r w:rsidR="006D0691">
        <w:t xml:space="preserve"> SVM </w:t>
      </w:r>
      <w:proofErr w:type="spellStart"/>
      <w:r w:rsidR="006D0691">
        <w:t>và</w:t>
      </w:r>
      <w:proofErr w:type="spellEnd"/>
      <w:r w:rsidR="006D0691">
        <w:t xml:space="preserve"> </w:t>
      </w:r>
      <w:r w:rsidR="001B007E">
        <w:t>Random Forest</w:t>
      </w:r>
      <w:ins w:id="394" w:author="Cung Thanh Long" w:date="2021-04-14T15:56:00Z">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đương</w:t>
        </w:r>
        <w:proofErr w:type="spellEnd"/>
        <w:r>
          <w:t xml:space="preserve"> </w:t>
        </w:r>
        <w:proofErr w:type="spellStart"/>
        <w:r>
          <w:t>chéo</w:t>
        </w:r>
        <w:proofErr w:type="spellEnd"/>
        <w:r>
          <w:t xml:space="preserve"> </w:t>
        </w:r>
        <w:proofErr w:type="spellStart"/>
        <w:r>
          <w:t>chính</w:t>
        </w:r>
        <w:proofErr w:type="spellEnd"/>
        <w:r>
          <w:t xml:space="preserve"> </w:t>
        </w:r>
        <w:proofErr w:type="spellStart"/>
        <w:r>
          <w:t>thể</w:t>
        </w:r>
        <w:proofErr w:type="spellEnd"/>
        <w:r>
          <w:t xml:space="preserve"> </w:t>
        </w:r>
        <w:proofErr w:type="spellStart"/>
        <w:r>
          <w:t>hiện</w:t>
        </w:r>
        <w:proofErr w:type="spellEnd"/>
        <w:r>
          <w:t xml:space="preserve"> ỉ </w:t>
        </w:r>
        <w:proofErr w:type="spellStart"/>
        <w:r>
          <w:t>lên</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của</w:t>
        </w:r>
        <w:proofErr w:type="spellEnd"/>
        <w:r>
          <w:t xml:space="preserve"> </w:t>
        </w:r>
        <w:proofErr w:type="spellStart"/>
        <w:r>
          <w:t>từng</w:t>
        </w:r>
        <w:proofErr w:type="spellEnd"/>
        <w:r>
          <w:t xml:space="preserve"> </w:t>
        </w:r>
      </w:ins>
      <w:proofErr w:type="spellStart"/>
      <w:ins w:id="395" w:author="Cung Thanh Long" w:date="2021-04-14T15:57:00Z">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ins>
      <w:proofErr w:type="spellEnd"/>
      <w:del w:id="396" w:author="Cung Thanh Long" w:date="2021-04-14T15:56:00Z">
        <w:r w:rsidR="006D0691" w:rsidDel="00292A65">
          <w:delText>,</w:delText>
        </w:r>
      </w:del>
      <w:del w:id="397" w:author="Cung Thanh Long" w:date="2021-04-14T15:57:00Z">
        <w:r w:rsidR="006D0691" w:rsidDel="00292A65">
          <w:delText xml:space="preserve"> đường chéo là số mẫu dự đoán đúng với từng loại cảm xúc</w:delText>
        </w:r>
      </w:del>
      <w:r w:rsidR="006D0691">
        <w:t>.</w:t>
      </w:r>
      <w:ins w:id="398" w:author="Cung Thanh Long" w:date="2021-04-14T15:57:00Z">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không</w:t>
        </w:r>
        <w:proofErr w:type="spellEnd"/>
        <w:r>
          <w:t xml:space="preserve"> </w:t>
        </w:r>
        <w:proofErr w:type="spellStart"/>
        <w:r>
          <w:t>thuộc</w:t>
        </w:r>
        <w:proofErr w:type="spellEnd"/>
        <w:r>
          <w:t xml:space="preserve"> </w:t>
        </w:r>
        <w:proofErr w:type="spellStart"/>
        <w:r>
          <w:t>đường</w:t>
        </w:r>
        <w:proofErr w:type="spellEnd"/>
        <w:r>
          <w:t xml:space="preserve"> </w:t>
        </w:r>
        <w:proofErr w:type="spellStart"/>
        <w:r>
          <w:t>chéo</w:t>
        </w:r>
        <w:proofErr w:type="spellEnd"/>
        <w:r>
          <w:t xml:space="preserve"> </w:t>
        </w:r>
        <w:proofErr w:type="spellStart"/>
        <w:r>
          <w:t>chính</w:t>
        </w:r>
        <w:proofErr w:type="spellEnd"/>
        <w:r>
          <w:t xml:space="preserve"> </w:t>
        </w:r>
        <w:proofErr w:type="spellStart"/>
        <w:r>
          <w:t>thể</w:t>
        </w:r>
        <w:proofErr w:type="spellEnd"/>
        <w:r>
          <w:t xml:space="preserve"> </w:t>
        </w:r>
        <w:proofErr w:type="spellStart"/>
        <w:r>
          <w:t>hiện</w:t>
        </w:r>
        <w:proofErr w:type="spellEnd"/>
        <w:r>
          <w:t xml:space="preserve"> </w:t>
        </w:r>
      </w:ins>
      <w:proofErr w:type="spellStart"/>
      <w:ins w:id="399" w:author="Cung Thanh Long" w:date="2021-04-14T15:58:00Z">
        <w:r>
          <w:t>tỉ</w:t>
        </w:r>
        <w:proofErr w:type="spellEnd"/>
        <w:r>
          <w:t xml:space="preserve"> </w:t>
        </w:r>
        <w:proofErr w:type="spellStart"/>
        <w:r>
          <w:t>lệ</w:t>
        </w:r>
      </w:ins>
      <w:proofErr w:type="spellEnd"/>
      <w:ins w:id="400" w:author="Cung Thanh Long" w:date="2021-04-14T15:57:00Z">
        <w:r>
          <w:t xml:space="preserve"> </w:t>
        </w:r>
        <w:proofErr w:type="spellStart"/>
        <w:r>
          <w:t>nhận</w:t>
        </w:r>
        <w:proofErr w:type="spellEnd"/>
        <w:r>
          <w:t xml:space="preserve"> </w:t>
        </w:r>
        <w:proofErr w:type="spellStart"/>
        <w:r>
          <w:t>dạng</w:t>
        </w:r>
        <w:proofErr w:type="spellEnd"/>
        <w:r>
          <w:t xml:space="preserve"> </w:t>
        </w:r>
        <w:proofErr w:type="spellStart"/>
        <w:r>
          <w:t>nhầm</w:t>
        </w:r>
      </w:ins>
      <w:proofErr w:type="spellEnd"/>
      <w:ins w:id="401" w:author="Cung Thanh Long" w:date="2021-04-14T15:58:00Z">
        <w:r>
          <w:t xml:space="preserve"> </w:t>
        </w:r>
        <w:proofErr w:type="spellStart"/>
        <w:r>
          <w:t>của</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sang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w:t>
        </w:r>
      </w:ins>
    </w:p>
    <w:p w14:paraId="6938708F" w14:textId="77777777" w:rsidR="006D0691" w:rsidRDefault="006D0691" w:rsidP="006D0691">
      <w:pPr>
        <w:keepNext/>
        <w:jc w:val="center"/>
      </w:pPr>
      <w:r>
        <w:rPr>
          <w:noProof/>
        </w:rPr>
        <w:drawing>
          <wp:inline distT="0" distB="0" distL="0" distR="0" wp14:anchorId="025002AF" wp14:editId="52839E22">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3543177C" w14:textId="26A6DD25" w:rsidR="006D0691" w:rsidRDefault="006D0691" w:rsidP="006D0691">
      <w:pPr>
        <w:pStyle w:val="Caption"/>
      </w:pPr>
      <w:bookmarkStart w:id="402" w:name="_Ref68981933"/>
      <w:bookmarkStart w:id="403" w:name="_Toc69243412"/>
      <w:proofErr w:type="spellStart"/>
      <w:r>
        <w:t>Hình</w:t>
      </w:r>
      <w:proofErr w:type="spellEnd"/>
      <w:r>
        <w:t xml:space="preserve"> </w:t>
      </w:r>
      <w:fldSimple w:instr=" STYLEREF 1 \s ">
        <w:r w:rsidR="0032158F">
          <w:rPr>
            <w:noProof/>
          </w:rPr>
          <w:t>2</w:t>
        </w:r>
      </w:fldSimple>
      <w:r>
        <w:t>.</w:t>
      </w:r>
      <w:fldSimple w:instr=" SEQ Hình \* ARABIC \s 1 ">
        <w:r w:rsidR="0032158F">
          <w:rPr>
            <w:noProof/>
          </w:rPr>
          <w:t>12</w:t>
        </w:r>
      </w:fldSimple>
      <w:bookmarkEnd w:id="402"/>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với</w:t>
      </w:r>
      <w:proofErr w:type="spellEnd"/>
      <w:del w:id="404" w:author="Cung Thanh Long" w:date="2021-04-14T15:59:00Z">
        <w:r w:rsidDel="00292A65">
          <w:delText xml:space="preserve"> bộ</w:delText>
        </w:r>
      </w:del>
      <w:r>
        <w:t xml:space="preserve"> </w:t>
      </w:r>
      <w:proofErr w:type="spellStart"/>
      <w:r>
        <w:t>dữ</w:t>
      </w:r>
      <w:proofErr w:type="spellEnd"/>
      <w:r>
        <w:t xml:space="preserve"> </w:t>
      </w:r>
      <w:proofErr w:type="spellStart"/>
      <w:r>
        <w:t>liệu</w:t>
      </w:r>
      <w:proofErr w:type="spellEnd"/>
      <w:r>
        <w:t xml:space="preserve"> </w:t>
      </w:r>
      <w:proofErr w:type="spellStart"/>
      <w:ins w:id="405" w:author="Cung Thanh Long" w:date="2021-04-14T15:59:00Z">
        <w:r w:rsidR="00292A65">
          <w:t>không</w:t>
        </w:r>
        <w:proofErr w:type="spellEnd"/>
        <w:r w:rsidR="00292A65">
          <w:t xml:space="preserve"> </w:t>
        </w:r>
        <w:proofErr w:type="spellStart"/>
        <w:r w:rsidR="00292A65">
          <w:t>chồng</w:t>
        </w:r>
        <w:proofErr w:type="spellEnd"/>
        <w:r w:rsidR="00292A65">
          <w:t xml:space="preserve"> </w:t>
        </w:r>
        <w:proofErr w:type="spellStart"/>
        <w:r w:rsidR="00292A65">
          <w:t>chập</w:t>
        </w:r>
      </w:ins>
      <w:proofErr w:type="spellEnd"/>
      <w:del w:id="406" w:author="Cung Thanh Long" w:date="2021-04-14T15:59:00Z">
        <w:r w:rsidDel="00292A65">
          <w:delText>MIT</w:delText>
        </w:r>
      </w:del>
      <w:bookmarkEnd w:id="403"/>
    </w:p>
    <w:p w14:paraId="69E8BB59" w14:textId="77777777" w:rsidR="006D0691" w:rsidRDefault="006D0691" w:rsidP="006D0691">
      <w:pPr>
        <w:jc w:val="center"/>
      </w:pPr>
    </w:p>
    <w:p w14:paraId="2068343A" w14:textId="77777777" w:rsidR="006D0691" w:rsidRDefault="006D0691" w:rsidP="006D0691">
      <w:pPr>
        <w:keepNext/>
        <w:jc w:val="center"/>
      </w:pPr>
      <w:r>
        <w:rPr>
          <w:noProof/>
        </w:rPr>
        <w:lastRenderedPageBreak/>
        <w:drawing>
          <wp:inline distT="0" distB="0" distL="0" distR="0" wp14:anchorId="1E565ECA" wp14:editId="727F2D18">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58A86851" w14:textId="77777777" w:rsidR="006D0691" w:rsidRDefault="006D0691" w:rsidP="006D0691">
      <w:pPr>
        <w:pStyle w:val="Caption"/>
      </w:pPr>
      <w:bookmarkStart w:id="407" w:name="_Ref68981934"/>
      <w:bookmarkStart w:id="408" w:name="_Toc69243413"/>
      <w:proofErr w:type="spellStart"/>
      <w:r>
        <w:t>Hình</w:t>
      </w:r>
      <w:proofErr w:type="spellEnd"/>
      <w:r>
        <w:t xml:space="preserve"> </w:t>
      </w:r>
      <w:fldSimple w:instr=" STYLEREF 1 \s ">
        <w:r w:rsidR="0032158F">
          <w:rPr>
            <w:noProof/>
          </w:rPr>
          <w:t>2</w:t>
        </w:r>
      </w:fldSimple>
      <w:r>
        <w:t>.</w:t>
      </w:r>
      <w:fldSimple w:instr=" SEQ Hình \* ARABIC \s 1 ">
        <w:r w:rsidR="0032158F">
          <w:rPr>
            <w:noProof/>
          </w:rPr>
          <w:t>13</w:t>
        </w:r>
      </w:fldSimple>
      <w:bookmarkEnd w:id="407"/>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RF </w:t>
      </w:r>
      <w:proofErr w:type="spellStart"/>
      <w:r>
        <w:t>với</w:t>
      </w:r>
      <w:proofErr w:type="spellEnd"/>
      <w:del w:id="409" w:author="Cung Thanh Long" w:date="2021-04-14T15:59:00Z">
        <w:r w:rsidDel="00292A65">
          <w:delText xml:space="preserve"> bộ</w:delText>
        </w:r>
      </w:del>
      <w:r>
        <w:t xml:space="preserve"> </w:t>
      </w:r>
      <w:proofErr w:type="spellStart"/>
      <w:r>
        <w:t>dữ</w:t>
      </w:r>
      <w:proofErr w:type="spellEnd"/>
      <w:r>
        <w:t xml:space="preserve"> </w:t>
      </w:r>
      <w:proofErr w:type="spellStart"/>
      <w:r>
        <w:t>liệu</w:t>
      </w:r>
      <w:proofErr w:type="spellEnd"/>
      <w:r>
        <w:t xml:space="preserve"> MIT</w:t>
      </w:r>
      <w:bookmarkEnd w:id="408"/>
    </w:p>
    <w:p w14:paraId="76EE458B" w14:textId="77777777" w:rsidR="00BA51C3" w:rsidRDefault="006D0691" w:rsidP="00DF79EE">
      <w:pPr>
        <w:ind w:firstLine="562"/>
        <w:rPr>
          <w:ins w:id="410" w:author="Cung Thanh Long" w:date="2021-04-14T16:16:00Z"/>
        </w:rPr>
      </w:pP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ins w:id="411" w:author="Cung Thanh Long" w:date="2021-04-14T16:13:00Z">
        <w:r w:rsidR="00261153">
          <w:t xml:space="preserve"> (</w:t>
        </w:r>
        <w:proofErr w:type="spellStart"/>
        <w:r w:rsidR="00261153">
          <w:t>trung</w:t>
        </w:r>
        <w:proofErr w:type="spellEnd"/>
        <w:r w:rsidR="00261153">
          <w:t xml:space="preserve"> </w:t>
        </w:r>
        <w:proofErr w:type="spellStart"/>
        <w:r w:rsidR="00261153">
          <w:t>bình</w:t>
        </w:r>
        <w:proofErr w:type="spellEnd"/>
        <w:r w:rsidR="00261153">
          <w:t xml:space="preserve"> </w:t>
        </w:r>
        <w:proofErr w:type="spellStart"/>
        <w:r w:rsidR="00261153">
          <w:t>cho</w:t>
        </w:r>
        <w:proofErr w:type="spellEnd"/>
        <w:r w:rsidR="00261153">
          <w:t xml:space="preserve"> </w:t>
        </w:r>
        <w:proofErr w:type="spellStart"/>
        <w:r w:rsidR="00261153">
          <w:t>cả</w:t>
        </w:r>
        <w:proofErr w:type="spellEnd"/>
        <w:r w:rsidR="00261153">
          <w:t xml:space="preserve"> 8 </w:t>
        </w:r>
        <w:proofErr w:type="spellStart"/>
        <w:r w:rsidR="00261153">
          <w:t>loại</w:t>
        </w:r>
        <w:proofErr w:type="spellEnd"/>
        <w:r w:rsidR="00261153">
          <w:t xml:space="preserve"> </w:t>
        </w:r>
        <w:proofErr w:type="spellStart"/>
        <w:r w:rsidR="00261153">
          <w:t>cảm</w:t>
        </w:r>
        <w:proofErr w:type="spellEnd"/>
        <w:r w:rsidR="00261153">
          <w:t xml:space="preserve"> </w:t>
        </w:r>
        <w:proofErr w:type="spellStart"/>
        <w:r w:rsidR="00261153">
          <w:t>xúc</w:t>
        </w:r>
        <w:proofErr w:type="spellEnd"/>
        <w:r w:rsidR="00261153">
          <w:t xml:space="preserve"> </w:t>
        </w:r>
        <w:proofErr w:type="spellStart"/>
        <w:r w:rsidR="00261153">
          <w:t>khác</w:t>
        </w:r>
        <w:proofErr w:type="spellEnd"/>
        <w:r w:rsidR="00261153">
          <w:t xml:space="preserve"> </w:t>
        </w:r>
        <w:proofErr w:type="spellStart"/>
        <w:r w:rsidR="00261153">
          <w:t>nhau</w:t>
        </w:r>
        <w:proofErr w:type="spellEnd"/>
        <w:r w:rsidR="00261153">
          <w:t>)</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71,88% </w:t>
      </w:r>
      <w:proofErr w:type="spellStart"/>
      <w:r>
        <w:t>và</w:t>
      </w:r>
      <w:proofErr w:type="spellEnd"/>
      <w:r>
        <w:t xml:space="preserve"> 75,00%.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tốt</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 4%).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giận</w:t>
      </w:r>
      <w:proofErr w:type="spellEnd"/>
      <w:r>
        <w:t xml:space="preserve"> </w:t>
      </w:r>
      <w:proofErr w:type="spellStart"/>
      <w:r>
        <w:t>dữ</w:t>
      </w:r>
      <w:proofErr w:type="spellEnd"/>
      <w:r>
        <w:t xml:space="preserve"> </w:t>
      </w:r>
      <w:proofErr w:type="spellStart"/>
      <w:r>
        <w:t>và</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(90%),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thấp</w:t>
      </w:r>
      <w:proofErr w:type="spellEnd"/>
      <w:r>
        <w:t xml:space="preserve"> </w:t>
      </w:r>
      <w:proofErr w:type="spellStart"/>
      <w:r>
        <w:t>nhất</w:t>
      </w:r>
      <w:proofErr w:type="spellEnd"/>
      <w:r>
        <w:t xml:space="preserve"> (45%).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là</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và</w:t>
      </w:r>
      <w:proofErr w:type="spellEnd"/>
      <w:r>
        <w:t xml:space="preserve"> </w:t>
      </w:r>
      <w:proofErr w:type="spellStart"/>
      <w:r>
        <w:t>tôn</w:t>
      </w:r>
      <w:proofErr w:type="spellEnd"/>
      <w:r>
        <w:t xml:space="preserve"> </w:t>
      </w:r>
      <w:proofErr w:type="spellStart"/>
      <w:r>
        <w:t>trọng</w:t>
      </w:r>
      <w:proofErr w:type="spellEnd"/>
      <w:r>
        <w:t xml:space="preserve"> (90%)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r>
        <w:t xml:space="preserve"> (55%). </w:t>
      </w:r>
      <w:proofErr w:type="spellStart"/>
      <w:r>
        <w:t>Cả</w:t>
      </w:r>
      <w:proofErr w:type="spellEnd"/>
      <w:r>
        <w:t xml:space="preserve"> 2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đều</w:t>
      </w:r>
      <w:proofErr w:type="spellEnd"/>
      <w:r>
        <w:t xml:space="preserve"> </w:t>
      </w:r>
      <w:proofErr w:type="spellStart"/>
      <w:r>
        <w:t>chưa</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cao</w:t>
      </w:r>
      <w:proofErr w:type="spellEnd"/>
      <w:ins w:id="412" w:author="Cung Thanh Long" w:date="2021-04-14T16:14:00Z">
        <w:r w:rsidR="00261153">
          <w:t>.</w:t>
        </w:r>
      </w:ins>
      <w:del w:id="413" w:author="Cung Thanh Long" w:date="2021-04-14T16:14:00Z">
        <w:r w:rsidDel="00261153">
          <w:delText>,</w:delText>
        </w:r>
      </w:del>
      <w:r>
        <w:t xml:space="preserve"> </w:t>
      </w:r>
    </w:p>
    <w:p w14:paraId="4FB6BDB2" w14:textId="2AF4BAE2" w:rsidR="006D0691" w:rsidRDefault="00261153" w:rsidP="00DF79EE">
      <w:pPr>
        <w:ind w:firstLine="562"/>
      </w:pPr>
      <w:proofErr w:type="spellStart"/>
      <w:ins w:id="414" w:author="Cung Thanh Long" w:date="2021-04-14T16:14:00Z">
        <w:r>
          <w:t>Đ</w:t>
        </w:r>
      </w:ins>
      <w:del w:id="415" w:author="Cung Thanh Long" w:date="2021-04-14T16:14:00Z">
        <w:r w:rsidR="006D0691" w:rsidDel="00261153">
          <w:delText>đ</w:delText>
        </w:r>
      </w:del>
      <w:r w:rsidR="006D0691">
        <w:t>ể</w:t>
      </w:r>
      <w:proofErr w:type="spellEnd"/>
      <w:r w:rsidR="006D0691">
        <w:t xml:space="preserve"> </w:t>
      </w:r>
      <w:proofErr w:type="spellStart"/>
      <w:r w:rsidR="006D0691">
        <w:t>nâng</w:t>
      </w:r>
      <w:proofErr w:type="spellEnd"/>
      <w:r w:rsidR="006D0691">
        <w:t xml:space="preserve"> </w:t>
      </w:r>
      <w:proofErr w:type="spellStart"/>
      <w:r w:rsidR="006D0691">
        <w:t>cao</w:t>
      </w:r>
      <w:proofErr w:type="spellEnd"/>
      <w:r w:rsidR="006D0691">
        <w:t xml:space="preserve"> </w:t>
      </w:r>
      <w:proofErr w:type="spellStart"/>
      <w:ins w:id="416" w:author="Cung Thanh Long" w:date="2021-04-14T16:15:00Z">
        <w:r>
          <w:t>chất</w:t>
        </w:r>
        <w:proofErr w:type="spellEnd"/>
        <w:r>
          <w:t xml:space="preserve"> </w:t>
        </w:r>
        <w:proofErr w:type="spellStart"/>
        <w:r>
          <w:t>lượng</w:t>
        </w:r>
      </w:ins>
      <w:proofErr w:type="spellEnd"/>
      <w:del w:id="417" w:author="Cung Thanh Long" w:date="2021-04-14T16:15:00Z">
        <w:r w:rsidR="006D0691" w:rsidDel="00261153">
          <w:delText>khả năng</w:delText>
        </w:r>
      </w:del>
      <w:r w:rsidR="006D0691">
        <w:t xml:space="preserve"> </w:t>
      </w:r>
      <w:proofErr w:type="spellStart"/>
      <w:r w:rsidR="006D0691">
        <w:t>nhận</w:t>
      </w:r>
      <w:proofErr w:type="spellEnd"/>
      <w:r w:rsidR="006D0691">
        <w:t xml:space="preserve"> </w:t>
      </w:r>
      <w:proofErr w:type="spellStart"/>
      <w:r w:rsidR="006D0691">
        <w:t>dạng</w:t>
      </w:r>
      <w:proofErr w:type="spellEnd"/>
      <w:r w:rsidR="006D0691">
        <w:t xml:space="preserve"> </w:t>
      </w:r>
      <w:proofErr w:type="spellStart"/>
      <w:r w:rsidR="006D0691">
        <w:t>cho</w:t>
      </w:r>
      <w:proofErr w:type="spellEnd"/>
      <w:r w:rsidR="006D0691">
        <w:t xml:space="preserve"> </w:t>
      </w:r>
      <w:proofErr w:type="spellStart"/>
      <w:ins w:id="418" w:author="Cung Thanh Long" w:date="2021-04-14T16:16:00Z">
        <w:r w:rsidR="00BA51C3">
          <w:t>một</w:t>
        </w:r>
        <w:proofErr w:type="spellEnd"/>
        <w:r w:rsidR="00BA51C3">
          <w:t xml:space="preserve"> </w:t>
        </w:r>
        <w:proofErr w:type="spellStart"/>
        <w:r w:rsidR="00BA51C3">
          <w:t>kỹ</w:t>
        </w:r>
        <w:proofErr w:type="spellEnd"/>
        <w:r w:rsidR="00BA51C3">
          <w:t xml:space="preserve"> </w:t>
        </w:r>
        <w:proofErr w:type="spellStart"/>
        <w:r w:rsidR="00BA51C3">
          <w:t>thuật</w:t>
        </w:r>
        <w:proofErr w:type="spellEnd"/>
        <w:r w:rsidR="00BA51C3">
          <w:t xml:space="preserve"> </w:t>
        </w:r>
        <w:proofErr w:type="spellStart"/>
        <w:r w:rsidR="00BA51C3">
          <w:t>phân</w:t>
        </w:r>
        <w:proofErr w:type="spellEnd"/>
        <w:r w:rsidR="00BA51C3">
          <w:t xml:space="preserve"> </w:t>
        </w:r>
        <w:proofErr w:type="spellStart"/>
        <w:r w:rsidR="00BA51C3">
          <w:t>lớp</w:t>
        </w:r>
        <w:proofErr w:type="spellEnd"/>
        <w:r w:rsidR="00BA51C3">
          <w:t xml:space="preserve"> </w:t>
        </w:r>
        <w:proofErr w:type="spellStart"/>
        <w:r w:rsidR="00BA51C3">
          <w:t>chọn</w:t>
        </w:r>
        <w:proofErr w:type="spellEnd"/>
        <w:r w:rsidR="00BA51C3">
          <w:t xml:space="preserve"> </w:t>
        </w:r>
        <w:proofErr w:type="spellStart"/>
        <w:r w:rsidR="00BA51C3">
          <w:t>trước</w:t>
        </w:r>
        <w:proofErr w:type="spellEnd"/>
        <w:r w:rsidR="00BA51C3">
          <w:t xml:space="preserve">, </w:t>
        </w:r>
      </w:ins>
      <w:del w:id="419" w:author="Cung Thanh Long" w:date="2021-04-14T16:16:00Z">
        <w:r w:rsidR="006D0691" w:rsidDel="00BA51C3">
          <w:delText>mô hình</w:delText>
        </w:r>
      </w:del>
      <w:r w:rsidR="006D0691">
        <w:t xml:space="preserve"> </w:t>
      </w:r>
      <w:proofErr w:type="spellStart"/>
      <w:r w:rsidR="006D0691">
        <w:t>thì</w:t>
      </w:r>
      <w:proofErr w:type="spellEnd"/>
      <w:r w:rsidR="006D0691">
        <w:t xml:space="preserve"> </w:t>
      </w:r>
      <w:proofErr w:type="spellStart"/>
      <w:r w:rsidR="006D0691">
        <w:t>cần</w:t>
      </w:r>
      <w:proofErr w:type="spellEnd"/>
      <w:ins w:id="420" w:author="Cung Thanh Long" w:date="2021-04-14T16:14:00Z">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ins>
      <w:proofErr w:type="spellStart"/>
      <w:ins w:id="421" w:author="Cung Thanh Long" w:date="2021-04-14T16:15:00Z">
        <w:r>
          <w:t>tạo</w:t>
        </w:r>
        <w:proofErr w:type="spellEnd"/>
        <w:r>
          <w:t xml:space="preserve"> </w:t>
        </w:r>
        <w:proofErr w:type="spellStart"/>
        <w:r>
          <w:t>hợp</w:t>
        </w:r>
        <w:proofErr w:type="spellEnd"/>
        <w:r>
          <w:t xml:space="preserve"> </w:t>
        </w:r>
        <w:proofErr w:type="spellStart"/>
        <w:r>
          <w:t>lý</w:t>
        </w:r>
        <w:proofErr w:type="spellEnd"/>
        <w:r>
          <w:t xml:space="preserve"> </w:t>
        </w:r>
        <w:proofErr w:type="spellStart"/>
        <w:r>
          <w:t>hơn</w:t>
        </w:r>
      </w:ins>
      <w:proofErr w:type="spellEnd"/>
      <w:del w:id="422" w:author="Cung Thanh Long" w:date="2021-04-14T16:14:00Z">
        <w:r w:rsidR="006D0691" w:rsidDel="00261153">
          <w:delText xml:space="preserve"> thêm bổ sung</w:delText>
        </w:r>
      </w:del>
      <w:del w:id="423" w:author="Cung Thanh Long" w:date="2021-04-14T16:15:00Z">
        <w:r w:rsidR="006D0691" w:rsidDel="00261153">
          <w:delText xml:space="preserve"> dữ liệu trong quá trình huấn luyện để mô hình có thể học được nhiều thông tin hơn</w:delText>
        </w:r>
      </w:del>
      <w:r w:rsidR="006D0691">
        <w:t xml:space="preserve">. </w:t>
      </w:r>
      <w:proofErr w:type="spellStart"/>
      <w:r w:rsidR="006D0691">
        <w:t>Từ</w:t>
      </w:r>
      <w:proofErr w:type="spellEnd"/>
      <w:r w:rsidR="006D0691">
        <w:t xml:space="preserve"> </w:t>
      </w:r>
      <w:proofErr w:type="spellStart"/>
      <w:r w:rsidR="006D0691">
        <w:t>đó</w:t>
      </w:r>
      <w:proofErr w:type="spellEnd"/>
      <w:r w:rsidR="006D0691">
        <w:t xml:space="preserve">, </w:t>
      </w:r>
      <w:proofErr w:type="spellStart"/>
      <w:r w:rsidR="00AA4C3E">
        <w:t>trong</w:t>
      </w:r>
      <w:proofErr w:type="spellEnd"/>
      <w:r w:rsidR="00AA4C3E">
        <w:t xml:space="preserve"> </w:t>
      </w:r>
      <w:proofErr w:type="spellStart"/>
      <w:r w:rsidR="00AA4C3E">
        <w:t>chương</w:t>
      </w:r>
      <w:proofErr w:type="spellEnd"/>
      <w:r w:rsidR="00AA4C3E">
        <w:t xml:space="preserve"> 3 </w:t>
      </w:r>
      <w:proofErr w:type="spellStart"/>
      <w:r w:rsidR="00AA4C3E">
        <w:t>sẽ</w:t>
      </w:r>
      <w:proofErr w:type="spellEnd"/>
      <w:r w:rsidR="00AA4C3E">
        <w:t xml:space="preserve"> </w:t>
      </w:r>
      <w:proofErr w:type="spellStart"/>
      <w:r w:rsidR="00AA4C3E">
        <w:t>tập</w:t>
      </w:r>
      <w:proofErr w:type="spellEnd"/>
      <w:r w:rsidR="00AA4C3E">
        <w:t xml:space="preserve"> </w:t>
      </w:r>
      <w:proofErr w:type="spellStart"/>
      <w:r w:rsidR="00AA4C3E">
        <w:t>trung</w:t>
      </w:r>
      <w:proofErr w:type="spellEnd"/>
      <w:r w:rsidR="00AA4C3E">
        <w:t xml:space="preserve"> </w:t>
      </w:r>
      <w:proofErr w:type="spellStart"/>
      <w:ins w:id="424" w:author="Cung Thanh Long" w:date="2021-04-14T16:17:00Z">
        <w:r w:rsidR="00BA51C3">
          <w:t>thử</w:t>
        </w:r>
        <w:proofErr w:type="spellEnd"/>
        <w:r w:rsidR="00BA51C3">
          <w:t xml:space="preserve"> </w:t>
        </w:r>
        <w:proofErr w:type="spellStart"/>
        <w:r w:rsidR="00BA51C3">
          <w:t>nghiệm</w:t>
        </w:r>
        <w:proofErr w:type="spellEnd"/>
        <w:r w:rsidR="00BA51C3">
          <w:t xml:space="preserve"> </w:t>
        </w:r>
        <w:proofErr w:type="spellStart"/>
        <w:r w:rsidR="00BA51C3">
          <w:t>giải</w:t>
        </w:r>
        <w:proofErr w:type="spellEnd"/>
        <w:r w:rsidR="00BA51C3">
          <w:t xml:space="preserve"> </w:t>
        </w:r>
        <w:proofErr w:type="spellStart"/>
        <w:r w:rsidR="00BA51C3">
          <w:t>pháp</w:t>
        </w:r>
      </w:ins>
      <w:proofErr w:type="spellEnd"/>
      <w:del w:id="425" w:author="Cung Thanh Long" w:date="2021-04-14T16:17:00Z">
        <w:r w:rsidR="00AA4C3E" w:rsidDel="00BA51C3">
          <w:delText>nghiên cứu phương pháp</w:delText>
        </w:r>
      </w:del>
      <w:r w:rsidR="00AA4C3E">
        <w:t xml:space="preserve"> </w:t>
      </w:r>
      <w:proofErr w:type="spellStart"/>
      <w:r w:rsidR="006D0691">
        <w:t>chồng</w:t>
      </w:r>
      <w:proofErr w:type="spellEnd"/>
      <w:r w:rsidR="006D0691">
        <w:t xml:space="preserve"> </w:t>
      </w:r>
      <w:proofErr w:type="spellStart"/>
      <w:r w:rsidR="006D0691">
        <w:t>chập</w:t>
      </w:r>
      <w:proofErr w:type="spellEnd"/>
      <w:del w:id="426" w:author="Cung Thanh Long" w:date="2021-04-14T16:17:00Z">
        <w:r w:rsidR="006D0691" w:rsidDel="00BA51C3">
          <w:delText xml:space="preserve"> các</w:delText>
        </w:r>
      </w:del>
      <w:r w:rsidR="006D0691">
        <w:t xml:space="preserve"> </w:t>
      </w:r>
      <w:proofErr w:type="spellStart"/>
      <w:r w:rsidR="006D0691">
        <w:t>dữ</w:t>
      </w:r>
      <w:proofErr w:type="spellEnd"/>
      <w:r w:rsidR="006D0691">
        <w:t xml:space="preserve"> </w:t>
      </w:r>
      <w:proofErr w:type="spellStart"/>
      <w:r w:rsidR="006D0691">
        <w:t>liệu</w:t>
      </w:r>
      <w:proofErr w:type="spellEnd"/>
      <w:r w:rsidR="006D0691">
        <w:t xml:space="preserve"> </w:t>
      </w:r>
      <w:proofErr w:type="spellStart"/>
      <w:r w:rsidR="006D0691">
        <w:t>đầu</w:t>
      </w:r>
      <w:proofErr w:type="spellEnd"/>
      <w:r w:rsidR="006D0691">
        <w:t xml:space="preserve"> </w:t>
      </w:r>
      <w:proofErr w:type="spellStart"/>
      <w:r w:rsidR="006D0691">
        <w:t>vào</w:t>
      </w:r>
      <w:proofErr w:type="spellEnd"/>
      <w:ins w:id="427" w:author="Cung Thanh Long" w:date="2021-04-14T16:21:00Z">
        <w:r w:rsidR="00BA51C3">
          <w:t>.</w:t>
        </w:r>
      </w:ins>
      <w:del w:id="428" w:author="Cung Thanh Long" w:date="2021-04-14T16:21:00Z">
        <w:r w:rsidR="00AA4C3E" w:rsidDel="00BA51C3">
          <w:delText>,</w:delText>
        </w:r>
      </w:del>
      <w:r w:rsidR="00AA4C3E">
        <w:t xml:space="preserve"> </w:t>
      </w:r>
      <w:proofErr w:type="spellStart"/>
      <w:ins w:id="429" w:author="Cung Thanh Long" w:date="2021-04-14T16:21:00Z">
        <w:r w:rsidR="00BA51C3">
          <w:t>M</w:t>
        </w:r>
      </w:ins>
      <w:del w:id="430" w:author="Cung Thanh Long" w:date="2021-04-14T16:21:00Z">
        <w:r w:rsidR="00AA4C3E" w:rsidDel="00BA51C3">
          <w:delText>m</w:delText>
        </w:r>
      </w:del>
      <w:r w:rsidR="00AA4C3E">
        <w:t>ục</w:t>
      </w:r>
      <w:proofErr w:type="spellEnd"/>
      <w:r w:rsidR="00AA4C3E">
        <w:t xml:space="preserve"> </w:t>
      </w:r>
      <w:proofErr w:type="spellStart"/>
      <w:r w:rsidR="00AA4C3E">
        <w:t>đích</w:t>
      </w:r>
      <w:proofErr w:type="spellEnd"/>
      <w:ins w:id="431" w:author="Cung Thanh Long" w:date="2021-04-14T16:21:00Z">
        <w:r w:rsidR="00BA51C3">
          <w:t xml:space="preserve"> </w:t>
        </w:r>
        <w:proofErr w:type="spellStart"/>
        <w:r w:rsidR="00BA51C3">
          <w:t>là</w:t>
        </w:r>
      </w:ins>
      <w:proofErr w:type="spellEnd"/>
      <w:r w:rsidR="00AA4C3E">
        <w:t xml:space="preserve"> </w:t>
      </w:r>
      <w:proofErr w:type="spellStart"/>
      <w:r w:rsidR="00AA4C3E">
        <w:t>giúp</w:t>
      </w:r>
      <w:proofErr w:type="spellEnd"/>
      <w:del w:id="432" w:author="Cung Thanh Long" w:date="2021-04-14T16:21:00Z">
        <w:r w:rsidR="00AA4C3E" w:rsidDel="00BA51C3">
          <w:delText xml:space="preserve"> làm</w:delText>
        </w:r>
      </w:del>
      <w:r w:rsidR="006D0691">
        <w:t xml:space="preserve"> </w:t>
      </w:r>
      <w:proofErr w:type="spellStart"/>
      <w:r w:rsidR="006D0691">
        <w:t>tăng</w:t>
      </w:r>
      <w:proofErr w:type="spellEnd"/>
      <w:r w:rsidR="006D0691">
        <w:t xml:space="preserve"> </w:t>
      </w:r>
      <w:proofErr w:type="spellStart"/>
      <w:r w:rsidR="006D0691">
        <w:t>số</w:t>
      </w:r>
      <w:proofErr w:type="spellEnd"/>
      <w:r w:rsidR="006D0691">
        <w:t xml:space="preserve"> </w:t>
      </w:r>
      <w:proofErr w:type="spellStart"/>
      <w:r w:rsidR="006D0691">
        <w:t>lượng</w:t>
      </w:r>
      <w:proofErr w:type="spellEnd"/>
      <w:r w:rsidR="006D0691">
        <w:t xml:space="preserve"> </w:t>
      </w:r>
      <w:proofErr w:type="spellStart"/>
      <w:r w:rsidR="006D0691">
        <w:t>mẫu</w:t>
      </w:r>
      <w:proofErr w:type="spellEnd"/>
      <w:r w:rsidR="006D0691">
        <w:t xml:space="preserve"> </w:t>
      </w:r>
      <w:proofErr w:type="spellStart"/>
      <w:r w:rsidR="006D0691">
        <w:t>huấn</w:t>
      </w:r>
      <w:proofErr w:type="spellEnd"/>
      <w:r w:rsidR="006D0691">
        <w:t xml:space="preserve"> </w:t>
      </w:r>
      <w:proofErr w:type="spellStart"/>
      <w:r w:rsidR="006D0691">
        <w:t>luyện</w:t>
      </w:r>
      <w:proofErr w:type="spellEnd"/>
      <w:ins w:id="433" w:author="Cung Thanh Long" w:date="2021-04-14T16:18:00Z">
        <w:r w:rsidR="00BA51C3">
          <w:t xml:space="preserve">, </w:t>
        </w:r>
        <w:proofErr w:type="spellStart"/>
        <w:r w:rsidR="00BA51C3">
          <w:t>đồng</w:t>
        </w:r>
        <w:proofErr w:type="spellEnd"/>
        <w:r w:rsidR="00BA51C3">
          <w:t xml:space="preserve"> </w:t>
        </w:r>
        <w:proofErr w:type="spellStart"/>
        <w:r w:rsidR="00BA51C3">
          <w:t>thời</w:t>
        </w:r>
        <w:proofErr w:type="spellEnd"/>
        <w:r w:rsidR="00BA51C3">
          <w:t xml:space="preserve"> </w:t>
        </w:r>
        <w:proofErr w:type="spellStart"/>
        <w:r w:rsidR="00BA51C3">
          <w:t>t</w:t>
        </w:r>
      </w:ins>
      <w:ins w:id="434" w:author="Cung Thanh Long" w:date="2021-04-14T16:21:00Z">
        <w:r w:rsidR="00BA51C3">
          <w:t>ă</w:t>
        </w:r>
      </w:ins>
      <w:ins w:id="435" w:author="Cung Thanh Long" w:date="2021-04-14T16:18:00Z">
        <w:r w:rsidR="00BA51C3">
          <w:t>ng</w:t>
        </w:r>
        <w:proofErr w:type="spellEnd"/>
        <w:r w:rsidR="00BA51C3">
          <w:t xml:space="preserve"> </w:t>
        </w:r>
      </w:ins>
      <w:proofErr w:type="spellStart"/>
      <w:ins w:id="436" w:author="Cung Thanh Long" w:date="2021-04-14T16:20:00Z">
        <w:r w:rsidR="00BA51C3">
          <w:t>tính</w:t>
        </w:r>
        <w:proofErr w:type="spellEnd"/>
        <w:r w:rsidR="00BA51C3">
          <w:t xml:space="preserve"> </w:t>
        </w:r>
        <w:proofErr w:type="spellStart"/>
        <w:r w:rsidR="00BA51C3">
          <w:t>đồng</w:t>
        </w:r>
        <w:proofErr w:type="spellEnd"/>
        <w:r w:rsidR="00BA51C3">
          <w:t xml:space="preserve"> </w:t>
        </w:r>
        <w:proofErr w:type="spellStart"/>
        <w:r w:rsidR="00BA51C3">
          <w:t>nhất</w:t>
        </w:r>
        <w:proofErr w:type="spellEnd"/>
        <w:r w:rsidR="00BA51C3">
          <w:t xml:space="preserve"> </w:t>
        </w:r>
        <w:proofErr w:type="spellStart"/>
        <w:r w:rsidR="00BA51C3">
          <w:t>về</w:t>
        </w:r>
        <w:proofErr w:type="spellEnd"/>
        <w:r w:rsidR="00BA51C3">
          <w:t xml:space="preserve"> </w:t>
        </w:r>
        <w:proofErr w:type="spellStart"/>
        <w:r w:rsidR="00BA51C3">
          <w:t>đặc</w:t>
        </w:r>
        <w:proofErr w:type="spellEnd"/>
        <w:r w:rsidR="00BA51C3">
          <w:t xml:space="preserve"> </w:t>
        </w:r>
        <w:proofErr w:type="spellStart"/>
        <w:r w:rsidR="00BA51C3">
          <w:t>điểm</w:t>
        </w:r>
        <w:proofErr w:type="spellEnd"/>
        <w:r w:rsidR="00BA51C3">
          <w:t xml:space="preserve"> </w:t>
        </w:r>
        <w:proofErr w:type="spellStart"/>
        <w:r w:rsidR="00BA51C3">
          <w:t>của</w:t>
        </w:r>
        <w:proofErr w:type="spellEnd"/>
        <w:r w:rsidR="00BA51C3">
          <w:t xml:space="preserve"> </w:t>
        </w:r>
        <w:proofErr w:type="spellStart"/>
        <w:r w:rsidR="00BA51C3">
          <w:t>dữ</w:t>
        </w:r>
        <w:proofErr w:type="spellEnd"/>
        <w:r w:rsidR="00BA51C3">
          <w:t xml:space="preserve"> </w:t>
        </w:r>
        <w:proofErr w:type="spellStart"/>
        <w:r w:rsidR="00BA51C3">
          <w:t>liệu</w:t>
        </w:r>
        <w:proofErr w:type="spellEnd"/>
        <w:r w:rsidR="00BA51C3">
          <w:t xml:space="preserve"> </w:t>
        </w:r>
      </w:ins>
      <w:proofErr w:type="spellStart"/>
      <w:ins w:id="437" w:author="Cung Thanh Long" w:date="2021-04-14T16:21:00Z">
        <w:r w:rsidR="00BA51C3">
          <w:t>đặc</w:t>
        </w:r>
        <w:proofErr w:type="spellEnd"/>
        <w:r w:rsidR="00BA51C3">
          <w:t xml:space="preserve"> </w:t>
        </w:r>
        <w:proofErr w:type="spellStart"/>
        <w:r w:rsidR="00BA51C3">
          <w:t>trưng</w:t>
        </w:r>
        <w:proofErr w:type="spellEnd"/>
        <w:r w:rsidR="00BA51C3">
          <w:t xml:space="preserve"> </w:t>
        </w:r>
        <w:proofErr w:type="spellStart"/>
        <w:r w:rsidR="00BA51C3">
          <w:t>cho</w:t>
        </w:r>
        <w:proofErr w:type="spellEnd"/>
        <w:r w:rsidR="00BA51C3">
          <w:t xml:space="preserve"> </w:t>
        </w:r>
        <w:proofErr w:type="spellStart"/>
        <w:r w:rsidR="00BA51C3">
          <w:t>m</w:t>
        </w:r>
      </w:ins>
      <w:ins w:id="438" w:author="Cung Thanh Long" w:date="2021-04-14T16:22:00Z">
        <w:r w:rsidR="00BA51C3">
          <w:t>ỗi</w:t>
        </w:r>
      </w:ins>
      <w:proofErr w:type="spellEnd"/>
      <w:ins w:id="439" w:author="Cung Thanh Long" w:date="2021-04-14T16:21:00Z">
        <w:r w:rsidR="00BA51C3">
          <w:t xml:space="preserve"> </w:t>
        </w:r>
        <w:proofErr w:type="spellStart"/>
        <w:r w:rsidR="00BA51C3">
          <w:t>loại</w:t>
        </w:r>
        <w:proofErr w:type="spellEnd"/>
        <w:r w:rsidR="00BA51C3">
          <w:t xml:space="preserve"> </w:t>
        </w:r>
        <w:proofErr w:type="spellStart"/>
        <w:r w:rsidR="00BA51C3">
          <w:t>cảm</w:t>
        </w:r>
        <w:proofErr w:type="spellEnd"/>
        <w:r w:rsidR="00BA51C3">
          <w:t xml:space="preserve"> </w:t>
        </w:r>
        <w:proofErr w:type="spellStart"/>
        <w:r w:rsidR="00BA51C3">
          <w:t>xúc</w:t>
        </w:r>
      </w:ins>
      <w:proofErr w:type="spellEnd"/>
      <w:ins w:id="440" w:author="Cung Thanh Long" w:date="2021-04-14T16:22:00Z">
        <w:r w:rsidR="00BA51C3">
          <w:t xml:space="preserve">. Qua </w:t>
        </w:r>
        <w:proofErr w:type="spellStart"/>
        <w:r w:rsidR="00BA51C3">
          <w:t>đó</w:t>
        </w:r>
      </w:ins>
      <w:proofErr w:type="spellEnd"/>
      <w:ins w:id="441" w:author="Cung Thanh Long" w:date="2021-04-14T16:23:00Z">
        <w:r w:rsidR="00BA51C3">
          <w:t xml:space="preserve">, </w:t>
        </w:r>
        <w:proofErr w:type="spellStart"/>
        <w:r w:rsidR="00BA51C3">
          <w:t>làm</w:t>
        </w:r>
        <w:proofErr w:type="spellEnd"/>
        <w:r w:rsidR="00BA51C3">
          <w:t xml:space="preserve"> </w:t>
        </w:r>
        <w:proofErr w:type="spellStart"/>
        <w:r w:rsidR="00BA51C3">
          <w:t>giàu</w:t>
        </w:r>
        <w:proofErr w:type="spellEnd"/>
        <w:r w:rsidR="00BA51C3">
          <w:t xml:space="preserve"> </w:t>
        </w:r>
        <w:proofErr w:type="spellStart"/>
        <w:r w:rsidR="00BA51C3">
          <w:t>thông</w:t>
        </w:r>
        <w:proofErr w:type="spellEnd"/>
        <w:r w:rsidR="00BA51C3">
          <w:t xml:space="preserve"> tin </w:t>
        </w:r>
        <w:proofErr w:type="spellStart"/>
        <w:r w:rsidR="00BA51C3">
          <w:t>hữu</w:t>
        </w:r>
        <w:proofErr w:type="spellEnd"/>
        <w:r w:rsidR="00BA51C3">
          <w:t xml:space="preserve"> </w:t>
        </w:r>
        <w:proofErr w:type="spellStart"/>
        <w:r w:rsidR="00BA51C3">
          <w:t>ích</w:t>
        </w:r>
        <w:proofErr w:type="spellEnd"/>
        <w:r w:rsidR="00BA51C3">
          <w:t xml:space="preserve"> </w:t>
        </w:r>
        <w:proofErr w:type="spellStart"/>
        <w:r w:rsidR="00BA51C3">
          <w:t>cho</w:t>
        </w:r>
        <w:proofErr w:type="spellEnd"/>
        <w:r w:rsidR="00BA51C3">
          <w:t xml:space="preserve"> </w:t>
        </w:r>
        <w:proofErr w:type="spellStart"/>
        <w:r w:rsidR="00BA51C3">
          <w:t>các</w:t>
        </w:r>
        <w:proofErr w:type="spellEnd"/>
        <w:r w:rsidR="00BA51C3">
          <w:t xml:space="preserve"> </w:t>
        </w:r>
        <w:proofErr w:type="spellStart"/>
        <w:r w:rsidR="00BA51C3">
          <w:t>tập</w:t>
        </w:r>
        <w:proofErr w:type="spellEnd"/>
        <w:r w:rsidR="00BA51C3">
          <w:t xml:space="preserve"> </w:t>
        </w:r>
        <w:proofErr w:type="spellStart"/>
        <w:r w:rsidR="00BA51C3">
          <w:t>mẫu</w:t>
        </w:r>
        <w:proofErr w:type="spellEnd"/>
        <w:r w:rsidR="00BA51C3">
          <w:t xml:space="preserve"> </w:t>
        </w:r>
        <w:proofErr w:type="spellStart"/>
        <w:r w:rsidR="00BA51C3">
          <w:t>huấn</w:t>
        </w:r>
        <w:proofErr w:type="spellEnd"/>
        <w:r w:rsidR="00BA51C3">
          <w:t xml:space="preserve"> </w:t>
        </w:r>
        <w:proofErr w:type="spellStart"/>
        <w:r w:rsidR="00BA51C3">
          <w:t>luyện</w:t>
        </w:r>
        <w:proofErr w:type="spellEnd"/>
        <w:r w:rsidR="00BA51C3">
          <w:t xml:space="preserve"> </w:t>
        </w:r>
        <w:proofErr w:type="spellStart"/>
        <w:r w:rsidR="00BA51C3">
          <w:t>và</w:t>
        </w:r>
        <w:proofErr w:type="spellEnd"/>
        <w:r w:rsidR="00BA51C3">
          <w:t xml:space="preserve"> </w:t>
        </w:r>
        <w:proofErr w:type="spellStart"/>
        <w:r w:rsidR="00BA51C3">
          <w:t>thử</w:t>
        </w:r>
        <w:proofErr w:type="spellEnd"/>
        <w:r w:rsidR="00BA51C3">
          <w:t xml:space="preserve"> </w:t>
        </w:r>
        <w:proofErr w:type="spellStart"/>
        <w:r w:rsidR="00BA51C3">
          <w:t>nghiệm</w:t>
        </w:r>
      </w:ins>
      <w:proofErr w:type="spellEnd"/>
      <w:del w:id="442" w:author="Cung Thanh Long" w:date="2021-04-14T16:18:00Z">
        <w:r w:rsidR="006D0691" w:rsidDel="00BA51C3">
          <w:delText xml:space="preserve"> </w:delText>
        </w:r>
        <w:r w:rsidR="00AA4C3E" w:rsidDel="00BA51C3">
          <w:delText>đầu vào</w:delText>
        </w:r>
      </w:del>
      <w:del w:id="443" w:author="Cung Thanh Long" w:date="2021-04-14T16:23:00Z">
        <w:r w:rsidR="00AA4C3E" w:rsidDel="00BA51C3">
          <w:delText xml:space="preserve"> cho 2 mô hình phân lớp SVM và Random Forest</w:delText>
        </w:r>
      </w:del>
      <w:r w:rsidR="006D0691">
        <w:t>.</w:t>
      </w:r>
    </w:p>
    <w:p w14:paraId="30984070" w14:textId="77777777" w:rsidR="00E47528" w:rsidRDefault="00E47528" w:rsidP="00BD4EFF">
      <w:pPr>
        <w:spacing w:before="0" w:line="240" w:lineRule="auto"/>
        <w:ind w:firstLine="567"/>
      </w:pPr>
      <w:r>
        <w:br w:type="page"/>
      </w:r>
    </w:p>
    <w:p w14:paraId="5BECDC4E" w14:textId="77777777" w:rsidR="00E47528" w:rsidRDefault="00E47528" w:rsidP="00E47528">
      <w:pPr>
        <w:pStyle w:val="Heading1"/>
      </w:pPr>
      <w:bookmarkStart w:id="444" w:name="_Toc69243372"/>
      <w:r>
        <w:lastRenderedPageBreak/>
        <w:t>TỔ CHỨC DỮ LIỆU ĐẦU VÀO NÂNG CAO CHẤT LƯỢNG NHẬN DẠNG CẢM XÚC</w:t>
      </w:r>
      <w:bookmarkEnd w:id="444"/>
    </w:p>
    <w:p w14:paraId="28CC9173" w14:textId="3D91F1BE" w:rsidR="00B31734" w:rsidDel="00D03BC4" w:rsidRDefault="00B26C48" w:rsidP="001C2354">
      <w:pPr>
        <w:pStyle w:val="Heading2"/>
        <w:rPr>
          <w:del w:id="445" w:author="Cung Thanh Long" w:date="2021-04-14T16:26:00Z"/>
        </w:rPr>
      </w:pPr>
      <w:bookmarkStart w:id="446" w:name="_Toc69243373"/>
      <w:del w:id="447" w:author="Cung Thanh Long" w:date="2021-04-14T16:26:00Z">
        <w:r w:rsidDel="00D03BC4">
          <w:delText xml:space="preserve">Nguyên tắc chồng chập </w:delText>
        </w:r>
        <w:r w:rsidRPr="001C2354" w:rsidDel="00D03BC4">
          <w:delText>dữ</w:delText>
        </w:r>
        <w:r w:rsidDel="00D03BC4">
          <w:delText xml:space="preserve"> liệu</w:delText>
        </w:r>
        <w:bookmarkEnd w:id="446"/>
      </w:del>
    </w:p>
    <w:p w14:paraId="18C27635" w14:textId="77777777" w:rsidR="006758E6" w:rsidRDefault="001B007E" w:rsidP="001B007E">
      <w:pPr>
        <w:ind w:firstLine="567"/>
        <w:rPr>
          <w:ins w:id="448" w:author="Cung Thanh Long" w:date="2021-04-14T16:28:00Z"/>
        </w:rPr>
      </w:pPr>
      <w:proofErr w:type="spellStart"/>
      <w:r>
        <w:t>Cách</w:t>
      </w:r>
      <w:proofErr w:type="spellEnd"/>
      <w:r>
        <w:t xml:space="preserve"> chia </w:t>
      </w:r>
      <w:proofErr w:type="spellStart"/>
      <w:r>
        <w:t>tách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trong</w:t>
      </w:r>
      <w:proofErr w:type="spellEnd"/>
      <w:r>
        <w:t xml:space="preserve"> </w:t>
      </w:r>
      <w:proofErr w:type="spellStart"/>
      <w:r>
        <w:t>chương</w:t>
      </w:r>
      <w:proofErr w:type="spellEnd"/>
      <w:r>
        <w:t xml:space="preserve"> 2</w:t>
      </w:r>
      <w:ins w:id="449" w:author="Cung Thanh Long" w:date="2021-04-14T16:27:00Z">
        <w:r w:rsidR="006758E6">
          <w:t xml:space="preserve">, </w:t>
        </w:r>
        <w:proofErr w:type="spellStart"/>
        <w:r w:rsidR="006758E6">
          <w:t>trong</w:t>
        </w:r>
        <w:proofErr w:type="spellEnd"/>
        <w:r w:rsidR="006758E6">
          <w:t xml:space="preserve"> </w:t>
        </w:r>
        <w:proofErr w:type="spellStart"/>
        <w:r w:rsidR="006758E6">
          <w:t>đó</w:t>
        </w:r>
        <w:proofErr w:type="spellEnd"/>
        <w:r w:rsidR="006758E6">
          <w:t xml:space="preserve"> </w:t>
        </w:r>
        <w:proofErr w:type="spellStart"/>
        <w:r w:rsidR="006758E6">
          <w:t>chuẩn</w:t>
        </w:r>
        <w:proofErr w:type="spellEnd"/>
        <w:r w:rsidR="006758E6">
          <w:t xml:space="preserve"> </w:t>
        </w:r>
        <w:proofErr w:type="spellStart"/>
        <w:r w:rsidR="006758E6">
          <w:t>hóa</w:t>
        </w:r>
        <w:proofErr w:type="spellEnd"/>
        <w:r w:rsidR="006758E6">
          <w:t xml:space="preserve"> </w:t>
        </w:r>
        <w:proofErr w:type="spellStart"/>
        <w:r w:rsidR="006758E6">
          <w:t>các</w:t>
        </w:r>
        <w:proofErr w:type="spellEnd"/>
        <w:r w:rsidR="006758E6">
          <w:t xml:space="preserve"> </w:t>
        </w:r>
        <w:proofErr w:type="spellStart"/>
        <w:r w:rsidR="006758E6">
          <w:t>đoạn</w:t>
        </w:r>
        <w:proofErr w:type="spellEnd"/>
        <w:r w:rsidR="006758E6">
          <w:t xml:space="preserve"> </w:t>
        </w:r>
        <w:proofErr w:type="spellStart"/>
        <w:r w:rsidR="006758E6">
          <w:t>dữ</w:t>
        </w:r>
        <w:proofErr w:type="spellEnd"/>
        <w:r w:rsidR="006758E6">
          <w:t xml:space="preserve"> </w:t>
        </w:r>
        <w:proofErr w:type="spellStart"/>
        <w:r w:rsidR="006758E6">
          <w:t>liệu</w:t>
        </w:r>
        <w:proofErr w:type="spellEnd"/>
        <w:r w:rsidR="006758E6">
          <w:t xml:space="preserve"> </w:t>
        </w:r>
        <w:proofErr w:type="spellStart"/>
        <w:r w:rsidR="006758E6">
          <w:t>nhận</w:t>
        </w:r>
        <w:proofErr w:type="spellEnd"/>
        <w:r w:rsidR="006758E6">
          <w:t xml:space="preserve"> </w:t>
        </w:r>
        <w:proofErr w:type="spellStart"/>
        <w:r w:rsidR="006758E6">
          <w:t>dạng</w:t>
        </w:r>
        <w:proofErr w:type="spellEnd"/>
        <w:r w:rsidR="006758E6">
          <w:t xml:space="preserve"> </w:t>
        </w:r>
        <w:proofErr w:type="spellStart"/>
        <w:r w:rsidR="006758E6">
          <w:t>có</w:t>
        </w:r>
        <w:proofErr w:type="spellEnd"/>
        <w:r w:rsidR="006758E6">
          <w:t xml:space="preserve"> </w:t>
        </w:r>
        <w:proofErr w:type="spellStart"/>
        <w:r w:rsidR="006758E6">
          <w:t>độ</w:t>
        </w:r>
        <w:proofErr w:type="spellEnd"/>
        <w:r w:rsidR="006758E6">
          <w:t xml:space="preserve"> </w:t>
        </w:r>
        <w:proofErr w:type="spellStart"/>
        <w:r w:rsidR="006758E6">
          <w:t>dài</w:t>
        </w:r>
        <w:proofErr w:type="spellEnd"/>
        <w:r w:rsidR="006758E6">
          <w:t xml:space="preserve"> 10s</w:t>
        </w:r>
      </w:ins>
      <w:r>
        <w:t>,</w:t>
      </w:r>
      <w:ins w:id="450" w:author="Cung Thanh Long" w:date="2021-04-14T16:27:00Z">
        <w:r w:rsidR="006758E6">
          <w:t xml:space="preserve"> </w:t>
        </w:r>
        <w:proofErr w:type="spellStart"/>
        <w:r w:rsidR="006758E6">
          <w:t>Có</w:t>
        </w:r>
        <w:proofErr w:type="spellEnd"/>
        <w:r w:rsidR="006758E6">
          <w:t xml:space="preserve"> </w:t>
        </w:r>
        <w:proofErr w:type="spellStart"/>
        <w:r w:rsidR="006758E6">
          <w:t>hai</w:t>
        </w:r>
        <w:proofErr w:type="spellEnd"/>
        <w:r w:rsidR="006758E6">
          <w:t xml:space="preserve"> </w:t>
        </w:r>
        <w:proofErr w:type="spellStart"/>
        <w:r w:rsidR="006758E6">
          <w:t>cách</w:t>
        </w:r>
        <w:proofErr w:type="spellEnd"/>
        <w:r w:rsidR="006758E6">
          <w:t xml:space="preserve"> </w:t>
        </w:r>
        <w:proofErr w:type="spellStart"/>
        <w:r w:rsidR="006758E6">
          <w:t>tổ</w:t>
        </w:r>
        <w:proofErr w:type="spellEnd"/>
        <w:r w:rsidR="006758E6">
          <w:t xml:space="preserve"> </w:t>
        </w:r>
        <w:proofErr w:type="spellStart"/>
        <w:r w:rsidR="006758E6">
          <w:t>chức</w:t>
        </w:r>
        <w:proofErr w:type="spellEnd"/>
        <w:r w:rsidR="006758E6">
          <w:t xml:space="preserve"> </w:t>
        </w:r>
        <w:proofErr w:type="spellStart"/>
        <w:r w:rsidR="006758E6">
          <w:t>dữ</w:t>
        </w:r>
        <w:proofErr w:type="spellEnd"/>
        <w:r w:rsidR="006758E6">
          <w:t xml:space="preserve"> </w:t>
        </w:r>
        <w:proofErr w:type="spellStart"/>
        <w:r w:rsidR="006758E6">
          <w:t>liệu</w:t>
        </w:r>
      </w:ins>
      <w:proofErr w:type="spellEnd"/>
      <w:ins w:id="451" w:author="Cung Thanh Long" w:date="2021-04-14T16:28:00Z">
        <w:r w:rsidR="006758E6">
          <w:t xml:space="preserve"> </w:t>
        </w:r>
        <w:proofErr w:type="spellStart"/>
        <w:r w:rsidR="006758E6">
          <w:t>là</w:t>
        </w:r>
        <w:proofErr w:type="spellEnd"/>
        <w:r w:rsidR="006758E6">
          <w:t xml:space="preserve"> 10s </w:t>
        </w:r>
        <w:proofErr w:type="spellStart"/>
        <w:r w:rsidR="006758E6">
          <w:t>không</w:t>
        </w:r>
        <w:proofErr w:type="spellEnd"/>
        <w:r w:rsidR="006758E6">
          <w:t xml:space="preserve"> </w:t>
        </w:r>
        <w:proofErr w:type="spellStart"/>
        <w:r w:rsidR="006758E6">
          <w:t>chồng</w:t>
        </w:r>
        <w:proofErr w:type="spellEnd"/>
        <w:r w:rsidR="006758E6">
          <w:t xml:space="preserve"> </w:t>
        </w:r>
        <w:proofErr w:type="spellStart"/>
        <w:r w:rsidR="006758E6">
          <w:t>chập</w:t>
        </w:r>
        <w:proofErr w:type="spellEnd"/>
        <w:r w:rsidR="006758E6">
          <w:t xml:space="preserve"> </w:t>
        </w:r>
        <w:proofErr w:type="spellStart"/>
        <w:r w:rsidR="006758E6">
          <w:t>và</w:t>
        </w:r>
        <w:proofErr w:type="spellEnd"/>
        <w:r w:rsidR="006758E6">
          <w:t xml:space="preserve"> 10s </w:t>
        </w:r>
        <w:proofErr w:type="spellStart"/>
        <w:r w:rsidR="006758E6">
          <w:t>có</w:t>
        </w:r>
        <w:proofErr w:type="spellEnd"/>
        <w:r w:rsidR="006758E6">
          <w:t xml:space="preserve"> </w:t>
        </w:r>
        <w:proofErr w:type="spellStart"/>
        <w:r w:rsidR="006758E6">
          <w:t>chồng</w:t>
        </w:r>
        <w:proofErr w:type="spellEnd"/>
        <w:r w:rsidR="006758E6">
          <w:t xml:space="preserve"> </w:t>
        </w:r>
        <w:proofErr w:type="spellStart"/>
        <w:r w:rsidR="006758E6">
          <w:t>chập</w:t>
        </w:r>
        <w:proofErr w:type="spellEnd"/>
        <w:r w:rsidR="006758E6">
          <w:t xml:space="preserve"> </w:t>
        </w:r>
        <w:proofErr w:type="spellStart"/>
        <w:r w:rsidR="006758E6">
          <w:t>với</w:t>
        </w:r>
        <w:proofErr w:type="spellEnd"/>
        <w:r w:rsidR="006758E6">
          <w:t xml:space="preserve"> </w:t>
        </w:r>
        <w:proofErr w:type="spellStart"/>
        <w:r w:rsidR="006758E6">
          <w:t>các</w:t>
        </w:r>
        <w:proofErr w:type="spellEnd"/>
        <w:r w:rsidR="006758E6">
          <w:t xml:space="preserve"> </w:t>
        </w:r>
        <w:proofErr w:type="spellStart"/>
        <w:r w:rsidR="006758E6">
          <w:t>tỉ</w:t>
        </w:r>
        <w:proofErr w:type="spellEnd"/>
        <w:r w:rsidR="006758E6">
          <w:t xml:space="preserve"> </w:t>
        </w:r>
        <w:proofErr w:type="spellStart"/>
        <w:r w:rsidR="006758E6">
          <w:t>lệ</w:t>
        </w:r>
        <w:proofErr w:type="spellEnd"/>
        <w:r w:rsidR="006758E6">
          <w:t xml:space="preserve"> </w:t>
        </w:r>
        <w:proofErr w:type="spellStart"/>
        <w:r w:rsidR="006758E6">
          <w:t>khác</w:t>
        </w:r>
        <w:proofErr w:type="spellEnd"/>
        <w:r w:rsidR="006758E6">
          <w:t xml:space="preserve"> </w:t>
        </w:r>
        <w:proofErr w:type="spellStart"/>
        <w:r w:rsidR="006758E6">
          <w:t>nhau</w:t>
        </w:r>
        <w:proofErr w:type="spellEnd"/>
        <w:r w:rsidR="006758E6">
          <w:t>.</w:t>
        </w:r>
      </w:ins>
    </w:p>
    <w:p w14:paraId="4AF4BEF2" w14:textId="5A9989D4" w:rsidR="001B007E" w:rsidRPr="001B007E" w:rsidRDefault="001B007E" w:rsidP="001B007E">
      <w:pPr>
        <w:ind w:firstLine="567"/>
      </w:pPr>
      <w:r>
        <w:t xml:space="preserve"> </w:t>
      </w:r>
      <w:proofErr w:type="spellStart"/>
      <w:r>
        <w:t>Hình</w:t>
      </w:r>
      <w:proofErr w:type="spellEnd"/>
      <w:r>
        <w:t xml:space="preserve"> 3.1 </w:t>
      </w:r>
      <w:proofErr w:type="spellStart"/>
      <w:r>
        <w:t>biểu</w:t>
      </w:r>
      <w:proofErr w:type="spellEnd"/>
      <w:r>
        <w:t xml:space="preserve"> </w:t>
      </w:r>
      <w:proofErr w:type="spellStart"/>
      <w:r>
        <w:t>diễn</w:t>
      </w:r>
      <w:proofErr w:type="spellEnd"/>
      <w:r>
        <w:t xml:space="preserve"> </w:t>
      </w:r>
      <w:proofErr w:type="spellStart"/>
      <w:r>
        <w:t>cách</w:t>
      </w:r>
      <w:proofErr w:type="spellEnd"/>
      <w:r>
        <w:t xml:space="preserve"> chia</w:t>
      </w:r>
      <w:ins w:id="452" w:author="Cung Thanh Long" w:date="2021-04-14T16:29:00Z">
        <w:r w:rsidR="006758E6">
          <w:t xml:space="preserve"> </w:t>
        </w:r>
        <w:proofErr w:type="spellStart"/>
        <w:r w:rsidR="006758E6">
          <w:t>dữ</w:t>
        </w:r>
        <w:proofErr w:type="spellEnd"/>
        <w:r w:rsidR="006758E6">
          <w:t xml:space="preserve"> </w:t>
        </w:r>
        <w:proofErr w:type="spellStart"/>
        <w:r w:rsidR="006758E6">
          <w:t>liệu</w:t>
        </w:r>
        <w:proofErr w:type="spellEnd"/>
        <w:r w:rsidR="006758E6">
          <w:t xml:space="preserve"> </w:t>
        </w:r>
        <w:proofErr w:type="spellStart"/>
        <w:r w:rsidR="006758E6">
          <w:t>kiểu</w:t>
        </w:r>
        <w:proofErr w:type="spellEnd"/>
        <w:r w:rsidR="006758E6">
          <w:t xml:space="preserve"> </w:t>
        </w:r>
        <w:proofErr w:type="spellStart"/>
        <w:r w:rsidR="006758E6">
          <w:t>không</w:t>
        </w:r>
        <w:proofErr w:type="spellEnd"/>
        <w:r w:rsidR="006758E6">
          <w:t xml:space="preserve"> </w:t>
        </w:r>
        <w:proofErr w:type="spellStart"/>
        <w:r w:rsidR="006758E6">
          <w:t>chồng</w:t>
        </w:r>
        <w:proofErr w:type="spellEnd"/>
        <w:r w:rsidR="006758E6">
          <w:t xml:space="preserve"> </w:t>
        </w:r>
        <w:proofErr w:type="spellStart"/>
        <w:r w:rsidR="006758E6">
          <w:t>chập</w:t>
        </w:r>
        <w:proofErr w:type="spellEnd"/>
        <w:r w:rsidR="006758E6">
          <w:t xml:space="preserve">. </w:t>
        </w:r>
      </w:ins>
      <w:proofErr w:type="spellStart"/>
      <w:ins w:id="453" w:author="Cung Thanh Long" w:date="2021-04-14T16:30:00Z">
        <w:r w:rsidR="006758E6">
          <w:t>Đoạn</w:t>
        </w:r>
      </w:ins>
      <w:proofErr w:type="spellEnd"/>
      <w:ins w:id="454" w:author="Cung Thanh Long" w:date="2021-04-14T16:29:00Z">
        <w:r w:rsidR="006758E6">
          <w:t xml:space="preserve"> </w:t>
        </w:r>
      </w:ins>
      <w:proofErr w:type="spellStart"/>
      <w:ins w:id="455" w:author="Cung Thanh Long" w:date="2021-04-14T16:30:00Z">
        <w:r w:rsidR="006758E6">
          <w:t>dữ</w:t>
        </w:r>
        <w:proofErr w:type="spellEnd"/>
        <w:r w:rsidR="006758E6">
          <w:t xml:space="preserve"> </w:t>
        </w:r>
        <w:proofErr w:type="spellStart"/>
        <w:r w:rsidR="006758E6">
          <w:t>liệu</w:t>
        </w:r>
        <w:proofErr w:type="spellEnd"/>
        <w:r w:rsidR="006758E6">
          <w:t xml:space="preserve"> </w:t>
        </w:r>
        <w:proofErr w:type="spellStart"/>
        <w:r w:rsidR="006758E6">
          <w:t>gốc</w:t>
        </w:r>
        <w:proofErr w:type="spellEnd"/>
        <w:r w:rsidR="006758E6">
          <w:t xml:space="preserve"> </w:t>
        </w:r>
        <w:proofErr w:type="spellStart"/>
        <w:r w:rsidR="006758E6">
          <w:t>dài</w:t>
        </w:r>
        <w:proofErr w:type="spellEnd"/>
        <w:r w:rsidR="006758E6">
          <w:t xml:space="preserve"> 1</w:t>
        </w:r>
      </w:ins>
      <w:ins w:id="456" w:author="Cung Thanh Long" w:date="2021-04-14T16:29:00Z">
        <w:r w:rsidR="006758E6">
          <w:t>00s</w:t>
        </w:r>
      </w:ins>
      <w:ins w:id="457" w:author="Cung Thanh Long" w:date="2021-04-14T16:30:00Z">
        <w:r w:rsidR="006758E6">
          <w:t xml:space="preserve"> </w:t>
        </w:r>
        <w:proofErr w:type="spellStart"/>
        <w:r w:rsidR="006758E6">
          <w:t>của</w:t>
        </w:r>
        <w:proofErr w:type="spellEnd"/>
        <w:r w:rsidR="006758E6">
          <w:t xml:space="preserve"> MIT </w:t>
        </w:r>
        <w:proofErr w:type="spellStart"/>
        <w:r w:rsidR="006758E6">
          <w:t>sẽ</w:t>
        </w:r>
        <w:proofErr w:type="spellEnd"/>
        <w:r w:rsidR="006758E6">
          <w:t xml:space="preserve"> </w:t>
        </w:r>
        <w:proofErr w:type="spellStart"/>
        <w:r w:rsidR="006758E6">
          <w:t>được</w:t>
        </w:r>
        <w:proofErr w:type="spellEnd"/>
        <w:r w:rsidR="006758E6">
          <w:t xml:space="preserve"> </w:t>
        </w:r>
        <w:proofErr w:type="spellStart"/>
        <w:r w:rsidR="006758E6">
          <w:t>cắt</w:t>
        </w:r>
        <w:proofErr w:type="spellEnd"/>
        <w:r w:rsidR="006758E6">
          <w:t xml:space="preserve"> </w:t>
        </w:r>
        <w:proofErr w:type="spellStart"/>
        <w:proofErr w:type="gramStart"/>
        <w:r w:rsidR="006758E6">
          <w:t>làm</w:t>
        </w:r>
        <w:proofErr w:type="spellEnd"/>
        <w:r w:rsidR="006758E6">
          <w:t xml:space="preserve"> </w:t>
        </w:r>
      </w:ins>
      <w:ins w:id="458" w:author="Cung Thanh Long" w:date="2021-04-14T16:29:00Z">
        <w:r w:rsidR="006758E6">
          <w:t xml:space="preserve"> </w:t>
        </w:r>
      </w:ins>
      <w:ins w:id="459" w:author="Cung Thanh Long" w:date="2021-04-14T16:30:00Z">
        <w:r w:rsidR="006758E6">
          <w:t>10</w:t>
        </w:r>
        <w:proofErr w:type="gramEnd"/>
        <w:r w:rsidR="006758E6">
          <w:t xml:space="preserve"> </w:t>
        </w:r>
        <w:proofErr w:type="spellStart"/>
        <w:r w:rsidR="006758E6">
          <w:t>đoạn</w:t>
        </w:r>
        <w:proofErr w:type="spellEnd"/>
        <w:r w:rsidR="006758E6">
          <w:t xml:space="preserve"> </w:t>
        </w:r>
        <w:proofErr w:type="spellStart"/>
        <w:r w:rsidR="006758E6">
          <w:t>nhỏ</w:t>
        </w:r>
        <w:proofErr w:type="spellEnd"/>
        <w:r w:rsidR="006758E6">
          <w:t xml:space="preserve"> </w:t>
        </w:r>
        <w:proofErr w:type="spellStart"/>
        <w:r w:rsidR="006758E6">
          <w:t>hơn</w:t>
        </w:r>
        <w:proofErr w:type="spellEnd"/>
        <w:r w:rsidR="006758E6">
          <w:t xml:space="preserve">, </w:t>
        </w:r>
        <w:proofErr w:type="spellStart"/>
        <w:r w:rsidR="006758E6">
          <w:t>mỗi</w:t>
        </w:r>
        <w:proofErr w:type="spellEnd"/>
        <w:r w:rsidR="006758E6">
          <w:t xml:space="preserve"> </w:t>
        </w:r>
        <w:proofErr w:type="spellStart"/>
        <w:r w:rsidR="006758E6">
          <w:t>đoạn</w:t>
        </w:r>
        <w:proofErr w:type="spellEnd"/>
        <w:r w:rsidR="006758E6">
          <w:t xml:space="preserve"> 10s </w:t>
        </w:r>
        <w:proofErr w:type="spellStart"/>
        <w:r w:rsidR="006758E6">
          <w:t>liên</w:t>
        </w:r>
        <w:proofErr w:type="spellEnd"/>
        <w:r w:rsidR="006758E6">
          <w:t xml:space="preserve"> </w:t>
        </w:r>
        <w:proofErr w:type="spellStart"/>
        <w:r w:rsidR="006758E6">
          <w:t>tiếp</w:t>
        </w:r>
        <w:proofErr w:type="spellEnd"/>
        <w:r w:rsidR="006758E6">
          <w:t xml:space="preserve"> </w:t>
        </w:r>
        <w:proofErr w:type="spellStart"/>
        <w:r w:rsidR="006758E6">
          <w:t>nhau</w:t>
        </w:r>
      </w:ins>
      <w:proofErr w:type="spellEnd"/>
      <w:ins w:id="460" w:author="Cung Thanh Long" w:date="2021-04-14T16:31:00Z">
        <w:r w:rsidR="006758E6">
          <w:t xml:space="preserve">. </w:t>
        </w:r>
        <w:proofErr w:type="spellStart"/>
        <w:r w:rsidR="006758E6">
          <w:t>Như</w:t>
        </w:r>
        <w:proofErr w:type="spellEnd"/>
        <w:r w:rsidR="006758E6">
          <w:t xml:space="preserve"> </w:t>
        </w:r>
        <w:proofErr w:type="spellStart"/>
        <w:r w:rsidR="006758E6">
          <w:t>vậy</w:t>
        </w:r>
        <w:proofErr w:type="spellEnd"/>
        <w:r w:rsidR="006758E6">
          <w:t xml:space="preserve">, </w:t>
        </w:r>
        <w:proofErr w:type="spellStart"/>
        <w:r w:rsidR="006758E6">
          <w:t>mỗi</w:t>
        </w:r>
        <w:proofErr w:type="spellEnd"/>
        <w:r w:rsidR="006758E6">
          <w:t xml:space="preserve"> </w:t>
        </w:r>
        <w:proofErr w:type="spellStart"/>
        <w:r w:rsidR="006758E6">
          <w:t>đoạn</w:t>
        </w:r>
        <w:proofErr w:type="spellEnd"/>
        <w:r w:rsidR="006758E6">
          <w:t xml:space="preserve"> </w:t>
        </w:r>
        <w:proofErr w:type="spellStart"/>
        <w:r w:rsidR="006758E6">
          <w:t>dữ</w:t>
        </w:r>
        <w:proofErr w:type="spellEnd"/>
        <w:r w:rsidR="006758E6">
          <w:t xml:space="preserve"> </w:t>
        </w:r>
        <w:proofErr w:type="spellStart"/>
        <w:r w:rsidR="006758E6">
          <w:t>liệu</w:t>
        </w:r>
        <w:proofErr w:type="spellEnd"/>
        <w:r w:rsidR="006758E6">
          <w:t xml:space="preserve"> 10s </w:t>
        </w:r>
        <w:proofErr w:type="spellStart"/>
        <w:r w:rsidR="006758E6">
          <w:t>không</w:t>
        </w:r>
        <w:proofErr w:type="spellEnd"/>
        <w:r w:rsidR="006758E6">
          <w:t xml:space="preserve"> </w:t>
        </w:r>
        <w:proofErr w:type="spellStart"/>
        <w:r w:rsidR="006758E6">
          <w:t>có</w:t>
        </w:r>
        <w:proofErr w:type="spellEnd"/>
        <w:r w:rsidR="006758E6">
          <w:t xml:space="preserve"> </w:t>
        </w:r>
        <w:proofErr w:type="spellStart"/>
        <w:r w:rsidR="006758E6">
          <w:t>thông</w:t>
        </w:r>
        <w:proofErr w:type="spellEnd"/>
        <w:r w:rsidR="006758E6">
          <w:t xml:space="preserve"> tin </w:t>
        </w:r>
        <w:proofErr w:type="spellStart"/>
        <w:r w:rsidR="006758E6">
          <w:t>chung</w:t>
        </w:r>
        <w:proofErr w:type="spellEnd"/>
        <w:r w:rsidR="006758E6">
          <w:t xml:space="preserve"> </w:t>
        </w:r>
        <w:proofErr w:type="spellStart"/>
        <w:r w:rsidR="006758E6">
          <w:t>với</w:t>
        </w:r>
        <w:proofErr w:type="spellEnd"/>
        <w:r w:rsidR="006758E6">
          <w:t xml:space="preserve"> </w:t>
        </w:r>
        <w:proofErr w:type="spellStart"/>
        <w:r w:rsidR="006758E6">
          <w:t>các</w:t>
        </w:r>
        <w:proofErr w:type="spellEnd"/>
        <w:r w:rsidR="006758E6">
          <w:t xml:space="preserve"> </w:t>
        </w:r>
        <w:proofErr w:type="spellStart"/>
        <w:r w:rsidR="006758E6">
          <w:t>đoạn</w:t>
        </w:r>
        <w:proofErr w:type="spellEnd"/>
        <w:r w:rsidR="006758E6">
          <w:t xml:space="preserve"> </w:t>
        </w:r>
        <w:proofErr w:type="spellStart"/>
        <w:r w:rsidR="006758E6">
          <w:t>khác</w:t>
        </w:r>
        <w:proofErr w:type="spellEnd"/>
        <w:r w:rsidR="006758E6">
          <w:t>.</w:t>
        </w:r>
      </w:ins>
      <w:del w:id="461" w:author="Cung Thanh Long" w:date="2021-04-14T16:29:00Z">
        <w:r w:rsidDel="006758E6">
          <w:delText xml:space="preserve"> cắt dữ liệu đầu vào đang sử dụng, tuy nhiên số lượng mẫu huấn luyện có được chưa đủ nhiều để huấn luyện mô hình cho kết quả cao trong việc dự đoán trạng thái cảm xúc</w:delText>
        </w:r>
      </w:del>
      <w:r>
        <w:t>.</w:t>
      </w:r>
    </w:p>
    <w:p w14:paraId="2A4E1F69" w14:textId="77777777" w:rsidR="004F3BAA" w:rsidRDefault="004F3BAA" w:rsidP="004F3BAA">
      <w:pPr>
        <w:keepNext/>
        <w:ind w:left="72"/>
        <w:jc w:val="center"/>
      </w:pPr>
      <w:r>
        <w:rPr>
          <w:noProof/>
        </w:rPr>
        <w:drawing>
          <wp:inline distT="0" distB="0" distL="0" distR="0" wp14:anchorId="13F1D706" wp14:editId="3FD2CAD6">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6075" cy="762000"/>
                    </a:xfrm>
                    <a:prstGeom prst="rect">
                      <a:avLst/>
                    </a:prstGeom>
                  </pic:spPr>
                </pic:pic>
              </a:graphicData>
            </a:graphic>
          </wp:inline>
        </w:drawing>
      </w:r>
    </w:p>
    <w:p w14:paraId="1217BC4A" w14:textId="77777777" w:rsidR="00B31734" w:rsidRDefault="004F3BAA" w:rsidP="001B007E">
      <w:pPr>
        <w:pStyle w:val="Caption"/>
      </w:pPr>
      <w:bookmarkStart w:id="462" w:name="_Ref68952454"/>
      <w:bookmarkStart w:id="463" w:name="_Toc69243414"/>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w:t>
        </w:r>
      </w:fldSimple>
      <w:bookmarkEnd w:id="462"/>
      <w:r w:rsidR="003A00F2">
        <w:t xml:space="preserve"> Chia</w:t>
      </w:r>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không</w:t>
      </w:r>
      <w:proofErr w:type="spellEnd"/>
      <w:r>
        <w:t xml:space="preserve"> </w:t>
      </w:r>
      <w:proofErr w:type="spellStart"/>
      <w:r>
        <w:t>chồng</w:t>
      </w:r>
      <w:proofErr w:type="spellEnd"/>
      <w:r>
        <w:t xml:space="preserve"> </w:t>
      </w:r>
      <w:proofErr w:type="spellStart"/>
      <w:r>
        <w:t>chập</w:t>
      </w:r>
      <w:bookmarkEnd w:id="463"/>
      <w:proofErr w:type="spellEnd"/>
    </w:p>
    <w:p w14:paraId="339F1EC0" w14:textId="064900F2" w:rsidR="001B007E" w:rsidRPr="001B007E" w:rsidRDefault="001B007E" w:rsidP="00DF79EE">
      <w:pPr>
        <w:ind w:firstLine="562"/>
      </w:pPr>
      <w:del w:id="464" w:author="Cung Thanh Long" w:date="2021-04-14T16:32:00Z">
        <w:r w:rsidDel="006758E6">
          <w:delText>Để nâng cao chất lượng nhận dạng cho bài toán này, yêu cầu cần tối ưu hóa cách chia dữ liệu. Khi sử dụng phương pháp chồng chập dữ liệu sẽ giúp số lượng mẫu thu được tăng lên, từ đó mô hình sẽ được huấn luyện với nhiều thông tin hơn.</w:delText>
        </w:r>
        <w:r w:rsidR="00322577" w:rsidDel="006758E6">
          <w:delText xml:space="preserve"> Sau khi bỏ 1 phần dữ liệu ra ngoài làm bộ kiểm thử, đoạn dữ liệu còn lại sẽ được chia bằng phương pháp chồng chập: Dữ liệu sau sẽ chứa một phần của dữ liệu trước nó theo tỉ lệ chồng chập.</w:delText>
        </w:r>
        <w:r w:rsidDel="006758E6">
          <w:delText xml:space="preserve"> </w:delText>
        </w:r>
      </w:del>
      <w:r>
        <w:fldChar w:fldCharType="begin"/>
      </w:r>
      <w:r>
        <w:instrText xml:space="preserve"> REF _Ref68952572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2</w:t>
      </w:r>
      <w:r>
        <w:fldChar w:fldCharType="end"/>
      </w:r>
      <w:r>
        <w:t xml:space="preserve"> </w:t>
      </w:r>
      <w:proofErr w:type="spellStart"/>
      <w:r>
        <w:t>mô</w:t>
      </w:r>
      <w:proofErr w:type="spellEnd"/>
      <w:r>
        <w:t xml:space="preserve"> </w:t>
      </w:r>
      <w:proofErr w:type="spellStart"/>
      <w:r>
        <w:t>tả</w:t>
      </w:r>
      <w:proofErr w:type="spellEnd"/>
      <w:r>
        <w:t xml:space="preserve"> </w:t>
      </w:r>
      <w:proofErr w:type="spellStart"/>
      <w:r>
        <w:t>cách</w:t>
      </w:r>
      <w:proofErr w:type="spellEnd"/>
      <w:r>
        <w:t xml:space="preserve"> chia </w:t>
      </w:r>
      <w:proofErr w:type="spellStart"/>
      <w:r>
        <w:t>dữ</w:t>
      </w:r>
      <w:proofErr w:type="spellEnd"/>
      <w:r>
        <w:t xml:space="preserve"> </w:t>
      </w:r>
      <w:proofErr w:type="spellStart"/>
      <w:r>
        <w:t>liệu</w:t>
      </w:r>
      <w:proofErr w:type="spellEnd"/>
      <w:ins w:id="465" w:author="Cung Thanh Long" w:date="2021-04-14T16:32:00Z">
        <w:r w:rsidR="006758E6">
          <w:t xml:space="preserve"> </w:t>
        </w:r>
        <w:proofErr w:type="spellStart"/>
        <w:r w:rsidR="006758E6">
          <w:t>kiểu</w:t>
        </w:r>
        <w:proofErr w:type="spellEnd"/>
        <w:r w:rsidR="006758E6">
          <w:t xml:space="preserve"> </w:t>
        </w:r>
        <w:proofErr w:type="spellStart"/>
        <w:r w:rsidR="006758E6">
          <w:t>chồng</w:t>
        </w:r>
        <w:proofErr w:type="spellEnd"/>
        <w:r w:rsidR="006758E6">
          <w:t xml:space="preserve"> </w:t>
        </w:r>
        <w:proofErr w:type="spellStart"/>
        <w:r w:rsidR="006758E6">
          <w:t>chập</w:t>
        </w:r>
        <w:proofErr w:type="spellEnd"/>
        <w:r w:rsidR="006758E6">
          <w:t xml:space="preserve">. </w:t>
        </w:r>
      </w:ins>
      <w:proofErr w:type="spellStart"/>
      <w:ins w:id="466" w:author="Cung Thanh Long" w:date="2021-04-14T16:33:00Z">
        <w:r w:rsidR="006758E6">
          <w:t>Trong</w:t>
        </w:r>
        <w:proofErr w:type="spellEnd"/>
        <w:r w:rsidR="006758E6">
          <w:t xml:space="preserve"> </w:t>
        </w:r>
        <w:proofErr w:type="spellStart"/>
        <w:r w:rsidR="006758E6">
          <w:t>đó</w:t>
        </w:r>
        <w:proofErr w:type="spellEnd"/>
        <w:r w:rsidR="006758E6">
          <w:t xml:space="preserve">, </w:t>
        </w:r>
        <w:proofErr w:type="spellStart"/>
        <w:r w:rsidR="006758E6">
          <w:t>mỗi</w:t>
        </w:r>
        <w:proofErr w:type="spellEnd"/>
        <w:r w:rsidR="006758E6">
          <w:t xml:space="preserve"> </w:t>
        </w:r>
        <w:proofErr w:type="spellStart"/>
        <w:r w:rsidR="006758E6">
          <w:t>đoạn</w:t>
        </w:r>
        <w:proofErr w:type="spellEnd"/>
        <w:r w:rsidR="006758E6">
          <w:t xml:space="preserve"> </w:t>
        </w:r>
        <w:proofErr w:type="spellStart"/>
        <w:r w:rsidR="006758E6">
          <w:t>dữ</w:t>
        </w:r>
        <w:proofErr w:type="spellEnd"/>
        <w:r w:rsidR="006758E6">
          <w:t xml:space="preserve"> </w:t>
        </w:r>
        <w:proofErr w:type="spellStart"/>
        <w:r w:rsidR="006758E6">
          <w:t>liệu</w:t>
        </w:r>
        <w:proofErr w:type="spellEnd"/>
        <w:r w:rsidR="006758E6">
          <w:t xml:space="preserve"> 10s </w:t>
        </w:r>
        <w:proofErr w:type="spellStart"/>
        <w:r w:rsidR="006758E6">
          <w:t>chỉ</w:t>
        </w:r>
        <w:proofErr w:type="spellEnd"/>
        <w:r w:rsidR="006758E6">
          <w:t xml:space="preserve"> </w:t>
        </w:r>
        <w:proofErr w:type="spellStart"/>
        <w:r w:rsidR="006758E6">
          <w:t>có</w:t>
        </w:r>
        <w:proofErr w:type="spellEnd"/>
        <w:r w:rsidR="006758E6">
          <w:t xml:space="preserve"> </w:t>
        </w:r>
        <w:proofErr w:type="spellStart"/>
        <w:r w:rsidR="006758E6">
          <w:t>một</w:t>
        </w:r>
        <w:proofErr w:type="spellEnd"/>
        <w:r w:rsidR="006758E6">
          <w:t xml:space="preserve"> </w:t>
        </w:r>
        <w:proofErr w:type="spellStart"/>
        <w:r w:rsidR="006758E6">
          <w:t>phần</w:t>
        </w:r>
        <w:proofErr w:type="spellEnd"/>
        <w:r w:rsidR="006758E6">
          <w:t xml:space="preserve"> </w:t>
        </w:r>
        <w:proofErr w:type="spellStart"/>
        <w:r w:rsidR="006758E6">
          <w:t>khác</w:t>
        </w:r>
        <w:proofErr w:type="spellEnd"/>
        <w:r w:rsidR="006758E6">
          <w:t xml:space="preserve"> so </w:t>
        </w:r>
        <w:proofErr w:type="spellStart"/>
        <w:r w:rsidR="006758E6">
          <w:t>với</w:t>
        </w:r>
        <w:proofErr w:type="spellEnd"/>
        <w:r w:rsidR="006758E6">
          <w:t xml:space="preserve"> </w:t>
        </w:r>
        <w:proofErr w:type="spellStart"/>
        <w:r w:rsidR="006758E6">
          <w:t>đoạn</w:t>
        </w:r>
        <w:proofErr w:type="spellEnd"/>
        <w:r w:rsidR="006758E6">
          <w:t xml:space="preserve"> </w:t>
        </w:r>
        <w:proofErr w:type="spellStart"/>
        <w:r w:rsidR="006758E6">
          <w:t>liền</w:t>
        </w:r>
        <w:proofErr w:type="spellEnd"/>
        <w:r w:rsidR="006758E6">
          <w:t xml:space="preserve"> </w:t>
        </w:r>
        <w:proofErr w:type="spellStart"/>
        <w:r w:rsidR="006758E6">
          <w:t>kề</w:t>
        </w:r>
        <w:proofErr w:type="spellEnd"/>
        <w:r w:rsidR="006758E6">
          <w:t xml:space="preserve"> </w:t>
        </w:r>
        <w:proofErr w:type="spellStart"/>
        <w:r w:rsidR="006758E6">
          <w:t>nó</w:t>
        </w:r>
      </w:ins>
      <w:proofErr w:type="spellEnd"/>
      <w:ins w:id="467" w:author="Cung Thanh Long" w:date="2021-04-14T16:34:00Z">
        <w:r w:rsidR="006758E6">
          <w:t>.</w:t>
        </w:r>
      </w:ins>
      <w:r>
        <w:t xml:space="preserve"> </w:t>
      </w:r>
      <w:proofErr w:type="spellStart"/>
      <w:ins w:id="468" w:author="Cung Thanh Long" w:date="2021-04-14T16:34:00Z">
        <w:r w:rsidR="006758E6">
          <w:t>Với</w:t>
        </w:r>
        <w:proofErr w:type="spellEnd"/>
        <w:r w:rsidR="006758E6">
          <w:t xml:space="preserve"> </w:t>
        </w:r>
        <w:proofErr w:type="spellStart"/>
        <w:r w:rsidR="006758E6">
          <w:t>cách</w:t>
        </w:r>
        <w:proofErr w:type="spellEnd"/>
        <w:r w:rsidR="006758E6">
          <w:t xml:space="preserve"> </w:t>
        </w:r>
        <w:proofErr w:type="spellStart"/>
        <w:r w:rsidR="006758E6">
          <w:t>làm</w:t>
        </w:r>
        <w:proofErr w:type="spellEnd"/>
        <w:r w:rsidR="006758E6">
          <w:t xml:space="preserve"> </w:t>
        </w:r>
        <w:proofErr w:type="spellStart"/>
        <w:r w:rsidR="006758E6">
          <w:t>như</w:t>
        </w:r>
        <w:proofErr w:type="spellEnd"/>
        <w:r w:rsidR="006758E6">
          <w:t xml:space="preserve"> </w:t>
        </w:r>
        <w:proofErr w:type="spellStart"/>
        <w:r w:rsidR="006758E6">
          <w:t>vậy</w:t>
        </w:r>
        <w:proofErr w:type="spellEnd"/>
        <w:r w:rsidR="006758E6">
          <w:t xml:space="preserve">, </w:t>
        </w:r>
        <w:proofErr w:type="spellStart"/>
        <w:r w:rsidR="006758E6">
          <w:t>từ</w:t>
        </w:r>
        <w:proofErr w:type="spellEnd"/>
        <w:r w:rsidR="006758E6">
          <w:t xml:space="preserve"> </w:t>
        </w:r>
        <w:proofErr w:type="spellStart"/>
        <w:r w:rsidR="006758E6">
          <w:t>bộ</w:t>
        </w:r>
        <w:proofErr w:type="spellEnd"/>
        <w:r w:rsidR="006758E6">
          <w:t xml:space="preserve"> </w:t>
        </w:r>
        <w:proofErr w:type="spellStart"/>
        <w:r w:rsidR="006758E6">
          <w:t>dữ</w:t>
        </w:r>
        <w:proofErr w:type="spellEnd"/>
        <w:r w:rsidR="006758E6">
          <w:t xml:space="preserve"> </w:t>
        </w:r>
        <w:proofErr w:type="spellStart"/>
        <w:r w:rsidR="006758E6">
          <w:t>liệu</w:t>
        </w:r>
        <w:proofErr w:type="spellEnd"/>
        <w:r w:rsidR="006758E6">
          <w:t xml:space="preserve"> </w:t>
        </w:r>
        <w:proofErr w:type="spellStart"/>
        <w:r w:rsidR="006758E6">
          <w:t>mẫu</w:t>
        </w:r>
        <w:proofErr w:type="spellEnd"/>
        <w:r w:rsidR="006758E6">
          <w:t xml:space="preserve"> </w:t>
        </w:r>
        <w:proofErr w:type="spellStart"/>
        <w:r w:rsidR="006758E6">
          <w:t>của</w:t>
        </w:r>
        <w:proofErr w:type="spellEnd"/>
        <w:r w:rsidR="006758E6">
          <w:t xml:space="preserve"> MIT </w:t>
        </w:r>
        <w:proofErr w:type="spellStart"/>
        <w:r w:rsidR="006758E6">
          <w:t>sẽ</w:t>
        </w:r>
        <w:proofErr w:type="spellEnd"/>
        <w:r w:rsidR="006758E6">
          <w:t xml:space="preserve"> </w:t>
        </w:r>
        <w:proofErr w:type="spellStart"/>
        <w:r w:rsidR="006758E6">
          <w:t>thu</w:t>
        </w:r>
        <w:proofErr w:type="spellEnd"/>
        <w:r w:rsidR="006758E6">
          <w:t xml:space="preserve"> </w:t>
        </w:r>
        <w:proofErr w:type="spellStart"/>
        <w:r w:rsidR="006758E6">
          <w:t>được</w:t>
        </w:r>
        <w:proofErr w:type="spellEnd"/>
        <w:r w:rsidR="006758E6">
          <w:t xml:space="preserve"> </w:t>
        </w:r>
        <w:proofErr w:type="spellStart"/>
        <w:r w:rsidR="006758E6">
          <w:t>bộ</w:t>
        </w:r>
        <w:proofErr w:type="spellEnd"/>
        <w:r w:rsidR="006758E6">
          <w:t xml:space="preserve"> </w:t>
        </w:r>
        <w:proofErr w:type="spellStart"/>
        <w:r w:rsidR="006758E6">
          <w:t>dữ</w:t>
        </w:r>
        <w:proofErr w:type="spellEnd"/>
        <w:r w:rsidR="006758E6">
          <w:t xml:space="preserve"> </w:t>
        </w:r>
        <w:proofErr w:type="spellStart"/>
        <w:r w:rsidR="006758E6">
          <w:t>liệu</w:t>
        </w:r>
        <w:proofErr w:type="spellEnd"/>
        <w:r w:rsidR="006758E6">
          <w:t xml:space="preserve"> </w:t>
        </w:r>
        <w:proofErr w:type="spellStart"/>
        <w:r w:rsidR="006758E6">
          <w:t>đào</w:t>
        </w:r>
        <w:proofErr w:type="spellEnd"/>
        <w:r w:rsidR="006758E6">
          <w:t xml:space="preserve"> </w:t>
        </w:r>
        <w:proofErr w:type="spellStart"/>
        <w:r w:rsidR="006758E6">
          <w:t>tạo</w:t>
        </w:r>
        <w:proofErr w:type="spellEnd"/>
        <w:r w:rsidR="006758E6">
          <w:t xml:space="preserve"> </w:t>
        </w:r>
      </w:ins>
      <w:proofErr w:type="spellStart"/>
      <w:ins w:id="469" w:author="Cung Thanh Long" w:date="2021-04-14T16:35:00Z">
        <w:r w:rsidR="006758E6">
          <w:t>lớn</w:t>
        </w:r>
        <w:proofErr w:type="spellEnd"/>
        <w:r w:rsidR="006758E6">
          <w:t xml:space="preserve"> </w:t>
        </w:r>
        <w:proofErr w:type="spellStart"/>
        <w:r w:rsidR="006758E6">
          <w:t>hơn</w:t>
        </w:r>
        <w:proofErr w:type="spellEnd"/>
        <w:r w:rsidR="006758E6">
          <w:t xml:space="preserve"> </w:t>
        </w:r>
        <w:proofErr w:type="spellStart"/>
        <w:r w:rsidR="006758E6">
          <w:t>nhiều</w:t>
        </w:r>
      </w:ins>
      <w:proofErr w:type="spellEnd"/>
      <w:ins w:id="470" w:author="Cung Thanh Long" w:date="2021-04-14T16:36:00Z">
        <w:r w:rsidR="00AC78C0">
          <w:t xml:space="preserve">, </w:t>
        </w:r>
        <w:proofErr w:type="spellStart"/>
        <w:r w:rsidR="00AC78C0">
          <w:t>đồng</w:t>
        </w:r>
        <w:proofErr w:type="spellEnd"/>
        <w:r w:rsidR="00AC78C0">
          <w:t xml:space="preserve"> </w:t>
        </w:r>
        <w:proofErr w:type="spellStart"/>
        <w:r w:rsidR="00AC78C0">
          <w:t>thời</w:t>
        </w:r>
        <w:proofErr w:type="spellEnd"/>
        <w:r w:rsidR="00AC78C0">
          <w:t xml:space="preserve"> </w:t>
        </w:r>
        <w:proofErr w:type="spellStart"/>
        <w:r w:rsidR="00AC78C0">
          <w:t>có</w:t>
        </w:r>
        <w:proofErr w:type="spellEnd"/>
        <w:r w:rsidR="00AC78C0">
          <w:t xml:space="preserve"> </w:t>
        </w:r>
        <w:proofErr w:type="spellStart"/>
        <w:r w:rsidR="00AC78C0">
          <w:t>tính</w:t>
        </w:r>
        <w:proofErr w:type="spellEnd"/>
        <w:r w:rsidR="00AC78C0">
          <w:t xml:space="preserve"> </w:t>
        </w:r>
        <w:proofErr w:type="spellStart"/>
        <w:r w:rsidR="00AC78C0">
          <w:t>đồng</w:t>
        </w:r>
        <w:proofErr w:type="spellEnd"/>
        <w:r w:rsidR="00AC78C0">
          <w:t xml:space="preserve"> </w:t>
        </w:r>
        <w:proofErr w:type="spellStart"/>
        <w:r w:rsidR="00AC78C0">
          <w:t>nhất</w:t>
        </w:r>
        <w:proofErr w:type="spellEnd"/>
        <w:r w:rsidR="00AC78C0">
          <w:t xml:space="preserve"> </w:t>
        </w:r>
        <w:proofErr w:type="spellStart"/>
        <w:r w:rsidR="00AC78C0">
          <w:t>cao</w:t>
        </w:r>
        <w:proofErr w:type="spellEnd"/>
        <w:r w:rsidR="00AC78C0">
          <w:t xml:space="preserve"> </w:t>
        </w:r>
        <w:proofErr w:type="spellStart"/>
        <w:r w:rsidR="00AC78C0">
          <w:t>hơn</w:t>
        </w:r>
        <w:proofErr w:type="spellEnd"/>
        <w:r w:rsidR="00AC78C0">
          <w:t xml:space="preserve"> </w:t>
        </w:r>
        <w:proofErr w:type="spellStart"/>
        <w:r w:rsidR="00AC78C0">
          <w:t>khi</w:t>
        </w:r>
        <w:proofErr w:type="spellEnd"/>
        <w:r w:rsidR="00AC78C0">
          <w:t xml:space="preserve"> chia </w:t>
        </w:r>
        <w:proofErr w:type="spellStart"/>
        <w:r w:rsidR="00AC78C0">
          <w:t>tách</w:t>
        </w:r>
        <w:proofErr w:type="spellEnd"/>
        <w:r w:rsidR="00AC78C0">
          <w:t xml:space="preserve"> </w:t>
        </w:r>
        <w:proofErr w:type="spellStart"/>
        <w:r w:rsidR="00AC78C0">
          <w:t>không</w:t>
        </w:r>
        <w:proofErr w:type="spellEnd"/>
        <w:r w:rsidR="00AC78C0">
          <w:t xml:space="preserve"> </w:t>
        </w:r>
        <w:proofErr w:type="spellStart"/>
        <w:r w:rsidR="00AC78C0">
          <w:t>chồng</w:t>
        </w:r>
        <w:proofErr w:type="spellEnd"/>
        <w:r w:rsidR="00AC78C0">
          <w:t xml:space="preserve"> </w:t>
        </w:r>
        <w:proofErr w:type="spellStart"/>
        <w:r w:rsidR="00AC78C0">
          <w:t>chập</w:t>
        </w:r>
      </w:ins>
      <w:proofErr w:type="spellEnd"/>
      <w:ins w:id="471" w:author="Cung Thanh Long" w:date="2021-04-14T16:35:00Z">
        <w:r w:rsidR="006758E6">
          <w:t xml:space="preserve">. </w:t>
        </w:r>
      </w:ins>
      <w:del w:id="472" w:author="Cung Thanh Long" w:date="2021-04-14T16:34:00Z">
        <w:r w:rsidDel="006758E6">
          <w:delText>khi sử dụng phương pháp chồng chập.</w:delText>
        </w:r>
        <w:r w:rsidRPr="001B007E" w:rsidDel="006758E6">
          <w:delText xml:space="preserve"> </w:delText>
        </w:r>
        <w:r w:rsidDel="006758E6">
          <w:delText>Công việc tiếp theo là đi tìm tỉ lệ chồng chập tối ưu cho bài toán nhận dạng cảm xúc.</w:delText>
        </w:r>
      </w:del>
    </w:p>
    <w:p w14:paraId="7A6B8A9B" w14:textId="77777777" w:rsidR="00B31734" w:rsidRDefault="00B31734" w:rsidP="00B31734">
      <w:pPr>
        <w:keepNext/>
        <w:jc w:val="center"/>
      </w:pPr>
      <w:r>
        <w:rPr>
          <w:noProof/>
        </w:rPr>
        <w:drawing>
          <wp:inline distT="0" distB="0" distL="0" distR="0" wp14:anchorId="14BC3C6D" wp14:editId="1466DC6B">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7025" cy="1009650"/>
                    </a:xfrm>
                    <a:prstGeom prst="rect">
                      <a:avLst/>
                    </a:prstGeom>
                  </pic:spPr>
                </pic:pic>
              </a:graphicData>
            </a:graphic>
          </wp:inline>
        </w:drawing>
      </w:r>
    </w:p>
    <w:p w14:paraId="0AB15ADE" w14:textId="155E8A4A" w:rsidR="004F3BAA" w:rsidRDefault="00B31734" w:rsidP="00B31734">
      <w:pPr>
        <w:pStyle w:val="Caption"/>
        <w:rPr>
          <w:ins w:id="473" w:author="Cung Thanh Long" w:date="2021-04-14T16:37:00Z"/>
        </w:rPr>
      </w:pPr>
      <w:bookmarkStart w:id="474" w:name="_Ref68952572"/>
      <w:bookmarkStart w:id="475" w:name="_Toc69243415"/>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w:t>
        </w:r>
      </w:fldSimple>
      <w:bookmarkEnd w:id="474"/>
      <w:r w:rsidR="003A00F2">
        <w:t xml:space="preserve"> Chia</w:t>
      </w:r>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chồng</w:t>
      </w:r>
      <w:proofErr w:type="spellEnd"/>
      <w:r>
        <w:t xml:space="preserve"> </w:t>
      </w:r>
      <w:proofErr w:type="spellStart"/>
      <w:r>
        <w:t>chập</w:t>
      </w:r>
      <w:bookmarkEnd w:id="475"/>
      <w:proofErr w:type="spellEnd"/>
    </w:p>
    <w:p w14:paraId="06ADCA85" w14:textId="77777777" w:rsidR="005E3A96" w:rsidRDefault="00E14F25" w:rsidP="00E14F25">
      <w:pPr>
        <w:ind w:firstLine="567"/>
        <w:rPr>
          <w:ins w:id="476" w:author="Cung Thanh Long" w:date="2021-04-14T16:50:00Z"/>
        </w:rPr>
      </w:pPr>
      <w:proofErr w:type="spellStart"/>
      <w:ins w:id="477" w:author="Cung Thanh Long" w:date="2021-04-14T16:37:00Z">
        <w:r>
          <w:t>Nội</w:t>
        </w:r>
        <w:proofErr w:type="spellEnd"/>
        <w:r>
          <w:t xml:space="preserve"> dung </w:t>
        </w:r>
        <w:proofErr w:type="spellStart"/>
        <w:r>
          <w:t>chương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tập</w:t>
        </w:r>
        <w:proofErr w:type="spellEnd"/>
        <w:r>
          <w:t xml:space="preserve"> </w:t>
        </w:r>
        <w:proofErr w:type="spellStart"/>
        <w:r>
          <w:t>chung</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proofErr w:type="spellEnd"/>
        <w:r>
          <w:t xml:space="preserve"> </w:t>
        </w:r>
      </w:ins>
      <w:proofErr w:type="spellStart"/>
      <w:ins w:id="478" w:author="Cung Thanh Long" w:date="2021-04-14T16:38:00Z">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lớp</w:t>
        </w:r>
        <w:proofErr w:type="spellEnd"/>
        <w:r>
          <w:t xml:space="preserve"> SVM </w:t>
        </w:r>
        <w:proofErr w:type="spellStart"/>
        <w:r>
          <w:t>và</w:t>
        </w:r>
        <w:proofErr w:type="spellEnd"/>
        <w:r>
          <w:t xml:space="preserve"> RF,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ins>
      <w:proofErr w:type="spellEnd"/>
      <w:ins w:id="479" w:author="Cung Thanh Long" w:date="2021-04-14T16:39:00Z">
        <w:r>
          <w:t xml:space="preserve"> </w:t>
        </w:r>
        <w:proofErr w:type="spellStart"/>
        <w:r>
          <w:t>được</w:t>
        </w:r>
        <w:proofErr w:type="spellEnd"/>
        <w:r>
          <w:t xml:space="preserve"> </w:t>
        </w:r>
        <w:proofErr w:type="spellStart"/>
        <w:r>
          <w:t>làm</w:t>
        </w:r>
        <w:proofErr w:type="spellEnd"/>
        <w:r>
          <w:t xml:space="preserve"> </w:t>
        </w:r>
        <w:proofErr w:type="spellStart"/>
        <w:r>
          <w:t>mới</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MIT, </w:t>
        </w:r>
        <w:proofErr w:type="spellStart"/>
        <w:r>
          <w:t>theo</w:t>
        </w:r>
        <w:proofErr w:type="spellEnd"/>
        <w:r>
          <w:t xml:space="preserve"> </w:t>
        </w:r>
        <w:proofErr w:type="spellStart"/>
        <w:r>
          <w:t>các</w:t>
        </w:r>
        <w:proofErr w:type="spellEnd"/>
        <w:r>
          <w:t xml:space="preserve"> </w:t>
        </w:r>
        <w:proofErr w:type="spellStart"/>
        <w:r>
          <w:t>tỉ</w:t>
        </w:r>
        <w:proofErr w:type="spellEnd"/>
        <w:r>
          <w:t xml:space="preserve"> </w:t>
        </w:r>
        <w:proofErr w:type="spellStart"/>
        <w:r>
          <w:t>lệ</w:t>
        </w:r>
        <w:proofErr w:type="spellEnd"/>
        <w:r>
          <w:t xml:space="preserve"> </w:t>
        </w:r>
        <w:proofErr w:type="spellStart"/>
        <w:r>
          <w:t>khác</w:t>
        </w:r>
        <w:proofErr w:type="spellEnd"/>
        <w:r>
          <w:t xml:space="preserve"> </w:t>
        </w:r>
        <w:proofErr w:type="spellStart"/>
        <w:r>
          <w:t>nhau</w:t>
        </w:r>
        <w:proofErr w:type="spellEnd"/>
        <w:r>
          <w:t xml:space="preserve">. </w:t>
        </w:r>
      </w:ins>
      <w:proofErr w:type="spellStart"/>
      <w:ins w:id="480" w:author="Cung Thanh Long" w:date="2021-04-14T16:41:00Z">
        <w:r>
          <w:t>Việc</w:t>
        </w:r>
        <w:proofErr w:type="spellEnd"/>
        <w:r>
          <w:t xml:space="preserve"> s</w:t>
        </w:r>
      </w:ins>
      <w:ins w:id="481" w:author="Cung Thanh Long" w:date="2021-04-14T16:39:00Z">
        <w:r>
          <w:t xml:space="preserve">o </w:t>
        </w:r>
        <w:proofErr w:type="spellStart"/>
        <w:r>
          <w:t>sánh</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ở </w:t>
        </w:r>
        <w:proofErr w:type="spellStart"/>
        <w:r>
          <w:t>từng</w:t>
        </w:r>
      </w:ins>
      <w:proofErr w:type="spellEnd"/>
      <w:ins w:id="482" w:author="Cung Thanh Long" w:date="2021-04-14T16:40:00Z">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ins>
      <w:proofErr w:type="spellEnd"/>
      <w:ins w:id="483" w:author="Cung Thanh Long" w:date="2021-04-14T16:41:00Z">
        <w:r>
          <w:t xml:space="preserve"> </w:t>
        </w:r>
        <w:proofErr w:type="spellStart"/>
        <w:r>
          <w:t>được</w:t>
        </w:r>
      </w:ins>
      <w:proofErr w:type="spellEnd"/>
      <w:ins w:id="484" w:author="Cung Thanh Long" w:date="2021-04-14T16:40:00Z">
        <w:r>
          <w:t xml:space="preserve"> </w:t>
        </w:r>
        <w:proofErr w:type="spellStart"/>
        <w:r>
          <w:t>tỉ</w:t>
        </w:r>
        <w:proofErr w:type="spellEnd"/>
        <w:r>
          <w:t xml:space="preserve"> </w:t>
        </w:r>
        <w:proofErr w:type="spellStart"/>
        <w:r>
          <w:t>l</w:t>
        </w:r>
      </w:ins>
      <w:ins w:id="485" w:author="Cung Thanh Long" w:date="2021-04-14T16:41:00Z">
        <w:r>
          <w:t>ệ</w:t>
        </w:r>
      </w:ins>
      <w:proofErr w:type="spellEnd"/>
      <w:ins w:id="486" w:author="Cung Thanh Long" w:date="2021-04-14T16:40:00Z">
        <w:r>
          <w:t xml:space="preserve"> </w:t>
        </w:r>
        <w:proofErr w:type="spellStart"/>
        <w:r>
          <w:t>chồng</w:t>
        </w:r>
        <w:proofErr w:type="spellEnd"/>
        <w:r>
          <w:t xml:space="preserve"> </w:t>
        </w:r>
        <w:proofErr w:type="spellStart"/>
        <w:r>
          <w:t>chập</w:t>
        </w:r>
        <w:proofErr w:type="spellEnd"/>
        <w:r>
          <w:t xml:space="preserve"> </w:t>
        </w:r>
        <w:proofErr w:type="spellStart"/>
        <w:r>
          <w:t>tốt</w:t>
        </w:r>
        <w:proofErr w:type="spellEnd"/>
        <w:r>
          <w:t xml:space="preserve"> </w:t>
        </w:r>
        <w:proofErr w:type="spellStart"/>
        <w:r>
          <w:t>nhất</w:t>
        </w:r>
      </w:ins>
      <w:proofErr w:type="spellEnd"/>
      <w:ins w:id="487" w:author="Cung Thanh Long" w:date="2021-04-14T16:42:00Z">
        <w:r>
          <w:t xml:space="preserve">, hay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phương</w:t>
        </w:r>
        <w:proofErr w:type="spellEnd"/>
        <w:r>
          <w:t xml:space="preserve"> </w:t>
        </w:r>
        <w:proofErr w:type="spellStart"/>
        <w:r>
          <w:t>án</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tối</w:t>
        </w:r>
        <w:proofErr w:type="spellEnd"/>
        <w:r>
          <w:t xml:space="preserve"> </w:t>
        </w:r>
        <w:proofErr w:type="spellStart"/>
        <w:r>
          <w:t>ưu</w:t>
        </w:r>
        <w:proofErr w:type="spellEnd"/>
        <w:r>
          <w:t xml:space="preserve"> </w:t>
        </w:r>
        <w:proofErr w:type="spellStart"/>
        <w:r>
          <w:t>nhằm</w:t>
        </w:r>
        <w:proofErr w:type="spellEnd"/>
        <w:r>
          <w:t xml:space="preserve"> </w:t>
        </w:r>
        <w:proofErr w:type="spellStart"/>
        <w:r>
          <w:t>nân</w:t>
        </w:r>
      </w:ins>
      <w:ins w:id="488" w:author="Cung Thanh Long" w:date="2021-04-14T16:43:00Z">
        <w:r>
          <w:t>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ins>
    </w:p>
    <w:p w14:paraId="66EBFFD6" w14:textId="4ED97016" w:rsidR="00E14F25" w:rsidRPr="00E14F25" w:rsidRDefault="00E14F25" w:rsidP="00E14F25">
      <w:pPr>
        <w:ind w:firstLine="567"/>
        <w:pPrChange w:id="489" w:author="Cung Thanh Long" w:date="2021-04-14T16:37:00Z">
          <w:pPr>
            <w:pStyle w:val="Caption"/>
          </w:pPr>
        </w:pPrChange>
      </w:pPr>
      <w:proofErr w:type="spellStart"/>
      <w:ins w:id="490" w:author="Cung Thanh Long" w:date="2021-04-14T16:43:00Z">
        <w:r>
          <w:lastRenderedPageBreak/>
          <w:t>Các</w:t>
        </w:r>
        <w:proofErr w:type="spellEnd"/>
        <w:r>
          <w:t xml:space="preserve"> </w:t>
        </w:r>
        <w:proofErr w:type="spellStart"/>
        <w:r>
          <w:t>mục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từ</w:t>
        </w:r>
        <w:proofErr w:type="spellEnd"/>
        <w:r>
          <w:t xml:space="preserve"> 10% </w:t>
        </w:r>
        <w:proofErr w:type="spellStart"/>
        <w:r>
          <w:t>tới</w:t>
        </w:r>
        <w:proofErr w:type="spellEnd"/>
        <w:r>
          <w:t xml:space="preserve"> 90</w:t>
        </w:r>
      </w:ins>
      <w:ins w:id="491" w:author="Cung Thanh Long" w:date="2021-04-14T16:44:00Z">
        <w:r>
          <w:t>%.</w:t>
        </w:r>
      </w:ins>
    </w:p>
    <w:p w14:paraId="50F7A22E" w14:textId="1670D480" w:rsidR="00773FEC" w:rsidDel="006758E6" w:rsidRDefault="00586157" w:rsidP="00D43F09">
      <w:pPr>
        <w:pStyle w:val="Heading2"/>
        <w:rPr>
          <w:del w:id="492" w:author="Cung Thanh Long" w:date="2021-04-14T16:26:00Z"/>
        </w:rPr>
      </w:pPr>
      <w:bookmarkStart w:id="493" w:name="_Toc69243374"/>
      <w:del w:id="494" w:author="Cung Thanh Long" w:date="2021-04-14T16:26:00Z">
        <w:r w:rsidDel="006758E6">
          <w:delText>Thử nghiệm các t</w:delText>
        </w:r>
        <w:r w:rsidR="00E47528" w:rsidDel="006758E6">
          <w:delText>ỉ lệ chồng chập</w:delText>
        </w:r>
        <w:r w:rsidDel="006758E6">
          <w:delText xml:space="preserve"> khác nhau</w:delText>
        </w:r>
        <w:bookmarkEnd w:id="493"/>
      </w:del>
    </w:p>
    <w:p w14:paraId="4715AD01" w14:textId="77777777" w:rsidR="00AA4C3E" w:rsidRDefault="007322A4" w:rsidP="00AA4C3E">
      <w:pPr>
        <w:pStyle w:val="Heading3"/>
      </w:pPr>
      <w:bookmarkStart w:id="495" w:name="_Toc69243375"/>
      <w:commentRangeStart w:id="496"/>
      <w:proofErr w:type="spellStart"/>
      <w:r>
        <w:t>Tỉ</w:t>
      </w:r>
      <w:proofErr w:type="spellEnd"/>
      <w:r>
        <w:t xml:space="preserve"> </w:t>
      </w:r>
      <w:proofErr w:type="spellStart"/>
      <w:r>
        <w:t>lệ</w:t>
      </w:r>
      <w:proofErr w:type="spellEnd"/>
      <w:r>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commentRangeEnd w:id="496"/>
      <w:r w:rsidR="006758E6">
        <w:rPr>
          <w:rStyle w:val="CommentReference"/>
          <w:rFonts w:eastAsia="Calibri"/>
          <w:b w:val="0"/>
          <w:iCs w:val="0"/>
          <w:color w:val="000000"/>
        </w:rPr>
        <w:commentReference w:id="496"/>
      </w:r>
      <w:r>
        <w:t>10%</w:t>
      </w:r>
      <w:bookmarkEnd w:id="495"/>
    </w:p>
    <w:p w14:paraId="259AE797" w14:textId="5EEF4986" w:rsidR="00AA4C3E" w:rsidRPr="00AA4C3E" w:rsidRDefault="00AA4C3E" w:rsidP="00322577">
      <w:pPr>
        <w:ind w:firstLine="562"/>
      </w:pPr>
      <w:r>
        <w:t xml:space="preserve">Khi </w:t>
      </w:r>
      <w:proofErr w:type="spellStart"/>
      <w:r>
        <w:t>sử</w:t>
      </w:r>
      <w:proofErr w:type="spellEnd"/>
      <w:r>
        <w:t xml:space="preserve"> </w:t>
      </w:r>
      <w:proofErr w:type="spellStart"/>
      <w:r>
        <w:t>dụng</w:t>
      </w:r>
      <w:proofErr w:type="spellEnd"/>
      <w:r>
        <w:t xml:space="preserve"> </w:t>
      </w:r>
      <w:proofErr w:type="spellStart"/>
      <w:ins w:id="497" w:author="Cung Thanh Long" w:date="2021-04-14T16:46:00Z">
        <w:r w:rsidR="005E3A96">
          <w:t>giải</w:t>
        </w:r>
        <w:proofErr w:type="spellEnd"/>
        <w:r w:rsidR="005E3A96">
          <w:t xml:space="preserve"> </w:t>
        </w:r>
        <w:proofErr w:type="spellStart"/>
        <w:r w:rsidR="005E3A96">
          <w:t>pháp</w:t>
        </w:r>
      </w:ins>
      <w:proofErr w:type="spellEnd"/>
      <w:del w:id="498" w:author="Cung Thanh Long" w:date="2021-04-14T16:46:00Z">
        <w:r w:rsidDel="005E3A96">
          <w:delText>phương pháp</w:delText>
        </w:r>
      </w:del>
      <w:r>
        <w:t xml:space="preserve"> </w:t>
      </w:r>
      <w:proofErr w:type="spellStart"/>
      <w:r w:rsidR="006D39AF">
        <w:t>chồng</w:t>
      </w:r>
      <w:proofErr w:type="spellEnd"/>
      <w:r w:rsidR="006D39AF">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10%</w:t>
      </w:r>
      <w:r w:rsidR="00322577">
        <w:t xml:space="preserve">, </w:t>
      </w:r>
      <w:proofErr w:type="spellStart"/>
      <w:r w:rsidR="00322577">
        <w:t>số</w:t>
      </w:r>
      <w:proofErr w:type="spellEnd"/>
      <w:r w:rsidR="00322577">
        <w:t xml:space="preserve"> </w:t>
      </w:r>
      <w:proofErr w:type="spellStart"/>
      <w:r w:rsidR="00322577">
        <w:t>lượng</w:t>
      </w:r>
      <w:proofErr w:type="spellEnd"/>
      <w:r w:rsidR="00322577">
        <w:t xml:space="preserve"> </w:t>
      </w:r>
      <w:proofErr w:type="spellStart"/>
      <w:r w:rsidR="00322577">
        <w:t>mẫu</w:t>
      </w:r>
      <w:proofErr w:type="spellEnd"/>
      <w:r w:rsidR="00322577">
        <w:t xml:space="preserve"> </w:t>
      </w:r>
      <w:proofErr w:type="spellStart"/>
      <w:r w:rsidR="00322577">
        <w:t>thu</w:t>
      </w:r>
      <w:proofErr w:type="spellEnd"/>
      <w:r w:rsidR="00322577">
        <w:t xml:space="preserve"> </w:t>
      </w:r>
      <w:proofErr w:type="spellStart"/>
      <w:r w:rsidR="00322577">
        <w:t>được</w:t>
      </w:r>
      <w:proofErr w:type="spellEnd"/>
      <w:r w:rsidR="00322577">
        <w:t xml:space="preserve"> </w:t>
      </w:r>
      <w:proofErr w:type="spellStart"/>
      <w:r w:rsidR="00322577">
        <w:t>tổng</w:t>
      </w:r>
      <w:proofErr w:type="spellEnd"/>
      <w:r w:rsidR="00322577">
        <w:t xml:space="preserve"> </w:t>
      </w:r>
      <w:proofErr w:type="spellStart"/>
      <w:r w:rsidR="00322577">
        <w:t>cộng</w:t>
      </w:r>
      <w:proofErr w:type="spellEnd"/>
      <w:r w:rsidR="00322577">
        <w:t xml:space="preserve"> </w:t>
      </w:r>
      <w:proofErr w:type="spellStart"/>
      <w:r w:rsidR="00322577">
        <w:t>là</w:t>
      </w:r>
      <w:proofErr w:type="spellEnd"/>
      <w:r w:rsidR="00322577">
        <w:t xml:space="preserve"> 1760 </w:t>
      </w:r>
      <w:proofErr w:type="spellStart"/>
      <w:r w:rsidR="00322577">
        <w:t>mẫu</w:t>
      </w:r>
      <w:proofErr w:type="spellEnd"/>
      <w:r w:rsidR="00322577">
        <w:t xml:space="preserve">. </w:t>
      </w:r>
      <w:proofErr w:type="spellStart"/>
      <w:r w:rsidR="00322577">
        <w:t>Sử</w:t>
      </w:r>
      <w:proofErr w:type="spellEnd"/>
      <w:r w:rsidR="00322577">
        <w:t xml:space="preserve"> </w:t>
      </w:r>
      <w:proofErr w:type="spellStart"/>
      <w:r w:rsidR="00322577">
        <w:t>dụng</w:t>
      </w:r>
      <w:proofErr w:type="spellEnd"/>
      <w:r w:rsidR="00322577">
        <w:t xml:space="preserve"> </w:t>
      </w:r>
      <w:proofErr w:type="spellStart"/>
      <w:r w:rsidR="00322577">
        <w:t>dữ</w:t>
      </w:r>
      <w:proofErr w:type="spellEnd"/>
      <w:r w:rsidR="00322577">
        <w:t xml:space="preserve"> </w:t>
      </w:r>
      <w:proofErr w:type="spellStart"/>
      <w:r w:rsidR="00322577">
        <w:t>liệu</w:t>
      </w:r>
      <w:proofErr w:type="spellEnd"/>
      <w:r w:rsidR="00322577">
        <w:t xml:space="preserve"> </w:t>
      </w:r>
      <w:proofErr w:type="spellStart"/>
      <w:r w:rsidR="00322577">
        <w:t>đã</w:t>
      </w:r>
      <w:proofErr w:type="spellEnd"/>
      <w:r w:rsidR="00322577">
        <w:t xml:space="preserve"> </w:t>
      </w:r>
      <w:proofErr w:type="spellStart"/>
      <w:r w:rsidR="00322577">
        <w:t>được</w:t>
      </w:r>
      <w:proofErr w:type="spellEnd"/>
      <w:r w:rsidR="00322577">
        <w:t xml:space="preserve"> </w:t>
      </w:r>
      <w:proofErr w:type="spellStart"/>
      <w:r w:rsidR="00322577">
        <w:t>chồng</w:t>
      </w:r>
      <w:proofErr w:type="spellEnd"/>
      <w:r w:rsidR="00322577">
        <w:t xml:space="preserve"> </w:t>
      </w:r>
      <w:proofErr w:type="spellStart"/>
      <w:r w:rsidR="00322577">
        <w:t>chập</w:t>
      </w:r>
      <w:proofErr w:type="spellEnd"/>
      <w:r w:rsidR="00322577">
        <w:t xml:space="preserve"> </w:t>
      </w:r>
      <w:proofErr w:type="spellStart"/>
      <w:r w:rsidR="00322577">
        <w:t>đó</w:t>
      </w:r>
      <w:proofErr w:type="spellEnd"/>
      <w:r w:rsidR="00322577">
        <w:t xml:space="preserve"> </w:t>
      </w:r>
      <w:proofErr w:type="spellStart"/>
      <w:r w:rsidR="00322577">
        <w:t>để</w:t>
      </w:r>
      <w:proofErr w:type="spellEnd"/>
      <w:r w:rsidR="00322577">
        <w:t xml:space="preserve"> </w:t>
      </w:r>
      <w:proofErr w:type="spellStart"/>
      <w:r w:rsidR="00322577">
        <w:t>huấn</w:t>
      </w:r>
      <w:proofErr w:type="spellEnd"/>
      <w:r w:rsidR="00322577">
        <w:t xml:space="preserve"> </w:t>
      </w:r>
      <w:proofErr w:type="spellStart"/>
      <w:r w:rsidR="00322577">
        <w:t>luyện</w:t>
      </w:r>
      <w:proofErr w:type="spellEnd"/>
      <w:ins w:id="499" w:author="Cung Thanh Long" w:date="2021-04-14T16:49:00Z">
        <w:r w:rsidR="005E3A96">
          <w:t xml:space="preserve"> </w:t>
        </w:r>
        <w:proofErr w:type="spellStart"/>
        <w:r w:rsidR="005E3A96">
          <w:t>và</w:t>
        </w:r>
        <w:proofErr w:type="spellEnd"/>
        <w:r w:rsidR="005E3A96">
          <w:t xml:space="preserve"> </w:t>
        </w:r>
        <w:proofErr w:type="spellStart"/>
        <w:r w:rsidR="005E3A96">
          <w:t>kiểm</w:t>
        </w:r>
        <w:proofErr w:type="spellEnd"/>
        <w:r w:rsidR="005E3A96">
          <w:t xml:space="preserve"> </w:t>
        </w:r>
        <w:proofErr w:type="spellStart"/>
        <w:r w:rsidR="005E3A96">
          <w:t>tra</w:t>
        </w:r>
        <w:proofErr w:type="spellEnd"/>
        <w:r w:rsidR="005E3A96">
          <w:t xml:space="preserve"> </w:t>
        </w:r>
        <w:proofErr w:type="spellStart"/>
        <w:r w:rsidR="005E3A96">
          <w:t>kết</w:t>
        </w:r>
        <w:proofErr w:type="spellEnd"/>
        <w:r w:rsidR="005E3A96">
          <w:t xml:space="preserve"> </w:t>
        </w:r>
        <w:proofErr w:type="spellStart"/>
        <w:r w:rsidR="005E3A96">
          <w:t>quả</w:t>
        </w:r>
        <w:proofErr w:type="spellEnd"/>
        <w:r w:rsidR="005E3A96">
          <w:t xml:space="preserve"> </w:t>
        </w:r>
        <w:proofErr w:type="spellStart"/>
        <w:r w:rsidR="005E3A96">
          <w:t>nhận</w:t>
        </w:r>
        <w:proofErr w:type="spellEnd"/>
        <w:r w:rsidR="005E3A96">
          <w:t xml:space="preserve"> </w:t>
        </w:r>
        <w:proofErr w:type="spellStart"/>
        <w:r w:rsidR="005E3A96">
          <w:t>dạng</w:t>
        </w:r>
        <w:proofErr w:type="spellEnd"/>
        <w:r w:rsidR="005E3A96">
          <w:t xml:space="preserve"> </w:t>
        </w:r>
        <w:proofErr w:type="spellStart"/>
        <w:r w:rsidR="005E3A96">
          <w:t>của</w:t>
        </w:r>
      </w:ins>
      <w:proofErr w:type="spellEnd"/>
      <w:r w:rsidR="00322577">
        <w:t xml:space="preserve"> </w:t>
      </w:r>
      <w:proofErr w:type="spellStart"/>
      <w:ins w:id="500" w:author="Cung Thanh Long" w:date="2021-04-14T16:49:00Z">
        <w:r w:rsidR="005E3A96">
          <w:t>hai</w:t>
        </w:r>
      </w:ins>
      <w:proofErr w:type="spellEnd"/>
      <w:del w:id="501" w:author="Cung Thanh Long" w:date="2021-04-14T16:49:00Z">
        <w:r w:rsidR="00322577" w:rsidDel="005E3A96">
          <w:delText>2</w:delText>
        </w:r>
      </w:del>
      <w:r w:rsidR="00322577">
        <w:t xml:space="preserve"> </w:t>
      </w:r>
      <w:proofErr w:type="spellStart"/>
      <w:r w:rsidR="00322577">
        <w:t>mô</w:t>
      </w:r>
      <w:proofErr w:type="spellEnd"/>
      <w:r w:rsidR="00322577">
        <w:t xml:space="preserve"> </w:t>
      </w:r>
      <w:proofErr w:type="spellStart"/>
      <w:r w:rsidR="00322577">
        <w:t>hình</w:t>
      </w:r>
      <w:proofErr w:type="spellEnd"/>
      <w:r w:rsidR="00322577">
        <w:t xml:space="preserve"> </w:t>
      </w:r>
      <w:proofErr w:type="spellStart"/>
      <w:ins w:id="502" w:author="Cung Thanh Long" w:date="2021-04-14T16:47:00Z">
        <w:r w:rsidR="005E3A96">
          <w:t>phân</w:t>
        </w:r>
        <w:proofErr w:type="spellEnd"/>
        <w:r w:rsidR="005E3A96">
          <w:t xml:space="preserve"> </w:t>
        </w:r>
        <w:proofErr w:type="spellStart"/>
        <w:r w:rsidR="005E3A96">
          <w:t>lớp</w:t>
        </w:r>
      </w:ins>
      <w:proofErr w:type="spellEnd"/>
      <w:del w:id="503" w:author="Cung Thanh Long" w:date="2021-04-14T16:47:00Z">
        <w:r w:rsidR="00322577" w:rsidDel="005E3A96">
          <w:delText>là</w:delText>
        </w:r>
      </w:del>
      <w:r w:rsidR="00322577">
        <w:t xml:space="preserve"> SVM </w:t>
      </w:r>
      <w:proofErr w:type="spellStart"/>
      <w:r w:rsidR="00322577">
        <w:t>và</w:t>
      </w:r>
      <w:proofErr w:type="spellEnd"/>
      <w:r w:rsidR="00322577">
        <w:t xml:space="preserve"> Random Forest. </w:t>
      </w:r>
      <w:r w:rsidR="00322577">
        <w:fldChar w:fldCharType="begin"/>
      </w:r>
      <w:r w:rsidR="00322577">
        <w:instrText xml:space="preserve"> REF _Ref69241458 \h </w:instrText>
      </w:r>
      <w:r w:rsidR="00322577">
        <w:fldChar w:fldCharType="separate"/>
      </w:r>
      <w:proofErr w:type="spellStart"/>
      <w:r w:rsidR="0032158F">
        <w:t>Hình</w:t>
      </w:r>
      <w:proofErr w:type="spellEnd"/>
      <w:r w:rsidR="0032158F">
        <w:t xml:space="preserve"> </w:t>
      </w:r>
      <w:r w:rsidR="0032158F">
        <w:rPr>
          <w:noProof/>
        </w:rPr>
        <w:t>3</w:t>
      </w:r>
      <w:r w:rsidR="0032158F">
        <w:t>.</w:t>
      </w:r>
      <w:r w:rsidR="0032158F">
        <w:rPr>
          <w:noProof/>
        </w:rPr>
        <w:t>3</w:t>
      </w:r>
      <w:r w:rsidR="00322577">
        <w:fldChar w:fldCharType="end"/>
      </w:r>
      <w:r w:rsidR="00322577">
        <w:t xml:space="preserve"> </w:t>
      </w:r>
      <w:proofErr w:type="spellStart"/>
      <w:r w:rsidR="00322577">
        <w:t>và</w:t>
      </w:r>
      <w:proofErr w:type="spellEnd"/>
      <w:r w:rsidR="00322577">
        <w:t xml:space="preserve"> </w:t>
      </w:r>
      <w:r w:rsidR="00322577">
        <w:fldChar w:fldCharType="begin"/>
      </w:r>
      <w:r w:rsidR="00322577">
        <w:instrText xml:space="preserve"> REF _Ref69241459 \h </w:instrText>
      </w:r>
      <w:r w:rsidR="00322577">
        <w:fldChar w:fldCharType="separate"/>
      </w:r>
      <w:proofErr w:type="spellStart"/>
      <w:r w:rsidR="0032158F">
        <w:t>Hình</w:t>
      </w:r>
      <w:proofErr w:type="spellEnd"/>
      <w:r w:rsidR="0032158F">
        <w:t xml:space="preserve"> </w:t>
      </w:r>
      <w:r w:rsidR="0032158F">
        <w:rPr>
          <w:noProof/>
        </w:rPr>
        <w:t>3</w:t>
      </w:r>
      <w:r w:rsidR="0032158F">
        <w:t>.</w:t>
      </w:r>
      <w:r w:rsidR="0032158F">
        <w:rPr>
          <w:noProof/>
        </w:rPr>
        <w:t>4</w:t>
      </w:r>
      <w:r w:rsidR="00322577">
        <w:fldChar w:fldCharType="end"/>
      </w:r>
      <w:r w:rsidR="00322577">
        <w:t xml:space="preserve"> </w:t>
      </w:r>
      <w:proofErr w:type="spellStart"/>
      <w:ins w:id="504" w:author="Cung Thanh Long" w:date="2021-04-14T16:45:00Z">
        <w:r w:rsidR="00682852">
          <w:t>th</w:t>
        </w:r>
      </w:ins>
      <w:ins w:id="505" w:author="Cung Thanh Long" w:date="2021-04-14T16:47:00Z">
        <w:r w:rsidR="005E3A96">
          <w:t>ể</w:t>
        </w:r>
      </w:ins>
      <w:proofErr w:type="spellEnd"/>
      <w:ins w:id="506" w:author="Cung Thanh Long" w:date="2021-04-14T16:45:00Z">
        <w:r w:rsidR="00682852">
          <w:t xml:space="preserve"> </w:t>
        </w:r>
        <w:proofErr w:type="spellStart"/>
        <w:r w:rsidR="00682852">
          <w:t>hiện</w:t>
        </w:r>
      </w:ins>
      <w:proofErr w:type="spellEnd"/>
      <w:del w:id="507" w:author="Cung Thanh Long" w:date="2021-04-14T16:45:00Z">
        <w:r w:rsidR="00322577" w:rsidDel="00682852">
          <w:delText>biểu diễn</w:delText>
        </w:r>
      </w:del>
      <w:r w:rsidR="00322577">
        <w:t xml:space="preserve"> </w:t>
      </w:r>
      <w:proofErr w:type="spellStart"/>
      <w:r w:rsidR="00322577">
        <w:t>kết</w:t>
      </w:r>
      <w:proofErr w:type="spellEnd"/>
      <w:r w:rsidR="00322577">
        <w:t xml:space="preserve"> </w:t>
      </w:r>
      <w:proofErr w:type="spellStart"/>
      <w:r w:rsidR="00322577">
        <w:t>quả</w:t>
      </w:r>
      <w:proofErr w:type="spellEnd"/>
      <w:ins w:id="508" w:author="Cung Thanh Long" w:date="2021-04-14T16:47:00Z">
        <w:r w:rsidR="005E3A96">
          <w:t xml:space="preserve"> </w:t>
        </w:r>
        <w:proofErr w:type="spellStart"/>
        <w:r w:rsidR="005E3A96">
          <w:t>nhận</w:t>
        </w:r>
        <w:proofErr w:type="spellEnd"/>
        <w:r w:rsidR="005E3A96">
          <w:t xml:space="preserve"> </w:t>
        </w:r>
        <w:proofErr w:type="spellStart"/>
        <w:r w:rsidR="005E3A96">
          <w:t>dạng</w:t>
        </w:r>
      </w:ins>
      <w:proofErr w:type="spellEnd"/>
      <w:r w:rsidR="00322577">
        <w:t xml:space="preserve"> </w:t>
      </w:r>
      <w:proofErr w:type="spellStart"/>
      <w:r w:rsidR="00322577">
        <w:t>thu</w:t>
      </w:r>
      <w:proofErr w:type="spellEnd"/>
      <w:r w:rsidR="00322577">
        <w:t xml:space="preserve"> </w:t>
      </w:r>
      <w:proofErr w:type="spellStart"/>
      <w:r w:rsidR="00322577">
        <w:t>được</w:t>
      </w:r>
      <w:proofErr w:type="spellEnd"/>
      <w:ins w:id="509" w:author="Cung Thanh Long" w:date="2021-04-14T16:48:00Z">
        <w:r w:rsidR="005E3A96">
          <w:t xml:space="preserve"> </w:t>
        </w:r>
        <w:proofErr w:type="spellStart"/>
        <w:r w:rsidR="005E3A96">
          <w:t>của</w:t>
        </w:r>
        <w:proofErr w:type="spellEnd"/>
        <w:r w:rsidR="005E3A96">
          <w:t xml:space="preserve"> </w:t>
        </w:r>
        <w:proofErr w:type="spellStart"/>
        <w:r w:rsidR="005E3A96">
          <w:t>hai</w:t>
        </w:r>
        <w:proofErr w:type="spellEnd"/>
        <w:r w:rsidR="005E3A96">
          <w:t xml:space="preserve"> </w:t>
        </w:r>
        <w:proofErr w:type="spellStart"/>
        <w:r w:rsidR="005E3A96">
          <w:t>kỹ</w:t>
        </w:r>
        <w:proofErr w:type="spellEnd"/>
        <w:r w:rsidR="005E3A96">
          <w:t xml:space="preserve"> </w:t>
        </w:r>
        <w:proofErr w:type="spellStart"/>
        <w:r w:rsidR="005E3A96">
          <w:t>thuật</w:t>
        </w:r>
        <w:proofErr w:type="spellEnd"/>
        <w:r w:rsidR="005E3A96">
          <w:t xml:space="preserve"> SVM </w:t>
        </w:r>
        <w:proofErr w:type="spellStart"/>
        <w:r w:rsidR="005E3A96">
          <w:t>và</w:t>
        </w:r>
        <w:proofErr w:type="spellEnd"/>
        <w:r w:rsidR="005E3A96">
          <w:t xml:space="preserve"> RF </w:t>
        </w:r>
        <w:proofErr w:type="spellStart"/>
        <w:r w:rsidR="005E3A96">
          <w:t>trên</w:t>
        </w:r>
        <w:proofErr w:type="spellEnd"/>
        <w:r w:rsidR="005E3A96">
          <w:t xml:space="preserve"> </w:t>
        </w:r>
        <w:proofErr w:type="spellStart"/>
        <w:r w:rsidR="005E3A96">
          <w:t>tập</w:t>
        </w:r>
        <w:proofErr w:type="spellEnd"/>
        <w:r w:rsidR="005E3A96">
          <w:t xml:space="preserve"> </w:t>
        </w:r>
        <w:proofErr w:type="spellStart"/>
        <w:r w:rsidR="005E3A96">
          <w:t>dữ</w:t>
        </w:r>
        <w:proofErr w:type="spellEnd"/>
        <w:r w:rsidR="005E3A96">
          <w:t xml:space="preserve"> </w:t>
        </w:r>
        <w:proofErr w:type="spellStart"/>
        <w:r w:rsidR="005E3A96">
          <w:t>liệu</w:t>
        </w:r>
        <w:proofErr w:type="spellEnd"/>
        <w:r w:rsidR="005E3A96">
          <w:t xml:space="preserve"> </w:t>
        </w:r>
        <w:proofErr w:type="spellStart"/>
        <w:r w:rsidR="005E3A96">
          <w:t>này</w:t>
        </w:r>
        <w:proofErr w:type="spellEnd"/>
        <w:r w:rsidR="005E3A96">
          <w:t>.</w:t>
        </w:r>
      </w:ins>
      <w:r w:rsidR="00322577">
        <w:t xml:space="preserve"> </w:t>
      </w:r>
      <w:del w:id="510" w:author="Cung Thanh Long" w:date="2021-04-14T16:46:00Z">
        <w:r w:rsidR="00322577" w:rsidDel="00682852">
          <w:delText>sau khi sử dụng mô hình đã được huấn luyện lên bộ dữ liệu kiểm thử</w:delText>
        </w:r>
      </w:del>
      <w:r w:rsidR="00322577">
        <w:t>.</w:t>
      </w:r>
    </w:p>
    <w:p w14:paraId="42B358BB" w14:textId="77777777" w:rsidR="00EE7AD6" w:rsidRDefault="00F65126" w:rsidP="00EE7AD6">
      <w:pPr>
        <w:keepNext/>
        <w:jc w:val="center"/>
      </w:pPr>
      <w:r>
        <w:rPr>
          <w:noProof/>
        </w:rPr>
        <w:drawing>
          <wp:inline distT="0" distB="0" distL="0" distR="0" wp14:anchorId="4922BEE6" wp14:editId="55026913">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755FE5B5" w14:textId="77777777" w:rsidR="00EE7AD6" w:rsidRDefault="00EE7AD6" w:rsidP="00EE7AD6">
      <w:pPr>
        <w:pStyle w:val="Caption"/>
      </w:pPr>
      <w:bookmarkStart w:id="511" w:name="_Ref69241458"/>
      <w:bookmarkStart w:id="512" w:name="_Toc69243416"/>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3</w:t>
        </w:r>
      </w:fldSimple>
      <w:bookmarkEnd w:id="511"/>
      <w:r>
        <w:t xml:space="preserve"> </w:t>
      </w:r>
      <w:proofErr w:type="spellStart"/>
      <w:r w:rsidR="002B1BC9">
        <w:t>Kết</w:t>
      </w:r>
      <w:proofErr w:type="spellEnd"/>
      <w:r w:rsidR="002B1BC9">
        <w:t xml:space="preserve"> </w:t>
      </w:r>
      <w:proofErr w:type="spellStart"/>
      <w:r w:rsidR="002B1BC9">
        <w:t>quả</w:t>
      </w:r>
      <w:proofErr w:type="spellEnd"/>
      <w:r w:rsidR="002B1BC9">
        <w:t xml:space="preserve"> </w:t>
      </w:r>
      <w:proofErr w:type="spellStart"/>
      <w:r w:rsidR="002B1BC9">
        <w:t>nhận</w:t>
      </w:r>
      <w:proofErr w:type="spellEnd"/>
      <w:r w:rsidR="002B1BC9">
        <w:t xml:space="preserve"> </w:t>
      </w:r>
      <w:proofErr w:type="spellStart"/>
      <w:r w:rsidR="002B1BC9">
        <w:t>dạng</w:t>
      </w:r>
      <w:proofErr w:type="spellEnd"/>
      <w:r w:rsidR="002B1BC9">
        <w:t xml:space="preserve"> </w:t>
      </w:r>
      <w:proofErr w:type="spellStart"/>
      <w:r w:rsidR="002B1BC9">
        <w:t>bằng</w:t>
      </w:r>
      <w:proofErr w:type="spellEnd"/>
      <w:r w:rsidR="002B1BC9">
        <w:t xml:space="preserve"> </w:t>
      </w:r>
      <w:proofErr w:type="spellStart"/>
      <w:r w:rsidR="002B1BC9">
        <w:t>mô</w:t>
      </w:r>
      <w:proofErr w:type="spellEnd"/>
      <w:r w:rsidR="002B1BC9">
        <w:t xml:space="preserve"> </w:t>
      </w:r>
      <w:proofErr w:type="spellStart"/>
      <w:r w:rsidR="002B1BC9">
        <w:t>hình</w:t>
      </w:r>
      <w:proofErr w:type="spellEnd"/>
      <w:r w:rsidR="002B1BC9">
        <w:t xml:space="preserve"> SVM </w:t>
      </w:r>
      <w:proofErr w:type="spellStart"/>
      <w:r w:rsidR="002B1BC9">
        <w:t>tỉ</w:t>
      </w:r>
      <w:proofErr w:type="spellEnd"/>
      <w:r w:rsidR="002B1BC9">
        <w:t xml:space="preserve"> </w:t>
      </w:r>
      <w:proofErr w:type="spellStart"/>
      <w:r w:rsidR="002B1BC9">
        <w:t>lệ</w:t>
      </w:r>
      <w:proofErr w:type="spellEnd"/>
      <w:r w:rsidR="002B1BC9">
        <w:t xml:space="preserve"> </w:t>
      </w:r>
      <w:proofErr w:type="spellStart"/>
      <w:r w:rsidR="002B1BC9">
        <w:t>chồng</w:t>
      </w:r>
      <w:proofErr w:type="spellEnd"/>
      <w:r w:rsidR="002B1BC9">
        <w:t xml:space="preserve"> </w:t>
      </w:r>
      <w:proofErr w:type="spellStart"/>
      <w:r w:rsidR="002B1BC9">
        <w:t>chập</w:t>
      </w:r>
      <w:proofErr w:type="spellEnd"/>
      <w:r w:rsidR="002B1BC9">
        <w:t xml:space="preserve"> 10%</w:t>
      </w:r>
      <w:bookmarkEnd w:id="512"/>
    </w:p>
    <w:p w14:paraId="7AFC408B" w14:textId="77777777" w:rsidR="002B1BC9" w:rsidRPr="002B1BC9" w:rsidRDefault="002B1BC9" w:rsidP="002B1BC9"/>
    <w:p w14:paraId="3A451500" w14:textId="77777777" w:rsidR="002B1BC9" w:rsidRDefault="00F65126" w:rsidP="002B1BC9">
      <w:pPr>
        <w:keepNext/>
        <w:jc w:val="center"/>
      </w:pPr>
      <w:r>
        <w:rPr>
          <w:noProof/>
        </w:rPr>
        <w:lastRenderedPageBreak/>
        <w:drawing>
          <wp:inline distT="0" distB="0" distL="0" distR="0" wp14:anchorId="5885F0D7" wp14:editId="25755A60">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07436843" w14:textId="77777777" w:rsidR="00962A88" w:rsidRDefault="002B1BC9" w:rsidP="002B1BC9">
      <w:pPr>
        <w:pStyle w:val="Caption"/>
      </w:pPr>
      <w:bookmarkStart w:id="513" w:name="_Ref69241459"/>
      <w:bookmarkStart w:id="514" w:name="_Toc69243417"/>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4</w:t>
        </w:r>
      </w:fldSimple>
      <w:bookmarkEnd w:id="513"/>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10%</w:t>
      </w:r>
      <w:bookmarkEnd w:id="514"/>
    </w:p>
    <w:p w14:paraId="40037BDA" w14:textId="78A2190B" w:rsidR="00EE07BC" w:rsidRDefault="0099340B" w:rsidP="00121CA2">
      <w:pPr>
        <w:ind w:firstLine="562"/>
        <w:rPr>
          <w:ins w:id="515" w:author="Cung Thanh Long" w:date="2021-04-14T16:52:00Z"/>
        </w:rPr>
      </w:pP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rsidR="00D43F09">
        <w:t>dạng</w:t>
      </w:r>
      <w:proofErr w:type="spellEnd"/>
      <w:r>
        <w:t xml:space="preserve"> </w:t>
      </w:r>
      <w:proofErr w:type="spellStart"/>
      <w:r>
        <w:t>đúng</w:t>
      </w:r>
      <w:proofErr w:type="spellEnd"/>
      <w:ins w:id="516" w:author="Cung Thanh Long" w:date="2021-04-14T16:49:00Z">
        <w:r w:rsidR="005E3A96">
          <w:t xml:space="preserve"> (</w:t>
        </w:r>
        <w:proofErr w:type="spellStart"/>
        <w:r w:rsidR="005E3A96">
          <w:t>trung</w:t>
        </w:r>
        <w:proofErr w:type="spellEnd"/>
        <w:r w:rsidR="005E3A96">
          <w:t xml:space="preserve"> </w:t>
        </w:r>
        <w:proofErr w:type="spellStart"/>
        <w:r w:rsidR="005E3A96">
          <w:t>bình</w:t>
        </w:r>
        <w:proofErr w:type="spellEnd"/>
        <w:r w:rsidR="005E3A96">
          <w:t xml:space="preserve"> </w:t>
        </w:r>
        <w:proofErr w:type="spellStart"/>
        <w:r w:rsidR="005E3A96">
          <w:t>cho</w:t>
        </w:r>
        <w:proofErr w:type="spellEnd"/>
        <w:r w:rsidR="005E3A96">
          <w:t xml:space="preserve"> </w:t>
        </w:r>
        <w:proofErr w:type="spellStart"/>
        <w:r w:rsidR="005E3A96">
          <w:t>cả</w:t>
        </w:r>
        <w:proofErr w:type="spellEnd"/>
        <w:r w:rsidR="005E3A96">
          <w:t xml:space="preserve"> 8 </w:t>
        </w:r>
        <w:proofErr w:type="spellStart"/>
        <w:r w:rsidR="005E3A96">
          <w:t>trạng</w:t>
        </w:r>
        <w:proofErr w:type="spellEnd"/>
        <w:r w:rsidR="005E3A96">
          <w:t xml:space="preserve"> </w:t>
        </w:r>
        <w:proofErr w:type="spellStart"/>
        <w:r w:rsidR="005E3A96">
          <w:t>thái</w:t>
        </w:r>
        <w:proofErr w:type="spellEnd"/>
        <w:r w:rsidR="005E3A96">
          <w:t xml:space="preserve"> </w:t>
        </w:r>
        <w:proofErr w:type="spellStart"/>
        <w:r w:rsidR="005E3A96">
          <w:t>cảm</w:t>
        </w:r>
        <w:proofErr w:type="spellEnd"/>
        <w:r w:rsidR="005E3A96">
          <w:t xml:space="preserve"> </w:t>
        </w:r>
        <w:proofErr w:type="spellStart"/>
        <w:r w:rsidR="005E3A96">
          <w:t>xúc</w:t>
        </w:r>
        <w:proofErr w:type="spellEnd"/>
        <w:r w:rsidR="005E3A96">
          <w:t xml:space="preserve"> </w:t>
        </w:r>
        <w:proofErr w:type="spellStart"/>
        <w:r w:rsidR="005E3A96">
          <w:t>kh</w:t>
        </w:r>
      </w:ins>
      <w:ins w:id="517" w:author="Cung Thanh Long" w:date="2021-04-14T16:50:00Z">
        <w:r w:rsidR="005E3A96">
          <w:t>ác</w:t>
        </w:r>
        <w:proofErr w:type="spellEnd"/>
        <w:r w:rsidR="005E3A96">
          <w:t xml:space="preserve"> </w:t>
        </w:r>
        <w:proofErr w:type="spellStart"/>
        <w:r w:rsidR="005E3A96">
          <w:t>nhau</w:t>
        </w:r>
        <w:proofErr w:type="spellEnd"/>
        <w:r w:rsidR="005E3A96">
          <w:t>)</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5535A2">
        <w:t xml:space="preserve">SVM </w:t>
      </w:r>
      <w:proofErr w:type="spellStart"/>
      <w:r w:rsidR="005535A2">
        <w:t>và</w:t>
      </w:r>
      <w:proofErr w:type="spellEnd"/>
      <w:r w:rsidR="005535A2">
        <w:t xml:space="preserve"> </w:t>
      </w:r>
      <w:r w:rsidR="001B007E">
        <w:t>Random Forest</w:t>
      </w:r>
      <w:r w:rsidR="005535A2">
        <w:t xml:space="preserve"> </w:t>
      </w:r>
      <w:proofErr w:type="spellStart"/>
      <w:r w:rsidR="005535A2">
        <w:t>lần</w:t>
      </w:r>
      <w:proofErr w:type="spellEnd"/>
      <w:r w:rsidR="005535A2">
        <w:t xml:space="preserve"> </w:t>
      </w:r>
      <w:proofErr w:type="spellStart"/>
      <w:r w:rsidR="005535A2">
        <w:t>lượ</w:t>
      </w:r>
      <w:r w:rsidR="00794E94">
        <w:t>t</w:t>
      </w:r>
      <w:proofErr w:type="spellEnd"/>
      <w:r w:rsidR="00794E94">
        <w:t xml:space="preserve"> </w:t>
      </w:r>
      <w:proofErr w:type="spellStart"/>
      <w:r w:rsidR="00794E94">
        <w:t>là</w:t>
      </w:r>
      <w:proofErr w:type="spellEnd"/>
      <w:r w:rsidR="00794E94">
        <w:t xml:space="preserve"> 73</w:t>
      </w:r>
      <w:r w:rsidR="00A01124">
        <w:t>,</w:t>
      </w:r>
      <w:r w:rsidR="00794E94">
        <w:t xml:space="preserve">75% </w:t>
      </w:r>
      <w:proofErr w:type="spellStart"/>
      <w:r w:rsidR="00794E94">
        <w:t>và</w:t>
      </w:r>
      <w:proofErr w:type="spellEnd"/>
      <w:r w:rsidR="00794E94">
        <w:t xml:space="preserve"> 75,62</w:t>
      </w:r>
      <w:r w:rsidR="005535A2">
        <w:t xml:space="preserve">%. </w:t>
      </w:r>
      <w:proofErr w:type="spellStart"/>
      <w:r w:rsidR="005535A2">
        <w:t>Đối</w:t>
      </w:r>
      <w:proofErr w:type="spellEnd"/>
      <w:r w:rsidR="005535A2">
        <w:t xml:space="preserve"> </w:t>
      </w:r>
      <w:proofErr w:type="spellStart"/>
      <w:r w:rsidR="005535A2">
        <w:t>với</w:t>
      </w:r>
      <w:proofErr w:type="spellEnd"/>
      <w:r w:rsidR="005535A2">
        <w:t xml:space="preserve"> </w:t>
      </w:r>
      <w:proofErr w:type="spellStart"/>
      <w:r w:rsidR="005535A2">
        <w:t>mô</w:t>
      </w:r>
      <w:proofErr w:type="spellEnd"/>
      <w:r w:rsidR="005535A2">
        <w:t xml:space="preserve"> </w:t>
      </w:r>
      <w:proofErr w:type="spellStart"/>
      <w:r w:rsidR="005535A2">
        <w:t>hình</w:t>
      </w:r>
      <w:proofErr w:type="spellEnd"/>
      <w:r w:rsidR="005535A2">
        <w:t xml:space="preserve"> SVM, </w:t>
      </w:r>
      <w:r w:rsidR="00794E94">
        <w:t xml:space="preserve">3 </w:t>
      </w:r>
      <w:proofErr w:type="spellStart"/>
      <w:r w:rsidR="005535A2">
        <w:t>trạng</w:t>
      </w:r>
      <w:proofErr w:type="spellEnd"/>
      <w:r w:rsidR="005535A2">
        <w:t xml:space="preserve"> </w:t>
      </w:r>
      <w:proofErr w:type="spellStart"/>
      <w:r w:rsidR="005535A2">
        <w:t>thái</w:t>
      </w:r>
      <w:proofErr w:type="spellEnd"/>
      <w:r w:rsidR="005535A2">
        <w:t xml:space="preserve"> </w:t>
      </w:r>
      <w:proofErr w:type="spellStart"/>
      <w:r w:rsidR="005535A2">
        <w:t>cảm</w:t>
      </w:r>
      <w:proofErr w:type="spellEnd"/>
      <w:r w:rsidR="005535A2">
        <w:t xml:space="preserve"> </w:t>
      </w:r>
      <w:proofErr w:type="spellStart"/>
      <w:r w:rsidR="005535A2">
        <w:t>xúc</w:t>
      </w:r>
      <w:proofErr w:type="spellEnd"/>
      <w:r w:rsidR="005535A2">
        <w:t xml:space="preserve"> </w:t>
      </w:r>
      <w:proofErr w:type="spellStart"/>
      <w:r w:rsidR="005535A2">
        <w:t>trung</w:t>
      </w:r>
      <w:proofErr w:type="spellEnd"/>
      <w:r w:rsidR="005535A2">
        <w:t xml:space="preserve"> </w:t>
      </w:r>
      <w:proofErr w:type="spellStart"/>
      <w:r w:rsidR="005535A2">
        <w:t>tính</w:t>
      </w:r>
      <w:proofErr w:type="spellEnd"/>
      <w:r w:rsidR="00794E94">
        <w:t xml:space="preserve">, </w:t>
      </w:r>
      <w:proofErr w:type="spellStart"/>
      <w:r w:rsidR="00794E94">
        <w:t>giận</w:t>
      </w:r>
      <w:proofErr w:type="spellEnd"/>
      <w:r w:rsidR="00794E94">
        <w:t xml:space="preserve"> </w:t>
      </w:r>
      <w:proofErr w:type="spellStart"/>
      <w:r w:rsidR="00794E94">
        <w:t>dữ</w:t>
      </w:r>
      <w:proofErr w:type="spellEnd"/>
      <w:r w:rsidR="00794E94">
        <w:t xml:space="preserve"> </w:t>
      </w:r>
      <w:proofErr w:type="spellStart"/>
      <w:r w:rsidR="00794E94">
        <w:t>và</w:t>
      </w:r>
      <w:proofErr w:type="spellEnd"/>
      <w:r w:rsidR="00794E94">
        <w:t xml:space="preserve"> </w:t>
      </w:r>
      <w:proofErr w:type="spellStart"/>
      <w:r w:rsidR="00794E94">
        <w:t>tôn</w:t>
      </w:r>
      <w:proofErr w:type="spellEnd"/>
      <w:r w:rsidR="00794E94">
        <w:t xml:space="preserve"> </w:t>
      </w:r>
      <w:proofErr w:type="spellStart"/>
      <w:r w:rsidR="00794E94">
        <w:t>trọng</w:t>
      </w:r>
      <w:proofErr w:type="spellEnd"/>
      <w:r w:rsidR="005535A2">
        <w:t xml:space="preserve"> </w:t>
      </w:r>
      <w:proofErr w:type="spellStart"/>
      <w:r w:rsidR="005535A2">
        <w:t>cho</w:t>
      </w:r>
      <w:proofErr w:type="spellEnd"/>
      <w:r w:rsidR="005535A2">
        <w:t xml:space="preserve"> </w:t>
      </w:r>
      <w:proofErr w:type="spellStart"/>
      <w:r w:rsidR="005535A2">
        <w:t>kết</w:t>
      </w:r>
      <w:proofErr w:type="spellEnd"/>
      <w:r w:rsidR="005535A2">
        <w:t xml:space="preserve"> </w:t>
      </w:r>
      <w:proofErr w:type="spellStart"/>
      <w:r w:rsidR="005535A2">
        <w:t>quả</w:t>
      </w:r>
      <w:proofErr w:type="spellEnd"/>
      <w:r w:rsidR="005535A2">
        <w:t xml:space="preserve"> </w:t>
      </w:r>
      <w:proofErr w:type="spellStart"/>
      <w:r w:rsidR="005535A2">
        <w:t>nhận</w:t>
      </w:r>
      <w:proofErr w:type="spellEnd"/>
      <w:r w:rsidR="005535A2">
        <w:t xml:space="preserve"> </w:t>
      </w:r>
      <w:proofErr w:type="spellStart"/>
      <w:r w:rsidR="005535A2">
        <w:t>dạng</w:t>
      </w:r>
      <w:proofErr w:type="spellEnd"/>
      <w:r w:rsidR="005535A2">
        <w:t xml:space="preserve"> </w:t>
      </w:r>
      <w:proofErr w:type="spellStart"/>
      <w:r w:rsidR="005535A2">
        <w:t>tốt</w:t>
      </w:r>
      <w:proofErr w:type="spellEnd"/>
      <w:r w:rsidR="005535A2">
        <w:t xml:space="preserve"> </w:t>
      </w:r>
      <w:proofErr w:type="spellStart"/>
      <w:r w:rsidR="005535A2">
        <w:t>nhấ</w:t>
      </w:r>
      <w:r w:rsidR="00794E94">
        <w:t>t</w:t>
      </w:r>
      <w:proofErr w:type="spellEnd"/>
      <w:r w:rsidR="00794E94">
        <w:t xml:space="preserve"> (85%)</w:t>
      </w:r>
      <w:ins w:id="518" w:author="Cung Thanh Long" w:date="2021-04-14T16:50:00Z">
        <w:r w:rsidR="005E3A96">
          <w:t>. Hai</w:t>
        </w:r>
      </w:ins>
      <w:del w:id="519" w:author="Cung Thanh Long" w:date="2021-04-14T16:50:00Z">
        <w:r w:rsidR="00794E94" w:rsidDel="005E3A96">
          <w:delText>, 2</w:delText>
        </w:r>
      </w:del>
      <w:r w:rsidR="00794E94">
        <w:t xml:space="preserve"> </w:t>
      </w:r>
      <w:proofErr w:type="spellStart"/>
      <w:r w:rsidR="005535A2">
        <w:t>trạng</w:t>
      </w:r>
      <w:proofErr w:type="spellEnd"/>
      <w:r w:rsidR="005535A2">
        <w:t xml:space="preserve"> </w:t>
      </w:r>
      <w:proofErr w:type="spellStart"/>
      <w:r w:rsidR="005535A2">
        <w:t>thái</w:t>
      </w:r>
      <w:proofErr w:type="spellEnd"/>
      <w:r w:rsidR="005535A2">
        <w:t xml:space="preserve"> </w:t>
      </w:r>
      <w:proofErr w:type="spellStart"/>
      <w:r w:rsidR="005535A2">
        <w:t>cả</w:t>
      </w:r>
      <w:r w:rsidR="00794E94">
        <w:t>m</w:t>
      </w:r>
      <w:proofErr w:type="spellEnd"/>
      <w:r w:rsidR="00794E94">
        <w:t xml:space="preserve"> </w:t>
      </w:r>
      <w:proofErr w:type="spellStart"/>
      <w:r w:rsidR="00794E94">
        <w:t>xúc</w:t>
      </w:r>
      <w:proofErr w:type="spellEnd"/>
      <w:r w:rsidR="00794E94">
        <w:t xml:space="preserve"> </w:t>
      </w:r>
      <w:proofErr w:type="spellStart"/>
      <w:r w:rsidR="00794E94">
        <w:t>đau</w:t>
      </w:r>
      <w:proofErr w:type="spellEnd"/>
      <w:r w:rsidR="00794E94">
        <w:t xml:space="preserve"> </w:t>
      </w:r>
      <w:proofErr w:type="spellStart"/>
      <w:r w:rsidR="00794E94">
        <w:t>buồn</w:t>
      </w:r>
      <w:proofErr w:type="spellEnd"/>
      <w:r w:rsidR="00794E94">
        <w:t xml:space="preserve"> </w:t>
      </w:r>
      <w:proofErr w:type="spellStart"/>
      <w:r w:rsidR="00794E94">
        <w:t>và</w:t>
      </w:r>
      <w:proofErr w:type="spellEnd"/>
      <w:r w:rsidR="00794E94">
        <w:t xml:space="preserve"> </w:t>
      </w:r>
      <w:proofErr w:type="spellStart"/>
      <w:r w:rsidR="00794E94">
        <w:t>vui</w:t>
      </w:r>
      <w:proofErr w:type="spellEnd"/>
      <w:r w:rsidR="00794E94">
        <w:t xml:space="preserve"> </w:t>
      </w:r>
      <w:proofErr w:type="spellStart"/>
      <w:r w:rsidR="00794E94">
        <w:t>vẻ</w:t>
      </w:r>
      <w:proofErr w:type="spellEnd"/>
      <w:r w:rsidR="005535A2">
        <w:t xml:space="preserve"> </w:t>
      </w:r>
      <w:proofErr w:type="spellStart"/>
      <w:r w:rsidR="005535A2">
        <w:t>cho</w:t>
      </w:r>
      <w:proofErr w:type="spellEnd"/>
      <w:r w:rsidR="005535A2">
        <w:t xml:space="preserve"> </w:t>
      </w:r>
      <w:proofErr w:type="spellStart"/>
      <w:r w:rsidR="005535A2">
        <w:t>tỉ</w:t>
      </w:r>
      <w:proofErr w:type="spellEnd"/>
      <w:r w:rsidR="005535A2">
        <w:t xml:space="preserve"> </w:t>
      </w:r>
      <w:proofErr w:type="spellStart"/>
      <w:r w:rsidR="005535A2">
        <w:t>lệ</w:t>
      </w:r>
      <w:proofErr w:type="spellEnd"/>
      <w:r w:rsidR="005535A2">
        <w:t xml:space="preserve"> </w:t>
      </w:r>
      <w:proofErr w:type="spellStart"/>
      <w:r w:rsidR="005535A2">
        <w:t>thấp</w:t>
      </w:r>
      <w:proofErr w:type="spellEnd"/>
      <w:r w:rsidR="005535A2">
        <w:t xml:space="preserve"> </w:t>
      </w:r>
      <w:proofErr w:type="spellStart"/>
      <w:r w:rsidR="005535A2">
        <w:t>nhấ</w:t>
      </w:r>
      <w:r w:rsidR="00794E94">
        <w:t>t</w:t>
      </w:r>
      <w:proofErr w:type="spellEnd"/>
      <w:r w:rsidR="00794E94">
        <w:t xml:space="preserve"> (55</w:t>
      </w:r>
      <w:r w:rsidR="005535A2">
        <w:t xml:space="preserve">%). </w:t>
      </w:r>
      <w:proofErr w:type="spellStart"/>
      <w:r w:rsidR="005535A2">
        <w:t>Tương</w:t>
      </w:r>
      <w:proofErr w:type="spellEnd"/>
      <w:r w:rsidR="005535A2">
        <w:t xml:space="preserve"> </w:t>
      </w:r>
      <w:proofErr w:type="spellStart"/>
      <w:r w:rsidR="005535A2">
        <w:t>tự</w:t>
      </w:r>
      <w:proofErr w:type="spellEnd"/>
      <w:r w:rsidR="005535A2">
        <w:t xml:space="preserve">, </w:t>
      </w:r>
      <w:proofErr w:type="spellStart"/>
      <w:r w:rsidR="005535A2">
        <w:t>mô</w:t>
      </w:r>
      <w:proofErr w:type="spellEnd"/>
      <w:r w:rsidR="005535A2">
        <w:t xml:space="preserve"> </w:t>
      </w:r>
      <w:proofErr w:type="spellStart"/>
      <w:r w:rsidR="005535A2">
        <w:t>hình</w:t>
      </w:r>
      <w:proofErr w:type="spellEnd"/>
      <w:r w:rsidR="005535A2">
        <w:t xml:space="preserve"> </w:t>
      </w:r>
      <w:r w:rsidR="001B007E">
        <w:t>Random Forest</w:t>
      </w:r>
      <w:r w:rsidR="005535A2">
        <w:t xml:space="preserve"> </w:t>
      </w:r>
      <w:proofErr w:type="spellStart"/>
      <w:ins w:id="520" w:author="Cung Thanh Long" w:date="2021-04-14T16:51:00Z">
        <w:r w:rsidR="005E3A96">
          <w:t>cho</w:t>
        </w:r>
        <w:proofErr w:type="spellEnd"/>
        <w:r w:rsidR="005E3A96">
          <w:t xml:space="preserve"> </w:t>
        </w:r>
        <w:proofErr w:type="spellStart"/>
        <w:r w:rsidR="005E3A96">
          <w:t>kết</w:t>
        </w:r>
        <w:proofErr w:type="spellEnd"/>
        <w:r w:rsidR="005E3A96">
          <w:t xml:space="preserve"> </w:t>
        </w:r>
      </w:ins>
      <w:proofErr w:type="spellStart"/>
      <w:ins w:id="521" w:author="Cung Thanh Long" w:date="2021-04-14T16:52:00Z">
        <w:r w:rsidR="005E3A96">
          <w:t>quả</w:t>
        </w:r>
        <w:proofErr w:type="spellEnd"/>
        <w:r w:rsidR="005E3A96">
          <w:t xml:space="preserve"> </w:t>
        </w:r>
      </w:ins>
      <w:proofErr w:type="spellStart"/>
      <w:r w:rsidR="005535A2">
        <w:t>nhận</w:t>
      </w:r>
      <w:proofErr w:type="spellEnd"/>
      <w:r w:rsidR="005535A2">
        <w:t xml:space="preserve"> </w:t>
      </w:r>
      <w:proofErr w:type="spellStart"/>
      <w:r w:rsidR="005535A2">
        <w:t>dạng</w:t>
      </w:r>
      <w:proofErr w:type="spellEnd"/>
      <w:r w:rsidR="005535A2">
        <w:t xml:space="preserve"> </w:t>
      </w:r>
      <w:proofErr w:type="spellStart"/>
      <w:r w:rsidR="005535A2">
        <w:t>tốt</w:t>
      </w:r>
      <w:proofErr w:type="spellEnd"/>
      <w:r w:rsidR="005535A2">
        <w:t xml:space="preserve"> </w:t>
      </w:r>
      <w:proofErr w:type="spellStart"/>
      <w:r w:rsidR="005535A2">
        <w:t>nhất</w:t>
      </w:r>
      <w:proofErr w:type="spellEnd"/>
      <w:r w:rsidR="005535A2">
        <w:t xml:space="preserve"> </w:t>
      </w:r>
      <w:proofErr w:type="spellStart"/>
      <w:r w:rsidR="005535A2">
        <w:t>vớ</w:t>
      </w:r>
      <w:r w:rsidR="00794E94">
        <w:t>i</w:t>
      </w:r>
      <w:proofErr w:type="spellEnd"/>
      <w:r w:rsidR="00794E94">
        <w:t xml:space="preserve"> </w:t>
      </w:r>
      <w:proofErr w:type="spellStart"/>
      <w:r w:rsidR="005535A2">
        <w:t>trạng</w:t>
      </w:r>
      <w:proofErr w:type="spellEnd"/>
      <w:r w:rsidR="005535A2">
        <w:t xml:space="preserve"> </w:t>
      </w:r>
      <w:proofErr w:type="spellStart"/>
      <w:r w:rsidR="005535A2">
        <w:t>thái</w:t>
      </w:r>
      <w:proofErr w:type="spellEnd"/>
      <w:r w:rsidR="005535A2">
        <w:t xml:space="preserve"> </w:t>
      </w:r>
      <w:proofErr w:type="spellStart"/>
      <w:r w:rsidR="005535A2">
        <w:t>cả</w:t>
      </w:r>
      <w:r w:rsidR="00794E94">
        <w:t>m</w:t>
      </w:r>
      <w:proofErr w:type="spellEnd"/>
      <w:r w:rsidR="00794E94">
        <w:t xml:space="preserve"> </w:t>
      </w:r>
      <w:proofErr w:type="spellStart"/>
      <w:r w:rsidR="00794E94">
        <w:t>xúc</w:t>
      </w:r>
      <w:proofErr w:type="spellEnd"/>
      <w:del w:id="522" w:author="Cung Thanh Long" w:date="2021-04-14T16:51:00Z">
        <w:r w:rsidR="00794E94" w:rsidDel="005E3A96">
          <w:delText xml:space="preserve"> là</w:delText>
        </w:r>
      </w:del>
      <w:r w:rsidR="00794E94">
        <w:t xml:space="preserve"> </w:t>
      </w:r>
      <w:proofErr w:type="spellStart"/>
      <w:r w:rsidR="005535A2">
        <w:t>tôn</w:t>
      </w:r>
      <w:proofErr w:type="spellEnd"/>
      <w:r w:rsidR="005535A2">
        <w:t xml:space="preserve"> </w:t>
      </w:r>
      <w:proofErr w:type="spellStart"/>
      <w:r w:rsidR="005535A2">
        <w:t>trọ</w:t>
      </w:r>
      <w:r w:rsidR="00794E94">
        <w:t>ng</w:t>
      </w:r>
      <w:proofErr w:type="spellEnd"/>
      <w:r w:rsidR="00794E94">
        <w:t xml:space="preserve"> (9</w:t>
      </w:r>
      <w:r w:rsidR="005535A2">
        <w:t xml:space="preserve">5%) </w:t>
      </w:r>
      <w:proofErr w:type="spellStart"/>
      <w:r w:rsidR="005535A2">
        <w:t>và</w:t>
      </w:r>
      <w:proofErr w:type="spellEnd"/>
      <w:r w:rsidR="005535A2">
        <w:t xml:space="preserve"> </w:t>
      </w:r>
      <w:proofErr w:type="spellStart"/>
      <w:r w:rsidR="00A01124">
        <w:t>thấp</w:t>
      </w:r>
      <w:proofErr w:type="spellEnd"/>
      <w:r w:rsidR="005535A2">
        <w:t xml:space="preserve"> </w:t>
      </w:r>
      <w:proofErr w:type="spellStart"/>
      <w:r w:rsidR="005535A2">
        <w:t>nhất</w:t>
      </w:r>
      <w:proofErr w:type="spellEnd"/>
      <w:r w:rsidR="005535A2">
        <w:t xml:space="preserve"> </w:t>
      </w:r>
      <w:proofErr w:type="spellStart"/>
      <w:r w:rsidR="005535A2">
        <w:t>với</w:t>
      </w:r>
      <w:proofErr w:type="spellEnd"/>
      <w:r w:rsidR="005535A2">
        <w:t xml:space="preserve"> </w:t>
      </w:r>
      <w:proofErr w:type="spellStart"/>
      <w:r w:rsidR="005535A2">
        <w:t>trạng</w:t>
      </w:r>
      <w:proofErr w:type="spellEnd"/>
      <w:r w:rsidR="005535A2">
        <w:t xml:space="preserve"> </w:t>
      </w:r>
      <w:proofErr w:type="spellStart"/>
      <w:r w:rsidR="005535A2">
        <w:t>thái</w:t>
      </w:r>
      <w:proofErr w:type="spellEnd"/>
      <w:r w:rsidR="005535A2">
        <w:t xml:space="preserve"> </w:t>
      </w:r>
      <w:proofErr w:type="spellStart"/>
      <w:r w:rsidR="005535A2">
        <w:t>cảm</w:t>
      </w:r>
      <w:proofErr w:type="spellEnd"/>
      <w:r w:rsidR="005535A2">
        <w:t xml:space="preserve"> </w:t>
      </w:r>
      <w:proofErr w:type="spellStart"/>
      <w:r w:rsidR="005535A2">
        <w:t>xúc</w:t>
      </w:r>
      <w:proofErr w:type="spellEnd"/>
      <w:r w:rsidR="005535A2">
        <w:t xml:space="preserve"> </w:t>
      </w:r>
      <w:proofErr w:type="spellStart"/>
      <w:r w:rsidR="00794E94">
        <w:t>vui</w:t>
      </w:r>
      <w:proofErr w:type="spellEnd"/>
      <w:r w:rsidR="00794E94">
        <w:t xml:space="preserve"> </w:t>
      </w:r>
      <w:proofErr w:type="spellStart"/>
      <w:r w:rsidR="00794E94">
        <w:t>vẻ</w:t>
      </w:r>
      <w:proofErr w:type="spellEnd"/>
      <w:r w:rsidR="00794E94">
        <w:t xml:space="preserve"> (60</w:t>
      </w:r>
      <w:r w:rsidR="005535A2">
        <w:t>%).</w:t>
      </w:r>
    </w:p>
    <w:p w14:paraId="7DA7AE4F" w14:textId="53488D1B" w:rsidR="005E3A96" w:rsidRDefault="005E3A96" w:rsidP="00121CA2">
      <w:pPr>
        <w:ind w:firstLine="562"/>
      </w:pPr>
      <w:proofErr w:type="spellStart"/>
      <w:ins w:id="523" w:author="Cung Thanh Long" w:date="2021-04-14T16:52:00Z">
        <w:r>
          <w:t>Như</w:t>
        </w:r>
        <w:proofErr w:type="spellEnd"/>
        <w:r>
          <w:t xml:space="preserve"> </w:t>
        </w:r>
        <w:proofErr w:type="spellStart"/>
        <w:r>
          <w:t>vậy</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10%</w:t>
        </w:r>
      </w:ins>
      <w:ins w:id="524" w:author="Cung Thanh Long" w:date="2021-04-14T16:54:00Z">
        <w:r>
          <w:t>,</w:t>
        </w:r>
      </w:ins>
      <w:ins w:id="525" w:author="Cung Thanh Long" w:date="2021-04-14T16:52:00Z">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ins>
      <w:proofErr w:type="spellStart"/>
      <w:ins w:id="526" w:author="Cung Thanh Long" w:date="2021-04-14T16:53:00Z">
        <w:r>
          <w:t>của</w:t>
        </w:r>
        <w:proofErr w:type="spellEnd"/>
        <w:r>
          <w:t xml:space="preserve"> </w:t>
        </w:r>
        <w:proofErr w:type="spellStart"/>
        <w:r>
          <w:t>cả</w:t>
        </w:r>
        <w:proofErr w:type="spellEnd"/>
        <w:r>
          <w:t xml:space="preserve"> </w:t>
        </w:r>
        <w:proofErr w:type="spellStart"/>
        <w:r>
          <w:t>hai</w:t>
        </w:r>
        <w:proofErr w:type="spellEnd"/>
        <w:r>
          <w:t xml:space="preserve"> </w:t>
        </w:r>
        <w:proofErr w:type="spellStart"/>
        <w:r>
          <w:t>kỹ</w:t>
        </w:r>
        <w:proofErr w:type="spellEnd"/>
        <w:r>
          <w:t xml:space="preserve"> </w:t>
        </w:r>
        <w:proofErr w:type="spellStart"/>
        <w:r>
          <w:t>thuật</w:t>
        </w:r>
        <w:proofErr w:type="spellEnd"/>
        <w:r>
          <w:t xml:space="preserve"> SVM </w:t>
        </w:r>
        <w:proofErr w:type="spellStart"/>
        <w:r>
          <w:t>và</w:t>
        </w:r>
        <w:proofErr w:type="spellEnd"/>
        <w:r>
          <w:t xml:space="preserve"> RF </w:t>
        </w:r>
        <w:proofErr w:type="spellStart"/>
        <w:r>
          <w:t>đều</w:t>
        </w:r>
        <w:proofErr w:type="spellEnd"/>
        <w:r>
          <w:t xml:space="preserve"> </w:t>
        </w:r>
        <w:proofErr w:type="spellStart"/>
        <w:r>
          <w:t>cao</w:t>
        </w:r>
        <w:proofErr w:type="spellEnd"/>
        <w:r>
          <w:t xml:space="preserve"> </w:t>
        </w:r>
        <w:proofErr w:type="spellStart"/>
        <w:r>
          <w:t>hơn</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chồng</w:t>
        </w:r>
        <w:proofErr w:type="spellEnd"/>
        <w:r>
          <w:t xml:space="preserve"> </w:t>
        </w:r>
        <w:proofErr w:type="spellStart"/>
        <w:r>
          <w:t>chập</w:t>
        </w:r>
        <w:proofErr w:type="spellEnd"/>
        <w:r>
          <w:t xml:space="preserve">. Song, </w:t>
        </w:r>
        <w:proofErr w:type="spellStart"/>
        <w:r>
          <w:t>trung</w:t>
        </w:r>
        <w:proofErr w:type="spellEnd"/>
        <w:r>
          <w:t xml:space="preserve"> </w:t>
        </w:r>
        <w:proofErr w:type="spellStart"/>
        <w:r>
          <w:t>bình</w:t>
        </w:r>
        <w:proofErr w:type="spellEnd"/>
        <w:r>
          <w:t xml:space="preserve"> </w:t>
        </w:r>
        <w:proofErr w:type="spellStart"/>
        <w:r>
          <w:t>cho</w:t>
        </w:r>
        <w:proofErr w:type="spellEnd"/>
        <w:r>
          <w:t xml:space="preserve"> </w:t>
        </w:r>
        <w:proofErr w:type="spellStart"/>
        <w:r>
          <w:t>cả</w:t>
        </w:r>
        <w:proofErr w:type="spellEnd"/>
        <w:r>
          <w:t xml:space="preserve"> 8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ins>
      <w:proofErr w:type="spellEnd"/>
      <w:ins w:id="527" w:author="Cung Thanh Long" w:date="2021-04-14T16:54:00Z">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chưa</w:t>
        </w:r>
        <w:proofErr w:type="spellEnd"/>
        <w:r>
          <w:t xml:space="preserve"> </w:t>
        </w:r>
        <w:proofErr w:type="spellStart"/>
        <w:r>
          <w:t>đủ</w:t>
        </w:r>
        <w:proofErr w:type="spellEnd"/>
        <w:r>
          <w:t xml:space="preserve"> </w:t>
        </w:r>
        <w:proofErr w:type="spellStart"/>
        <w:r>
          <w:t>tốt</w:t>
        </w:r>
        <w:proofErr w:type="spellEnd"/>
        <w:r>
          <w:t xml:space="preserve">, </w:t>
        </w:r>
        <w:proofErr w:type="spellStart"/>
        <w:r>
          <w:t>khi</w:t>
        </w:r>
        <w:proofErr w:type="spellEnd"/>
        <w:r>
          <w:t xml:space="preserve"> </w:t>
        </w:r>
        <w:proofErr w:type="spellStart"/>
        <w:r>
          <w:t>chưa</w:t>
        </w:r>
        <w:proofErr w:type="spellEnd"/>
        <w:r>
          <w:t xml:space="preserve"> </w:t>
        </w:r>
        <w:proofErr w:type="spellStart"/>
        <w:r>
          <w:t>đạt</w:t>
        </w:r>
        <w:proofErr w:type="spellEnd"/>
        <w:r>
          <w:t xml:space="preserve"> </w:t>
        </w:r>
        <w:proofErr w:type="spellStart"/>
        <w:r>
          <w:t>dộ</w:t>
        </w:r>
        <w:proofErr w:type="spellEnd"/>
        <w:r>
          <w:t xml:space="preserve"> </w:t>
        </w:r>
        <w:proofErr w:type="spellStart"/>
        <w:r>
          <w:t>ch</w:t>
        </w:r>
      </w:ins>
      <w:ins w:id="528" w:author="Cung Thanh Long" w:date="2021-04-14T16:55:00Z">
        <w:r>
          <w:t>ính</w:t>
        </w:r>
        <w:proofErr w:type="spellEnd"/>
        <w:r>
          <w:t xml:space="preserve"> </w:t>
        </w:r>
        <w:proofErr w:type="spellStart"/>
        <w:r>
          <w:t>xác</w:t>
        </w:r>
        <w:proofErr w:type="spellEnd"/>
        <w:r>
          <w:t xml:space="preserve"> </w:t>
        </w:r>
        <w:proofErr w:type="spellStart"/>
        <w:r>
          <w:t>từ</w:t>
        </w:r>
      </w:ins>
      <w:proofErr w:type="spellEnd"/>
      <w:ins w:id="529" w:author="Cung Thanh Long" w:date="2021-04-14T16:54:00Z">
        <w:r>
          <w:t xml:space="preserve"> 80% </w:t>
        </w:r>
        <w:proofErr w:type="spellStart"/>
        <w:r>
          <w:t>trở</w:t>
        </w:r>
        <w:proofErr w:type="spellEnd"/>
        <w:r>
          <w:t xml:space="preserve"> </w:t>
        </w:r>
        <w:proofErr w:type="spellStart"/>
        <w:r>
          <w:t>lên</w:t>
        </w:r>
        <w:proofErr w:type="spellEnd"/>
        <w:r>
          <w:t>.</w:t>
        </w:r>
      </w:ins>
    </w:p>
    <w:p w14:paraId="60B325CC" w14:textId="77777777" w:rsidR="00D43F09" w:rsidRDefault="00D43F09" w:rsidP="005535A2"/>
    <w:p w14:paraId="53BDE783" w14:textId="77777777" w:rsidR="00EE07BC" w:rsidRDefault="00EE07BC" w:rsidP="001C2354">
      <w:pPr>
        <w:pStyle w:val="Heading3"/>
      </w:pPr>
      <w:bookmarkStart w:id="530" w:name="_Toc69243376"/>
      <w:proofErr w:type="spellStart"/>
      <w:r>
        <w:t>Tỉ</w:t>
      </w:r>
      <w:proofErr w:type="spellEnd"/>
      <w:r>
        <w:t xml:space="preserve"> </w:t>
      </w:r>
      <w:proofErr w:type="spellStart"/>
      <w:r>
        <w:t>lệ</w:t>
      </w:r>
      <w:proofErr w:type="spellEnd"/>
      <w:r>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t>20%</w:t>
      </w:r>
      <w:bookmarkEnd w:id="530"/>
    </w:p>
    <w:p w14:paraId="376775B7" w14:textId="71BB303D" w:rsidR="00322577" w:rsidRPr="00AA4C3E" w:rsidRDefault="00322577" w:rsidP="00322577">
      <w:pPr>
        <w:ind w:firstLine="562"/>
      </w:pPr>
      <w:r>
        <w:t xml:space="preserve">Khi </w:t>
      </w:r>
      <w:proofErr w:type="spellStart"/>
      <w:r>
        <w:t>sử</w:t>
      </w:r>
      <w:proofErr w:type="spellEnd"/>
      <w:r>
        <w:t xml:space="preserve"> </w:t>
      </w:r>
      <w:proofErr w:type="spellStart"/>
      <w:r>
        <w:t>dụng</w:t>
      </w:r>
      <w:proofErr w:type="spellEnd"/>
      <w:r>
        <w:t xml:space="preserve"> </w:t>
      </w:r>
      <w:proofErr w:type="spellStart"/>
      <w:ins w:id="531" w:author="Cung Thanh Long" w:date="2021-04-14T17:11:00Z">
        <w:r w:rsidR="00BC7930">
          <w:t>giải</w:t>
        </w:r>
      </w:ins>
      <w:proofErr w:type="spellEnd"/>
      <w:del w:id="532" w:author="Cung Thanh Long" w:date="2021-04-14T17:11:00Z">
        <w:r w:rsidDel="00BC7930">
          <w:delText>phương</w:delText>
        </w:r>
      </w:del>
      <w:r>
        <w:t xml:space="preserve"> </w:t>
      </w:r>
      <w:proofErr w:type="spellStart"/>
      <w:r>
        <w:t>pháp</w:t>
      </w:r>
      <w:proofErr w:type="spellEnd"/>
      <w:r>
        <w:t xml:space="preserve"> </w:t>
      </w:r>
      <w:proofErr w:type="spellStart"/>
      <w:r w:rsidR="006D39AF">
        <w:t>chồng</w:t>
      </w:r>
      <w:proofErr w:type="spellEnd"/>
      <w:r w:rsidR="006D39AF">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20%,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là</w:t>
      </w:r>
      <w:proofErr w:type="spellEnd"/>
      <w:r>
        <w:t xml:space="preserve"> 1920 </w:t>
      </w:r>
      <w:proofErr w:type="spellStart"/>
      <w:r>
        <w:t>mẫu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đó</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ins w:id="533" w:author="Cung Thanh Long" w:date="2021-04-14T17:13:00Z">
        <w:r w:rsidR="00BC7930">
          <w:t xml:space="preserve"> </w:t>
        </w:r>
        <w:proofErr w:type="spellStart"/>
        <w:r w:rsidR="00BC7930">
          <w:t>và</w:t>
        </w:r>
        <w:proofErr w:type="spellEnd"/>
        <w:r w:rsidR="00BC7930">
          <w:t xml:space="preserve"> </w:t>
        </w:r>
        <w:proofErr w:type="spellStart"/>
        <w:r w:rsidR="00BC7930">
          <w:t>thử</w:t>
        </w:r>
        <w:proofErr w:type="spellEnd"/>
        <w:r w:rsidR="00BC7930">
          <w:t xml:space="preserve"> </w:t>
        </w:r>
        <w:proofErr w:type="spellStart"/>
        <w:r w:rsidR="00BC7930">
          <w:t>nghiệm</w:t>
        </w:r>
      </w:ins>
      <w:proofErr w:type="spellEnd"/>
      <w:r>
        <w:t xml:space="preserve"> </w:t>
      </w:r>
      <w:proofErr w:type="spellStart"/>
      <w:ins w:id="534" w:author="Cung Thanh Long" w:date="2021-04-14T17:13:00Z">
        <w:r w:rsidR="00BC7930">
          <w:t>hai</w:t>
        </w:r>
      </w:ins>
      <w:proofErr w:type="spellEnd"/>
      <w:del w:id="535" w:author="Cung Thanh Long" w:date="2021-04-14T17:13:00Z">
        <w:r w:rsidDel="00BC7930">
          <w:delText>2</w:delText>
        </w:r>
      </w:del>
      <w:r>
        <w:t xml:space="preserve"> </w:t>
      </w:r>
      <w:proofErr w:type="spellStart"/>
      <w:r>
        <w:t>mô</w:t>
      </w:r>
      <w:proofErr w:type="spellEnd"/>
      <w:r>
        <w:t xml:space="preserve"> </w:t>
      </w:r>
      <w:proofErr w:type="spellStart"/>
      <w:r>
        <w:t>hình</w:t>
      </w:r>
      <w:proofErr w:type="spellEnd"/>
      <w:ins w:id="536" w:author="Cung Thanh Long" w:date="2021-04-14T17:13:00Z">
        <w:r w:rsidR="00BC7930">
          <w:t xml:space="preserve"> </w:t>
        </w:r>
        <w:proofErr w:type="spellStart"/>
        <w:r w:rsidR="00BC7930">
          <w:t>phân</w:t>
        </w:r>
        <w:proofErr w:type="spellEnd"/>
        <w:r w:rsidR="00BC7930">
          <w:t xml:space="preserve"> </w:t>
        </w:r>
        <w:proofErr w:type="spellStart"/>
        <w:r w:rsidR="00BC7930">
          <w:t>lớp</w:t>
        </w:r>
      </w:ins>
      <w:proofErr w:type="spellEnd"/>
      <w:del w:id="537" w:author="Cung Thanh Long" w:date="2021-04-14T17:13:00Z">
        <w:r w:rsidDel="00BC7930">
          <w:delText xml:space="preserve"> là</w:delText>
        </w:r>
      </w:del>
      <w:r>
        <w:t xml:space="preserve"> SVM </w:t>
      </w:r>
      <w:proofErr w:type="spellStart"/>
      <w:r>
        <w:t>và</w:t>
      </w:r>
      <w:proofErr w:type="spellEnd"/>
      <w:r>
        <w:t xml:space="preserve"> Random Forest. </w:t>
      </w:r>
      <w:r>
        <w:fldChar w:fldCharType="begin"/>
      </w:r>
      <w:r>
        <w:instrText xml:space="preserve"> REF _Ref69241652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5</w:t>
      </w:r>
      <w:r>
        <w:fldChar w:fldCharType="end"/>
      </w:r>
      <w:r>
        <w:t xml:space="preserve"> </w:t>
      </w:r>
      <w:proofErr w:type="spellStart"/>
      <w:r>
        <w:t>và</w:t>
      </w:r>
      <w:proofErr w:type="spellEnd"/>
      <w:r>
        <w:t xml:space="preserve"> </w:t>
      </w:r>
      <w:r>
        <w:fldChar w:fldCharType="begin"/>
      </w:r>
      <w:r>
        <w:instrText xml:space="preserve"> REF _Ref69241654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6</w:t>
      </w:r>
      <w:r>
        <w:fldChar w:fldCharType="end"/>
      </w:r>
      <w:del w:id="538" w:author="Cung Thanh Long" w:date="2021-04-14T17:12:00Z">
        <w:r w:rsidDel="00BC7930">
          <w:fldChar w:fldCharType="begin"/>
        </w:r>
        <w:r w:rsidDel="00BC7930">
          <w:delInstrText xml:space="preserve"> REF _Ref69241459 \h </w:delInstrText>
        </w:r>
        <w:r w:rsidDel="00BC7930">
          <w:fldChar w:fldCharType="separate"/>
        </w:r>
        <w:r w:rsidR="0032158F" w:rsidDel="00BC7930">
          <w:delText xml:space="preserve">Hình </w:delText>
        </w:r>
        <w:r w:rsidR="0032158F" w:rsidDel="00BC7930">
          <w:rPr>
            <w:noProof/>
          </w:rPr>
          <w:delText>3</w:delText>
        </w:r>
        <w:r w:rsidR="0032158F" w:rsidDel="00BC7930">
          <w:delText>.</w:delText>
        </w:r>
        <w:r w:rsidR="0032158F" w:rsidDel="00BC7930">
          <w:rPr>
            <w:noProof/>
          </w:rPr>
          <w:delText>4</w:delText>
        </w:r>
        <w:r w:rsidDel="00BC7930">
          <w:fldChar w:fldCharType="end"/>
        </w:r>
      </w:del>
      <w:r>
        <w:t xml:space="preserve"> </w:t>
      </w:r>
      <w:proofErr w:type="spellStart"/>
      <w:r>
        <w:t>biểu</w:t>
      </w:r>
      <w:proofErr w:type="spellEnd"/>
      <w:r>
        <w:t xml:space="preserve"> </w:t>
      </w:r>
      <w:proofErr w:type="spellStart"/>
      <w:r>
        <w:t>diễn</w:t>
      </w:r>
      <w:proofErr w:type="spellEnd"/>
      <w:r>
        <w:t xml:space="preserve"> </w:t>
      </w:r>
      <w:proofErr w:type="spellStart"/>
      <w:r>
        <w:t>kết</w:t>
      </w:r>
      <w:proofErr w:type="spellEnd"/>
      <w:r>
        <w:t xml:space="preserve"> </w:t>
      </w:r>
      <w:proofErr w:type="spellStart"/>
      <w:r>
        <w:t>quả</w:t>
      </w:r>
      <w:proofErr w:type="spellEnd"/>
      <w:ins w:id="539" w:author="Cung Thanh Long" w:date="2021-04-14T17:14:00Z">
        <w:r w:rsidR="00BC7930">
          <w:t xml:space="preserve"> </w:t>
        </w:r>
        <w:proofErr w:type="spellStart"/>
        <w:r w:rsidR="00BC7930">
          <w:t>nhận</w:t>
        </w:r>
        <w:proofErr w:type="spellEnd"/>
        <w:r w:rsidR="00BC7930">
          <w:t xml:space="preserve"> </w:t>
        </w:r>
        <w:proofErr w:type="spellStart"/>
        <w:r w:rsidR="00BC7930">
          <w:t>dạng</w:t>
        </w:r>
      </w:ins>
      <w:proofErr w:type="spellEnd"/>
      <w:r>
        <w:t xml:space="preserve"> </w:t>
      </w:r>
      <w:proofErr w:type="spellStart"/>
      <w:r>
        <w:t>thu</w:t>
      </w:r>
      <w:proofErr w:type="spellEnd"/>
      <w:r>
        <w:t xml:space="preserve"> </w:t>
      </w:r>
      <w:proofErr w:type="spellStart"/>
      <w:r>
        <w:t>được</w:t>
      </w:r>
      <w:proofErr w:type="spellEnd"/>
      <w:ins w:id="540" w:author="Cung Thanh Long" w:date="2021-04-14T17:14:00Z">
        <w:r w:rsidR="00BC7930">
          <w:t>,</w:t>
        </w:r>
      </w:ins>
      <w:r>
        <w:t xml:space="preserve"> </w:t>
      </w:r>
      <w:proofErr w:type="spellStart"/>
      <w:r>
        <w:t>sau</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del w:id="541" w:author="Cung Thanh Long" w:date="2021-04-14T17:13:00Z">
        <w:r w:rsidDel="00BC7930">
          <w:delText xml:space="preserve"> </w:delText>
        </w:r>
      </w:del>
      <w:ins w:id="542" w:author="Cung Thanh Long" w:date="2021-04-14T17:12:00Z">
        <w:r w:rsidR="00BC7930">
          <w:t xml:space="preserve"> </w:t>
        </w:r>
        <w:proofErr w:type="spellStart"/>
        <w:r w:rsidR="00BC7930">
          <w:t>nêu</w:t>
        </w:r>
        <w:proofErr w:type="spellEnd"/>
        <w:r w:rsidR="00BC7930">
          <w:t xml:space="preserve"> </w:t>
        </w:r>
        <w:proofErr w:type="spellStart"/>
        <w:r w:rsidR="00BC7930">
          <w:t>tr</w:t>
        </w:r>
      </w:ins>
      <w:ins w:id="543" w:author="Cung Thanh Long" w:date="2021-04-14T17:13:00Z">
        <w:r w:rsidR="00BC7930">
          <w:t>ên</w:t>
        </w:r>
        <w:proofErr w:type="spellEnd"/>
        <w:r w:rsidR="00BC7930">
          <w:t xml:space="preserve"> </w:t>
        </w:r>
        <w:proofErr w:type="spellStart"/>
        <w:r w:rsidR="00BC7930">
          <w:t>với</w:t>
        </w:r>
        <w:proofErr w:type="spellEnd"/>
        <w:r w:rsidR="00BC7930">
          <w:t xml:space="preserve"> </w:t>
        </w:r>
        <w:proofErr w:type="spellStart"/>
        <w:r w:rsidR="00BC7930">
          <w:t>tập</w:t>
        </w:r>
        <w:proofErr w:type="spellEnd"/>
        <w:r w:rsidR="00BC7930">
          <w:t xml:space="preserve"> </w:t>
        </w:r>
        <w:proofErr w:type="spellStart"/>
        <w:r w:rsidR="00BC7930">
          <w:t>dữ</w:t>
        </w:r>
        <w:proofErr w:type="spellEnd"/>
        <w:r w:rsidR="00BC7930">
          <w:t xml:space="preserve"> </w:t>
        </w:r>
        <w:proofErr w:type="spellStart"/>
        <w:r w:rsidR="00BC7930">
          <w:t>liệu</w:t>
        </w:r>
        <w:proofErr w:type="spellEnd"/>
        <w:r w:rsidR="00BC7930">
          <w:t xml:space="preserve"> </w:t>
        </w:r>
      </w:ins>
      <w:proofErr w:type="spellStart"/>
      <w:ins w:id="544" w:author="Cung Thanh Long" w:date="2021-04-14T17:14:00Z">
        <w:r w:rsidR="00BC7930">
          <w:t>chông</w:t>
        </w:r>
        <w:proofErr w:type="spellEnd"/>
        <w:r w:rsidR="00BC7930">
          <w:t xml:space="preserve"> </w:t>
        </w:r>
        <w:proofErr w:type="spellStart"/>
        <w:r w:rsidR="00BC7930">
          <w:t>chập</w:t>
        </w:r>
        <w:proofErr w:type="spellEnd"/>
        <w:r w:rsidR="00BC7930">
          <w:t xml:space="preserve"> 20%</w:t>
        </w:r>
      </w:ins>
      <w:del w:id="545" w:author="Cung Thanh Long" w:date="2021-04-14T17:12:00Z">
        <w:r w:rsidDel="00BC7930">
          <w:delText>đã được huấn luyện lên bộ dữ liệu kiểm thử</w:delText>
        </w:r>
      </w:del>
      <w:r>
        <w:t>.</w:t>
      </w:r>
    </w:p>
    <w:p w14:paraId="171BC141" w14:textId="77777777" w:rsidR="00322577" w:rsidRPr="00322577" w:rsidRDefault="00322577" w:rsidP="00322577"/>
    <w:p w14:paraId="1ED190F0" w14:textId="77777777" w:rsidR="002B1BC9" w:rsidRDefault="00F65126" w:rsidP="002B1BC9">
      <w:pPr>
        <w:keepNext/>
        <w:jc w:val="center"/>
      </w:pPr>
      <w:r>
        <w:rPr>
          <w:noProof/>
        </w:rPr>
        <w:lastRenderedPageBreak/>
        <w:drawing>
          <wp:inline distT="0" distB="0" distL="0" distR="0" wp14:anchorId="2218C86E" wp14:editId="2BCDD63D">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68B2151C" w14:textId="77777777" w:rsidR="002B1BC9" w:rsidRDefault="002B1BC9" w:rsidP="002B1BC9">
      <w:pPr>
        <w:pStyle w:val="Caption"/>
      </w:pPr>
      <w:bookmarkStart w:id="546" w:name="_Ref69241652"/>
      <w:bookmarkStart w:id="547" w:name="_Toc69243418"/>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5</w:t>
        </w:r>
      </w:fldSimple>
      <w:bookmarkEnd w:id="546"/>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20%</w:t>
      </w:r>
      <w:bookmarkEnd w:id="547"/>
    </w:p>
    <w:p w14:paraId="12E0CFC8" w14:textId="77777777" w:rsidR="002B1BC9" w:rsidRPr="002B1BC9" w:rsidRDefault="002B1BC9" w:rsidP="002B1BC9"/>
    <w:p w14:paraId="558FE1C1" w14:textId="77777777" w:rsidR="002B1BC9" w:rsidRDefault="00F65126" w:rsidP="002B1BC9">
      <w:pPr>
        <w:keepNext/>
        <w:jc w:val="center"/>
      </w:pPr>
      <w:r>
        <w:rPr>
          <w:noProof/>
        </w:rPr>
        <w:drawing>
          <wp:inline distT="0" distB="0" distL="0" distR="0" wp14:anchorId="12A0B76F" wp14:editId="3AA9C590">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0BD48880" w14:textId="77777777" w:rsidR="003906EE" w:rsidRDefault="002B1BC9" w:rsidP="002B1BC9">
      <w:pPr>
        <w:pStyle w:val="Caption"/>
      </w:pPr>
      <w:bookmarkStart w:id="548" w:name="_Ref69241654"/>
      <w:bookmarkStart w:id="549" w:name="_Toc69243419"/>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6</w:t>
        </w:r>
      </w:fldSimple>
      <w:bookmarkEnd w:id="548"/>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20%</w:t>
      </w:r>
      <w:bookmarkEnd w:id="549"/>
    </w:p>
    <w:p w14:paraId="738552BD" w14:textId="2D4201E4" w:rsidR="003906EE" w:rsidRDefault="005535A2" w:rsidP="00121CA2">
      <w:pPr>
        <w:ind w:firstLine="562"/>
      </w:pP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rsidR="00D43F09">
        <w:t>dạng</w:t>
      </w:r>
      <w:proofErr w:type="spellEnd"/>
      <w:r>
        <w:t xml:space="preserve"> </w:t>
      </w:r>
      <w:proofErr w:type="spellStart"/>
      <w:r>
        <w:t>đúng</w:t>
      </w:r>
      <w:proofErr w:type="spellEnd"/>
      <w:ins w:id="550" w:author="Cung Thanh Long" w:date="2021-04-14T17:15:00Z">
        <w:r w:rsidR="00FD420F">
          <w:t xml:space="preserve"> (</w:t>
        </w:r>
        <w:proofErr w:type="spellStart"/>
        <w:r w:rsidR="00FD420F">
          <w:t>trung</w:t>
        </w:r>
        <w:proofErr w:type="spellEnd"/>
        <w:r w:rsidR="00FD420F">
          <w:t xml:space="preserve"> </w:t>
        </w:r>
        <w:proofErr w:type="spellStart"/>
        <w:r w:rsidR="00FD420F">
          <w:t>bình</w:t>
        </w:r>
        <w:proofErr w:type="spellEnd"/>
        <w:r w:rsidR="00FD420F">
          <w:t xml:space="preserve"> </w:t>
        </w:r>
        <w:proofErr w:type="spellStart"/>
        <w:r w:rsidR="00FD420F">
          <w:t>cho</w:t>
        </w:r>
        <w:proofErr w:type="spellEnd"/>
        <w:r w:rsidR="00FD420F">
          <w:t xml:space="preserve"> </w:t>
        </w:r>
        <w:proofErr w:type="spellStart"/>
        <w:r w:rsidR="00FD420F">
          <w:t>cả</w:t>
        </w:r>
        <w:proofErr w:type="spellEnd"/>
        <w:r w:rsidR="00FD420F">
          <w:t xml:space="preserve"> 8 </w:t>
        </w:r>
        <w:proofErr w:type="spellStart"/>
        <w:r w:rsidR="00FD420F">
          <w:t>trạng</w:t>
        </w:r>
        <w:proofErr w:type="spellEnd"/>
        <w:r w:rsidR="00FD420F">
          <w:t xml:space="preserve"> </w:t>
        </w:r>
        <w:proofErr w:type="spellStart"/>
        <w:r w:rsidR="00FD420F">
          <w:t>thái</w:t>
        </w:r>
        <w:proofErr w:type="spellEnd"/>
        <w:r w:rsidR="00FD420F">
          <w:t xml:space="preserve"> </w:t>
        </w:r>
        <w:proofErr w:type="spellStart"/>
        <w:r w:rsidR="00FD420F">
          <w:t>cảm</w:t>
        </w:r>
        <w:proofErr w:type="spellEnd"/>
        <w:r w:rsidR="00FD420F">
          <w:t xml:space="preserve"> </w:t>
        </w:r>
        <w:proofErr w:type="spellStart"/>
        <w:r w:rsidR="00FD420F">
          <w:t>xúc</w:t>
        </w:r>
        <w:proofErr w:type="spellEnd"/>
        <w:r w:rsidR="00FD420F">
          <w:t xml:space="preserve"> </w:t>
        </w:r>
        <w:proofErr w:type="spellStart"/>
        <w:r w:rsidR="00FD420F">
          <w:t>khác</w:t>
        </w:r>
        <w:proofErr w:type="spellEnd"/>
        <w:r w:rsidR="00FD420F">
          <w:t xml:space="preserve"> </w:t>
        </w:r>
        <w:proofErr w:type="spellStart"/>
        <w:r w:rsidR="00FD420F">
          <w:t>nhau</w:t>
        </w:r>
        <w:proofErr w:type="spellEnd"/>
        <w:r w:rsidR="00FD420F">
          <w:t>)</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rsidR="00794E94">
        <w:t>cùng</w:t>
      </w:r>
      <w:proofErr w:type="spellEnd"/>
      <w:r w:rsidR="00794E94">
        <w:t xml:space="preserve"> </w:t>
      </w:r>
      <w:proofErr w:type="spellStart"/>
      <w:r w:rsidR="00794E94">
        <w:t>là</w:t>
      </w:r>
      <w:proofErr w:type="spellEnd"/>
      <w:r w:rsidR="00794E94">
        <w:t xml:space="preserve"> 76,25%</w:t>
      </w:r>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w:t>
      </w:r>
      <w:r w:rsidR="00794E94">
        <w:t xml:space="preserve"> 2</w:t>
      </w:r>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trung</w:t>
      </w:r>
      <w:proofErr w:type="spellEnd"/>
      <w:r w:rsidR="00794E94">
        <w:t xml:space="preserve"> </w:t>
      </w:r>
      <w:proofErr w:type="spellStart"/>
      <w:r w:rsidR="00794E94">
        <w:t>tính</w:t>
      </w:r>
      <w:proofErr w:type="spellEnd"/>
      <w:r w:rsidR="00794E94">
        <w:t xml:space="preserve"> </w:t>
      </w:r>
      <w:proofErr w:type="spellStart"/>
      <w:r w:rsidR="00794E94">
        <w:t>và</w:t>
      </w:r>
      <w:proofErr w:type="spellEnd"/>
      <w:r w:rsidR="00794E94">
        <w:t xml:space="preserve"> </w:t>
      </w:r>
      <w:proofErr w:type="spellStart"/>
      <w:r>
        <w:t>ghét</w:t>
      </w:r>
      <w:proofErr w:type="spellEnd"/>
      <w:r>
        <w:t xml:space="preserve"> </w:t>
      </w:r>
      <w:proofErr w:type="spellStart"/>
      <w:r>
        <w:t>bỏ</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794E94">
        <w:t>t</w:t>
      </w:r>
      <w:proofErr w:type="spellEnd"/>
      <w:r w:rsidR="00794E94">
        <w:t xml:space="preserve"> (90</w:t>
      </w:r>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lãng</w:t>
      </w:r>
      <w:proofErr w:type="spellEnd"/>
      <w:r w:rsidR="00794E94">
        <w:t xml:space="preserve"> </w:t>
      </w:r>
      <w:proofErr w:type="spellStart"/>
      <w:r w:rsidR="00794E94">
        <w:t>mạn</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w:t>
      </w:r>
      <w:r w:rsidR="00794E94">
        <w:t>55</w:t>
      </w:r>
      <w:r>
        <w:t xml:space="preserve">%).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r w:rsidR="00794E94">
        <w:t xml:space="preserve">2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tức</w:t>
      </w:r>
      <w:proofErr w:type="spellEnd"/>
      <w:r w:rsidR="00794E94">
        <w:t xml:space="preserve"> </w:t>
      </w:r>
      <w:proofErr w:type="spellStart"/>
      <w:r w:rsidR="00794E94">
        <w:t>giận</w:t>
      </w:r>
      <w:proofErr w:type="spellEnd"/>
      <w:r w:rsidR="00794E94">
        <w:t xml:space="preserve"> </w:t>
      </w:r>
      <w:proofErr w:type="spellStart"/>
      <w:r w:rsidR="00794E94">
        <w:t>và</w:t>
      </w:r>
      <w:proofErr w:type="spellEnd"/>
      <w:r w:rsidR="00794E94">
        <w:t xml:space="preserve"> </w:t>
      </w:r>
      <w:proofErr w:type="spellStart"/>
      <w:r w:rsidR="00794E94">
        <w:t>tôn</w:t>
      </w:r>
      <w:proofErr w:type="spellEnd"/>
      <w:r w:rsidR="00794E94">
        <w:t xml:space="preserve"> </w:t>
      </w:r>
      <w:proofErr w:type="spellStart"/>
      <w:r w:rsidR="00794E94">
        <w:t>trọng</w:t>
      </w:r>
      <w:proofErr w:type="spellEnd"/>
      <w:r w:rsidR="00794E94">
        <w:t xml:space="preserve"> (90%), </w:t>
      </w:r>
      <w:proofErr w:type="spellStart"/>
      <w:r w:rsidR="00A01124">
        <w:t>thấp</w:t>
      </w:r>
      <w:proofErr w:type="spellEnd"/>
      <w:r>
        <w:t xml:space="preserve"> </w:t>
      </w:r>
      <w:proofErr w:type="spellStart"/>
      <w:r>
        <w:t>nhất</w:t>
      </w:r>
      <w:proofErr w:type="spellEnd"/>
      <w:r>
        <w:t xml:space="preserve"> </w:t>
      </w:r>
      <w:proofErr w:type="spellStart"/>
      <w:r>
        <w:t>với</w:t>
      </w:r>
      <w:proofErr w:type="spellEnd"/>
      <w:r w:rsidR="00794E94">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lãng</w:t>
      </w:r>
      <w:proofErr w:type="spellEnd"/>
      <w:r w:rsidR="00794E94">
        <w:t xml:space="preserve"> </w:t>
      </w:r>
      <w:proofErr w:type="spellStart"/>
      <w:r w:rsidR="00794E94">
        <w:t>mạn</w:t>
      </w:r>
      <w:proofErr w:type="spellEnd"/>
      <w:r w:rsidR="00794E94">
        <w:t xml:space="preserve"> </w:t>
      </w:r>
      <w:r>
        <w:t>(</w:t>
      </w:r>
      <w:r w:rsidR="00D43F09">
        <w:t>60</w:t>
      </w:r>
      <w:r>
        <w:t>%).</w:t>
      </w:r>
    </w:p>
    <w:p w14:paraId="5CC41E5C" w14:textId="77777777" w:rsidR="00D43F09" w:rsidRDefault="00D43F09" w:rsidP="005535A2"/>
    <w:p w14:paraId="6ACD9971" w14:textId="77777777" w:rsidR="003906EE" w:rsidRDefault="003906EE" w:rsidP="001C2354">
      <w:pPr>
        <w:pStyle w:val="Heading3"/>
      </w:pPr>
      <w:bookmarkStart w:id="551" w:name="_Toc69243377"/>
      <w:proofErr w:type="spellStart"/>
      <w:r>
        <w:lastRenderedPageBreak/>
        <w:t>Tỉ</w:t>
      </w:r>
      <w:proofErr w:type="spellEnd"/>
      <w:r>
        <w:t xml:space="preserve"> </w:t>
      </w:r>
      <w:proofErr w:type="spellStart"/>
      <w:r>
        <w:t>lệ</w:t>
      </w:r>
      <w:proofErr w:type="spellEnd"/>
      <w:r>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t>30%</w:t>
      </w:r>
      <w:bookmarkEnd w:id="551"/>
    </w:p>
    <w:p w14:paraId="6C848513" w14:textId="7FF1AF0B" w:rsidR="00322577" w:rsidRPr="00AA4C3E" w:rsidRDefault="00322577" w:rsidP="00322577">
      <w:pPr>
        <w:ind w:firstLine="562"/>
      </w:pPr>
      <w:r>
        <w:t xml:space="preserve">Khi </w:t>
      </w:r>
      <w:proofErr w:type="spellStart"/>
      <w:r>
        <w:t>sử</w:t>
      </w:r>
      <w:proofErr w:type="spellEnd"/>
      <w:r>
        <w:t xml:space="preserve"> </w:t>
      </w:r>
      <w:proofErr w:type="spellStart"/>
      <w:r>
        <w:t>dụng</w:t>
      </w:r>
      <w:proofErr w:type="spellEnd"/>
      <w:r>
        <w:t xml:space="preserve"> </w:t>
      </w:r>
      <w:proofErr w:type="spellStart"/>
      <w:ins w:id="552" w:author="Cung Thanh Long" w:date="2021-04-14T17:16:00Z">
        <w:r w:rsidR="00FD420F">
          <w:t>giải</w:t>
        </w:r>
      </w:ins>
      <w:proofErr w:type="spellEnd"/>
      <w:del w:id="553" w:author="Cung Thanh Long" w:date="2021-04-14T17:16:00Z">
        <w:r w:rsidDel="00FD420F">
          <w:delText>phương</w:delText>
        </w:r>
      </w:del>
      <w:r>
        <w:t xml:space="preserve"> </w:t>
      </w:r>
      <w:proofErr w:type="spellStart"/>
      <w:r>
        <w:t>pháp</w:t>
      </w:r>
      <w:proofErr w:type="spellEnd"/>
      <w:r>
        <w:t xml:space="preserve"> </w:t>
      </w:r>
      <w:proofErr w:type="spellStart"/>
      <w:r w:rsidR="006D39AF">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30%,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là</w:t>
      </w:r>
      <w:proofErr w:type="spellEnd"/>
      <w:r>
        <w:t xml:space="preserve"> 2080 </w:t>
      </w:r>
      <w:proofErr w:type="spellStart"/>
      <w:r>
        <w:t>mẫu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chồng</w:t>
      </w:r>
      <w:proofErr w:type="spellEnd"/>
      <w:r>
        <w:t xml:space="preserve"> </w:t>
      </w:r>
      <w:proofErr w:type="spellStart"/>
      <w:r>
        <w:t>chập</w:t>
      </w:r>
      <w:proofErr w:type="spellEnd"/>
      <w:r>
        <w:t xml:space="preserve"> </w:t>
      </w:r>
      <w:proofErr w:type="spellStart"/>
      <w:ins w:id="554" w:author="Cung Thanh Long" w:date="2021-04-14T17:16:00Z">
        <w:r w:rsidR="00FD420F">
          <w:t>này</w:t>
        </w:r>
      </w:ins>
      <w:proofErr w:type="spellEnd"/>
      <w:del w:id="555" w:author="Cung Thanh Long" w:date="2021-04-14T17:16:00Z">
        <w:r w:rsidDel="00FD420F">
          <w:delText>đó</w:delText>
        </w:r>
      </w:del>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ins w:id="556" w:author="Cung Thanh Long" w:date="2021-04-14T17:17:00Z">
        <w:r w:rsidR="00FD420F">
          <w:t xml:space="preserve"> </w:t>
        </w:r>
        <w:proofErr w:type="spellStart"/>
        <w:r w:rsidR="00FD420F">
          <w:t>và</w:t>
        </w:r>
        <w:proofErr w:type="spellEnd"/>
        <w:r w:rsidR="00FD420F">
          <w:t xml:space="preserve"> </w:t>
        </w:r>
        <w:proofErr w:type="spellStart"/>
        <w:r w:rsidR="00FD420F">
          <w:t>thử</w:t>
        </w:r>
        <w:proofErr w:type="spellEnd"/>
        <w:r w:rsidR="00FD420F">
          <w:t xml:space="preserve"> </w:t>
        </w:r>
        <w:proofErr w:type="spellStart"/>
        <w:r w:rsidR="00FD420F">
          <w:t>nghiệm</w:t>
        </w:r>
      </w:ins>
      <w:proofErr w:type="spellEnd"/>
      <w:r>
        <w:t xml:space="preserve"> </w:t>
      </w:r>
      <w:proofErr w:type="spellStart"/>
      <w:ins w:id="557" w:author="Cung Thanh Long" w:date="2021-04-14T17:17:00Z">
        <w:r w:rsidR="00FD420F">
          <w:t>hai</w:t>
        </w:r>
      </w:ins>
      <w:proofErr w:type="spellEnd"/>
      <w:del w:id="558" w:author="Cung Thanh Long" w:date="2021-04-14T17:17:00Z">
        <w:r w:rsidDel="00FD420F">
          <w:delText>2</w:delText>
        </w:r>
      </w:del>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SVM </w:t>
      </w:r>
      <w:proofErr w:type="spellStart"/>
      <w:r>
        <w:t>và</w:t>
      </w:r>
      <w:proofErr w:type="spellEnd"/>
      <w:r>
        <w:t xml:space="preserve"> Random Forest. </w:t>
      </w:r>
      <w:r>
        <w:fldChar w:fldCharType="begin"/>
      </w:r>
      <w:r>
        <w:instrText xml:space="preserve"> REF _Ref69241712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7</w:t>
      </w:r>
      <w:r>
        <w:fldChar w:fldCharType="end"/>
      </w:r>
      <w:r>
        <w:t xml:space="preserve"> </w:t>
      </w:r>
      <w:proofErr w:type="spellStart"/>
      <w:r>
        <w:t>và</w:t>
      </w:r>
      <w:proofErr w:type="spellEnd"/>
      <w:r>
        <w:t xml:space="preserve"> </w:t>
      </w:r>
      <w:r>
        <w:fldChar w:fldCharType="begin"/>
      </w:r>
      <w:r>
        <w:instrText xml:space="preserve"> REF _Ref69241713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8</w:t>
      </w:r>
      <w:r>
        <w:fldChar w:fldCharType="end"/>
      </w:r>
      <w:del w:id="559" w:author="Cung Thanh Long" w:date="2021-04-14T17:17:00Z">
        <w:r w:rsidDel="00FD420F">
          <w:fldChar w:fldCharType="begin"/>
        </w:r>
        <w:r w:rsidDel="00FD420F">
          <w:delInstrText xml:space="preserve"> REF _Ref69241459 \h </w:delInstrText>
        </w:r>
        <w:r w:rsidDel="00FD420F">
          <w:fldChar w:fldCharType="separate"/>
        </w:r>
        <w:r w:rsidR="0032158F" w:rsidDel="00FD420F">
          <w:delText xml:space="preserve">Hình </w:delText>
        </w:r>
        <w:r w:rsidR="0032158F" w:rsidDel="00FD420F">
          <w:rPr>
            <w:noProof/>
          </w:rPr>
          <w:delText>3</w:delText>
        </w:r>
        <w:r w:rsidR="0032158F" w:rsidDel="00FD420F">
          <w:delText>.</w:delText>
        </w:r>
        <w:r w:rsidR="0032158F" w:rsidDel="00FD420F">
          <w:rPr>
            <w:noProof/>
          </w:rPr>
          <w:delText>4</w:delText>
        </w:r>
        <w:r w:rsidDel="00FD420F">
          <w:fldChar w:fldCharType="end"/>
        </w:r>
      </w:del>
      <w:r>
        <w:t xml:space="preserve"> </w:t>
      </w:r>
      <w:proofErr w:type="spellStart"/>
      <w:r>
        <w:t>biểu</w:t>
      </w:r>
      <w:proofErr w:type="spellEnd"/>
      <w:r>
        <w:t xml:space="preserve"> </w:t>
      </w:r>
      <w:proofErr w:type="spellStart"/>
      <w:r>
        <w:t>diễn</w:t>
      </w:r>
      <w:proofErr w:type="spellEnd"/>
      <w:r>
        <w:t xml:space="preserve"> </w:t>
      </w:r>
      <w:proofErr w:type="spellStart"/>
      <w:r>
        <w:t>kết</w:t>
      </w:r>
      <w:proofErr w:type="spellEnd"/>
      <w:r>
        <w:t xml:space="preserve"> </w:t>
      </w:r>
      <w:proofErr w:type="spellStart"/>
      <w:r>
        <w:t>quả</w:t>
      </w:r>
      <w:proofErr w:type="spellEnd"/>
      <w:ins w:id="560" w:author="Cung Thanh Long" w:date="2021-04-14T17:17:00Z">
        <w:r w:rsidR="00FD420F">
          <w:t xml:space="preserve"> </w:t>
        </w:r>
        <w:proofErr w:type="spellStart"/>
        <w:r w:rsidR="00FD420F">
          <w:t>nhận</w:t>
        </w:r>
        <w:proofErr w:type="spellEnd"/>
        <w:r w:rsidR="00FD420F">
          <w:t xml:space="preserve"> </w:t>
        </w:r>
        <w:proofErr w:type="spellStart"/>
        <w:r w:rsidR="00FD420F">
          <w:t>dạng</w:t>
        </w:r>
      </w:ins>
      <w:proofErr w:type="spellEnd"/>
      <w:r>
        <w:t xml:space="preserve"> </w:t>
      </w:r>
      <w:proofErr w:type="spellStart"/>
      <w:r>
        <w:t>thu</w:t>
      </w:r>
      <w:proofErr w:type="spellEnd"/>
      <w:r>
        <w:t xml:space="preserve"> </w:t>
      </w:r>
      <w:proofErr w:type="spellStart"/>
      <w:r>
        <w:t>được</w:t>
      </w:r>
      <w:proofErr w:type="spellEnd"/>
      <w:del w:id="561" w:author="Cung Thanh Long" w:date="2021-04-14T17:17:00Z">
        <w:r w:rsidDel="00FD420F">
          <w:delText xml:space="preserve"> sau</w:delText>
        </w:r>
      </w:del>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ins w:id="562" w:author="Cung Thanh Long" w:date="2021-04-14T17:18:00Z">
        <w:r w:rsidR="00FD420F">
          <w:t>tập</w:t>
        </w:r>
        <w:proofErr w:type="spellEnd"/>
        <w:r w:rsidR="00FD420F">
          <w:t xml:space="preserve"> </w:t>
        </w:r>
        <w:proofErr w:type="spellStart"/>
        <w:r w:rsidR="00FD420F">
          <w:t>dữ</w:t>
        </w:r>
        <w:proofErr w:type="spellEnd"/>
        <w:r w:rsidR="00FD420F">
          <w:t xml:space="preserve"> </w:t>
        </w:r>
        <w:proofErr w:type="spellStart"/>
        <w:r w:rsidR="00FD420F">
          <w:t>liệu</w:t>
        </w:r>
        <w:proofErr w:type="spellEnd"/>
        <w:r w:rsidR="00FD420F">
          <w:t xml:space="preserve"> </w:t>
        </w:r>
        <w:proofErr w:type="spellStart"/>
        <w:r w:rsidR="00FD420F">
          <w:t>với</w:t>
        </w:r>
        <w:proofErr w:type="spellEnd"/>
        <w:r w:rsidR="00FD420F">
          <w:t xml:space="preserve"> </w:t>
        </w:r>
        <w:proofErr w:type="spellStart"/>
        <w:r w:rsidR="00FD420F">
          <w:t>tỉ</w:t>
        </w:r>
        <w:proofErr w:type="spellEnd"/>
        <w:r w:rsidR="00FD420F">
          <w:t xml:space="preserve"> </w:t>
        </w:r>
        <w:proofErr w:type="spellStart"/>
        <w:r w:rsidR="00FD420F">
          <w:t>lệ</w:t>
        </w:r>
        <w:proofErr w:type="spellEnd"/>
        <w:r w:rsidR="00FD420F">
          <w:t xml:space="preserve"> </w:t>
        </w:r>
        <w:proofErr w:type="spellStart"/>
        <w:r w:rsidR="00FD420F">
          <w:t>chồng</w:t>
        </w:r>
        <w:proofErr w:type="spellEnd"/>
        <w:r w:rsidR="00FD420F">
          <w:t xml:space="preserve"> </w:t>
        </w:r>
        <w:proofErr w:type="spellStart"/>
        <w:r w:rsidR="00FD420F">
          <w:t>chập</w:t>
        </w:r>
        <w:proofErr w:type="spellEnd"/>
        <w:r w:rsidR="00FD420F">
          <w:t xml:space="preserve"> 30%</w:t>
        </w:r>
      </w:ins>
      <w:del w:id="563" w:author="Cung Thanh Long" w:date="2021-04-14T17:18:00Z">
        <w:r w:rsidDel="00FD420F">
          <w:delText>mô hình đã được huấn luyện lê</w:delText>
        </w:r>
      </w:del>
      <w:del w:id="564" w:author="Cung Thanh Long" w:date="2021-04-14T17:17:00Z">
        <w:r w:rsidDel="00FD420F">
          <w:delText>n bộ dữ liệu kiểm thử</w:delText>
        </w:r>
      </w:del>
      <w:r>
        <w:t>.</w:t>
      </w:r>
    </w:p>
    <w:p w14:paraId="32F22203" w14:textId="77777777" w:rsidR="00322577" w:rsidRPr="00322577" w:rsidRDefault="00322577" w:rsidP="00322577"/>
    <w:p w14:paraId="0E0FAD87" w14:textId="77777777" w:rsidR="002B1BC9" w:rsidRDefault="00F65126" w:rsidP="002B1BC9">
      <w:pPr>
        <w:keepNext/>
        <w:jc w:val="center"/>
      </w:pPr>
      <w:r>
        <w:rPr>
          <w:noProof/>
        </w:rPr>
        <w:drawing>
          <wp:inline distT="0" distB="0" distL="0" distR="0" wp14:anchorId="1E0CED8C" wp14:editId="7101CB3B">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0A80BEC1" w14:textId="77777777" w:rsidR="002B1BC9" w:rsidRDefault="002B1BC9" w:rsidP="002B1BC9">
      <w:pPr>
        <w:pStyle w:val="Caption"/>
      </w:pPr>
      <w:bookmarkStart w:id="565" w:name="_Ref69241712"/>
      <w:bookmarkStart w:id="566" w:name="_Toc69243420"/>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7</w:t>
        </w:r>
      </w:fldSimple>
      <w:bookmarkEnd w:id="565"/>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30%</w:t>
      </w:r>
      <w:bookmarkEnd w:id="566"/>
    </w:p>
    <w:p w14:paraId="0822BA20" w14:textId="77777777" w:rsidR="005535A2" w:rsidRPr="005535A2" w:rsidRDefault="005535A2" w:rsidP="005535A2"/>
    <w:p w14:paraId="374B0018" w14:textId="77777777" w:rsidR="002B1BC9" w:rsidRDefault="003906EE" w:rsidP="002B1BC9">
      <w:pPr>
        <w:keepNext/>
        <w:jc w:val="center"/>
      </w:pPr>
      <w:r>
        <w:rPr>
          <w:noProof/>
        </w:rPr>
        <w:drawing>
          <wp:inline distT="0" distB="0" distL="0" distR="0" wp14:anchorId="6CDE7930" wp14:editId="2DDC0FDD">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534F6179" w14:textId="77777777" w:rsidR="003906EE" w:rsidRDefault="002B1BC9" w:rsidP="002B1BC9">
      <w:pPr>
        <w:pStyle w:val="Caption"/>
      </w:pPr>
      <w:bookmarkStart w:id="567" w:name="_Ref69241713"/>
      <w:bookmarkStart w:id="568" w:name="_Toc69243421"/>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8</w:t>
        </w:r>
      </w:fldSimple>
      <w:bookmarkEnd w:id="567"/>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30%</w:t>
      </w:r>
      <w:bookmarkEnd w:id="568"/>
    </w:p>
    <w:p w14:paraId="275B471C" w14:textId="4281652C" w:rsidR="00D43F09" w:rsidRPr="00D43F09" w:rsidRDefault="00D43F09" w:rsidP="00121CA2">
      <w:pPr>
        <w:ind w:firstLine="562"/>
      </w:pPr>
      <w:proofErr w:type="spellStart"/>
      <w:r>
        <w:lastRenderedPageBreak/>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ins w:id="569" w:author="Cung Thanh Long" w:date="2021-04-14T17:18:00Z">
        <w:r w:rsidR="00FD420F">
          <w:t xml:space="preserve"> (</w:t>
        </w:r>
        <w:proofErr w:type="spellStart"/>
        <w:r w:rsidR="00FD420F">
          <w:t>trung</w:t>
        </w:r>
        <w:proofErr w:type="spellEnd"/>
        <w:r w:rsidR="00FD420F">
          <w:t xml:space="preserve"> </w:t>
        </w:r>
        <w:proofErr w:type="spellStart"/>
        <w:r w:rsidR="00FD420F">
          <w:t>b</w:t>
        </w:r>
      </w:ins>
      <w:ins w:id="570" w:author="Cung Thanh Long" w:date="2021-04-14T17:19:00Z">
        <w:r w:rsidR="00FD420F">
          <w:t>ình</w:t>
        </w:r>
        <w:proofErr w:type="spellEnd"/>
        <w:r w:rsidR="00FD420F">
          <w:t xml:space="preserve"> </w:t>
        </w:r>
        <w:proofErr w:type="spellStart"/>
        <w:r w:rsidR="00FD420F">
          <w:t>cho</w:t>
        </w:r>
        <w:proofErr w:type="spellEnd"/>
        <w:r w:rsidR="00FD420F">
          <w:t xml:space="preserve"> </w:t>
        </w:r>
        <w:proofErr w:type="spellStart"/>
        <w:r w:rsidR="00FD420F">
          <w:t>cả</w:t>
        </w:r>
        <w:proofErr w:type="spellEnd"/>
        <w:r w:rsidR="00FD420F">
          <w:t xml:space="preserve"> 8 </w:t>
        </w:r>
        <w:proofErr w:type="spellStart"/>
        <w:r w:rsidR="00FD420F">
          <w:t>trạng</w:t>
        </w:r>
        <w:proofErr w:type="spellEnd"/>
        <w:r w:rsidR="00FD420F">
          <w:t xml:space="preserve"> </w:t>
        </w:r>
        <w:proofErr w:type="spellStart"/>
        <w:r w:rsidR="00FD420F">
          <w:t>thái</w:t>
        </w:r>
        <w:proofErr w:type="spellEnd"/>
        <w:r w:rsidR="00FD420F">
          <w:t xml:space="preserve"> </w:t>
        </w:r>
        <w:proofErr w:type="spellStart"/>
        <w:r w:rsidR="00FD420F">
          <w:t>cảm</w:t>
        </w:r>
        <w:proofErr w:type="spellEnd"/>
        <w:r w:rsidR="00FD420F">
          <w:t xml:space="preserve"> </w:t>
        </w:r>
        <w:proofErr w:type="spellStart"/>
        <w:r w:rsidR="00FD420F">
          <w:t>xúc</w:t>
        </w:r>
        <w:proofErr w:type="spellEnd"/>
        <w:r w:rsidR="00FD420F">
          <w:t xml:space="preserve"> </w:t>
        </w:r>
        <w:proofErr w:type="spellStart"/>
        <w:r w:rsidR="00FD420F">
          <w:t>khác</w:t>
        </w:r>
        <w:proofErr w:type="spellEnd"/>
        <w:r w:rsidR="00FD420F">
          <w:t xml:space="preserve"> </w:t>
        </w:r>
        <w:proofErr w:type="spellStart"/>
        <w:r w:rsidR="00FD420F">
          <w:t>nhau</w:t>
        </w:r>
        <w:proofErr w:type="spellEnd"/>
        <w:r w:rsidR="00FD420F">
          <w:t>)</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lần</w:t>
      </w:r>
      <w:proofErr w:type="spellEnd"/>
      <w:r>
        <w:t xml:space="preserve"> </w:t>
      </w:r>
      <w:proofErr w:type="spellStart"/>
      <w:r>
        <w:t>lượ</w:t>
      </w:r>
      <w:r w:rsidR="00794E94">
        <w:t>t</w:t>
      </w:r>
      <w:proofErr w:type="spellEnd"/>
      <w:r w:rsidR="00794E94">
        <w:t xml:space="preserve"> </w:t>
      </w:r>
      <w:proofErr w:type="spellStart"/>
      <w:r w:rsidR="00794E94">
        <w:t>là</w:t>
      </w:r>
      <w:proofErr w:type="spellEnd"/>
      <w:r w:rsidR="00794E94">
        <w:t xml:space="preserve"> 78,12</w:t>
      </w:r>
      <w:r w:rsidR="00A01124">
        <w:t xml:space="preserve">% </w:t>
      </w:r>
      <w:proofErr w:type="spellStart"/>
      <w:r w:rsidR="00A01124">
        <w:t>và</w:t>
      </w:r>
      <w:proofErr w:type="spellEnd"/>
      <w:r w:rsidR="00A01124">
        <w:t xml:space="preserve"> 77,</w:t>
      </w:r>
      <w:r>
        <w:t xml:space="preserve">5%.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trung</w:t>
      </w:r>
      <w:proofErr w:type="spellEnd"/>
      <w:r w:rsidR="00794E94">
        <w:t xml:space="preserve"> </w:t>
      </w:r>
      <w:proofErr w:type="spellStart"/>
      <w:r w:rsidR="00794E94">
        <w:t>tính</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794E94">
        <w:t>t</w:t>
      </w:r>
      <w:proofErr w:type="spellEnd"/>
      <w:r w:rsidR="00794E94">
        <w:t xml:space="preserve"> (95</w:t>
      </w:r>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ghét</w:t>
      </w:r>
      <w:proofErr w:type="spellEnd"/>
      <w:r w:rsidR="00794E94">
        <w:t xml:space="preserve"> </w:t>
      </w:r>
      <w:proofErr w:type="spellStart"/>
      <w:r w:rsidR="00794E94">
        <w:t>bỏ</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w:t>
      </w:r>
      <w:r w:rsidR="00794E94">
        <w:t>t</w:t>
      </w:r>
      <w:proofErr w:type="spellEnd"/>
      <w:r w:rsidR="00794E94">
        <w:t xml:space="preserve"> (65</w:t>
      </w:r>
      <w:r>
        <w:t xml:space="preserve">%).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(95%) </w:t>
      </w:r>
      <w:proofErr w:type="spellStart"/>
      <w:r>
        <w:t>và</w:t>
      </w:r>
      <w:proofErr w:type="spellEnd"/>
      <w:r>
        <w:t xml:space="preserve"> </w:t>
      </w:r>
      <w:proofErr w:type="spellStart"/>
      <w:r w:rsidR="00A01124">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proofErr w:type="spellEnd"/>
      <w:r>
        <w:t xml:space="preserve"> (60%).</w:t>
      </w:r>
    </w:p>
    <w:p w14:paraId="73C3C314" w14:textId="77777777" w:rsidR="003906EE" w:rsidRDefault="003906EE" w:rsidP="003906EE">
      <w:pPr>
        <w:jc w:val="center"/>
      </w:pPr>
    </w:p>
    <w:p w14:paraId="381FC22A" w14:textId="77777777" w:rsidR="003906EE" w:rsidRDefault="003906EE" w:rsidP="001C2354">
      <w:pPr>
        <w:pStyle w:val="Heading3"/>
      </w:pPr>
      <w:bookmarkStart w:id="571" w:name="_Toc69243378"/>
      <w:proofErr w:type="spellStart"/>
      <w:r>
        <w:t>Tỉ</w:t>
      </w:r>
      <w:proofErr w:type="spellEnd"/>
      <w:r>
        <w:t xml:space="preserve"> </w:t>
      </w:r>
      <w:proofErr w:type="spellStart"/>
      <w:r>
        <w:t>lệ</w:t>
      </w:r>
      <w:proofErr w:type="spellEnd"/>
      <w:r>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t>40%</w:t>
      </w:r>
      <w:bookmarkEnd w:id="571"/>
    </w:p>
    <w:p w14:paraId="35688E50" w14:textId="1AD94572" w:rsidR="00322577" w:rsidRPr="00AA4C3E" w:rsidRDefault="00322577" w:rsidP="00322577">
      <w:pPr>
        <w:ind w:firstLine="562"/>
      </w:pPr>
      <w:r>
        <w:t xml:space="preserve">Khi </w:t>
      </w:r>
      <w:proofErr w:type="spellStart"/>
      <w:r>
        <w:t>sử</w:t>
      </w:r>
      <w:proofErr w:type="spellEnd"/>
      <w:r>
        <w:t xml:space="preserve"> </w:t>
      </w:r>
      <w:proofErr w:type="spellStart"/>
      <w:r>
        <w:t>dụng</w:t>
      </w:r>
      <w:proofErr w:type="spellEnd"/>
      <w:r>
        <w:t xml:space="preserve"> </w:t>
      </w:r>
      <w:proofErr w:type="spellStart"/>
      <w:ins w:id="572" w:author="Cung Thanh Long" w:date="2021-04-14T17:19:00Z">
        <w:r w:rsidR="00FD420F">
          <w:t>giải</w:t>
        </w:r>
      </w:ins>
      <w:proofErr w:type="spellEnd"/>
      <w:del w:id="573" w:author="Cung Thanh Long" w:date="2021-04-14T17:19:00Z">
        <w:r w:rsidDel="00FD420F">
          <w:delText>phương</w:delText>
        </w:r>
      </w:del>
      <w:r>
        <w:t xml:space="preserve"> </w:t>
      </w:r>
      <w:proofErr w:type="spellStart"/>
      <w:r>
        <w:t>pháp</w:t>
      </w:r>
      <w:proofErr w:type="spellEnd"/>
      <w:r>
        <w:t xml:space="preserve"> </w:t>
      </w:r>
      <w:proofErr w:type="spellStart"/>
      <w:r>
        <w:t>ch</w:t>
      </w:r>
      <w:r w:rsidR="006D39AF">
        <w:t>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rsidR="006D39AF">
        <w:t xml:space="preserve"> 4</w:t>
      </w:r>
      <w:r>
        <w:t xml:space="preserve">0%,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là</w:t>
      </w:r>
      <w:proofErr w:type="spellEnd"/>
      <w:r>
        <w:t xml:space="preserve"> </w:t>
      </w:r>
      <w:r w:rsidR="006D39AF">
        <w:t xml:space="preserve">2400 </w:t>
      </w:r>
      <w:proofErr w:type="spellStart"/>
      <w:r>
        <w:t>mẫu</w:t>
      </w:r>
      <w:proofErr w:type="spellEnd"/>
      <w:r>
        <w:t xml:space="preserve">. </w:t>
      </w:r>
      <w:proofErr w:type="spellStart"/>
      <w:r>
        <w:t>Sử</w:t>
      </w:r>
      <w:proofErr w:type="spellEnd"/>
      <w:r>
        <w:t xml:space="preserve"> </w:t>
      </w:r>
      <w:proofErr w:type="spellStart"/>
      <w:r>
        <w:t>dụng</w:t>
      </w:r>
      <w:proofErr w:type="spellEnd"/>
      <w:ins w:id="574" w:author="Cung Thanh Long" w:date="2021-04-14T17:20:00Z">
        <w:r w:rsidR="00FD420F">
          <w:t xml:space="preserve"> </w:t>
        </w:r>
        <w:proofErr w:type="spellStart"/>
        <w:r w:rsidR="00FD420F">
          <w:t>tập</w:t>
        </w:r>
      </w:ins>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chồng</w:t>
      </w:r>
      <w:proofErr w:type="spellEnd"/>
      <w:r>
        <w:t xml:space="preserve"> </w:t>
      </w:r>
      <w:proofErr w:type="spellStart"/>
      <w:r>
        <w:t>chập</w:t>
      </w:r>
      <w:proofErr w:type="spellEnd"/>
      <w:r>
        <w:t xml:space="preserve"> </w:t>
      </w:r>
      <w:proofErr w:type="spellStart"/>
      <w:ins w:id="575" w:author="Cung Thanh Long" w:date="2021-04-14T17:20:00Z">
        <w:r w:rsidR="00FD420F">
          <w:t>này</w:t>
        </w:r>
      </w:ins>
      <w:proofErr w:type="spellEnd"/>
      <w:del w:id="576" w:author="Cung Thanh Long" w:date="2021-04-14T17:20:00Z">
        <w:r w:rsidDel="00FD420F">
          <w:delText>đó</w:delText>
        </w:r>
      </w:del>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ins w:id="577" w:author="Cung Thanh Long" w:date="2021-04-14T17:20:00Z">
        <w:r w:rsidR="00FD420F">
          <w:t>và</w:t>
        </w:r>
        <w:proofErr w:type="spellEnd"/>
        <w:r w:rsidR="00FD420F">
          <w:t xml:space="preserve"> </w:t>
        </w:r>
        <w:proofErr w:type="spellStart"/>
        <w:r w:rsidR="00FD420F">
          <w:t>thử</w:t>
        </w:r>
        <w:proofErr w:type="spellEnd"/>
        <w:r w:rsidR="00FD420F">
          <w:t xml:space="preserve"> </w:t>
        </w:r>
        <w:proofErr w:type="spellStart"/>
        <w:r w:rsidR="00FD420F">
          <w:t>nghiệm</w:t>
        </w:r>
        <w:proofErr w:type="spellEnd"/>
        <w:r w:rsidR="00FD420F">
          <w:t xml:space="preserve"> </w:t>
        </w:r>
        <w:proofErr w:type="spellStart"/>
        <w:r w:rsidR="00FD420F">
          <w:t>hai</w:t>
        </w:r>
      </w:ins>
      <w:proofErr w:type="spellEnd"/>
      <w:del w:id="578" w:author="Cung Thanh Long" w:date="2021-04-14T17:20:00Z">
        <w:r w:rsidDel="00FD420F">
          <w:delText>2</w:delText>
        </w:r>
      </w:del>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SVM </w:t>
      </w:r>
      <w:proofErr w:type="spellStart"/>
      <w:r>
        <w:t>và</w:t>
      </w:r>
      <w:proofErr w:type="spellEnd"/>
      <w:r>
        <w:t xml:space="preserve"> Random Forest. </w:t>
      </w:r>
      <w:r>
        <w:fldChar w:fldCharType="begin"/>
      </w:r>
      <w:r>
        <w:instrText xml:space="preserve"> REF _Ref69241884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9</w:t>
      </w:r>
      <w:r>
        <w:fldChar w:fldCharType="end"/>
      </w:r>
      <w:r>
        <w:t xml:space="preserve"> </w:t>
      </w:r>
      <w:proofErr w:type="spellStart"/>
      <w:r>
        <w:t>và</w:t>
      </w:r>
      <w:proofErr w:type="spellEnd"/>
      <w:r>
        <w:t xml:space="preserve"> </w:t>
      </w:r>
      <w:r>
        <w:fldChar w:fldCharType="begin"/>
      </w:r>
      <w:r>
        <w:instrText xml:space="preserve"> REF _Ref69241886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10</w:t>
      </w:r>
      <w:r>
        <w:fldChar w:fldCharType="end"/>
      </w:r>
      <w:del w:id="579" w:author="Cung Thanh Long" w:date="2021-04-14T17:20:00Z">
        <w:r w:rsidDel="00FD420F">
          <w:fldChar w:fldCharType="begin"/>
        </w:r>
        <w:r w:rsidDel="00FD420F">
          <w:delInstrText xml:space="preserve"> REF _Ref69241459 \h </w:delInstrText>
        </w:r>
        <w:r w:rsidDel="00FD420F">
          <w:fldChar w:fldCharType="separate"/>
        </w:r>
        <w:r w:rsidR="0032158F" w:rsidDel="00FD420F">
          <w:delText xml:space="preserve">Hình </w:delText>
        </w:r>
        <w:r w:rsidR="0032158F" w:rsidDel="00FD420F">
          <w:rPr>
            <w:noProof/>
          </w:rPr>
          <w:delText>3</w:delText>
        </w:r>
        <w:r w:rsidR="0032158F" w:rsidDel="00FD420F">
          <w:delText>.</w:delText>
        </w:r>
        <w:r w:rsidR="0032158F" w:rsidDel="00FD420F">
          <w:rPr>
            <w:noProof/>
          </w:rPr>
          <w:delText>4</w:delText>
        </w:r>
        <w:r w:rsidDel="00FD420F">
          <w:fldChar w:fldCharType="end"/>
        </w:r>
      </w:del>
      <w:r>
        <w:t xml:space="preserve"> </w:t>
      </w:r>
      <w:proofErr w:type="spellStart"/>
      <w:r>
        <w:t>biểu</w:t>
      </w:r>
      <w:proofErr w:type="spellEnd"/>
      <w:r>
        <w:t xml:space="preserve"> </w:t>
      </w:r>
      <w:proofErr w:type="spellStart"/>
      <w:r>
        <w:t>diễn</w:t>
      </w:r>
      <w:proofErr w:type="spellEnd"/>
      <w:r>
        <w:t xml:space="preserve"> </w:t>
      </w:r>
      <w:proofErr w:type="spellStart"/>
      <w:r>
        <w:t>kết</w:t>
      </w:r>
      <w:proofErr w:type="spellEnd"/>
      <w:r>
        <w:t xml:space="preserve"> </w:t>
      </w:r>
      <w:proofErr w:type="spellStart"/>
      <w:r>
        <w:t>quả</w:t>
      </w:r>
      <w:proofErr w:type="spellEnd"/>
      <w:ins w:id="580" w:author="Cung Thanh Long" w:date="2021-04-14T17:20:00Z">
        <w:r w:rsidR="001E3BDF">
          <w:t xml:space="preserve"> </w:t>
        </w:r>
        <w:proofErr w:type="spellStart"/>
        <w:r w:rsidR="001E3BDF">
          <w:t>nhận</w:t>
        </w:r>
        <w:proofErr w:type="spellEnd"/>
        <w:r w:rsidR="001E3BDF">
          <w:t xml:space="preserve"> </w:t>
        </w:r>
        <w:proofErr w:type="spellStart"/>
        <w:r w:rsidR="001E3BDF">
          <w:t>dạng</w:t>
        </w:r>
      </w:ins>
      <w:proofErr w:type="spellEnd"/>
      <w:r>
        <w:t xml:space="preserve"> </w:t>
      </w:r>
      <w:proofErr w:type="spellStart"/>
      <w:r>
        <w:t>thu</w:t>
      </w:r>
      <w:proofErr w:type="spellEnd"/>
      <w:r>
        <w:t xml:space="preserve"> </w:t>
      </w:r>
      <w:proofErr w:type="spellStart"/>
      <w:r>
        <w:t>được</w:t>
      </w:r>
      <w:proofErr w:type="spellEnd"/>
      <w:ins w:id="581" w:author="Cung Thanh Long" w:date="2021-04-14T17:20:00Z">
        <w:r w:rsidR="001E3BDF">
          <w:t xml:space="preserve"> </w:t>
        </w:r>
        <w:proofErr w:type="spellStart"/>
        <w:r w:rsidR="001E3BDF">
          <w:t>khi</w:t>
        </w:r>
        <w:proofErr w:type="spellEnd"/>
        <w:r w:rsidR="001E3BDF">
          <w:t xml:space="preserve"> </w:t>
        </w:r>
        <w:proofErr w:type="spellStart"/>
        <w:r w:rsidR="001E3BDF">
          <w:t>sử</w:t>
        </w:r>
        <w:proofErr w:type="spellEnd"/>
        <w:r w:rsidR="001E3BDF">
          <w:t xml:space="preserve"> </w:t>
        </w:r>
        <w:proofErr w:type="spellStart"/>
        <w:r w:rsidR="001E3BDF">
          <w:t>dụng</w:t>
        </w:r>
        <w:proofErr w:type="spellEnd"/>
        <w:r w:rsidR="001E3BDF">
          <w:t xml:space="preserve"> </w:t>
        </w:r>
        <w:proofErr w:type="spellStart"/>
        <w:r w:rsidR="001E3BDF">
          <w:t>bộ</w:t>
        </w:r>
        <w:proofErr w:type="spellEnd"/>
        <w:r w:rsidR="001E3BDF">
          <w:t xml:space="preserve"> </w:t>
        </w:r>
        <w:proofErr w:type="spellStart"/>
        <w:r w:rsidR="001E3BDF">
          <w:t>dữ</w:t>
        </w:r>
        <w:proofErr w:type="spellEnd"/>
        <w:r w:rsidR="001E3BDF">
          <w:t xml:space="preserve"> </w:t>
        </w:r>
        <w:proofErr w:type="spellStart"/>
        <w:r w:rsidR="001E3BDF">
          <w:t>liệu</w:t>
        </w:r>
        <w:proofErr w:type="spellEnd"/>
        <w:r w:rsidR="001E3BDF">
          <w:t xml:space="preserve"> </w:t>
        </w:r>
      </w:ins>
      <w:proofErr w:type="spellStart"/>
      <w:ins w:id="582" w:author="Cung Thanh Long" w:date="2021-04-14T17:21:00Z">
        <w:r w:rsidR="001E3BDF">
          <w:t>với</w:t>
        </w:r>
        <w:proofErr w:type="spellEnd"/>
        <w:r w:rsidR="001E3BDF">
          <w:t xml:space="preserve"> </w:t>
        </w:r>
        <w:proofErr w:type="spellStart"/>
        <w:r w:rsidR="001E3BDF">
          <w:t>tỉ</w:t>
        </w:r>
        <w:proofErr w:type="spellEnd"/>
        <w:r w:rsidR="001E3BDF">
          <w:t xml:space="preserve"> </w:t>
        </w:r>
        <w:proofErr w:type="spellStart"/>
        <w:r w:rsidR="001E3BDF">
          <w:t>lệ</w:t>
        </w:r>
        <w:proofErr w:type="spellEnd"/>
        <w:r w:rsidR="001E3BDF">
          <w:t xml:space="preserve"> </w:t>
        </w:r>
        <w:proofErr w:type="spellStart"/>
        <w:r w:rsidR="001E3BDF">
          <w:t>chồng</w:t>
        </w:r>
        <w:proofErr w:type="spellEnd"/>
        <w:r w:rsidR="001E3BDF">
          <w:t xml:space="preserve"> </w:t>
        </w:r>
        <w:proofErr w:type="spellStart"/>
        <w:r w:rsidR="001E3BDF">
          <w:t>chập</w:t>
        </w:r>
        <w:proofErr w:type="spellEnd"/>
        <w:r w:rsidR="001E3BDF">
          <w:t xml:space="preserve"> 30%.</w:t>
        </w:r>
      </w:ins>
      <w:r>
        <w:t xml:space="preserve"> </w:t>
      </w:r>
      <w:del w:id="583" w:author="Cung Thanh Long" w:date="2021-04-14T17:20:00Z">
        <w:r w:rsidDel="001E3BDF">
          <w:delText>sau khi sử dụng mô hình đã được huấn luyện lên bộ dữ liệu kiểm thử</w:delText>
        </w:r>
      </w:del>
      <w:r>
        <w:t>.</w:t>
      </w:r>
    </w:p>
    <w:p w14:paraId="072870BA" w14:textId="77777777" w:rsidR="00322577" w:rsidRPr="00322577" w:rsidRDefault="00322577" w:rsidP="00322577"/>
    <w:p w14:paraId="357944FF" w14:textId="77777777" w:rsidR="002B1BC9" w:rsidRDefault="003906EE" w:rsidP="002B1BC9">
      <w:pPr>
        <w:keepNext/>
        <w:jc w:val="center"/>
      </w:pPr>
      <w:r>
        <w:rPr>
          <w:noProof/>
        </w:rPr>
        <w:drawing>
          <wp:inline distT="0" distB="0" distL="0" distR="0" wp14:anchorId="6E595AA3" wp14:editId="74F718BF">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0858B1AC" w14:textId="77777777" w:rsidR="002B1BC9" w:rsidRDefault="002B1BC9" w:rsidP="002B1BC9">
      <w:pPr>
        <w:pStyle w:val="Caption"/>
      </w:pPr>
      <w:bookmarkStart w:id="584" w:name="_Ref69241884"/>
      <w:bookmarkStart w:id="585" w:name="_Toc69243422"/>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9</w:t>
        </w:r>
      </w:fldSimple>
      <w:bookmarkEnd w:id="584"/>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40%</w:t>
      </w:r>
      <w:bookmarkEnd w:id="585"/>
    </w:p>
    <w:p w14:paraId="4DA4CE74" w14:textId="77777777" w:rsidR="00D43F09" w:rsidRPr="00D43F09" w:rsidRDefault="00D43F09" w:rsidP="00D43F09"/>
    <w:p w14:paraId="4691101B" w14:textId="77777777" w:rsidR="002B1BC9" w:rsidRDefault="003906EE" w:rsidP="002B1BC9">
      <w:pPr>
        <w:keepNext/>
        <w:jc w:val="center"/>
      </w:pPr>
      <w:r>
        <w:rPr>
          <w:noProof/>
        </w:rPr>
        <w:lastRenderedPageBreak/>
        <w:drawing>
          <wp:inline distT="0" distB="0" distL="0" distR="0" wp14:anchorId="467D4934" wp14:editId="4F6E266F">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4623BF17" w14:textId="77777777" w:rsidR="003906EE" w:rsidRDefault="002B1BC9" w:rsidP="002B1BC9">
      <w:pPr>
        <w:pStyle w:val="Caption"/>
      </w:pPr>
      <w:bookmarkStart w:id="586" w:name="_Ref69241886"/>
      <w:bookmarkStart w:id="587" w:name="_Toc69243423"/>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10</w:t>
        </w:r>
      </w:fldSimple>
      <w:bookmarkEnd w:id="586"/>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40%</w:t>
      </w:r>
      <w:bookmarkEnd w:id="587"/>
    </w:p>
    <w:p w14:paraId="6466A2AE" w14:textId="0C85FA0E" w:rsidR="00D43F09" w:rsidRPr="00D43F09" w:rsidRDefault="00D43F09" w:rsidP="00121CA2">
      <w:pPr>
        <w:ind w:firstLine="562"/>
      </w:pP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ins w:id="588" w:author="Cung Thanh Long" w:date="2021-04-14T17:21:00Z">
        <w:r w:rsidR="001E3BDF">
          <w:t xml:space="preserve"> </w:t>
        </w:r>
        <w:commentRangeStart w:id="589"/>
        <w:r w:rsidR="001E3BDF">
          <w:t>(</w:t>
        </w:r>
        <w:proofErr w:type="spellStart"/>
        <w:r w:rsidR="001E3BDF">
          <w:t>trung</w:t>
        </w:r>
        <w:proofErr w:type="spellEnd"/>
        <w:r w:rsidR="001E3BDF">
          <w:t xml:space="preserve"> </w:t>
        </w:r>
        <w:proofErr w:type="spellStart"/>
        <w:r w:rsidR="001E3BDF">
          <w:t>bình</w:t>
        </w:r>
        <w:proofErr w:type="spellEnd"/>
        <w:r w:rsidR="001E3BDF">
          <w:t xml:space="preserve"> </w:t>
        </w:r>
        <w:proofErr w:type="spellStart"/>
        <w:r w:rsidR="001E3BDF">
          <w:t>cho</w:t>
        </w:r>
        <w:proofErr w:type="spellEnd"/>
        <w:r w:rsidR="001E3BDF">
          <w:t xml:space="preserve"> </w:t>
        </w:r>
        <w:proofErr w:type="spellStart"/>
        <w:r w:rsidR="001E3BDF">
          <w:t>cả</w:t>
        </w:r>
        <w:proofErr w:type="spellEnd"/>
        <w:r w:rsidR="001E3BDF">
          <w:t xml:space="preserve"> 8 </w:t>
        </w:r>
        <w:proofErr w:type="spellStart"/>
        <w:r w:rsidR="001E3BDF">
          <w:t>trạng</w:t>
        </w:r>
        <w:proofErr w:type="spellEnd"/>
        <w:r w:rsidR="001E3BDF">
          <w:t xml:space="preserve"> </w:t>
        </w:r>
        <w:proofErr w:type="spellStart"/>
        <w:r w:rsidR="001E3BDF">
          <w:t>thái</w:t>
        </w:r>
        <w:proofErr w:type="spellEnd"/>
        <w:r w:rsidR="001E3BDF">
          <w:t xml:space="preserve"> </w:t>
        </w:r>
        <w:proofErr w:type="spellStart"/>
        <w:r w:rsidR="001E3BDF">
          <w:t>cảm</w:t>
        </w:r>
        <w:proofErr w:type="spellEnd"/>
        <w:r w:rsidR="001E3BDF">
          <w:t xml:space="preserve"> </w:t>
        </w:r>
        <w:proofErr w:type="spellStart"/>
        <w:r w:rsidR="001E3BDF">
          <w:t>xúc</w:t>
        </w:r>
        <w:proofErr w:type="spellEnd"/>
        <w:r w:rsidR="001E3BDF">
          <w:t>)</w:t>
        </w:r>
      </w:ins>
      <w:r>
        <w:t xml:space="preserve"> </w:t>
      </w:r>
      <w:commentRangeEnd w:id="589"/>
      <w:r w:rsidR="001E3BDF">
        <w:rPr>
          <w:rStyle w:val="CommentReference"/>
        </w:rPr>
        <w:commentReference w:id="589"/>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đề</w:t>
      </w:r>
      <w:r w:rsidR="00A01124">
        <w:t>u</w:t>
      </w:r>
      <w:proofErr w:type="spellEnd"/>
      <w:r w:rsidR="00A01124">
        <w:t xml:space="preserve"> </w:t>
      </w:r>
      <w:proofErr w:type="spellStart"/>
      <w:r w:rsidR="00A01124">
        <w:t>là</w:t>
      </w:r>
      <w:proofErr w:type="spellEnd"/>
      <w:r w:rsidR="00A01124">
        <w:t xml:space="preserve"> 78,</w:t>
      </w:r>
      <w:r>
        <w:t xml:space="preserve">75%.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ins w:id="590" w:author="Cung Thanh Long" w:date="2021-04-14T17:21:00Z">
        <w:r w:rsidR="001E3BDF">
          <w:t>hai</w:t>
        </w:r>
      </w:ins>
      <w:proofErr w:type="spellEnd"/>
      <w:del w:id="591" w:author="Cung Thanh Long" w:date="2021-04-14T17:21:00Z">
        <w:r w:rsidDel="001E3BDF">
          <w:delText>2</w:delText>
        </w:r>
      </w:del>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và</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(90%), </w:t>
      </w:r>
      <w:proofErr w:type="spellStart"/>
      <w:ins w:id="592" w:author="Cung Thanh Long" w:date="2021-04-14T17:21:00Z">
        <w:r w:rsidR="001E3BDF">
          <w:t>hai</w:t>
        </w:r>
      </w:ins>
      <w:proofErr w:type="spellEnd"/>
      <w:del w:id="593" w:author="Cung Thanh Long" w:date="2021-04-14T17:21:00Z">
        <w:r w:rsidDel="001E3BDF">
          <w:delText>2</w:delText>
        </w:r>
      </w:del>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và</w:t>
      </w:r>
      <w:proofErr w:type="spellEnd"/>
      <w:r>
        <w:t xml:space="preserve"> </w:t>
      </w:r>
      <w:proofErr w:type="spellStart"/>
      <w:r>
        <w:t>vui</w:t>
      </w:r>
      <w:proofErr w:type="spellEnd"/>
      <w:r>
        <w:t xml:space="preserve"> </w:t>
      </w:r>
      <w:proofErr w:type="spellStart"/>
      <w:r>
        <w:t>vẻ</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(65%).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w:t>
      </w:r>
      <w:r w:rsidR="00A01124">
        <w:t>ng</w:t>
      </w:r>
      <w:proofErr w:type="spellEnd"/>
      <w:r w:rsidR="00A01124">
        <w:t xml:space="preserve"> (100</w:t>
      </w:r>
      <w:r>
        <w:t xml:space="preserve">%) </w:t>
      </w:r>
      <w:proofErr w:type="spellStart"/>
      <w:r>
        <w:t>và</w:t>
      </w:r>
      <w:proofErr w:type="spellEnd"/>
      <w:r>
        <w:t xml:space="preserve"> </w:t>
      </w:r>
      <w:proofErr w:type="spellStart"/>
      <w:r w:rsidR="00A01124">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A01124">
        <w:t>lãng</w:t>
      </w:r>
      <w:proofErr w:type="spellEnd"/>
      <w:r w:rsidR="00A01124">
        <w:t xml:space="preserve"> </w:t>
      </w:r>
      <w:proofErr w:type="spellStart"/>
      <w:r w:rsidR="00A01124">
        <w:t>mạn</w:t>
      </w:r>
      <w:proofErr w:type="spellEnd"/>
      <w:r w:rsidR="00A01124">
        <w:t xml:space="preserve"> (45</w:t>
      </w:r>
      <w:r>
        <w:t>%).</w:t>
      </w:r>
    </w:p>
    <w:p w14:paraId="507BD86F" w14:textId="77777777" w:rsidR="00D43F09" w:rsidRPr="00D43F09" w:rsidRDefault="00D43F09" w:rsidP="00D43F09"/>
    <w:p w14:paraId="3A2AF164" w14:textId="77777777" w:rsidR="003906EE" w:rsidRDefault="003906EE" w:rsidP="001C2354">
      <w:pPr>
        <w:pStyle w:val="Heading3"/>
      </w:pPr>
      <w:bookmarkStart w:id="594" w:name="_Toc69243379"/>
      <w:proofErr w:type="spellStart"/>
      <w:r>
        <w:t>Tỉ</w:t>
      </w:r>
      <w:proofErr w:type="spellEnd"/>
      <w:r>
        <w:t xml:space="preserve"> </w:t>
      </w:r>
      <w:proofErr w:type="spellStart"/>
      <w:r>
        <w:t>lệ</w:t>
      </w:r>
      <w:proofErr w:type="spellEnd"/>
      <w:r w:rsidR="002B1BC9">
        <w:t xml:space="preserve"> </w:t>
      </w:r>
      <w:proofErr w:type="spellStart"/>
      <w:r w:rsidR="002B1BC9">
        <w:t>chồng</w:t>
      </w:r>
      <w:proofErr w:type="spellEnd"/>
      <w:r w:rsidR="002B1BC9">
        <w:t xml:space="preserve"> </w:t>
      </w:r>
      <w:proofErr w:type="spellStart"/>
      <w:r w:rsidR="002B1BC9">
        <w:t>chập</w:t>
      </w:r>
      <w:proofErr w:type="spellEnd"/>
      <w:r>
        <w:t xml:space="preserve"> 50%</w:t>
      </w:r>
      <w:bookmarkEnd w:id="594"/>
    </w:p>
    <w:p w14:paraId="1C7B65B8" w14:textId="391C5353" w:rsidR="006D39AF" w:rsidRPr="00AA4C3E" w:rsidRDefault="006D39AF" w:rsidP="006D39AF">
      <w:pPr>
        <w:ind w:firstLine="562"/>
      </w:pPr>
      <w:r>
        <w:t xml:space="preserve">Khi </w:t>
      </w:r>
      <w:proofErr w:type="spellStart"/>
      <w:r>
        <w:t>sử</w:t>
      </w:r>
      <w:proofErr w:type="spellEnd"/>
      <w:r>
        <w:t xml:space="preserve"> </w:t>
      </w:r>
      <w:proofErr w:type="spellStart"/>
      <w:r>
        <w:t>dụng</w:t>
      </w:r>
      <w:proofErr w:type="spellEnd"/>
      <w:r>
        <w:t xml:space="preserve"> </w:t>
      </w:r>
      <w:proofErr w:type="spellStart"/>
      <w:ins w:id="595" w:author="Cung Thanh Long" w:date="2021-04-14T17:23:00Z">
        <w:r w:rsidR="001E3BDF">
          <w:t>giải</w:t>
        </w:r>
      </w:ins>
      <w:proofErr w:type="spellEnd"/>
      <w:del w:id="596" w:author="Cung Thanh Long" w:date="2021-04-14T17:23:00Z">
        <w:r w:rsidDel="001E3BDF">
          <w:delText>phương</w:delText>
        </w:r>
      </w:del>
      <w:r>
        <w:t xml:space="preserve"> </w:t>
      </w:r>
      <w:proofErr w:type="spellStart"/>
      <w:r>
        <w:t>pháp</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50%,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là</w:t>
      </w:r>
      <w:proofErr w:type="spellEnd"/>
      <w:r>
        <w:t xml:space="preserve"> 2880 </w:t>
      </w:r>
      <w:proofErr w:type="spellStart"/>
      <w:r>
        <w:t>mẫu</w:t>
      </w:r>
      <w:proofErr w:type="spellEnd"/>
      <w:r>
        <w:t xml:space="preserve">. </w:t>
      </w:r>
      <w:proofErr w:type="spellStart"/>
      <w:r>
        <w:t>Sử</w:t>
      </w:r>
      <w:proofErr w:type="spellEnd"/>
      <w:r>
        <w:t xml:space="preserve"> </w:t>
      </w:r>
      <w:proofErr w:type="spellStart"/>
      <w:r>
        <w:t>dụng</w:t>
      </w:r>
      <w:proofErr w:type="spellEnd"/>
      <w:ins w:id="597" w:author="Cung Thanh Long" w:date="2021-04-14T17:23:00Z">
        <w:r w:rsidR="001E3BDF">
          <w:t xml:space="preserve"> </w:t>
        </w:r>
        <w:proofErr w:type="spellStart"/>
        <w:r w:rsidR="001E3BDF">
          <w:t>tập</w:t>
        </w:r>
      </w:ins>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chồng</w:t>
      </w:r>
      <w:proofErr w:type="spellEnd"/>
      <w:r>
        <w:t xml:space="preserve"> </w:t>
      </w:r>
      <w:proofErr w:type="spellStart"/>
      <w:r>
        <w:t>chập</w:t>
      </w:r>
      <w:proofErr w:type="spellEnd"/>
      <w:r>
        <w:t xml:space="preserve"> </w:t>
      </w:r>
      <w:proofErr w:type="spellStart"/>
      <w:ins w:id="598" w:author="Cung Thanh Long" w:date="2021-04-14T17:24:00Z">
        <w:r w:rsidR="001E3BDF">
          <w:t>này</w:t>
        </w:r>
      </w:ins>
      <w:proofErr w:type="spellEnd"/>
      <w:del w:id="599" w:author="Cung Thanh Long" w:date="2021-04-14T17:24:00Z">
        <w:r w:rsidDel="001E3BDF">
          <w:delText>đó</w:delText>
        </w:r>
      </w:del>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ins w:id="600" w:author="Cung Thanh Long" w:date="2021-04-14T17:24:00Z">
        <w:r w:rsidR="001E3BDF">
          <w:t>hai</w:t>
        </w:r>
      </w:ins>
      <w:proofErr w:type="spellEnd"/>
      <w:del w:id="601" w:author="Cung Thanh Long" w:date="2021-04-14T17:24:00Z">
        <w:r w:rsidDel="001E3BDF">
          <w:delText>2</w:delText>
        </w:r>
      </w:del>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SVM </w:t>
      </w:r>
      <w:proofErr w:type="spellStart"/>
      <w:r>
        <w:t>và</w:t>
      </w:r>
      <w:proofErr w:type="spellEnd"/>
      <w:r>
        <w:t xml:space="preserve"> Random Forest. </w:t>
      </w:r>
      <w:r>
        <w:fldChar w:fldCharType="begin"/>
      </w:r>
      <w:r>
        <w:instrText xml:space="preserve"> REF _Ref69241992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11</w:t>
      </w:r>
      <w:r>
        <w:fldChar w:fldCharType="end"/>
      </w:r>
      <w:r>
        <w:t xml:space="preserve"> </w:t>
      </w:r>
      <w:proofErr w:type="spellStart"/>
      <w:r>
        <w:t>và</w:t>
      </w:r>
      <w:proofErr w:type="spellEnd"/>
      <w:r>
        <w:t xml:space="preserve"> </w:t>
      </w:r>
      <w:r>
        <w:fldChar w:fldCharType="begin"/>
      </w:r>
      <w:r>
        <w:instrText xml:space="preserve"> REF _Ref69241993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12</w:t>
      </w:r>
      <w:r>
        <w:fldChar w:fldCharType="end"/>
      </w:r>
      <w:del w:id="602" w:author="Cung Thanh Long" w:date="2021-04-14T17:24:00Z">
        <w:r w:rsidDel="001E3BDF">
          <w:fldChar w:fldCharType="begin"/>
        </w:r>
        <w:r w:rsidDel="001E3BDF">
          <w:delInstrText xml:space="preserve"> REF _Ref69241459 \h </w:delInstrText>
        </w:r>
        <w:r w:rsidDel="001E3BDF">
          <w:fldChar w:fldCharType="separate"/>
        </w:r>
        <w:r w:rsidR="0032158F" w:rsidDel="001E3BDF">
          <w:delText xml:space="preserve">Hình </w:delText>
        </w:r>
        <w:r w:rsidR="0032158F" w:rsidDel="001E3BDF">
          <w:rPr>
            <w:noProof/>
          </w:rPr>
          <w:delText>3</w:delText>
        </w:r>
        <w:r w:rsidR="0032158F" w:rsidDel="001E3BDF">
          <w:delText>.</w:delText>
        </w:r>
        <w:r w:rsidR="0032158F" w:rsidDel="001E3BDF">
          <w:rPr>
            <w:noProof/>
          </w:rPr>
          <w:delText>4</w:delText>
        </w:r>
        <w:r w:rsidDel="001E3BDF">
          <w:fldChar w:fldCharType="end"/>
        </w:r>
      </w:del>
      <w:r>
        <w:t xml:space="preserve"> </w:t>
      </w:r>
      <w:proofErr w:type="spellStart"/>
      <w:r>
        <w:t>biểu</w:t>
      </w:r>
      <w:proofErr w:type="spellEnd"/>
      <w:r>
        <w:t xml:space="preserve"> </w:t>
      </w:r>
      <w:proofErr w:type="spellStart"/>
      <w:r>
        <w:t>diễn</w:t>
      </w:r>
      <w:proofErr w:type="spellEnd"/>
      <w:r>
        <w:t xml:space="preserve"> </w:t>
      </w:r>
      <w:proofErr w:type="spellStart"/>
      <w:r>
        <w:t>kết</w:t>
      </w:r>
      <w:proofErr w:type="spellEnd"/>
      <w:r>
        <w:t xml:space="preserve"> </w:t>
      </w:r>
      <w:proofErr w:type="spellStart"/>
      <w:r>
        <w:t>quả</w:t>
      </w:r>
      <w:proofErr w:type="spellEnd"/>
      <w:ins w:id="603" w:author="Cung Thanh Long" w:date="2021-04-14T17:24:00Z">
        <w:r w:rsidR="001E3BDF">
          <w:t xml:space="preserve"> </w:t>
        </w:r>
        <w:proofErr w:type="spellStart"/>
        <w:r w:rsidR="001E3BDF">
          <w:t>nhận</w:t>
        </w:r>
        <w:proofErr w:type="spellEnd"/>
        <w:r w:rsidR="001E3BDF">
          <w:t xml:space="preserve"> </w:t>
        </w:r>
        <w:proofErr w:type="spellStart"/>
        <w:r w:rsidR="001E3BDF">
          <w:t>dạng</w:t>
        </w:r>
      </w:ins>
      <w:proofErr w:type="spellEnd"/>
      <w:r>
        <w:t xml:space="preserve"> </w:t>
      </w:r>
      <w:proofErr w:type="spellStart"/>
      <w:r>
        <w:t>thu</w:t>
      </w:r>
      <w:proofErr w:type="spellEnd"/>
      <w:r>
        <w:t xml:space="preserve"> </w:t>
      </w:r>
      <w:proofErr w:type="spellStart"/>
      <w:r>
        <w:t>được</w:t>
      </w:r>
      <w:proofErr w:type="spellEnd"/>
      <w:del w:id="604" w:author="Cung Thanh Long" w:date="2021-04-14T17:24:00Z">
        <w:r w:rsidDel="001E3BDF">
          <w:delText xml:space="preserve"> sau</w:delText>
        </w:r>
      </w:del>
      <w:r>
        <w:t xml:space="preserve"> </w:t>
      </w:r>
      <w:proofErr w:type="spellStart"/>
      <w:r>
        <w:t>khi</w:t>
      </w:r>
      <w:proofErr w:type="spellEnd"/>
      <w:ins w:id="605" w:author="Cung Thanh Long" w:date="2021-04-14T17:24:00Z">
        <w:r w:rsidR="001E3BDF">
          <w:t xml:space="preserve"> </w:t>
        </w:r>
        <w:proofErr w:type="spellStart"/>
        <w:r w:rsidR="001E3BDF">
          <w:t>sử</w:t>
        </w:r>
        <w:proofErr w:type="spellEnd"/>
        <w:r w:rsidR="001E3BDF">
          <w:t xml:space="preserve"> </w:t>
        </w:r>
        <w:proofErr w:type="spellStart"/>
        <w:r w:rsidR="001E3BDF">
          <w:t>dụng</w:t>
        </w:r>
        <w:proofErr w:type="spellEnd"/>
        <w:r w:rsidR="001E3BDF">
          <w:t xml:space="preserve"> </w:t>
        </w:r>
        <w:proofErr w:type="spellStart"/>
        <w:r w:rsidR="001E3BDF">
          <w:t>bộ</w:t>
        </w:r>
        <w:proofErr w:type="spellEnd"/>
        <w:r w:rsidR="001E3BDF">
          <w:t xml:space="preserve"> </w:t>
        </w:r>
        <w:proofErr w:type="spellStart"/>
        <w:r w:rsidR="001E3BDF">
          <w:t>dữ</w:t>
        </w:r>
        <w:proofErr w:type="spellEnd"/>
        <w:r w:rsidR="001E3BDF">
          <w:t xml:space="preserve"> </w:t>
        </w:r>
        <w:proofErr w:type="spellStart"/>
        <w:r w:rsidR="001E3BDF">
          <w:t>liệu</w:t>
        </w:r>
        <w:proofErr w:type="spellEnd"/>
        <w:r w:rsidR="001E3BDF">
          <w:t xml:space="preserve"> </w:t>
        </w:r>
        <w:proofErr w:type="spellStart"/>
        <w:r w:rsidR="001E3BDF">
          <w:t>dào</w:t>
        </w:r>
        <w:proofErr w:type="spellEnd"/>
        <w:r w:rsidR="001E3BDF">
          <w:t xml:space="preserve"> </w:t>
        </w:r>
        <w:proofErr w:type="spellStart"/>
        <w:r w:rsidR="001E3BDF">
          <w:t>tạo</w:t>
        </w:r>
        <w:proofErr w:type="spellEnd"/>
        <w:r w:rsidR="001E3BDF">
          <w:t xml:space="preserve"> </w:t>
        </w:r>
      </w:ins>
      <w:proofErr w:type="spellStart"/>
      <w:ins w:id="606" w:author="Cung Thanh Long" w:date="2021-04-14T17:25:00Z">
        <w:r w:rsidR="001E3BDF">
          <w:t>với</w:t>
        </w:r>
        <w:proofErr w:type="spellEnd"/>
        <w:r w:rsidR="001E3BDF">
          <w:t xml:space="preserve"> </w:t>
        </w:r>
        <w:proofErr w:type="spellStart"/>
        <w:r w:rsidR="001E3BDF">
          <w:t>tỉ</w:t>
        </w:r>
        <w:proofErr w:type="spellEnd"/>
        <w:r w:rsidR="001E3BDF">
          <w:t xml:space="preserve"> </w:t>
        </w:r>
        <w:proofErr w:type="spellStart"/>
        <w:r w:rsidR="001E3BDF">
          <w:t>lệ</w:t>
        </w:r>
        <w:proofErr w:type="spellEnd"/>
        <w:r w:rsidR="001E3BDF">
          <w:t xml:space="preserve"> </w:t>
        </w:r>
        <w:proofErr w:type="spellStart"/>
        <w:r w:rsidR="001E3BDF">
          <w:t>chồng</w:t>
        </w:r>
        <w:proofErr w:type="spellEnd"/>
        <w:r w:rsidR="001E3BDF">
          <w:t xml:space="preserve"> chap 50%</w:t>
        </w:r>
      </w:ins>
      <w:del w:id="607" w:author="Cung Thanh Long" w:date="2021-04-14T17:24:00Z">
        <w:r w:rsidDel="001E3BDF">
          <w:delText xml:space="preserve"> sử dụng mô hình đã được huấn luyện lên bộ dữ liệu kiểm thử</w:delText>
        </w:r>
      </w:del>
      <w:r>
        <w:t>.</w:t>
      </w:r>
    </w:p>
    <w:p w14:paraId="44F9F5E5" w14:textId="77777777" w:rsidR="006D39AF" w:rsidRPr="006D39AF" w:rsidRDefault="006D39AF" w:rsidP="006D39AF"/>
    <w:p w14:paraId="445B38EB" w14:textId="77777777" w:rsidR="002B1BC9" w:rsidRDefault="00C23D06" w:rsidP="002B1BC9">
      <w:pPr>
        <w:keepNext/>
        <w:jc w:val="center"/>
      </w:pPr>
      <w:r>
        <w:rPr>
          <w:noProof/>
        </w:rPr>
        <w:lastRenderedPageBreak/>
        <w:drawing>
          <wp:inline distT="0" distB="0" distL="0" distR="0" wp14:anchorId="4FC5424C" wp14:editId="5D8D2C82">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7AA36A55" w14:textId="77777777" w:rsidR="002B1BC9" w:rsidRDefault="002B1BC9" w:rsidP="002B1BC9">
      <w:pPr>
        <w:pStyle w:val="Caption"/>
      </w:pPr>
      <w:bookmarkStart w:id="608" w:name="_Ref69241992"/>
      <w:bookmarkStart w:id="609" w:name="_Toc69243424"/>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11</w:t>
        </w:r>
      </w:fldSimple>
      <w:bookmarkEnd w:id="608"/>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50%</w:t>
      </w:r>
      <w:bookmarkEnd w:id="609"/>
    </w:p>
    <w:p w14:paraId="6A332C59" w14:textId="77777777" w:rsidR="002B1BC9" w:rsidRPr="002B1BC9" w:rsidRDefault="002B1BC9" w:rsidP="002B1BC9"/>
    <w:p w14:paraId="48393AB5" w14:textId="77777777" w:rsidR="002B1BC9" w:rsidRDefault="00C23D06" w:rsidP="002B1BC9">
      <w:pPr>
        <w:keepNext/>
        <w:jc w:val="center"/>
      </w:pPr>
      <w:r>
        <w:rPr>
          <w:noProof/>
        </w:rPr>
        <w:drawing>
          <wp:inline distT="0" distB="0" distL="0" distR="0" wp14:anchorId="0BF15B56" wp14:editId="45499921">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568E0C91" w14:textId="77777777" w:rsidR="003906EE" w:rsidRDefault="002B1BC9" w:rsidP="002B1BC9">
      <w:pPr>
        <w:pStyle w:val="Caption"/>
      </w:pPr>
      <w:bookmarkStart w:id="610" w:name="_Ref69241993"/>
      <w:bookmarkStart w:id="611" w:name="_Toc69243425"/>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12</w:t>
        </w:r>
      </w:fldSimple>
      <w:bookmarkEnd w:id="610"/>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50%</w:t>
      </w:r>
      <w:bookmarkEnd w:id="611"/>
    </w:p>
    <w:p w14:paraId="2284F636" w14:textId="3A110610" w:rsidR="00A01124" w:rsidRPr="00D43F09" w:rsidRDefault="00A01124" w:rsidP="00121CA2">
      <w:pPr>
        <w:ind w:firstLine="562"/>
      </w:pP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ins w:id="612" w:author="Cung Thanh Long" w:date="2021-04-14T17:25:00Z">
        <w:r w:rsidR="001E3BDF">
          <w:t xml:space="preserve"> (…)</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lần</w:t>
      </w:r>
      <w:proofErr w:type="spellEnd"/>
      <w:r>
        <w:t xml:space="preserve"> </w:t>
      </w:r>
      <w:proofErr w:type="spellStart"/>
      <w:r>
        <w:t>lượ</w:t>
      </w:r>
      <w:r w:rsidR="00794E94">
        <w:t>t</w:t>
      </w:r>
      <w:proofErr w:type="spellEnd"/>
      <w:r w:rsidR="00794E94">
        <w:t xml:space="preserve"> </w:t>
      </w:r>
      <w:proofErr w:type="spellStart"/>
      <w:r w:rsidR="00794E94">
        <w:t>là</w:t>
      </w:r>
      <w:proofErr w:type="spellEnd"/>
      <w:r w:rsidR="00794E94">
        <w:t xml:space="preserve"> 78</w:t>
      </w:r>
      <w:r>
        <w:t>,</w:t>
      </w:r>
      <w:r w:rsidR="00794E94">
        <w:t xml:space="preserve">75% </w:t>
      </w:r>
      <w:proofErr w:type="spellStart"/>
      <w:r w:rsidR="00794E94">
        <w:t>và</w:t>
      </w:r>
      <w:proofErr w:type="spellEnd"/>
      <w:r w:rsidR="00794E94">
        <w:t xml:space="preserve"> 79,3</w:t>
      </w:r>
      <w:r>
        <w:t xml:space="preserve">8%.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794E94">
        <w:t>trung</w:t>
      </w:r>
      <w:proofErr w:type="spellEnd"/>
      <w:r w:rsidR="00794E94">
        <w:t xml:space="preserve"> </w:t>
      </w:r>
      <w:proofErr w:type="spellStart"/>
      <w:r w:rsidR="00794E94">
        <w:t>tính</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794E94">
        <w:t>t</w:t>
      </w:r>
      <w:proofErr w:type="spellEnd"/>
      <w:r w:rsidR="00794E94">
        <w:t xml:space="preserve"> (95%),</w:t>
      </w:r>
      <w:r>
        <w:t xml:space="preserve"> </w:t>
      </w:r>
      <w:proofErr w:type="spellStart"/>
      <w:ins w:id="613" w:author="Cung Thanh Long" w:date="2021-04-14T17:25:00Z">
        <w:r w:rsidR="001E3BDF">
          <w:t>hai</w:t>
        </w:r>
      </w:ins>
      <w:proofErr w:type="spellEnd"/>
      <w:del w:id="614" w:author="Cung Thanh Long" w:date="2021-04-14T17:25:00Z">
        <w:r w:rsidR="00794E94" w:rsidDel="001E3BDF">
          <w:delText>2</w:delText>
        </w:r>
      </w:del>
      <w:r w:rsidR="00794E94">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r>
        <w:t xml:space="preserve"> </w:t>
      </w:r>
      <w:proofErr w:type="spellStart"/>
      <w:r w:rsidR="00794E94">
        <w:t>và</w:t>
      </w:r>
      <w:proofErr w:type="spellEnd"/>
      <w:r w:rsidR="00794E94">
        <w:t xml:space="preserve"> </w:t>
      </w:r>
      <w:proofErr w:type="spellStart"/>
      <w:r w:rsidR="00794E94">
        <w:t>đồng</w:t>
      </w:r>
      <w:proofErr w:type="spellEnd"/>
      <w:r w:rsidR="00794E94">
        <w:t xml:space="preserve"> </w:t>
      </w:r>
      <w:proofErr w:type="spellStart"/>
      <w:r w:rsidR="00794E94">
        <w:t>cảm</w:t>
      </w:r>
      <w:proofErr w:type="spellEnd"/>
      <w:r w:rsidR="00794E94">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w:t>
      </w:r>
      <w:r w:rsidR="00794E94">
        <w:t>t</w:t>
      </w:r>
      <w:proofErr w:type="spellEnd"/>
      <w:r w:rsidR="00794E94">
        <w:t xml:space="preserve"> (6</w:t>
      </w:r>
      <w:r>
        <w:t xml:space="preserve">5%).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ins w:id="615" w:author="Cung Thanh Long" w:date="2021-04-14T17:25:00Z">
        <w:r w:rsidR="001E3BDF">
          <w:t>hai</w:t>
        </w:r>
      </w:ins>
      <w:proofErr w:type="spellEnd"/>
      <w:del w:id="616" w:author="Cung Thanh Long" w:date="2021-04-14T17:25:00Z">
        <w:r w:rsidR="00CE018E" w:rsidDel="001E3BDF">
          <w:delText>2</w:delText>
        </w:r>
      </w:del>
      <w:r w:rsidR="00CE018E">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1C77C9">
        <w:t>trung</w:t>
      </w:r>
      <w:proofErr w:type="spellEnd"/>
      <w:r w:rsidR="001C77C9">
        <w:t xml:space="preserve"> </w:t>
      </w:r>
      <w:proofErr w:type="spellStart"/>
      <w:r w:rsidR="001C77C9">
        <w:t>tính</w:t>
      </w:r>
      <w:proofErr w:type="spellEnd"/>
      <w:r w:rsidR="00CE018E">
        <w:t xml:space="preserve"> </w:t>
      </w:r>
      <w:proofErr w:type="spellStart"/>
      <w:r w:rsidR="00CE018E">
        <w:t>và</w:t>
      </w:r>
      <w:proofErr w:type="spellEnd"/>
      <w:r w:rsidR="00CE018E">
        <w:t xml:space="preserve"> </w:t>
      </w:r>
      <w:proofErr w:type="spellStart"/>
      <w:r w:rsidR="00CE018E">
        <w:t>tôn</w:t>
      </w:r>
      <w:proofErr w:type="spellEnd"/>
      <w:r w:rsidR="00CE018E">
        <w:t xml:space="preserve"> </w:t>
      </w:r>
      <w:proofErr w:type="spellStart"/>
      <w:r w:rsidR="00CE018E">
        <w:t>trọng</w:t>
      </w:r>
      <w:proofErr w:type="spellEnd"/>
      <w:r w:rsidR="001C77C9">
        <w:t xml:space="preserve"> </w:t>
      </w:r>
      <w:r>
        <w:t xml:space="preserve">(95%) </w:t>
      </w:r>
      <w:proofErr w:type="spellStart"/>
      <w:r>
        <w:t>và</w:t>
      </w:r>
      <w:proofErr w:type="spellEnd"/>
      <w:r>
        <w:t xml:space="preserve"> </w:t>
      </w:r>
      <w:proofErr w:type="spellStart"/>
      <w:r w:rsidR="001C77C9">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1C77C9">
        <w:t>lãng</w:t>
      </w:r>
      <w:proofErr w:type="spellEnd"/>
      <w:r w:rsidR="001C77C9">
        <w:t xml:space="preserve"> </w:t>
      </w:r>
      <w:proofErr w:type="spellStart"/>
      <w:r w:rsidR="001C77C9">
        <w:t>mạn</w:t>
      </w:r>
      <w:proofErr w:type="spellEnd"/>
      <w:r w:rsidR="00CE018E">
        <w:t xml:space="preserve"> (65</w:t>
      </w:r>
      <w:r>
        <w:t>%).</w:t>
      </w:r>
    </w:p>
    <w:p w14:paraId="61E63FCB" w14:textId="77777777" w:rsidR="00A01124" w:rsidRPr="00A01124" w:rsidRDefault="00A01124" w:rsidP="00A01124"/>
    <w:p w14:paraId="592A4834" w14:textId="77777777" w:rsidR="003906EE" w:rsidRDefault="003906EE" w:rsidP="001C2354">
      <w:pPr>
        <w:pStyle w:val="Heading3"/>
      </w:pPr>
      <w:bookmarkStart w:id="617" w:name="_Toc69243380"/>
      <w:proofErr w:type="spellStart"/>
      <w:r>
        <w:lastRenderedPageBreak/>
        <w:t>Tỉ</w:t>
      </w:r>
      <w:proofErr w:type="spellEnd"/>
      <w:r>
        <w:t xml:space="preserve"> </w:t>
      </w:r>
      <w:proofErr w:type="spellStart"/>
      <w:r>
        <w:t>lệ</w:t>
      </w:r>
      <w:proofErr w:type="spellEnd"/>
      <w:r>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t>60%</w:t>
      </w:r>
      <w:bookmarkEnd w:id="617"/>
    </w:p>
    <w:p w14:paraId="4620DD97" w14:textId="15E39DBB" w:rsidR="006D39AF" w:rsidRPr="00AA4C3E" w:rsidRDefault="006D39AF" w:rsidP="006D39AF">
      <w:pPr>
        <w:ind w:firstLine="562"/>
      </w:pPr>
      <w:r>
        <w:t xml:space="preserve">Khi </w:t>
      </w:r>
      <w:proofErr w:type="spellStart"/>
      <w:r>
        <w:t>sử</w:t>
      </w:r>
      <w:proofErr w:type="spellEnd"/>
      <w:r>
        <w:t xml:space="preserve"> </w:t>
      </w:r>
      <w:proofErr w:type="spellStart"/>
      <w:r>
        <w:t>dụng</w:t>
      </w:r>
      <w:proofErr w:type="spellEnd"/>
      <w:r>
        <w:t xml:space="preserve"> </w:t>
      </w:r>
      <w:proofErr w:type="spellStart"/>
      <w:ins w:id="618" w:author="Cung Thanh Long" w:date="2021-04-14T17:26:00Z">
        <w:r w:rsidR="001E3BDF">
          <w:t>giải</w:t>
        </w:r>
      </w:ins>
      <w:proofErr w:type="spellEnd"/>
      <w:del w:id="619" w:author="Cung Thanh Long" w:date="2021-04-14T17:26:00Z">
        <w:r w:rsidDel="001E3BDF">
          <w:delText>phương</w:delText>
        </w:r>
      </w:del>
      <w:r>
        <w:t xml:space="preserve"> </w:t>
      </w:r>
      <w:proofErr w:type="spellStart"/>
      <w:r>
        <w:t>pháp</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60%,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là</w:t>
      </w:r>
      <w:proofErr w:type="spellEnd"/>
      <w:r>
        <w:t xml:space="preserve"> 3200 </w:t>
      </w:r>
      <w:proofErr w:type="spellStart"/>
      <w:r>
        <w:t>mẫu</w:t>
      </w:r>
      <w:proofErr w:type="spellEnd"/>
      <w:r>
        <w:t xml:space="preserve">. </w:t>
      </w:r>
      <w:proofErr w:type="spellStart"/>
      <w:r>
        <w:t>Sử</w:t>
      </w:r>
      <w:proofErr w:type="spellEnd"/>
      <w:r>
        <w:t xml:space="preserve"> </w:t>
      </w:r>
      <w:proofErr w:type="spellStart"/>
      <w:r>
        <w:t>dụng</w:t>
      </w:r>
      <w:proofErr w:type="spellEnd"/>
      <w:ins w:id="620" w:author="Cung Thanh Long" w:date="2021-04-14T17:26:00Z">
        <w:r w:rsidR="001E3BDF">
          <w:t xml:space="preserve"> </w:t>
        </w:r>
        <w:proofErr w:type="spellStart"/>
        <w:r w:rsidR="001E3BDF">
          <w:t>tập</w:t>
        </w:r>
      </w:ins>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chồng</w:t>
      </w:r>
      <w:proofErr w:type="spellEnd"/>
      <w:r>
        <w:t xml:space="preserve"> </w:t>
      </w:r>
      <w:proofErr w:type="spellStart"/>
      <w:r>
        <w:t>chập</w:t>
      </w:r>
      <w:proofErr w:type="spellEnd"/>
      <w:r>
        <w:t xml:space="preserve"> </w:t>
      </w:r>
      <w:proofErr w:type="spellStart"/>
      <w:ins w:id="621" w:author="Cung Thanh Long" w:date="2021-04-14T17:26:00Z">
        <w:r w:rsidR="001E3BDF">
          <w:t>này</w:t>
        </w:r>
      </w:ins>
      <w:proofErr w:type="spellEnd"/>
      <w:del w:id="622" w:author="Cung Thanh Long" w:date="2021-04-14T17:26:00Z">
        <w:r w:rsidDel="001E3BDF">
          <w:delText>đó</w:delText>
        </w:r>
      </w:del>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ins w:id="623" w:author="Cung Thanh Long" w:date="2021-04-14T17:26:00Z">
        <w:r w:rsidR="001E3BDF">
          <w:t>hai</w:t>
        </w:r>
      </w:ins>
      <w:proofErr w:type="spellEnd"/>
      <w:del w:id="624" w:author="Cung Thanh Long" w:date="2021-04-14T17:26:00Z">
        <w:r w:rsidDel="001E3BDF">
          <w:delText>2</w:delText>
        </w:r>
      </w:del>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SVM </w:t>
      </w:r>
      <w:proofErr w:type="spellStart"/>
      <w:r>
        <w:t>và</w:t>
      </w:r>
      <w:proofErr w:type="spellEnd"/>
      <w:r>
        <w:t xml:space="preserve"> Random Forest. </w:t>
      </w:r>
      <w:r>
        <w:fldChar w:fldCharType="begin"/>
      </w:r>
      <w:r>
        <w:instrText xml:space="preserve"> REF _Ref69242142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13</w:t>
      </w:r>
      <w:r>
        <w:fldChar w:fldCharType="end"/>
      </w:r>
      <w:r>
        <w:t xml:space="preserve"> </w:t>
      </w:r>
      <w:proofErr w:type="spellStart"/>
      <w:r>
        <w:t>và</w:t>
      </w:r>
      <w:proofErr w:type="spellEnd"/>
      <w:r>
        <w:t xml:space="preserve"> </w:t>
      </w:r>
      <w:r>
        <w:fldChar w:fldCharType="begin"/>
      </w:r>
      <w:r>
        <w:instrText xml:space="preserve"> REF _Ref69242143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14</w:t>
      </w:r>
      <w:r>
        <w:fldChar w:fldCharType="end"/>
      </w:r>
      <w:del w:id="625" w:author="Cung Thanh Long" w:date="2021-04-14T17:26:00Z">
        <w:r w:rsidDel="001E3BDF">
          <w:fldChar w:fldCharType="begin"/>
        </w:r>
        <w:r w:rsidDel="001E3BDF">
          <w:delInstrText xml:space="preserve"> REF _Ref69241459 \h </w:delInstrText>
        </w:r>
        <w:r w:rsidDel="001E3BDF">
          <w:fldChar w:fldCharType="separate"/>
        </w:r>
        <w:r w:rsidR="0032158F" w:rsidDel="001E3BDF">
          <w:delText xml:space="preserve">Hình </w:delText>
        </w:r>
        <w:r w:rsidR="0032158F" w:rsidDel="001E3BDF">
          <w:rPr>
            <w:noProof/>
          </w:rPr>
          <w:delText>3</w:delText>
        </w:r>
        <w:r w:rsidR="0032158F" w:rsidDel="001E3BDF">
          <w:delText>.</w:delText>
        </w:r>
        <w:r w:rsidR="0032158F" w:rsidDel="001E3BDF">
          <w:rPr>
            <w:noProof/>
          </w:rPr>
          <w:delText>4</w:delText>
        </w:r>
        <w:r w:rsidDel="001E3BDF">
          <w:fldChar w:fldCharType="end"/>
        </w:r>
      </w:del>
      <w:r>
        <w:t xml:space="preserve"> </w:t>
      </w:r>
      <w:proofErr w:type="spellStart"/>
      <w:ins w:id="626" w:author="Cung Thanh Long" w:date="2021-04-14T17:26:00Z">
        <w:r w:rsidR="001E3BDF">
          <w:t>tổng</w:t>
        </w:r>
        <w:proofErr w:type="spellEnd"/>
        <w:r w:rsidR="001E3BDF">
          <w:t xml:space="preserve"> </w:t>
        </w:r>
        <w:proofErr w:type="spellStart"/>
        <w:r w:rsidR="001E3BDF">
          <w:t>hợp</w:t>
        </w:r>
      </w:ins>
      <w:proofErr w:type="spellEnd"/>
      <w:del w:id="627" w:author="Cung Thanh Long" w:date="2021-04-14T17:26:00Z">
        <w:r w:rsidDel="001E3BDF">
          <w:delText>biểu diễn</w:delText>
        </w:r>
      </w:del>
      <w:r>
        <w:t xml:space="preserve"> </w:t>
      </w:r>
      <w:proofErr w:type="spellStart"/>
      <w:r>
        <w:t>kết</w:t>
      </w:r>
      <w:proofErr w:type="spellEnd"/>
      <w:r>
        <w:t xml:space="preserve"> </w:t>
      </w:r>
      <w:proofErr w:type="spellStart"/>
      <w:r>
        <w:t>quả</w:t>
      </w:r>
      <w:proofErr w:type="spellEnd"/>
      <w:ins w:id="628" w:author="Cung Thanh Long" w:date="2021-04-14T17:26:00Z">
        <w:r w:rsidR="001E3BDF">
          <w:t xml:space="preserve"> </w:t>
        </w:r>
        <w:proofErr w:type="spellStart"/>
        <w:r w:rsidR="001E3BDF">
          <w:t>nhận</w:t>
        </w:r>
        <w:proofErr w:type="spellEnd"/>
        <w:r w:rsidR="001E3BDF">
          <w:t xml:space="preserve"> </w:t>
        </w:r>
        <w:proofErr w:type="spellStart"/>
        <w:r w:rsidR="001E3BDF">
          <w:t>dạng</w:t>
        </w:r>
      </w:ins>
      <w:proofErr w:type="spellEnd"/>
      <w:r>
        <w:t xml:space="preserve"> </w:t>
      </w:r>
      <w:proofErr w:type="spellStart"/>
      <w:r>
        <w:t>thu</w:t>
      </w:r>
      <w:proofErr w:type="spellEnd"/>
      <w:r>
        <w:t xml:space="preserve"> </w:t>
      </w:r>
      <w:proofErr w:type="spellStart"/>
      <w:r>
        <w:t>được</w:t>
      </w:r>
      <w:proofErr w:type="spellEnd"/>
      <w:del w:id="629" w:author="Cung Thanh Long" w:date="2021-04-14T17:26:00Z">
        <w:r w:rsidDel="001E3BDF">
          <w:delText xml:space="preserve"> sau</w:delText>
        </w:r>
      </w:del>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ins w:id="630" w:author="Cung Thanh Long" w:date="2021-04-14T17:26:00Z">
        <w:r w:rsidR="001E3BDF">
          <w:t>bộ</w:t>
        </w:r>
        <w:proofErr w:type="spellEnd"/>
        <w:r w:rsidR="001E3BDF">
          <w:t xml:space="preserve"> </w:t>
        </w:r>
        <w:proofErr w:type="spellStart"/>
        <w:r w:rsidR="001E3BDF">
          <w:t>dữ</w:t>
        </w:r>
        <w:proofErr w:type="spellEnd"/>
        <w:r w:rsidR="001E3BDF">
          <w:t xml:space="preserve"> </w:t>
        </w:r>
        <w:proofErr w:type="spellStart"/>
        <w:r w:rsidR="001E3BDF">
          <w:t>li</w:t>
        </w:r>
      </w:ins>
      <w:ins w:id="631" w:author="Cung Thanh Long" w:date="2021-04-14T17:27:00Z">
        <w:r w:rsidR="001E3BDF">
          <w:t>ệu</w:t>
        </w:r>
        <w:proofErr w:type="spellEnd"/>
        <w:r w:rsidR="001E3BDF">
          <w:t xml:space="preserve"> </w:t>
        </w:r>
        <w:proofErr w:type="spellStart"/>
        <w:r w:rsidR="001E3BDF">
          <w:t>chồng</w:t>
        </w:r>
        <w:proofErr w:type="spellEnd"/>
        <w:r w:rsidR="001E3BDF">
          <w:t xml:space="preserve"> </w:t>
        </w:r>
        <w:proofErr w:type="spellStart"/>
        <w:r w:rsidR="001E3BDF">
          <w:t>chập</w:t>
        </w:r>
        <w:proofErr w:type="spellEnd"/>
        <w:r w:rsidR="001E3BDF">
          <w:t xml:space="preserve"> </w:t>
        </w:r>
        <w:proofErr w:type="spellStart"/>
        <w:r w:rsidR="001E3BDF">
          <w:t>với</w:t>
        </w:r>
        <w:proofErr w:type="spellEnd"/>
        <w:r w:rsidR="001E3BDF">
          <w:t xml:space="preserve"> </w:t>
        </w:r>
        <w:proofErr w:type="spellStart"/>
        <w:r w:rsidR="001E3BDF">
          <w:t>tỉ</w:t>
        </w:r>
        <w:proofErr w:type="spellEnd"/>
        <w:r w:rsidR="001E3BDF">
          <w:t xml:space="preserve"> </w:t>
        </w:r>
        <w:proofErr w:type="spellStart"/>
        <w:r w:rsidR="001E3BDF">
          <w:t>lệ</w:t>
        </w:r>
        <w:proofErr w:type="spellEnd"/>
        <w:r w:rsidR="001E3BDF">
          <w:t xml:space="preserve"> 60%</w:t>
        </w:r>
      </w:ins>
      <w:del w:id="632" w:author="Cung Thanh Long" w:date="2021-04-14T17:26:00Z">
        <w:r w:rsidDel="001E3BDF">
          <w:delText>mô hình đã được huấn luyện lên bộ dữ liệu kiểm thử</w:delText>
        </w:r>
      </w:del>
      <w:r>
        <w:t>.</w:t>
      </w:r>
    </w:p>
    <w:p w14:paraId="75E1B681" w14:textId="77777777" w:rsidR="006D39AF" w:rsidRPr="006D39AF" w:rsidRDefault="006D39AF" w:rsidP="006D39AF"/>
    <w:p w14:paraId="6F236C18" w14:textId="77777777" w:rsidR="002B1BC9" w:rsidRDefault="00F65126" w:rsidP="002B1BC9">
      <w:pPr>
        <w:keepNext/>
        <w:jc w:val="center"/>
      </w:pPr>
      <w:r>
        <w:rPr>
          <w:noProof/>
        </w:rPr>
        <w:drawing>
          <wp:inline distT="0" distB="0" distL="0" distR="0" wp14:anchorId="33846B3E" wp14:editId="7A1304B5">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3CF6D106" w14:textId="77777777" w:rsidR="002B1BC9" w:rsidRDefault="002B1BC9" w:rsidP="002B1BC9">
      <w:pPr>
        <w:pStyle w:val="Caption"/>
      </w:pPr>
      <w:bookmarkStart w:id="633" w:name="_Ref69242142"/>
      <w:bookmarkStart w:id="634" w:name="_Toc69243426"/>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13</w:t>
        </w:r>
      </w:fldSimple>
      <w:bookmarkEnd w:id="633"/>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60%</w:t>
      </w:r>
      <w:bookmarkEnd w:id="634"/>
    </w:p>
    <w:p w14:paraId="63BDBA34" w14:textId="77777777" w:rsidR="001C77C9" w:rsidRPr="001C77C9" w:rsidRDefault="001C77C9" w:rsidP="001C77C9"/>
    <w:p w14:paraId="009D53BB" w14:textId="77777777" w:rsidR="002B1BC9" w:rsidRDefault="00F65126" w:rsidP="002B1BC9">
      <w:pPr>
        <w:keepNext/>
        <w:jc w:val="center"/>
      </w:pPr>
      <w:r>
        <w:rPr>
          <w:noProof/>
        </w:rPr>
        <w:drawing>
          <wp:inline distT="0" distB="0" distL="0" distR="0" wp14:anchorId="46A89621" wp14:editId="4C944BED">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2EA1E38F" w14:textId="77777777" w:rsidR="003906EE" w:rsidRDefault="002B1BC9" w:rsidP="002B1BC9">
      <w:pPr>
        <w:pStyle w:val="Caption"/>
      </w:pPr>
      <w:bookmarkStart w:id="635" w:name="_Ref69242143"/>
      <w:bookmarkStart w:id="636" w:name="_Toc69243427"/>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14</w:t>
        </w:r>
      </w:fldSimple>
      <w:bookmarkEnd w:id="635"/>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60%</w:t>
      </w:r>
      <w:bookmarkEnd w:id="636"/>
    </w:p>
    <w:p w14:paraId="13A3A864" w14:textId="5F1EAC3D" w:rsidR="001C77C9" w:rsidRPr="00D43F09" w:rsidRDefault="001C77C9" w:rsidP="00121CA2">
      <w:pPr>
        <w:ind w:firstLine="562"/>
      </w:pPr>
      <w:proofErr w:type="spellStart"/>
      <w:r>
        <w:lastRenderedPageBreak/>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ins w:id="637" w:author="Cung Thanh Long" w:date="2021-04-14T17:27:00Z">
        <w:r w:rsidR="001E3BDF">
          <w:t xml:space="preserve"> (</w:t>
        </w:r>
        <w:commentRangeStart w:id="638"/>
        <w:r w:rsidR="001E3BDF">
          <w:t>…</w:t>
        </w:r>
        <w:commentRangeEnd w:id="638"/>
        <w:r w:rsidR="001E3BDF">
          <w:rPr>
            <w:rStyle w:val="CommentReference"/>
          </w:rPr>
          <w:commentReference w:id="638"/>
        </w:r>
        <w:r w:rsidR="001E3BDF">
          <w:t>)</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lần</w:t>
      </w:r>
      <w:proofErr w:type="spellEnd"/>
      <w:r>
        <w:t xml:space="preserve"> </w:t>
      </w:r>
      <w:proofErr w:type="spellStart"/>
      <w:r>
        <w:t>lượ</w:t>
      </w:r>
      <w:r w:rsidR="00CE018E">
        <w:t>t</w:t>
      </w:r>
      <w:proofErr w:type="spellEnd"/>
      <w:r w:rsidR="00CE018E">
        <w:t xml:space="preserve"> </w:t>
      </w:r>
      <w:proofErr w:type="spellStart"/>
      <w:r w:rsidR="00CE018E">
        <w:t>là</w:t>
      </w:r>
      <w:proofErr w:type="spellEnd"/>
      <w:r w:rsidR="00CE018E">
        <w:t xml:space="preserve"> 78,75% </w:t>
      </w:r>
      <w:proofErr w:type="spellStart"/>
      <w:r w:rsidR="00CE018E">
        <w:t>và</w:t>
      </w:r>
      <w:proofErr w:type="spellEnd"/>
      <w:r w:rsidR="00CE018E">
        <w:t xml:space="preserve"> 79,38</w:t>
      </w:r>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trung</w:t>
      </w:r>
      <w:proofErr w:type="spellEnd"/>
      <w:r w:rsidR="00CE018E">
        <w:t xml:space="preserve"> </w:t>
      </w:r>
      <w:proofErr w:type="spellStart"/>
      <w:r w:rsidR="00CE018E">
        <w:t>tính</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w:t>
      </w:r>
      <w:r w:rsidR="00CE018E">
        <w:t>t</w:t>
      </w:r>
      <w:proofErr w:type="spellEnd"/>
      <w:r w:rsidR="00CE018E">
        <w:t xml:space="preserve"> (100</w:t>
      </w:r>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đau</w:t>
      </w:r>
      <w:proofErr w:type="spellEnd"/>
      <w:r w:rsidR="00CE018E">
        <w:t xml:space="preserve"> </w:t>
      </w:r>
      <w:proofErr w:type="spellStart"/>
      <w:r w:rsidR="00CE018E">
        <w:t>buồn</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(60%).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tôn</w:t>
      </w:r>
      <w:proofErr w:type="spellEnd"/>
      <w:r w:rsidR="00CE018E">
        <w:t xml:space="preserve"> </w:t>
      </w:r>
      <w:proofErr w:type="spellStart"/>
      <w:r w:rsidR="00CE018E">
        <w:t>trọng</w:t>
      </w:r>
      <w:proofErr w:type="spellEnd"/>
      <w:r w:rsidR="00CE018E">
        <w:t xml:space="preserve"> (95</w:t>
      </w:r>
      <w:r>
        <w:t xml:space="preserve">%)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w:t>
      </w:r>
      <w:r w:rsidR="00CE018E">
        <w:t>i</w:t>
      </w:r>
      <w:proofErr w:type="spellEnd"/>
      <w:r w:rsidR="00CE018E">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lãng</w:t>
      </w:r>
      <w:proofErr w:type="spellEnd"/>
      <w:r w:rsidR="00CE018E">
        <w:t xml:space="preserve"> </w:t>
      </w:r>
      <w:proofErr w:type="spellStart"/>
      <w:r w:rsidR="00CE018E">
        <w:t>mạn</w:t>
      </w:r>
      <w:proofErr w:type="spellEnd"/>
      <w:r>
        <w:t xml:space="preserve"> (</w:t>
      </w:r>
      <w:r w:rsidR="00CE018E">
        <w:t>65</w:t>
      </w:r>
      <w:r>
        <w:t>%).</w:t>
      </w:r>
    </w:p>
    <w:p w14:paraId="087FAF3A" w14:textId="77777777" w:rsidR="001C77C9" w:rsidRPr="001C77C9" w:rsidRDefault="001C77C9" w:rsidP="001C77C9"/>
    <w:p w14:paraId="25720A51" w14:textId="77777777" w:rsidR="003906EE" w:rsidRDefault="003906EE" w:rsidP="001C2354">
      <w:pPr>
        <w:pStyle w:val="Heading3"/>
      </w:pPr>
      <w:bookmarkStart w:id="639" w:name="_Toc69243381"/>
      <w:proofErr w:type="spellStart"/>
      <w:r>
        <w:t>Tỉ</w:t>
      </w:r>
      <w:proofErr w:type="spellEnd"/>
      <w:r>
        <w:t xml:space="preserve"> </w:t>
      </w:r>
      <w:proofErr w:type="spellStart"/>
      <w:r>
        <w:t>lệ</w:t>
      </w:r>
      <w:proofErr w:type="spellEnd"/>
      <w:r>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t>70%</w:t>
      </w:r>
      <w:bookmarkEnd w:id="639"/>
    </w:p>
    <w:p w14:paraId="23029723" w14:textId="6F999E1B" w:rsidR="006D39AF" w:rsidRPr="00AA4C3E" w:rsidRDefault="006D39AF" w:rsidP="006D39AF">
      <w:pPr>
        <w:ind w:firstLine="562"/>
      </w:pPr>
      <w:r>
        <w:t xml:space="preserve">Khi </w:t>
      </w:r>
      <w:proofErr w:type="spellStart"/>
      <w:r>
        <w:t>sử</w:t>
      </w:r>
      <w:proofErr w:type="spellEnd"/>
      <w:r>
        <w:t xml:space="preserve"> </w:t>
      </w:r>
      <w:proofErr w:type="spellStart"/>
      <w:r>
        <w:t>dụng</w:t>
      </w:r>
      <w:proofErr w:type="spellEnd"/>
      <w:r>
        <w:t xml:space="preserve"> </w:t>
      </w:r>
      <w:proofErr w:type="spellStart"/>
      <w:ins w:id="640" w:author="Cung Thanh Long" w:date="2021-04-14T17:28:00Z">
        <w:r w:rsidR="001E3BDF">
          <w:t>giải</w:t>
        </w:r>
      </w:ins>
      <w:proofErr w:type="spellEnd"/>
      <w:del w:id="641" w:author="Cung Thanh Long" w:date="2021-04-14T17:28:00Z">
        <w:r w:rsidDel="001E3BDF">
          <w:delText>phương</w:delText>
        </w:r>
      </w:del>
      <w:r>
        <w:t xml:space="preserve"> </w:t>
      </w:r>
      <w:proofErr w:type="spellStart"/>
      <w:r>
        <w:t>pháp</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70%,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là</w:t>
      </w:r>
      <w:proofErr w:type="spellEnd"/>
      <w:r>
        <w:t xml:space="preserve"> 4480 </w:t>
      </w:r>
      <w:proofErr w:type="spellStart"/>
      <w:r>
        <w:t>mẫu</w:t>
      </w:r>
      <w:proofErr w:type="spellEnd"/>
      <w:r>
        <w:t xml:space="preserve">. </w:t>
      </w:r>
      <w:proofErr w:type="spellStart"/>
      <w:r>
        <w:t>Sử</w:t>
      </w:r>
      <w:proofErr w:type="spellEnd"/>
      <w:r>
        <w:t xml:space="preserve"> </w:t>
      </w:r>
      <w:proofErr w:type="spellStart"/>
      <w:r>
        <w:t>dụng</w:t>
      </w:r>
      <w:proofErr w:type="spellEnd"/>
      <w:ins w:id="642" w:author="Cung Thanh Long" w:date="2021-04-14T17:28:00Z">
        <w:r w:rsidR="001E3BDF">
          <w:t xml:space="preserve"> </w:t>
        </w:r>
        <w:proofErr w:type="spellStart"/>
        <w:r w:rsidR="001E3BDF">
          <w:t>tập</w:t>
        </w:r>
      </w:ins>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chồng</w:t>
      </w:r>
      <w:proofErr w:type="spellEnd"/>
      <w:r>
        <w:t xml:space="preserve"> </w:t>
      </w:r>
      <w:proofErr w:type="spellStart"/>
      <w:r>
        <w:t>chập</w:t>
      </w:r>
      <w:proofErr w:type="spellEnd"/>
      <w:r>
        <w:t xml:space="preserve"> </w:t>
      </w:r>
      <w:proofErr w:type="spellStart"/>
      <w:ins w:id="643" w:author="Cung Thanh Long" w:date="2021-04-14T17:28:00Z">
        <w:r w:rsidR="001E3BDF">
          <w:t>này</w:t>
        </w:r>
      </w:ins>
      <w:proofErr w:type="spellEnd"/>
      <w:del w:id="644" w:author="Cung Thanh Long" w:date="2021-04-14T17:28:00Z">
        <w:r w:rsidDel="001E3BDF">
          <w:delText>đó</w:delText>
        </w:r>
      </w:del>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ins w:id="645" w:author="Cung Thanh Long" w:date="2021-04-14T17:28:00Z">
        <w:r w:rsidR="001E3BDF">
          <w:t>hai</w:t>
        </w:r>
      </w:ins>
      <w:proofErr w:type="spellEnd"/>
      <w:del w:id="646" w:author="Cung Thanh Long" w:date="2021-04-14T17:28:00Z">
        <w:r w:rsidDel="001E3BDF">
          <w:delText>2</w:delText>
        </w:r>
      </w:del>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SVM </w:t>
      </w:r>
      <w:proofErr w:type="spellStart"/>
      <w:r>
        <w:t>và</w:t>
      </w:r>
      <w:proofErr w:type="spellEnd"/>
      <w:r>
        <w:t xml:space="preserve"> Random Forest. </w:t>
      </w:r>
      <w:r>
        <w:fldChar w:fldCharType="begin"/>
      </w:r>
      <w:r>
        <w:instrText xml:space="preserve"> REF _Ref69242168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15</w:t>
      </w:r>
      <w:r>
        <w:fldChar w:fldCharType="end"/>
      </w:r>
      <w:r>
        <w:t xml:space="preserve"> </w:t>
      </w:r>
      <w:proofErr w:type="spellStart"/>
      <w:r>
        <w:t>và</w:t>
      </w:r>
      <w:proofErr w:type="spellEnd"/>
      <w:r>
        <w:t xml:space="preserve"> </w:t>
      </w:r>
      <w:r>
        <w:fldChar w:fldCharType="begin"/>
      </w:r>
      <w:r>
        <w:instrText xml:space="preserve"> REF _Ref69242171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16</w:t>
      </w:r>
      <w:r>
        <w:fldChar w:fldCharType="end"/>
      </w:r>
      <w:del w:id="647" w:author="Cung Thanh Long" w:date="2021-04-14T17:28:00Z">
        <w:r w:rsidDel="001E3BDF">
          <w:fldChar w:fldCharType="begin"/>
        </w:r>
        <w:r w:rsidDel="001E3BDF">
          <w:delInstrText xml:space="preserve"> REF _Ref69241459 \h </w:delInstrText>
        </w:r>
        <w:r w:rsidDel="001E3BDF">
          <w:fldChar w:fldCharType="separate"/>
        </w:r>
        <w:r w:rsidR="0032158F" w:rsidDel="001E3BDF">
          <w:delText xml:space="preserve">Hình </w:delText>
        </w:r>
        <w:r w:rsidR="0032158F" w:rsidDel="001E3BDF">
          <w:rPr>
            <w:noProof/>
          </w:rPr>
          <w:delText>3</w:delText>
        </w:r>
        <w:r w:rsidR="0032158F" w:rsidDel="001E3BDF">
          <w:delText>.</w:delText>
        </w:r>
        <w:r w:rsidR="0032158F" w:rsidDel="001E3BDF">
          <w:rPr>
            <w:noProof/>
          </w:rPr>
          <w:delText>4</w:delText>
        </w:r>
        <w:r w:rsidDel="001E3BDF">
          <w:fldChar w:fldCharType="end"/>
        </w:r>
      </w:del>
      <w:r>
        <w:t xml:space="preserve"> </w:t>
      </w:r>
      <w:proofErr w:type="spellStart"/>
      <w:ins w:id="648" w:author="Cung Thanh Long" w:date="2021-04-14T17:28:00Z">
        <w:r w:rsidR="001E3BDF">
          <w:t>tổng</w:t>
        </w:r>
        <w:proofErr w:type="spellEnd"/>
        <w:r w:rsidR="001E3BDF">
          <w:t xml:space="preserve"> </w:t>
        </w:r>
        <w:proofErr w:type="spellStart"/>
        <w:r w:rsidR="001E3BDF">
          <w:t>hợp</w:t>
        </w:r>
      </w:ins>
      <w:proofErr w:type="spellEnd"/>
      <w:del w:id="649" w:author="Cung Thanh Long" w:date="2021-04-14T17:28:00Z">
        <w:r w:rsidDel="001E3BDF">
          <w:delText>biểu diễn</w:delText>
        </w:r>
      </w:del>
      <w:r>
        <w:t xml:space="preserve"> </w:t>
      </w:r>
      <w:proofErr w:type="spellStart"/>
      <w:r>
        <w:t>kết</w:t>
      </w:r>
      <w:proofErr w:type="spellEnd"/>
      <w:r>
        <w:t xml:space="preserve"> </w:t>
      </w:r>
      <w:proofErr w:type="spellStart"/>
      <w:r>
        <w:t>quả</w:t>
      </w:r>
      <w:proofErr w:type="spellEnd"/>
      <w:ins w:id="650" w:author="Cung Thanh Long" w:date="2021-04-14T17:28:00Z">
        <w:r w:rsidR="001E3BDF">
          <w:t xml:space="preserve"> </w:t>
        </w:r>
        <w:proofErr w:type="spellStart"/>
        <w:r w:rsidR="001E3BDF">
          <w:t>nhận</w:t>
        </w:r>
        <w:proofErr w:type="spellEnd"/>
        <w:r w:rsidR="001E3BDF">
          <w:t xml:space="preserve"> </w:t>
        </w:r>
        <w:proofErr w:type="spellStart"/>
        <w:r w:rsidR="001E3BDF">
          <w:t>dạng</w:t>
        </w:r>
      </w:ins>
      <w:proofErr w:type="spellEnd"/>
      <w:r>
        <w:t xml:space="preserve"> </w:t>
      </w:r>
      <w:proofErr w:type="spellStart"/>
      <w:r>
        <w:t>thu</w:t>
      </w:r>
      <w:proofErr w:type="spellEnd"/>
      <w:r>
        <w:t xml:space="preserve"> </w:t>
      </w:r>
      <w:proofErr w:type="spellStart"/>
      <w:r>
        <w:t>được</w:t>
      </w:r>
      <w:proofErr w:type="spellEnd"/>
      <w:del w:id="651" w:author="Cung Thanh Long" w:date="2021-04-14T17:28:00Z">
        <w:r w:rsidDel="001E3BDF">
          <w:delText xml:space="preserve"> sau</w:delText>
        </w:r>
      </w:del>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ins w:id="652" w:author="Cung Thanh Long" w:date="2021-04-14T17:29:00Z">
        <w:r w:rsidR="001E3BDF">
          <w:t xml:space="preserve"> </w:t>
        </w:r>
        <w:proofErr w:type="spellStart"/>
        <w:r w:rsidR="001E3BDF">
          <w:t>tập</w:t>
        </w:r>
        <w:proofErr w:type="spellEnd"/>
        <w:r w:rsidR="001E3BDF">
          <w:t xml:space="preserve"> </w:t>
        </w:r>
        <w:proofErr w:type="spellStart"/>
        <w:r w:rsidR="001E3BDF">
          <w:t>dữ</w:t>
        </w:r>
        <w:proofErr w:type="spellEnd"/>
        <w:r w:rsidR="001E3BDF">
          <w:t xml:space="preserve"> </w:t>
        </w:r>
        <w:proofErr w:type="spellStart"/>
        <w:r w:rsidR="001E3BDF">
          <w:t>liệu</w:t>
        </w:r>
        <w:proofErr w:type="spellEnd"/>
        <w:r w:rsidR="001E3BDF">
          <w:t xml:space="preserve"> </w:t>
        </w:r>
        <w:proofErr w:type="spellStart"/>
        <w:r w:rsidR="001E3BDF">
          <w:t>huấn</w:t>
        </w:r>
        <w:proofErr w:type="spellEnd"/>
        <w:r w:rsidR="001E3BDF">
          <w:t xml:space="preserve"> </w:t>
        </w:r>
        <w:proofErr w:type="spellStart"/>
        <w:r w:rsidR="001E3BDF">
          <w:t>luyện</w:t>
        </w:r>
        <w:proofErr w:type="spellEnd"/>
        <w:r w:rsidR="001E3BDF">
          <w:t xml:space="preserve"> </w:t>
        </w:r>
        <w:proofErr w:type="spellStart"/>
        <w:r w:rsidR="001E3BDF">
          <w:t>với</w:t>
        </w:r>
        <w:proofErr w:type="spellEnd"/>
        <w:r w:rsidR="001E3BDF">
          <w:t xml:space="preserve"> </w:t>
        </w:r>
        <w:proofErr w:type="spellStart"/>
        <w:r w:rsidR="001E3BDF">
          <w:t>tỉ</w:t>
        </w:r>
        <w:proofErr w:type="spellEnd"/>
        <w:r w:rsidR="001E3BDF">
          <w:t xml:space="preserve"> </w:t>
        </w:r>
        <w:proofErr w:type="spellStart"/>
        <w:r w:rsidR="001E3BDF">
          <w:t>lệ</w:t>
        </w:r>
        <w:proofErr w:type="spellEnd"/>
        <w:r w:rsidR="001E3BDF">
          <w:t xml:space="preserve"> </w:t>
        </w:r>
        <w:proofErr w:type="spellStart"/>
        <w:r w:rsidR="001E3BDF">
          <w:t>chồng</w:t>
        </w:r>
        <w:proofErr w:type="spellEnd"/>
        <w:r w:rsidR="001E3BDF">
          <w:t xml:space="preserve"> </w:t>
        </w:r>
        <w:proofErr w:type="spellStart"/>
        <w:r w:rsidR="001E3BDF">
          <w:t>chập</w:t>
        </w:r>
        <w:proofErr w:type="spellEnd"/>
        <w:r w:rsidR="001E3BDF">
          <w:t xml:space="preserve"> 70%</w:t>
        </w:r>
      </w:ins>
      <w:del w:id="653" w:author="Cung Thanh Long" w:date="2021-04-14T17:28:00Z">
        <w:r w:rsidDel="001E3BDF">
          <w:delText xml:space="preserve"> mô hình đã được huấn luyện lên bộ dữ liệu kiểm thử</w:delText>
        </w:r>
      </w:del>
      <w:r>
        <w:t>.</w:t>
      </w:r>
    </w:p>
    <w:p w14:paraId="356CE368" w14:textId="77777777" w:rsidR="006D39AF" w:rsidRPr="006D39AF" w:rsidRDefault="006D39AF" w:rsidP="006D39AF"/>
    <w:p w14:paraId="2D5CEC21" w14:textId="77777777" w:rsidR="002B1BC9" w:rsidRDefault="003906EE" w:rsidP="002B1BC9">
      <w:pPr>
        <w:keepNext/>
        <w:jc w:val="center"/>
      </w:pPr>
      <w:r>
        <w:rPr>
          <w:noProof/>
        </w:rPr>
        <w:drawing>
          <wp:inline distT="0" distB="0" distL="0" distR="0" wp14:anchorId="70319810" wp14:editId="39A39D44">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14:paraId="60DB79F7" w14:textId="77777777" w:rsidR="002B1BC9" w:rsidRDefault="002B1BC9" w:rsidP="002B1BC9">
      <w:pPr>
        <w:pStyle w:val="Caption"/>
      </w:pPr>
      <w:bookmarkStart w:id="654" w:name="_Ref69242168"/>
      <w:bookmarkStart w:id="655" w:name="_Toc69243428"/>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15</w:t>
        </w:r>
      </w:fldSimple>
      <w:bookmarkEnd w:id="654"/>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70%</w:t>
      </w:r>
      <w:bookmarkEnd w:id="655"/>
    </w:p>
    <w:p w14:paraId="5EE2D99C" w14:textId="77777777" w:rsidR="002B1BC9" w:rsidRPr="002B1BC9" w:rsidRDefault="002B1BC9" w:rsidP="002B1BC9"/>
    <w:p w14:paraId="3FC3308E" w14:textId="77777777" w:rsidR="002B1BC9" w:rsidRDefault="003906EE" w:rsidP="002B1BC9">
      <w:pPr>
        <w:keepNext/>
        <w:jc w:val="center"/>
      </w:pPr>
      <w:r>
        <w:rPr>
          <w:noProof/>
        </w:rPr>
        <w:lastRenderedPageBreak/>
        <w:drawing>
          <wp:inline distT="0" distB="0" distL="0" distR="0" wp14:anchorId="54D5127E" wp14:editId="0D334EFB">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3E2A8D3B" w14:textId="77777777" w:rsidR="003906EE" w:rsidRDefault="002B1BC9" w:rsidP="002B1BC9">
      <w:pPr>
        <w:pStyle w:val="Caption"/>
      </w:pPr>
      <w:bookmarkStart w:id="656" w:name="_Ref69242171"/>
      <w:bookmarkStart w:id="657" w:name="_Toc69243429"/>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16</w:t>
        </w:r>
      </w:fldSimple>
      <w:bookmarkEnd w:id="656"/>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70%</w:t>
      </w:r>
      <w:bookmarkEnd w:id="657"/>
    </w:p>
    <w:p w14:paraId="0178DB84" w14:textId="7FF6E6F4" w:rsidR="001C77C9" w:rsidRPr="00D43F09" w:rsidRDefault="001C77C9" w:rsidP="001C2354">
      <w:pPr>
        <w:ind w:firstLine="720"/>
      </w:pP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ins w:id="658" w:author="Cung Thanh Long" w:date="2021-04-14T17:29:00Z">
        <w:r w:rsidR="001E3BDF">
          <w:t xml:space="preserve"> (…)</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80% </w:t>
      </w:r>
      <w:proofErr w:type="spellStart"/>
      <w:r>
        <w:t>và</w:t>
      </w:r>
      <w:proofErr w:type="spellEnd"/>
      <w:r>
        <w:t xml:space="preserve"> 81,88%.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ins w:id="659" w:author="Cung Thanh Long" w:date="2021-04-14T17:29:00Z">
        <w:r w:rsidR="001E3BDF">
          <w:t>ba</w:t>
        </w:r>
      </w:ins>
      <w:proofErr w:type="spellEnd"/>
      <w:del w:id="660" w:author="Cung Thanh Long" w:date="2021-04-14T17:29:00Z">
        <w:r w:rsidDel="001E3BDF">
          <w:delText>3</w:delText>
        </w:r>
      </w:del>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và</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(90</w:t>
      </w:r>
      <w:r w:rsidR="00EE0D8D">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(70%).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(100%)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r>
        <w:t xml:space="preserve"> (70%).</w:t>
      </w:r>
    </w:p>
    <w:p w14:paraId="148A0A95" w14:textId="77777777" w:rsidR="001C77C9" w:rsidRPr="001C77C9" w:rsidRDefault="001C77C9" w:rsidP="001C77C9"/>
    <w:p w14:paraId="0EC4AF61" w14:textId="77777777" w:rsidR="003906EE" w:rsidRDefault="003906EE" w:rsidP="001C2354">
      <w:pPr>
        <w:pStyle w:val="Heading3"/>
      </w:pPr>
      <w:bookmarkStart w:id="661" w:name="_Toc69243382"/>
      <w:proofErr w:type="spellStart"/>
      <w:r>
        <w:t>Tỉ</w:t>
      </w:r>
      <w:proofErr w:type="spellEnd"/>
      <w:r>
        <w:t xml:space="preserve"> </w:t>
      </w:r>
      <w:proofErr w:type="spellStart"/>
      <w:r>
        <w:t>lệ</w:t>
      </w:r>
      <w:proofErr w:type="spellEnd"/>
      <w:r>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t>80%</w:t>
      </w:r>
      <w:bookmarkEnd w:id="661"/>
    </w:p>
    <w:p w14:paraId="2A88D287" w14:textId="377117D6" w:rsidR="006D39AF" w:rsidRDefault="006D39AF" w:rsidP="006D39AF">
      <w:pPr>
        <w:ind w:firstLine="562"/>
      </w:pPr>
      <w:r>
        <w:t xml:space="preserve">Khi </w:t>
      </w:r>
      <w:proofErr w:type="spellStart"/>
      <w:r>
        <w:t>sử</w:t>
      </w:r>
      <w:proofErr w:type="spellEnd"/>
      <w:r>
        <w:t xml:space="preserve"> </w:t>
      </w:r>
      <w:proofErr w:type="spellStart"/>
      <w:r>
        <w:t>dụng</w:t>
      </w:r>
      <w:proofErr w:type="spellEnd"/>
      <w:r>
        <w:t xml:space="preserve"> </w:t>
      </w:r>
      <w:proofErr w:type="spellStart"/>
      <w:ins w:id="662" w:author="Cung Thanh Long" w:date="2021-04-14T17:30:00Z">
        <w:r w:rsidR="001E3BDF">
          <w:t>giải</w:t>
        </w:r>
      </w:ins>
      <w:proofErr w:type="spellEnd"/>
      <w:del w:id="663" w:author="Cung Thanh Long" w:date="2021-04-14T17:30:00Z">
        <w:r w:rsidDel="001E3BDF">
          <w:delText>phương</w:delText>
        </w:r>
      </w:del>
      <w:r>
        <w:t xml:space="preserve"> </w:t>
      </w:r>
      <w:proofErr w:type="spellStart"/>
      <w:r>
        <w:t>pháp</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80%,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là</w:t>
      </w:r>
      <w:proofErr w:type="spellEnd"/>
      <w:r>
        <w:t xml:space="preserve"> 6720 </w:t>
      </w:r>
      <w:proofErr w:type="spellStart"/>
      <w:r>
        <w:t>mẫu</w:t>
      </w:r>
      <w:proofErr w:type="spellEnd"/>
      <w:r>
        <w:t xml:space="preserve">. </w:t>
      </w:r>
      <w:proofErr w:type="spellStart"/>
      <w:r>
        <w:t>Sử</w:t>
      </w:r>
      <w:proofErr w:type="spellEnd"/>
      <w:r>
        <w:t xml:space="preserve"> </w:t>
      </w:r>
      <w:proofErr w:type="spellStart"/>
      <w:r>
        <w:t>dụng</w:t>
      </w:r>
      <w:proofErr w:type="spellEnd"/>
      <w:r>
        <w:t xml:space="preserve"> </w:t>
      </w:r>
      <w:proofErr w:type="spellStart"/>
      <w:ins w:id="664" w:author="Cung Thanh Long" w:date="2021-04-14T17:30:00Z">
        <w:r w:rsidR="001E3BDF">
          <w:t>tập</w:t>
        </w:r>
        <w:proofErr w:type="spellEnd"/>
        <w:r w:rsidR="001E3BDF">
          <w:t xml:space="preserve"> </w:t>
        </w:r>
      </w:ins>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chồng</w:t>
      </w:r>
      <w:proofErr w:type="spellEnd"/>
      <w:r>
        <w:t xml:space="preserve"> </w:t>
      </w:r>
      <w:proofErr w:type="spellStart"/>
      <w:r>
        <w:t>chập</w:t>
      </w:r>
      <w:proofErr w:type="spellEnd"/>
      <w:ins w:id="665" w:author="Cung Thanh Long" w:date="2021-04-14T17:30:00Z">
        <w:r w:rsidR="001E3BDF">
          <w:t xml:space="preserve"> </w:t>
        </w:r>
        <w:proofErr w:type="spellStart"/>
        <w:r w:rsidR="001E3BDF">
          <w:t>này</w:t>
        </w:r>
      </w:ins>
      <w:proofErr w:type="spellEnd"/>
      <w:del w:id="666" w:author="Cung Thanh Long" w:date="2021-04-14T17:30:00Z">
        <w:r w:rsidDel="001E3BDF">
          <w:delText xml:space="preserve"> đó</w:delText>
        </w:r>
      </w:del>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ins w:id="667" w:author="Cung Thanh Long" w:date="2021-04-14T17:30:00Z">
        <w:r w:rsidR="001E3BDF">
          <w:t xml:space="preserve"> </w:t>
        </w:r>
        <w:proofErr w:type="spellStart"/>
        <w:r w:rsidR="001E3BDF">
          <w:t>và</w:t>
        </w:r>
        <w:proofErr w:type="spellEnd"/>
        <w:r w:rsidR="001E3BDF">
          <w:t xml:space="preserve"> </w:t>
        </w:r>
        <w:proofErr w:type="spellStart"/>
        <w:r w:rsidR="001E3BDF">
          <w:t>thử</w:t>
        </w:r>
        <w:proofErr w:type="spellEnd"/>
        <w:r w:rsidR="001E3BDF">
          <w:t xml:space="preserve"> </w:t>
        </w:r>
        <w:proofErr w:type="spellStart"/>
        <w:r w:rsidR="001E3BDF">
          <w:t>nghiệm</w:t>
        </w:r>
      </w:ins>
      <w:proofErr w:type="spellEnd"/>
      <w:r>
        <w:t xml:space="preserve"> </w:t>
      </w:r>
      <w:proofErr w:type="spellStart"/>
      <w:ins w:id="668" w:author="Cung Thanh Long" w:date="2021-04-14T17:30:00Z">
        <w:r w:rsidR="001E3BDF">
          <w:t>hai</w:t>
        </w:r>
      </w:ins>
      <w:proofErr w:type="spellEnd"/>
      <w:del w:id="669" w:author="Cung Thanh Long" w:date="2021-04-14T17:30:00Z">
        <w:r w:rsidDel="001E3BDF">
          <w:delText>2</w:delText>
        </w:r>
      </w:del>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SVM </w:t>
      </w:r>
      <w:proofErr w:type="spellStart"/>
      <w:r>
        <w:t>và</w:t>
      </w:r>
      <w:proofErr w:type="spellEnd"/>
      <w:r>
        <w:t xml:space="preserve"> Random Forest. </w:t>
      </w:r>
      <w:r>
        <w:fldChar w:fldCharType="begin"/>
      </w:r>
      <w:r>
        <w:instrText xml:space="preserve"> REF _Ref69242229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17</w:t>
      </w:r>
      <w:r>
        <w:fldChar w:fldCharType="end"/>
      </w:r>
      <w:r>
        <w:t xml:space="preserve"> </w:t>
      </w:r>
      <w:proofErr w:type="spellStart"/>
      <w:r>
        <w:t>và</w:t>
      </w:r>
      <w:proofErr w:type="spellEnd"/>
      <w:r>
        <w:t xml:space="preserve"> </w:t>
      </w:r>
      <w:r>
        <w:fldChar w:fldCharType="begin"/>
      </w:r>
      <w:r>
        <w:instrText xml:space="preserve"> REF _Ref69242230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18</w:t>
      </w:r>
      <w:r>
        <w:fldChar w:fldCharType="end"/>
      </w:r>
      <w:del w:id="670" w:author="Cung Thanh Long" w:date="2021-04-14T17:30:00Z">
        <w:r w:rsidDel="00925F4E">
          <w:fldChar w:fldCharType="begin"/>
        </w:r>
        <w:r w:rsidDel="00925F4E">
          <w:delInstrText xml:space="preserve"> REF _Ref69241459 \h </w:delInstrText>
        </w:r>
        <w:r w:rsidDel="00925F4E">
          <w:fldChar w:fldCharType="separate"/>
        </w:r>
        <w:r w:rsidR="0032158F" w:rsidDel="00925F4E">
          <w:delText xml:space="preserve">Hình </w:delText>
        </w:r>
        <w:r w:rsidR="0032158F" w:rsidDel="00925F4E">
          <w:rPr>
            <w:noProof/>
          </w:rPr>
          <w:delText>3</w:delText>
        </w:r>
        <w:r w:rsidR="0032158F" w:rsidDel="00925F4E">
          <w:delText>.</w:delText>
        </w:r>
        <w:r w:rsidR="0032158F" w:rsidDel="00925F4E">
          <w:rPr>
            <w:noProof/>
          </w:rPr>
          <w:delText>4</w:delText>
        </w:r>
        <w:r w:rsidDel="00925F4E">
          <w:fldChar w:fldCharType="end"/>
        </w:r>
      </w:del>
      <w:r>
        <w:t xml:space="preserve"> </w:t>
      </w:r>
      <w:proofErr w:type="spellStart"/>
      <w:ins w:id="671" w:author="Cung Thanh Long" w:date="2021-04-14T17:30:00Z">
        <w:r w:rsidR="00925F4E">
          <w:t>tổng</w:t>
        </w:r>
        <w:proofErr w:type="spellEnd"/>
        <w:r w:rsidR="00925F4E">
          <w:t xml:space="preserve"> </w:t>
        </w:r>
        <w:proofErr w:type="spellStart"/>
        <w:r w:rsidR="00925F4E">
          <w:t>hợp</w:t>
        </w:r>
        <w:proofErr w:type="spellEnd"/>
        <w:r w:rsidR="00925F4E">
          <w:t xml:space="preserve"> </w:t>
        </w:r>
      </w:ins>
      <w:del w:id="672" w:author="Cung Thanh Long" w:date="2021-04-14T17:30:00Z">
        <w:r w:rsidDel="00925F4E">
          <w:delText>biểu diễn</w:delText>
        </w:r>
      </w:del>
      <w:r>
        <w:t xml:space="preserve"> </w:t>
      </w:r>
      <w:proofErr w:type="spellStart"/>
      <w:r>
        <w:t>kết</w:t>
      </w:r>
      <w:proofErr w:type="spellEnd"/>
      <w:r>
        <w:t xml:space="preserve"> </w:t>
      </w:r>
      <w:proofErr w:type="spellStart"/>
      <w:r>
        <w:t>quả</w:t>
      </w:r>
      <w:proofErr w:type="spellEnd"/>
      <w:r>
        <w:t xml:space="preserve"> </w:t>
      </w:r>
      <w:proofErr w:type="spellStart"/>
      <w:ins w:id="673" w:author="Cung Thanh Long" w:date="2021-04-14T17:30:00Z">
        <w:r w:rsidR="00925F4E">
          <w:t>nhận</w:t>
        </w:r>
        <w:proofErr w:type="spellEnd"/>
        <w:r w:rsidR="00925F4E">
          <w:t xml:space="preserve"> </w:t>
        </w:r>
        <w:proofErr w:type="spellStart"/>
        <w:r w:rsidR="00925F4E">
          <w:t>dạng</w:t>
        </w:r>
        <w:proofErr w:type="spellEnd"/>
        <w:r w:rsidR="00925F4E">
          <w:t xml:space="preserve"> </w:t>
        </w:r>
      </w:ins>
      <w:proofErr w:type="spellStart"/>
      <w:r>
        <w:t>thu</w:t>
      </w:r>
      <w:proofErr w:type="spellEnd"/>
      <w:r>
        <w:t xml:space="preserve"> </w:t>
      </w:r>
      <w:proofErr w:type="spellStart"/>
      <w:r>
        <w:t>được</w:t>
      </w:r>
      <w:proofErr w:type="spellEnd"/>
      <w:del w:id="674" w:author="Cung Thanh Long" w:date="2021-04-14T17:31:00Z">
        <w:r w:rsidDel="00925F4E">
          <w:delText xml:space="preserve"> sau</w:delText>
        </w:r>
      </w:del>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ins w:id="675" w:author="Cung Thanh Long" w:date="2021-04-14T17:31:00Z">
        <w:r w:rsidR="00925F4E">
          <w:t>dữ</w:t>
        </w:r>
        <w:proofErr w:type="spellEnd"/>
        <w:r w:rsidR="00925F4E">
          <w:t xml:space="preserve"> </w:t>
        </w:r>
        <w:proofErr w:type="spellStart"/>
        <w:r w:rsidR="00925F4E">
          <w:t>liệu</w:t>
        </w:r>
        <w:proofErr w:type="spellEnd"/>
        <w:r w:rsidR="00925F4E">
          <w:t xml:space="preserve"> </w:t>
        </w:r>
        <w:proofErr w:type="spellStart"/>
        <w:r w:rsidR="00925F4E">
          <w:t>huấn</w:t>
        </w:r>
        <w:proofErr w:type="spellEnd"/>
        <w:r w:rsidR="00925F4E">
          <w:t xml:space="preserve"> </w:t>
        </w:r>
        <w:proofErr w:type="spellStart"/>
        <w:r w:rsidR="00925F4E">
          <w:t>luyện</w:t>
        </w:r>
        <w:proofErr w:type="spellEnd"/>
        <w:r w:rsidR="00925F4E">
          <w:t xml:space="preserve"> </w:t>
        </w:r>
        <w:proofErr w:type="spellStart"/>
        <w:r w:rsidR="00925F4E">
          <w:t>với</w:t>
        </w:r>
        <w:proofErr w:type="spellEnd"/>
        <w:r w:rsidR="00925F4E">
          <w:t xml:space="preserve"> </w:t>
        </w:r>
        <w:proofErr w:type="spellStart"/>
        <w:r w:rsidR="00925F4E">
          <w:t>tỉ</w:t>
        </w:r>
        <w:proofErr w:type="spellEnd"/>
        <w:r w:rsidR="00925F4E">
          <w:t xml:space="preserve"> </w:t>
        </w:r>
        <w:proofErr w:type="spellStart"/>
        <w:r w:rsidR="00925F4E">
          <w:t>lệ</w:t>
        </w:r>
        <w:proofErr w:type="spellEnd"/>
        <w:r w:rsidR="00925F4E">
          <w:t xml:space="preserve"> </w:t>
        </w:r>
        <w:proofErr w:type="spellStart"/>
        <w:r w:rsidR="00925F4E">
          <w:t>chồng</w:t>
        </w:r>
        <w:proofErr w:type="spellEnd"/>
        <w:r w:rsidR="00925F4E">
          <w:t xml:space="preserve"> </w:t>
        </w:r>
        <w:proofErr w:type="spellStart"/>
        <w:r w:rsidR="00925F4E">
          <w:t>chập</w:t>
        </w:r>
        <w:proofErr w:type="spellEnd"/>
        <w:r w:rsidR="00925F4E">
          <w:t xml:space="preserve"> 80%</w:t>
        </w:r>
      </w:ins>
      <w:del w:id="676" w:author="Cung Thanh Long" w:date="2021-04-14T17:31:00Z">
        <w:r w:rsidDel="00925F4E">
          <w:delText>mô hình đã được huấn luyện lên bộ dữ liệu kiểm thử</w:delText>
        </w:r>
      </w:del>
      <w:r>
        <w:t>.</w:t>
      </w:r>
    </w:p>
    <w:p w14:paraId="5E013C4D" w14:textId="77777777" w:rsidR="006D39AF" w:rsidRPr="006D39AF" w:rsidRDefault="006D39AF" w:rsidP="006D39AF">
      <w:pPr>
        <w:ind w:firstLine="562"/>
      </w:pPr>
    </w:p>
    <w:p w14:paraId="70734174" w14:textId="77777777" w:rsidR="002B1BC9" w:rsidRDefault="00F65126" w:rsidP="002B1BC9">
      <w:pPr>
        <w:keepNext/>
        <w:jc w:val="center"/>
      </w:pPr>
      <w:r>
        <w:rPr>
          <w:noProof/>
        </w:rPr>
        <w:lastRenderedPageBreak/>
        <w:drawing>
          <wp:inline distT="0" distB="0" distL="0" distR="0" wp14:anchorId="0469B98C" wp14:editId="66FFD279">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10A301D2" w14:textId="77777777" w:rsidR="002B1BC9" w:rsidRDefault="002B1BC9" w:rsidP="002B1BC9">
      <w:pPr>
        <w:pStyle w:val="Caption"/>
      </w:pPr>
      <w:bookmarkStart w:id="677" w:name="_Ref69242229"/>
      <w:bookmarkStart w:id="678" w:name="_Toc69243430"/>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17</w:t>
        </w:r>
      </w:fldSimple>
      <w:bookmarkEnd w:id="677"/>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80%</w:t>
      </w:r>
      <w:bookmarkEnd w:id="678"/>
    </w:p>
    <w:p w14:paraId="5889805F" w14:textId="77777777" w:rsidR="001C77C9" w:rsidRPr="001C77C9" w:rsidRDefault="001C77C9" w:rsidP="001C77C9"/>
    <w:p w14:paraId="2E0EA75C" w14:textId="77777777" w:rsidR="002B1BC9" w:rsidRDefault="00BD7CB2" w:rsidP="002B1BC9">
      <w:pPr>
        <w:keepNext/>
        <w:jc w:val="center"/>
      </w:pPr>
      <w:r>
        <w:rPr>
          <w:noProof/>
        </w:rPr>
        <w:drawing>
          <wp:inline distT="0" distB="0" distL="0" distR="0" wp14:anchorId="7F3A6902" wp14:editId="7EDB77FF">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03374F04" w14:textId="77777777" w:rsidR="003906EE" w:rsidRDefault="002B1BC9" w:rsidP="002B1BC9">
      <w:pPr>
        <w:pStyle w:val="Caption"/>
      </w:pPr>
      <w:bookmarkStart w:id="679" w:name="_Ref69242230"/>
      <w:bookmarkStart w:id="680" w:name="_Toc69243431"/>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18</w:t>
        </w:r>
      </w:fldSimple>
      <w:bookmarkEnd w:id="679"/>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80%</w:t>
      </w:r>
      <w:bookmarkEnd w:id="680"/>
    </w:p>
    <w:p w14:paraId="7BDEF0B7" w14:textId="65656BDD" w:rsidR="001C77C9" w:rsidRPr="00D43F09" w:rsidRDefault="001C77C9" w:rsidP="001C2354">
      <w:pPr>
        <w:ind w:firstLine="720"/>
      </w:pP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ins w:id="681" w:author="Cung Thanh Long" w:date="2021-04-14T17:31:00Z">
        <w:r w:rsidR="00B91E06">
          <w:t xml:space="preserve"> (…)</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lần</w:t>
      </w:r>
      <w:proofErr w:type="spellEnd"/>
      <w:r>
        <w:t xml:space="preserve"> </w:t>
      </w:r>
      <w:proofErr w:type="spellStart"/>
      <w:r>
        <w:t>lượ</w:t>
      </w:r>
      <w:r w:rsidR="00CE018E">
        <w:t>t</w:t>
      </w:r>
      <w:proofErr w:type="spellEnd"/>
      <w:r w:rsidR="00CE018E">
        <w:t xml:space="preserve"> </w:t>
      </w:r>
      <w:proofErr w:type="spellStart"/>
      <w:r w:rsidR="00CE018E">
        <w:t>là</w:t>
      </w:r>
      <w:proofErr w:type="spellEnd"/>
      <w:r w:rsidR="00CE018E">
        <w:t xml:space="preserve"> 81,88</w:t>
      </w:r>
      <w:r>
        <w:t xml:space="preserve">% </w:t>
      </w:r>
      <w:proofErr w:type="spellStart"/>
      <w:r>
        <w:t>và</w:t>
      </w:r>
      <w:proofErr w:type="spellEnd"/>
      <w:r>
        <w:t xml:space="preserve"> 83,75%.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w:t>
      </w:r>
      <w:r w:rsidR="00CE018E">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CE018E">
        <w:t>đồng</w:t>
      </w:r>
      <w:proofErr w:type="spellEnd"/>
      <w:r w:rsidR="00CE018E">
        <w:t xml:space="preserve"> </w:t>
      </w:r>
      <w:proofErr w:type="spellStart"/>
      <w:r w:rsidR="00CE018E">
        <w:t>cảm</w:t>
      </w:r>
      <w:proofErr w:type="spellEnd"/>
      <w:r w:rsidR="00CE018E">
        <w:t xml:space="preserve"> </w:t>
      </w:r>
      <w:proofErr w:type="spellStart"/>
      <w:r w:rsidR="00CE018E">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(95</w:t>
      </w:r>
      <w:r w:rsidR="00CE018E">
        <w:t xml:space="preserve">%), </w:t>
      </w:r>
      <w:proofErr w:type="spellStart"/>
      <w:ins w:id="682" w:author="Cung Thanh Long" w:date="2021-04-14T17:31:00Z">
        <w:r w:rsidR="00B91E06">
          <w:t>hai</w:t>
        </w:r>
      </w:ins>
      <w:proofErr w:type="spellEnd"/>
      <w:del w:id="683" w:author="Cung Thanh Long" w:date="2021-04-14T17:31:00Z">
        <w:r w:rsidR="00CE018E" w:rsidDel="00B91E06">
          <w:delText>2</w:delText>
        </w:r>
      </w:del>
      <w:r w:rsidR="00EE0D8D">
        <w:t xml:space="preserve"> </w:t>
      </w:r>
      <w:proofErr w:type="spellStart"/>
      <w:r>
        <w:t>trạng</w:t>
      </w:r>
      <w:proofErr w:type="spellEnd"/>
      <w:r>
        <w:t xml:space="preserve"> </w:t>
      </w:r>
      <w:proofErr w:type="spellStart"/>
      <w:r>
        <w:t>thái</w:t>
      </w:r>
      <w:proofErr w:type="spellEnd"/>
      <w:r>
        <w:t xml:space="preserve"> </w:t>
      </w:r>
      <w:proofErr w:type="spellStart"/>
      <w:r>
        <w:t>cả</w:t>
      </w:r>
      <w:r w:rsidR="00CE018E">
        <w:t>m</w:t>
      </w:r>
      <w:proofErr w:type="spellEnd"/>
      <w:r w:rsidR="00CE018E">
        <w:t xml:space="preserve"> </w:t>
      </w:r>
      <w:proofErr w:type="spellStart"/>
      <w:r w:rsidR="00CE018E">
        <w:t>xúc</w:t>
      </w:r>
      <w:proofErr w:type="spellEnd"/>
      <w:r w:rsidR="00CE018E">
        <w:t xml:space="preserve"> </w:t>
      </w:r>
      <w:proofErr w:type="spellStart"/>
      <w:r w:rsidR="00EE0D8D">
        <w:t>lãng</w:t>
      </w:r>
      <w:proofErr w:type="spellEnd"/>
      <w:r w:rsidR="00EE0D8D">
        <w:t xml:space="preserve"> </w:t>
      </w:r>
      <w:proofErr w:type="spellStart"/>
      <w:r w:rsidR="00EE0D8D">
        <w:t>mạn</w:t>
      </w:r>
      <w:proofErr w:type="spellEnd"/>
      <w:r w:rsidR="00EE0D8D">
        <w:t xml:space="preserve"> </w:t>
      </w:r>
      <w:proofErr w:type="spellStart"/>
      <w:r w:rsidR="00EE0D8D">
        <w:t>và</w:t>
      </w:r>
      <w:proofErr w:type="spellEnd"/>
      <w:r w:rsidR="00EE0D8D">
        <w:t xml:space="preserve"> </w:t>
      </w:r>
      <w:proofErr w:type="spellStart"/>
      <w:r w:rsidR="00EE0D8D">
        <w:t>vui</w:t>
      </w:r>
      <w:proofErr w:type="spellEnd"/>
      <w:r w:rsidR="00EE0D8D">
        <w:t xml:space="preserve"> </w:t>
      </w:r>
      <w:proofErr w:type="spellStart"/>
      <w:r w:rsidR="00EE0D8D">
        <w:t>vẻ</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w:t>
      </w:r>
      <w:r w:rsidR="00CE018E">
        <w:t>t</w:t>
      </w:r>
      <w:proofErr w:type="spellEnd"/>
      <w:r w:rsidR="00CE018E">
        <w:t xml:space="preserve"> (70</w:t>
      </w:r>
      <w:r>
        <w:t xml:space="preserve">%).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EE0D8D">
        <w:t>tôn</w:t>
      </w:r>
      <w:proofErr w:type="spellEnd"/>
      <w:r w:rsidR="00EE0D8D">
        <w:t xml:space="preserve"> </w:t>
      </w:r>
      <w:proofErr w:type="spellStart"/>
      <w:r w:rsidR="00EE0D8D">
        <w:t>trọng</w:t>
      </w:r>
      <w:proofErr w:type="spellEnd"/>
      <w:r>
        <w:t xml:space="preserve"> </w:t>
      </w:r>
      <w:r w:rsidR="00EE0D8D">
        <w:t>(100</w:t>
      </w:r>
      <w:r>
        <w:t xml:space="preserve">%)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với</w:t>
      </w:r>
      <w:proofErr w:type="spellEnd"/>
      <w:r w:rsidR="00EE0D8D">
        <w:t xml:space="preserve"> </w:t>
      </w:r>
      <w:proofErr w:type="spellStart"/>
      <w:ins w:id="684" w:author="Cung Thanh Long" w:date="2021-04-14T17:32:00Z">
        <w:r w:rsidR="00B91E06">
          <w:t>hai</w:t>
        </w:r>
      </w:ins>
      <w:proofErr w:type="spellEnd"/>
      <w:del w:id="685" w:author="Cung Thanh Long" w:date="2021-04-14T17:32:00Z">
        <w:r w:rsidR="00EE0D8D" w:rsidDel="00B91E06">
          <w:delText>2</w:delText>
        </w:r>
      </w:del>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rsidR="00EE0D8D">
        <w:t>đau</w:t>
      </w:r>
      <w:proofErr w:type="spellEnd"/>
      <w:r w:rsidR="00EE0D8D">
        <w:t xml:space="preserve"> </w:t>
      </w:r>
      <w:proofErr w:type="spellStart"/>
      <w:r w:rsidR="00EE0D8D">
        <w:t>buồn</w:t>
      </w:r>
      <w:proofErr w:type="spellEnd"/>
      <w:r w:rsidR="00EE0D8D">
        <w:t xml:space="preserve"> </w:t>
      </w:r>
      <w:proofErr w:type="spellStart"/>
      <w:r w:rsidR="00EE0D8D">
        <w:t>và</w:t>
      </w:r>
      <w:proofErr w:type="spellEnd"/>
      <w:r w:rsidR="00EE0D8D">
        <w:t xml:space="preserve"> </w:t>
      </w:r>
      <w:proofErr w:type="spellStart"/>
      <w:r w:rsidR="00EE0D8D">
        <w:t>vui</w:t>
      </w:r>
      <w:proofErr w:type="spellEnd"/>
      <w:r w:rsidR="00EE0D8D">
        <w:t xml:space="preserve"> </w:t>
      </w:r>
      <w:proofErr w:type="spellStart"/>
      <w:r w:rsidR="00EE0D8D">
        <w:t>vẻ</w:t>
      </w:r>
      <w:proofErr w:type="spellEnd"/>
      <w:r w:rsidR="00EE0D8D">
        <w:t xml:space="preserve"> (7</w:t>
      </w:r>
      <w:r>
        <w:t>0%).</w:t>
      </w:r>
    </w:p>
    <w:p w14:paraId="32C59964" w14:textId="77777777" w:rsidR="001C77C9" w:rsidRPr="001C77C9" w:rsidRDefault="001C77C9" w:rsidP="001C77C9"/>
    <w:p w14:paraId="619A53F0" w14:textId="77777777" w:rsidR="003906EE" w:rsidRDefault="003906EE" w:rsidP="001C2354">
      <w:pPr>
        <w:pStyle w:val="Heading3"/>
      </w:pPr>
      <w:bookmarkStart w:id="686" w:name="_Toc69243383"/>
      <w:proofErr w:type="spellStart"/>
      <w:r>
        <w:lastRenderedPageBreak/>
        <w:t>Tỉ</w:t>
      </w:r>
      <w:proofErr w:type="spellEnd"/>
      <w:r>
        <w:t xml:space="preserve"> </w:t>
      </w:r>
      <w:proofErr w:type="spellStart"/>
      <w:r>
        <w:t>lệ</w:t>
      </w:r>
      <w:proofErr w:type="spellEnd"/>
      <w:r>
        <w:t xml:space="preserve"> </w:t>
      </w:r>
      <w:proofErr w:type="spellStart"/>
      <w:r w:rsidR="002B1BC9">
        <w:t>chồng</w:t>
      </w:r>
      <w:proofErr w:type="spellEnd"/>
      <w:r w:rsidR="002B1BC9">
        <w:t xml:space="preserve"> </w:t>
      </w:r>
      <w:proofErr w:type="spellStart"/>
      <w:r w:rsidR="002B1BC9">
        <w:t>chập</w:t>
      </w:r>
      <w:proofErr w:type="spellEnd"/>
      <w:r w:rsidR="002B1BC9">
        <w:t xml:space="preserve"> </w:t>
      </w:r>
      <w:r>
        <w:t>90%</w:t>
      </w:r>
      <w:bookmarkEnd w:id="686"/>
    </w:p>
    <w:p w14:paraId="78930A61" w14:textId="054993FD" w:rsidR="006D39AF" w:rsidRPr="00AA4C3E" w:rsidRDefault="006D39AF" w:rsidP="006D39AF">
      <w:pPr>
        <w:ind w:firstLine="562"/>
      </w:pPr>
      <w:r>
        <w:t xml:space="preserve">Khi </w:t>
      </w:r>
      <w:proofErr w:type="spellStart"/>
      <w:r>
        <w:t>sử</w:t>
      </w:r>
      <w:proofErr w:type="spellEnd"/>
      <w:r>
        <w:t xml:space="preserve"> </w:t>
      </w:r>
      <w:proofErr w:type="spellStart"/>
      <w:r>
        <w:t>dụng</w:t>
      </w:r>
      <w:proofErr w:type="spellEnd"/>
      <w:r>
        <w:t xml:space="preserve"> </w:t>
      </w:r>
      <w:proofErr w:type="spellStart"/>
      <w:ins w:id="687" w:author="Cung Thanh Long" w:date="2021-04-14T17:32:00Z">
        <w:r w:rsidR="00B91E06">
          <w:t>giải</w:t>
        </w:r>
      </w:ins>
      <w:proofErr w:type="spellEnd"/>
      <w:del w:id="688" w:author="Cung Thanh Long" w:date="2021-04-14T17:32:00Z">
        <w:r w:rsidDel="00B91E06">
          <w:delText>phương</w:delText>
        </w:r>
      </w:del>
      <w:r>
        <w:t xml:space="preserve"> </w:t>
      </w:r>
      <w:proofErr w:type="spellStart"/>
      <w:r>
        <w:t>pháp</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80%,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là</w:t>
      </w:r>
      <w:proofErr w:type="spellEnd"/>
      <w:r>
        <w:t xml:space="preserve"> 13120 </w:t>
      </w:r>
      <w:proofErr w:type="spellStart"/>
      <w:r>
        <w:t>mẫu</w:t>
      </w:r>
      <w:proofErr w:type="spellEnd"/>
      <w:r>
        <w:t xml:space="preserve">. </w:t>
      </w:r>
      <w:proofErr w:type="spellStart"/>
      <w:r>
        <w:t>Sử</w:t>
      </w:r>
      <w:proofErr w:type="spellEnd"/>
      <w:r>
        <w:t xml:space="preserve"> </w:t>
      </w:r>
      <w:proofErr w:type="spellStart"/>
      <w:r>
        <w:t>dụng</w:t>
      </w:r>
      <w:proofErr w:type="spellEnd"/>
      <w:ins w:id="689" w:author="Cung Thanh Long" w:date="2021-04-14T17:32:00Z">
        <w:r w:rsidR="00B91E06">
          <w:t xml:space="preserve"> </w:t>
        </w:r>
        <w:proofErr w:type="spellStart"/>
        <w:r w:rsidR="00B91E06">
          <w:t>tập</w:t>
        </w:r>
      </w:ins>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đó</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ins w:id="690" w:author="Cung Thanh Long" w:date="2021-04-14T17:32:00Z">
        <w:r w:rsidR="00B91E06">
          <w:t>và</w:t>
        </w:r>
        <w:proofErr w:type="spellEnd"/>
        <w:r w:rsidR="00B91E06">
          <w:t xml:space="preserve"> </w:t>
        </w:r>
        <w:proofErr w:type="spellStart"/>
        <w:r w:rsidR="00B91E06">
          <w:t>thử</w:t>
        </w:r>
        <w:proofErr w:type="spellEnd"/>
        <w:r w:rsidR="00B91E06">
          <w:t xml:space="preserve"> </w:t>
        </w:r>
        <w:proofErr w:type="spellStart"/>
        <w:r w:rsidR="00B91E06">
          <w:t>nghiệm</w:t>
        </w:r>
        <w:proofErr w:type="spellEnd"/>
        <w:r w:rsidR="00B91E06">
          <w:t xml:space="preserve"> </w:t>
        </w:r>
        <w:proofErr w:type="spellStart"/>
        <w:r w:rsidR="00B91E06">
          <w:t>hai</w:t>
        </w:r>
      </w:ins>
      <w:proofErr w:type="spellEnd"/>
      <w:del w:id="691" w:author="Cung Thanh Long" w:date="2021-04-14T17:32:00Z">
        <w:r w:rsidDel="00B91E06">
          <w:delText>2</w:delText>
        </w:r>
      </w:del>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SVM </w:t>
      </w:r>
      <w:proofErr w:type="spellStart"/>
      <w:r>
        <w:t>và</w:t>
      </w:r>
      <w:proofErr w:type="spellEnd"/>
      <w:r>
        <w:t xml:space="preserve"> Random Forest. </w:t>
      </w:r>
      <w:r>
        <w:fldChar w:fldCharType="begin"/>
      </w:r>
      <w:r>
        <w:instrText xml:space="preserve"> REF _Ref69242377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19</w:t>
      </w:r>
      <w:r>
        <w:fldChar w:fldCharType="end"/>
      </w:r>
      <w:r>
        <w:t xml:space="preserve"> </w:t>
      </w:r>
      <w:proofErr w:type="spellStart"/>
      <w:r>
        <w:t>và</w:t>
      </w:r>
      <w:proofErr w:type="spellEnd"/>
      <w:r>
        <w:t xml:space="preserve"> </w:t>
      </w:r>
      <w:r>
        <w:fldChar w:fldCharType="begin"/>
      </w:r>
      <w:r>
        <w:instrText xml:space="preserve"> REF _Ref69242379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20</w:t>
      </w:r>
      <w:r>
        <w:fldChar w:fldCharType="end"/>
      </w:r>
      <w:del w:id="692" w:author="Cung Thanh Long" w:date="2021-04-14T17:32:00Z">
        <w:r w:rsidDel="00B91E06">
          <w:fldChar w:fldCharType="begin"/>
        </w:r>
        <w:r w:rsidDel="00B91E06">
          <w:delInstrText xml:space="preserve"> REF _Ref69241459 \h </w:delInstrText>
        </w:r>
        <w:r w:rsidDel="00B91E06">
          <w:fldChar w:fldCharType="separate"/>
        </w:r>
        <w:r w:rsidR="0032158F" w:rsidDel="00B91E06">
          <w:delText xml:space="preserve">Hình </w:delText>
        </w:r>
        <w:r w:rsidR="0032158F" w:rsidDel="00B91E06">
          <w:rPr>
            <w:noProof/>
          </w:rPr>
          <w:delText>3</w:delText>
        </w:r>
        <w:r w:rsidR="0032158F" w:rsidDel="00B91E06">
          <w:delText>.</w:delText>
        </w:r>
        <w:r w:rsidR="0032158F" w:rsidDel="00B91E06">
          <w:rPr>
            <w:noProof/>
          </w:rPr>
          <w:delText>4</w:delText>
        </w:r>
        <w:r w:rsidDel="00B91E06">
          <w:fldChar w:fldCharType="end"/>
        </w:r>
      </w:del>
      <w:r>
        <w:t xml:space="preserve"> </w:t>
      </w:r>
      <w:proofErr w:type="spellStart"/>
      <w:ins w:id="693" w:author="Cung Thanh Long" w:date="2021-04-14T17:32:00Z">
        <w:r w:rsidR="00B91E06">
          <w:t>tổng</w:t>
        </w:r>
        <w:proofErr w:type="spellEnd"/>
        <w:r w:rsidR="00B91E06">
          <w:t xml:space="preserve"> </w:t>
        </w:r>
        <w:proofErr w:type="spellStart"/>
        <w:r w:rsidR="00B91E06">
          <w:t>hợp</w:t>
        </w:r>
      </w:ins>
      <w:proofErr w:type="spellEnd"/>
      <w:del w:id="694" w:author="Cung Thanh Long" w:date="2021-04-14T17:32:00Z">
        <w:r w:rsidDel="00B91E06">
          <w:delText>biểu diễn</w:delText>
        </w:r>
      </w:del>
      <w:r>
        <w:t xml:space="preserve"> </w:t>
      </w:r>
      <w:proofErr w:type="spellStart"/>
      <w:r>
        <w:t>kết</w:t>
      </w:r>
      <w:proofErr w:type="spellEnd"/>
      <w:r>
        <w:t xml:space="preserve"> </w:t>
      </w:r>
      <w:proofErr w:type="spellStart"/>
      <w:r>
        <w:t>quả</w:t>
      </w:r>
      <w:proofErr w:type="spellEnd"/>
      <w:ins w:id="695" w:author="Cung Thanh Long" w:date="2021-04-14T17:32:00Z">
        <w:r w:rsidR="00B91E06">
          <w:t xml:space="preserve"> </w:t>
        </w:r>
        <w:proofErr w:type="spellStart"/>
        <w:r w:rsidR="00B91E06">
          <w:t>nhận</w:t>
        </w:r>
        <w:proofErr w:type="spellEnd"/>
        <w:r w:rsidR="00B91E06">
          <w:t xml:space="preserve"> </w:t>
        </w:r>
        <w:proofErr w:type="spellStart"/>
        <w:r w:rsidR="00B91E06">
          <w:t>dạng</w:t>
        </w:r>
      </w:ins>
      <w:proofErr w:type="spellEnd"/>
      <w:r>
        <w:t xml:space="preserve"> </w:t>
      </w:r>
      <w:proofErr w:type="spellStart"/>
      <w:r>
        <w:t>thu</w:t>
      </w:r>
      <w:proofErr w:type="spellEnd"/>
      <w:r>
        <w:t xml:space="preserve"> </w:t>
      </w:r>
      <w:proofErr w:type="spellStart"/>
      <w:r>
        <w:t>được</w:t>
      </w:r>
      <w:proofErr w:type="spellEnd"/>
      <w:del w:id="696" w:author="Cung Thanh Long" w:date="2021-04-14T17:32:00Z">
        <w:r w:rsidDel="00B91E06">
          <w:delText xml:space="preserve"> sau</w:delText>
        </w:r>
      </w:del>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ins w:id="697" w:author="Cung Thanh Long" w:date="2021-04-14T17:33:00Z">
        <w:r w:rsidR="00B91E06">
          <w:t>tập</w:t>
        </w:r>
        <w:proofErr w:type="spellEnd"/>
        <w:r w:rsidR="00B91E06">
          <w:t xml:space="preserve"> </w:t>
        </w:r>
        <w:proofErr w:type="spellStart"/>
        <w:r w:rsidR="00B91E06">
          <w:t>dữ</w:t>
        </w:r>
        <w:proofErr w:type="spellEnd"/>
        <w:r w:rsidR="00B91E06">
          <w:t xml:space="preserve"> </w:t>
        </w:r>
        <w:proofErr w:type="spellStart"/>
        <w:r w:rsidR="00B91E06">
          <w:t>liệu</w:t>
        </w:r>
        <w:proofErr w:type="spellEnd"/>
        <w:r w:rsidR="00B91E06">
          <w:t xml:space="preserve"> </w:t>
        </w:r>
        <w:proofErr w:type="spellStart"/>
        <w:r w:rsidR="00B91E06">
          <w:t>huấn</w:t>
        </w:r>
        <w:proofErr w:type="spellEnd"/>
        <w:r w:rsidR="00B91E06">
          <w:t xml:space="preserve"> </w:t>
        </w:r>
        <w:proofErr w:type="spellStart"/>
        <w:r w:rsidR="00B91E06">
          <w:t>luyện</w:t>
        </w:r>
        <w:proofErr w:type="spellEnd"/>
        <w:r w:rsidR="00B91E06">
          <w:t xml:space="preserve"> </w:t>
        </w:r>
        <w:proofErr w:type="spellStart"/>
        <w:r w:rsidR="00B91E06">
          <w:t>với</w:t>
        </w:r>
        <w:proofErr w:type="spellEnd"/>
        <w:r w:rsidR="00B91E06">
          <w:t xml:space="preserve"> </w:t>
        </w:r>
        <w:proofErr w:type="spellStart"/>
        <w:r w:rsidR="00B91E06">
          <w:t>tỉ</w:t>
        </w:r>
        <w:proofErr w:type="spellEnd"/>
        <w:r w:rsidR="00B91E06">
          <w:t xml:space="preserve"> </w:t>
        </w:r>
        <w:proofErr w:type="spellStart"/>
        <w:r w:rsidR="00B91E06">
          <w:t>lệ</w:t>
        </w:r>
        <w:proofErr w:type="spellEnd"/>
        <w:r w:rsidR="00B91E06">
          <w:t xml:space="preserve"> </w:t>
        </w:r>
        <w:proofErr w:type="spellStart"/>
        <w:r w:rsidR="00B91E06">
          <w:t>chồng</w:t>
        </w:r>
        <w:proofErr w:type="spellEnd"/>
        <w:r w:rsidR="00B91E06">
          <w:t xml:space="preserve"> </w:t>
        </w:r>
        <w:proofErr w:type="spellStart"/>
        <w:r w:rsidR="00B91E06">
          <w:t>chập</w:t>
        </w:r>
        <w:proofErr w:type="spellEnd"/>
        <w:r w:rsidR="00B91E06">
          <w:t xml:space="preserve"> 90%</w:t>
        </w:r>
      </w:ins>
      <w:del w:id="698" w:author="Cung Thanh Long" w:date="2021-04-14T17:33:00Z">
        <w:r w:rsidDel="00B91E06">
          <w:delText>mô hình đã được huấn luyện lên bộ dữ liệu kiểm thử</w:delText>
        </w:r>
      </w:del>
      <w:r>
        <w:t>.</w:t>
      </w:r>
    </w:p>
    <w:p w14:paraId="3C023688" w14:textId="77777777" w:rsidR="006D39AF" w:rsidRPr="006D39AF" w:rsidRDefault="006D39AF" w:rsidP="006D39AF"/>
    <w:p w14:paraId="3BF2CCA8" w14:textId="77777777" w:rsidR="002B1BC9" w:rsidRDefault="00BD7CB2" w:rsidP="002B1BC9">
      <w:pPr>
        <w:keepNext/>
        <w:jc w:val="center"/>
      </w:pPr>
      <w:r>
        <w:rPr>
          <w:noProof/>
        </w:rPr>
        <w:drawing>
          <wp:inline distT="0" distB="0" distL="0" distR="0" wp14:anchorId="44975EA8" wp14:editId="7E1737F5">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6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6CA22D48" w14:textId="77777777" w:rsidR="002B1BC9" w:rsidRDefault="002B1BC9" w:rsidP="002B1BC9">
      <w:pPr>
        <w:pStyle w:val="Caption"/>
      </w:pPr>
      <w:bookmarkStart w:id="699" w:name="_Ref69242377"/>
      <w:bookmarkStart w:id="700" w:name="_Toc69243432"/>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19</w:t>
        </w:r>
      </w:fldSimple>
      <w:bookmarkEnd w:id="699"/>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90%</w:t>
      </w:r>
      <w:bookmarkEnd w:id="700"/>
    </w:p>
    <w:p w14:paraId="24B024B6" w14:textId="77777777" w:rsidR="002B1BC9" w:rsidRPr="002B1BC9" w:rsidRDefault="002B1BC9" w:rsidP="002B1BC9"/>
    <w:p w14:paraId="147D0FD8" w14:textId="77777777" w:rsidR="002B1BC9" w:rsidRDefault="00BD7CB2" w:rsidP="002B1BC9">
      <w:pPr>
        <w:keepNext/>
        <w:jc w:val="center"/>
      </w:pPr>
      <w:r>
        <w:rPr>
          <w:noProof/>
        </w:rPr>
        <w:drawing>
          <wp:inline distT="0" distB="0" distL="0" distR="0" wp14:anchorId="5BCAA58B" wp14:editId="083DA2EF">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6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14:paraId="1CD58E03" w14:textId="77777777" w:rsidR="00BD7CB2" w:rsidRDefault="002B1BC9" w:rsidP="002B1BC9">
      <w:pPr>
        <w:pStyle w:val="Caption"/>
      </w:pPr>
      <w:bookmarkStart w:id="701" w:name="_Ref69242379"/>
      <w:bookmarkStart w:id="702" w:name="_Toc69243433"/>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20</w:t>
        </w:r>
      </w:fldSimple>
      <w:bookmarkEnd w:id="701"/>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r w:rsidR="00F5768C">
        <w:t>RF</w:t>
      </w:r>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90%</w:t>
      </w:r>
      <w:bookmarkEnd w:id="702"/>
    </w:p>
    <w:p w14:paraId="47B5D9F0" w14:textId="116D61DF" w:rsidR="00EE0D8D" w:rsidRPr="00D43F09" w:rsidRDefault="00EE0D8D" w:rsidP="00121CA2">
      <w:pPr>
        <w:ind w:firstLine="562"/>
      </w:pPr>
      <w:proofErr w:type="spellStart"/>
      <w:r>
        <w:lastRenderedPageBreak/>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ins w:id="703" w:author="Cung Thanh Long" w:date="2021-04-14T17:33:00Z">
        <w:r w:rsidR="00B91E06">
          <w:t xml:space="preserve"> (…)</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83,75% </w:t>
      </w:r>
      <w:proofErr w:type="spellStart"/>
      <w:r>
        <w:t>và</w:t>
      </w:r>
      <w:proofErr w:type="spellEnd"/>
      <w:r>
        <w:t xml:space="preserve"> 86,25%.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SVM, </w:t>
      </w:r>
      <w:proofErr w:type="spellStart"/>
      <w:ins w:id="704" w:author="Cung Thanh Long" w:date="2021-04-14T17:33:00Z">
        <w:r w:rsidR="00B91E06">
          <w:t>hai</w:t>
        </w:r>
      </w:ins>
      <w:proofErr w:type="spellEnd"/>
      <w:del w:id="705" w:author="Cung Thanh Long" w:date="2021-04-14T17:33:00Z">
        <w:r w:rsidDel="00B91E06">
          <w:delText>2</w:delText>
        </w:r>
      </w:del>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và</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(95%), </w:t>
      </w:r>
      <w:proofErr w:type="spellStart"/>
      <w:ins w:id="706" w:author="Cung Thanh Long" w:date="2021-04-14T17:33:00Z">
        <w:r w:rsidR="00B91E06">
          <w:t>hai</w:t>
        </w:r>
      </w:ins>
      <w:proofErr w:type="spellEnd"/>
      <w:del w:id="707" w:author="Cung Thanh Long" w:date="2021-04-14T17:33:00Z">
        <w:r w:rsidDel="00B91E06">
          <w:delText>2</w:delText>
        </w:r>
      </w:del>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và</w:t>
      </w:r>
      <w:proofErr w:type="spellEnd"/>
      <w:r>
        <w:t xml:space="preserve"> </w:t>
      </w:r>
      <w:proofErr w:type="spellStart"/>
      <w:r>
        <w:t>vui</w:t>
      </w:r>
      <w:proofErr w:type="spellEnd"/>
      <w:r>
        <w:t xml:space="preserve"> </w:t>
      </w:r>
      <w:proofErr w:type="spellStart"/>
      <w:r>
        <w:t>vẻ</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thấp</w:t>
      </w:r>
      <w:proofErr w:type="spellEnd"/>
      <w:r>
        <w:t xml:space="preserve"> </w:t>
      </w:r>
      <w:proofErr w:type="spellStart"/>
      <w:r>
        <w:t>nhất</w:t>
      </w:r>
      <w:proofErr w:type="spellEnd"/>
      <w:r>
        <w:t xml:space="preserve"> (75%). </w:t>
      </w:r>
      <w:proofErr w:type="spellStart"/>
      <w:r>
        <w:t>Tương</w:t>
      </w:r>
      <w:proofErr w:type="spellEnd"/>
      <w:r>
        <w:t xml:space="preserve"> </w:t>
      </w:r>
      <w:proofErr w:type="spellStart"/>
      <w:r>
        <w:t>tự</w:t>
      </w:r>
      <w:proofErr w:type="spellEnd"/>
      <w:r>
        <w:t xml:space="preserve">, </w:t>
      </w:r>
      <w:proofErr w:type="spellStart"/>
      <w:r>
        <w:t>mô</w:t>
      </w:r>
      <w:proofErr w:type="spellEnd"/>
      <w:r>
        <w:t xml:space="preserve"> </w:t>
      </w:r>
      <w:proofErr w:type="spellStart"/>
      <w:r>
        <w:t>hình</w:t>
      </w:r>
      <w:proofErr w:type="spellEnd"/>
      <w:r>
        <w:t xml:space="preserve"> Random</w:t>
      </w:r>
      <w:r w:rsidR="001B007E">
        <w:t xml:space="preserve"> </w:t>
      </w:r>
      <w:r>
        <w:t xml:space="preserve">Forest </w:t>
      </w:r>
      <w:proofErr w:type="spellStart"/>
      <w:r>
        <w:t>nhận</w:t>
      </w:r>
      <w:proofErr w:type="spellEnd"/>
      <w:r>
        <w:t xml:space="preserve"> </w:t>
      </w:r>
      <w:proofErr w:type="spellStart"/>
      <w:r>
        <w:t>dạng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(100%)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r>
        <w:t xml:space="preserve"> (70%).</w:t>
      </w:r>
    </w:p>
    <w:p w14:paraId="2676A5A7" w14:textId="77777777" w:rsidR="00EE0D8D" w:rsidRPr="00EE0D8D" w:rsidRDefault="00EE0D8D" w:rsidP="00EE0D8D"/>
    <w:p w14:paraId="30BDCCDD" w14:textId="21A9ECA4" w:rsidR="00E47528" w:rsidDel="00B91E06" w:rsidRDefault="00E47528" w:rsidP="00E47528">
      <w:pPr>
        <w:pStyle w:val="Heading2"/>
        <w:rPr>
          <w:del w:id="708" w:author="Cung Thanh Long" w:date="2021-04-14T17:35:00Z"/>
        </w:rPr>
      </w:pPr>
      <w:bookmarkStart w:id="709" w:name="_Toc69243384"/>
      <w:del w:id="710" w:author="Cung Thanh Long" w:date="2021-04-14T17:35:00Z">
        <w:r w:rsidDel="00B91E06">
          <w:delText xml:space="preserve">Phân tích </w:delText>
        </w:r>
        <w:r w:rsidR="002B09C3" w:rsidDel="00B91E06">
          <w:delText>xác định tỉ lệ chồng chập tối ưu</w:delText>
        </w:r>
        <w:bookmarkEnd w:id="709"/>
      </w:del>
    </w:p>
    <w:p w14:paraId="7C6901EA" w14:textId="77777777" w:rsidR="002B09C3" w:rsidRPr="002B09C3" w:rsidRDefault="002B09C3" w:rsidP="002B09C3">
      <w:pPr>
        <w:pStyle w:val="Heading3"/>
      </w:pPr>
      <w:bookmarkStart w:id="711" w:name="_Toc69243385"/>
      <w:proofErr w:type="spellStart"/>
      <w:r>
        <w:t>Xác</w:t>
      </w:r>
      <w:proofErr w:type="spellEnd"/>
      <w:r>
        <w:t xml:space="preserve"> </w:t>
      </w:r>
      <w:proofErr w:type="spellStart"/>
      <w:r>
        <w:t>định</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lớp</w:t>
      </w:r>
      <w:bookmarkEnd w:id="711"/>
      <w:proofErr w:type="spellEnd"/>
    </w:p>
    <w:p w14:paraId="637B60B9" w14:textId="3084EF57" w:rsidR="00C36CF9" w:rsidRDefault="00C36CF9" w:rsidP="00121CA2">
      <w:pPr>
        <w:spacing w:before="0" w:line="240" w:lineRule="auto"/>
        <w:ind w:firstLine="562"/>
      </w:pPr>
      <w:proofErr w:type="spellStart"/>
      <w:r>
        <w:t>Kết</w:t>
      </w:r>
      <w:proofErr w:type="spellEnd"/>
      <w:r>
        <w:t xml:space="preserve"> </w:t>
      </w:r>
      <w:proofErr w:type="spellStart"/>
      <w:r>
        <w:t>quả</w:t>
      </w:r>
      <w:proofErr w:type="spellEnd"/>
      <w:ins w:id="712" w:author="Cung Thanh Long" w:date="2021-04-14T17:35:00Z">
        <w:r w:rsidR="00B91E06">
          <w:t xml:space="preserve"> </w:t>
        </w:r>
        <w:proofErr w:type="spellStart"/>
        <w:r w:rsidR="00B91E06">
          <w:t>nhận</w:t>
        </w:r>
        <w:proofErr w:type="spellEnd"/>
        <w:r w:rsidR="00B91E06">
          <w:t xml:space="preserve"> </w:t>
        </w:r>
        <w:proofErr w:type="spellStart"/>
        <w:r w:rsidR="00B91E06">
          <w:t>dạng</w:t>
        </w:r>
      </w:ins>
      <w:proofErr w:type="spellEnd"/>
      <w:ins w:id="713" w:author="Cung Thanh Long" w:date="2021-04-14T17:36:00Z">
        <w:r w:rsidR="00B91E06">
          <w:t xml:space="preserve"> </w:t>
        </w:r>
        <w:proofErr w:type="spellStart"/>
        <w:r w:rsidR="00B91E06">
          <w:t>đúng</w:t>
        </w:r>
        <w:proofErr w:type="spellEnd"/>
        <w:r w:rsidR="00B91E06">
          <w:t xml:space="preserve"> </w:t>
        </w:r>
        <w:proofErr w:type="spellStart"/>
        <w:r w:rsidR="00B91E06">
          <w:t>trung</w:t>
        </w:r>
        <w:proofErr w:type="spellEnd"/>
        <w:r w:rsidR="00B91E06">
          <w:t xml:space="preserve"> </w:t>
        </w:r>
        <w:proofErr w:type="spellStart"/>
        <w:r w:rsidR="00B91E06">
          <w:t>bình</w:t>
        </w:r>
        <w:proofErr w:type="spellEnd"/>
        <w:r w:rsidR="00B91E06">
          <w:t xml:space="preserve"> </w:t>
        </w:r>
        <w:proofErr w:type="spellStart"/>
        <w:r w:rsidR="00B91E06">
          <w:t>cho</w:t>
        </w:r>
        <w:proofErr w:type="spellEnd"/>
        <w:r w:rsidR="00B91E06">
          <w:t xml:space="preserve"> </w:t>
        </w:r>
        <w:proofErr w:type="spellStart"/>
        <w:r w:rsidR="00B91E06">
          <w:t>cả</w:t>
        </w:r>
        <w:proofErr w:type="spellEnd"/>
        <w:r w:rsidR="00B91E06">
          <w:t xml:space="preserve"> 8 </w:t>
        </w:r>
        <w:proofErr w:type="spellStart"/>
        <w:r w:rsidR="00B91E06">
          <w:t>trạng</w:t>
        </w:r>
        <w:proofErr w:type="spellEnd"/>
        <w:r w:rsidR="00B91E06">
          <w:t xml:space="preserve"> </w:t>
        </w:r>
        <w:proofErr w:type="spellStart"/>
        <w:r w:rsidR="00B91E06">
          <w:t>thái</w:t>
        </w:r>
        <w:proofErr w:type="spellEnd"/>
        <w:r w:rsidR="00B91E06">
          <w:t xml:space="preserve"> </w:t>
        </w:r>
        <w:proofErr w:type="spellStart"/>
        <w:r w:rsidR="00B91E06">
          <w:t>cảm</w:t>
        </w:r>
        <w:proofErr w:type="spellEnd"/>
        <w:r w:rsidR="00B91E06">
          <w:t xml:space="preserve"> </w:t>
        </w:r>
        <w:proofErr w:type="spellStart"/>
        <w:r w:rsidR="00B91E06">
          <w:t>xúc</w:t>
        </w:r>
      </w:ins>
      <w:proofErr w:type="spellEnd"/>
      <w:r>
        <w:t xml:space="preserve"> </w:t>
      </w:r>
      <w:proofErr w:type="spellStart"/>
      <w:r>
        <w:t>thu</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các</w:t>
      </w:r>
      <w:proofErr w:type="spellEnd"/>
      <w:ins w:id="714" w:author="Cung Thanh Long" w:date="2021-04-14T17:35:00Z">
        <w:r w:rsidR="00B91E06">
          <w:t xml:space="preserve"> </w:t>
        </w:r>
        <w:proofErr w:type="spellStart"/>
        <w:r w:rsidR="00B91E06">
          <w:t>thử</w:t>
        </w:r>
        <w:proofErr w:type="spellEnd"/>
        <w:r w:rsidR="00B91E06">
          <w:t xml:space="preserve"> </w:t>
        </w:r>
        <w:proofErr w:type="spellStart"/>
        <w:r w:rsidR="00B91E06">
          <w:t>nhiệm</w:t>
        </w:r>
      </w:ins>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rsidR="005B4AC5">
        <w:t>khác</w:t>
      </w:r>
      <w:proofErr w:type="spellEnd"/>
      <w:r>
        <w:t xml:space="preserve"> </w:t>
      </w:r>
      <w:proofErr w:type="spellStart"/>
      <w:r>
        <w:t>nhau</w:t>
      </w:r>
      <w:proofErr w:type="spellEnd"/>
      <w:ins w:id="715" w:author="Cung Thanh Long" w:date="2021-04-14T17:35:00Z">
        <w:r w:rsidR="00B91E06">
          <w:t xml:space="preserve"> </w:t>
        </w:r>
        <w:proofErr w:type="spellStart"/>
        <w:r w:rsidR="00B91E06">
          <w:t>như</w:t>
        </w:r>
        <w:proofErr w:type="spellEnd"/>
        <w:r w:rsidR="00B91E06">
          <w:t xml:space="preserve"> </w:t>
        </w:r>
        <w:proofErr w:type="spellStart"/>
        <w:r w:rsidR="00B91E06">
          <w:t>đã</w:t>
        </w:r>
        <w:proofErr w:type="spellEnd"/>
        <w:r w:rsidR="00B91E06">
          <w:t xml:space="preserve"> </w:t>
        </w:r>
        <w:proofErr w:type="spellStart"/>
        <w:r w:rsidR="00B91E06">
          <w:t>trình</w:t>
        </w:r>
        <w:proofErr w:type="spellEnd"/>
        <w:r w:rsidR="00B91E06">
          <w:t xml:space="preserve"> </w:t>
        </w:r>
        <w:proofErr w:type="spellStart"/>
        <w:r w:rsidR="00B91E06">
          <w:t>bày</w:t>
        </w:r>
        <w:proofErr w:type="spellEnd"/>
        <w:r w:rsidR="00B91E06">
          <w:t xml:space="preserve"> ở </w:t>
        </w:r>
        <w:proofErr w:type="spellStart"/>
        <w:r w:rsidR="00B91E06">
          <w:t>các</w:t>
        </w:r>
        <w:proofErr w:type="spellEnd"/>
        <w:r w:rsidR="00B91E06">
          <w:t xml:space="preserve"> </w:t>
        </w:r>
        <w:proofErr w:type="spellStart"/>
        <w:r w:rsidR="00B91E06">
          <w:t>mục</w:t>
        </w:r>
        <w:proofErr w:type="spellEnd"/>
        <w:r w:rsidR="00B91E06">
          <w:t xml:space="preserve"> </w:t>
        </w:r>
        <w:proofErr w:type="spellStart"/>
        <w:r w:rsidR="00B91E06">
          <w:t>từ</w:t>
        </w:r>
        <w:proofErr w:type="spellEnd"/>
        <w:r w:rsidR="00B91E06">
          <w:t xml:space="preserve"> 3.1 </w:t>
        </w:r>
        <w:proofErr w:type="spellStart"/>
        <w:r w:rsidR="00B91E06">
          <w:t>tới</w:t>
        </w:r>
        <w:proofErr w:type="spellEnd"/>
        <w:r w:rsidR="00B91E06">
          <w:t xml:space="preserve"> </w:t>
        </w:r>
      </w:ins>
      <w:ins w:id="716" w:author="Cung Thanh Long" w:date="2021-04-14T17:36:00Z">
        <w:r w:rsidR="00B91E06">
          <w:t>3.9,</w:t>
        </w:r>
      </w:ins>
      <w:r>
        <w:t xml:space="preserve"> </w:t>
      </w:r>
      <w:proofErr w:type="spellStart"/>
      <w:r>
        <w:t>được</w:t>
      </w:r>
      <w:proofErr w:type="spellEnd"/>
      <w:r>
        <w:t xml:space="preserve"> </w:t>
      </w:r>
      <w:proofErr w:type="spellStart"/>
      <w:r>
        <w:t>tổng</w:t>
      </w:r>
      <w:proofErr w:type="spellEnd"/>
      <w:r>
        <w:t xml:space="preserve"> </w:t>
      </w:r>
      <w:proofErr w:type="spellStart"/>
      <w:r w:rsidR="002B09C3">
        <w:t>hợp</w:t>
      </w:r>
      <w:proofErr w:type="spellEnd"/>
      <w:r w:rsidR="005B40A2">
        <w:t xml:space="preserve"> qua </w:t>
      </w:r>
      <w:r w:rsidR="005B40A2">
        <w:fldChar w:fldCharType="begin"/>
      </w:r>
      <w:r w:rsidR="005B40A2">
        <w:instrText xml:space="preserve"> REF _Ref68855923 \h </w:instrText>
      </w:r>
      <w:r w:rsidR="005B40A2">
        <w:fldChar w:fldCharType="separate"/>
      </w:r>
      <w:proofErr w:type="spellStart"/>
      <w:r w:rsidR="0032158F">
        <w:t>Bảng</w:t>
      </w:r>
      <w:proofErr w:type="spellEnd"/>
      <w:r w:rsidR="0032158F">
        <w:t xml:space="preserve"> </w:t>
      </w:r>
      <w:r w:rsidR="0032158F">
        <w:rPr>
          <w:noProof/>
        </w:rPr>
        <w:t>3</w:t>
      </w:r>
      <w:r w:rsidR="0032158F">
        <w:t>.</w:t>
      </w:r>
      <w:r w:rsidR="0032158F">
        <w:rPr>
          <w:noProof/>
        </w:rPr>
        <w:t>1</w:t>
      </w:r>
      <w:r w:rsidR="005B40A2">
        <w:fldChar w:fldCharType="end"/>
      </w:r>
      <w:r w:rsidR="005B40A2">
        <w:t xml:space="preserve"> </w:t>
      </w:r>
      <w:proofErr w:type="spellStart"/>
      <w:r>
        <w:t>và</w:t>
      </w:r>
      <w:proofErr w:type="spellEnd"/>
      <w:ins w:id="717" w:author="Cung Thanh Long" w:date="2021-04-14T17:37:00Z">
        <w:r w:rsidR="00B91E06">
          <w:t xml:space="preserve"> </w:t>
        </w:r>
        <w:proofErr w:type="spellStart"/>
        <w:r w:rsidR="00B91E06">
          <w:t>dạng</w:t>
        </w:r>
      </w:ins>
      <w:proofErr w:type="spellEnd"/>
      <w:r>
        <w:t xml:space="preserve"> </w:t>
      </w:r>
      <w:proofErr w:type="spellStart"/>
      <w:r>
        <w:t>biểu</w:t>
      </w:r>
      <w:proofErr w:type="spellEnd"/>
      <w:r>
        <w:t xml:space="preserve"> </w:t>
      </w:r>
      <w:proofErr w:type="spellStart"/>
      <w:r>
        <w:t>đồ</w:t>
      </w:r>
      <w:proofErr w:type="spellEnd"/>
      <w:r>
        <w:t xml:space="preserve"> </w:t>
      </w:r>
      <w:r w:rsidR="005B40A2">
        <w:fldChar w:fldCharType="begin"/>
      </w:r>
      <w:r w:rsidR="005B40A2">
        <w:instrText xml:space="preserve"> REF _Ref68856155 \h </w:instrText>
      </w:r>
      <w:r w:rsidR="005B40A2">
        <w:fldChar w:fldCharType="separate"/>
      </w:r>
      <w:proofErr w:type="spellStart"/>
      <w:r w:rsidR="0032158F">
        <w:t>Hình</w:t>
      </w:r>
      <w:proofErr w:type="spellEnd"/>
      <w:r w:rsidR="0032158F">
        <w:t xml:space="preserve"> </w:t>
      </w:r>
      <w:r w:rsidR="0032158F">
        <w:rPr>
          <w:noProof/>
        </w:rPr>
        <w:t>3</w:t>
      </w:r>
      <w:r w:rsidR="0032158F">
        <w:t>.</w:t>
      </w:r>
      <w:r w:rsidR="0032158F">
        <w:rPr>
          <w:noProof/>
        </w:rPr>
        <w:t>21</w:t>
      </w:r>
      <w:r w:rsidR="005B40A2">
        <w:fldChar w:fldCharType="end"/>
      </w:r>
      <w:ins w:id="718" w:author="Cung Thanh Long" w:date="2021-04-14T17:36:00Z">
        <w:r w:rsidR="00B91E06">
          <w:t>.</w:t>
        </w:r>
      </w:ins>
      <w:del w:id="719" w:author="Cung Thanh Long" w:date="2021-04-14T17:36:00Z">
        <w:r w:rsidR="001B007E" w:rsidDel="00B91E06">
          <w:delText>:</w:delText>
        </w:r>
      </w:del>
    </w:p>
    <w:p w14:paraId="0F3A76A5" w14:textId="77777777" w:rsidR="005B40A2" w:rsidRDefault="005B40A2" w:rsidP="005B40A2">
      <w:pPr>
        <w:pStyle w:val="Caption"/>
        <w:keepNext/>
      </w:pPr>
      <w:bookmarkStart w:id="720" w:name="_Ref68855923"/>
      <w:bookmarkStart w:id="721" w:name="_Toc69243446"/>
      <w:proofErr w:type="spellStart"/>
      <w:r>
        <w:t>Bảng</w:t>
      </w:r>
      <w:proofErr w:type="spellEnd"/>
      <w:r>
        <w:t xml:space="preserve"> </w:t>
      </w:r>
      <w:fldSimple w:instr=" STYLEREF 1 \s ">
        <w:r w:rsidR="0032158F">
          <w:rPr>
            <w:noProof/>
          </w:rPr>
          <w:t>3</w:t>
        </w:r>
      </w:fldSimple>
      <w:r w:rsidR="00D5476B">
        <w:t>.</w:t>
      </w:r>
      <w:fldSimple w:instr=" SEQ Bảng \* ARABIC \s 1 ">
        <w:r w:rsidR="0032158F">
          <w:rPr>
            <w:noProof/>
          </w:rPr>
          <w:t>1</w:t>
        </w:r>
      </w:fldSimple>
      <w:bookmarkEnd w:id="720"/>
      <w:r>
        <w:t xml:space="preserve"> </w:t>
      </w:r>
      <w:proofErr w:type="spellStart"/>
      <w:r w:rsidR="000A2EA4">
        <w:t>Kết</w:t>
      </w:r>
      <w:proofErr w:type="spellEnd"/>
      <w:r w:rsidR="000A2EA4">
        <w:t xml:space="preserve"> </w:t>
      </w:r>
      <w:proofErr w:type="spellStart"/>
      <w:r w:rsidR="000A2EA4">
        <w:t>quả</w:t>
      </w:r>
      <w:proofErr w:type="spellEnd"/>
      <w:r w:rsidR="000A2EA4">
        <w:t xml:space="preserve"> </w:t>
      </w:r>
      <w:proofErr w:type="spellStart"/>
      <w:r w:rsidR="000A2EA4">
        <w:t>nhận</w:t>
      </w:r>
      <w:proofErr w:type="spellEnd"/>
      <w:r w:rsidR="000A2EA4">
        <w:t xml:space="preserve"> </w:t>
      </w:r>
      <w:proofErr w:type="spellStart"/>
      <w:r w:rsidR="000A2EA4">
        <w:t>dạng</w:t>
      </w:r>
      <w:proofErr w:type="spellEnd"/>
      <w:r w:rsidR="000A2EA4">
        <w:t xml:space="preserve"> </w:t>
      </w:r>
      <w:proofErr w:type="spellStart"/>
      <w:r w:rsidR="000A2EA4">
        <w:t>của</w:t>
      </w:r>
      <w:proofErr w:type="spellEnd"/>
      <w:r w:rsidR="000A2EA4">
        <w:t xml:space="preserve"> 2 </w:t>
      </w:r>
      <w:proofErr w:type="spellStart"/>
      <w:r w:rsidR="000A2EA4">
        <w:t>mô</w:t>
      </w:r>
      <w:proofErr w:type="spellEnd"/>
      <w:r w:rsidR="000A2EA4">
        <w:t xml:space="preserve"> </w:t>
      </w:r>
      <w:proofErr w:type="spellStart"/>
      <w:r w:rsidR="000A2EA4">
        <w:t>hình</w:t>
      </w:r>
      <w:proofErr w:type="spellEnd"/>
      <w:r w:rsidR="000A2EA4">
        <w:t xml:space="preserve"> SVM </w:t>
      </w:r>
      <w:proofErr w:type="spellStart"/>
      <w:r w:rsidR="000A2EA4">
        <w:t>và</w:t>
      </w:r>
      <w:proofErr w:type="spellEnd"/>
      <w:r w:rsidR="000A2EA4">
        <w:t xml:space="preserve"> RF</w:t>
      </w:r>
      <w:bookmarkEnd w:id="72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14:paraId="6A38DFDB" w14:textId="77777777" w:rsidTr="005B4AC5">
        <w:trPr>
          <w:trHeight w:val="658"/>
        </w:trPr>
        <w:tc>
          <w:tcPr>
            <w:tcW w:w="1255" w:type="dxa"/>
            <w:shd w:val="clear" w:color="auto" w:fill="auto"/>
          </w:tcPr>
          <w:p w14:paraId="50E65ED3" w14:textId="77777777" w:rsidR="00C36CF9" w:rsidRDefault="00C36CF9" w:rsidP="00C36CF9">
            <w:pPr>
              <w:spacing w:line="240" w:lineRule="auto"/>
              <w:jc w:val="left"/>
            </w:pPr>
            <w:proofErr w:type="spellStart"/>
            <w:r>
              <w:t>Tỉ</w:t>
            </w:r>
            <w:proofErr w:type="spellEnd"/>
            <w:r>
              <w:t xml:space="preserve"> </w:t>
            </w:r>
            <w:proofErr w:type="spellStart"/>
            <w:r>
              <w:t>lệ</w:t>
            </w:r>
            <w:proofErr w:type="spellEnd"/>
            <w:r w:rsidR="00365D49">
              <w:t xml:space="preserve"> </w:t>
            </w:r>
            <w:r>
              <w:t>(%)</w:t>
            </w:r>
          </w:p>
        </w:tc>
        <w:tc>
          <w:tcPr>
            <w:tcW w:w="810" w:type="dxa"/>
            <w:shd w:val="clear" w:color="auto" w:fill="auto"/>
          </w:tcPr>
          <w:p w14:paraId="30D0980C" w14:textId="77777777" w:rsidR="00C36CF9" w:rsidRDefault="00C36CF9" w:rsidP="00C36CF9">
            <w:pPr>
              <w:spacing w:line="240" w:lineRule="auto"/>
              <w:jc w:val="left"/>
            </w:pPr>
            <w:r>
              <w:t>0</w:t>
            </w:r>
          </w:p>
        </w:tc>
        <w:tc>
          <w:tcPr>
            <w:tcW w:w="810" w:type="dxa"/>
            <w:shd w:val="clear" w:color="auto" w:fill="auto"/>
          </w:tcPr>
          <w:p w14:paraId="4D65E491" w14:textId="77777777" w:rsidR="00C36CF9" w:rsidRDefault="00C36CF9" w:rsidP="00C36CF9">
            <w:pPr>
              <w:spacing w:line="240" w:lineRule="auto"/>
              <w:jc w:val="left"/>
            </w:pPr>
            <w:r>
              <w:t>10</w:t>
            </w:r>
          </w:p>
        </w:tc>
        <w:tc>
          <w:tcPr>
            <w:tcW w:w="810" w:type="dxa"/>
            <w:shd w:val="clear" w:color="auto" w:fill="auto"/>
          </w:tcPr>
          <w:p w14:paraId="58FE7135" w14:textId="77777777" w:rsidR="00C36CF9" w:rsidRDefault="00C36CF9" w:rsidP="00C36CF9">
            <w:pPr>
              <w:spacing w:line="240" w:lineRule="auto"/>
              <w:jc w:val="left"/>
            </w:pPr>
            <w:r>
              <w:t>20</w:t>
            </w:r>
          </w:p>
        </w:tc>
        <w:tc>
          <w:tcPr>
            <w:tcW w:w="810" w:type="dxa"/>
            <w:shd w:val="clear" w:color="auto" w:fill="auto"/>
          </w:tcPr>
          <w:p w14:paraId="3449D2A0" w14:textId="77777777" w:rsidR="00C36CF9" w:rsidRDefault="00C36CF9" w:rsidP="00C36CF9">
            <w:pPr>
              <w:spacing w:line="240" w:lineRule="auto"/>
              <w:jc w:val="left"/>
            </w:pPr>
            <w:r>
              <w:t>30</w:t>
            </w:r>
          </w:p>
        </w:tc>
        <w:tc>
          <w:tcPr>
            <w:tcW w:w="810" w:type="dxa"/>
            <w:shd w:val="clear" w:color="auto" w:fill="auto"/>
          </w:tcPr>
          <w:p w14:paraId="0F220BD6" w14:textId="77777777" w:rsidR="00C36CF9" w:rsidRDefault="00C36CF9" w:rsidP="00C36CF9">
            <w:pPr>
              <w:spacing w:line="240" w:lineRule="auto"/>
              <w:jc w:val="left"/>
            </w:pPr>
            <w:r>
              <w:t>40</w:t>
            </w:r>
          </w:p>
        </w:tc>
        <w:tc>
          <w:tcPr>
            <w:tcW w:w="810" w:type="dxa"/>
          </w:tcPr>
          <w:p w14:paraId="282CBDB3" w14:textId="77777777" w:rsidR="00C36CF9" w:rsidRDefault="00C36CF9" w:rsidP="00C36CF9">
            <w:pPr>
              <w:spacing w:line="240" w:lineRule="auto"/>
              <w:jc w:val="left"/>
            </w:pPr>
            <w:r>
              <w:t>50</w:t>
            </w:r>
          </w:p>
        </w:tc>
        <w:tc>
          <w:tcPr>
            <w:tcW w:w="810" w:type="dxa"/>
            <w:shd w:val="clear" w:color="auto" w:fill="auto"/>
          </w:tcPr>
          <w:p w14:paraId="57765544" w14:textId="77777777" w:rsidR="00C36CF9" w:rsidRDefault="00C36CF9" w:rsidP="00C36CF9">
            <w:pPr>
              <w:spacing w:line="240" w:lineRule="auto"/>
              <w:jc w:val="left"/>
            </w:pPr>
            <w:r>
              <w:t>60</w:t>
            </w:r>
          </w:p>
        </w:tc>
        <w:tc>
          <w:tcPr>
            <w:tcW w:w="810" w:type="dxa"/>
            <w:shd w:val="clear" w:color="auto" w:fill="auto"/>
          </w:tcPr>
          <w:p w14:paraId="71B1F85A" w14:textId="77777777" w:rsidR="00C36CF9" w:rsidRDefault="00C36CF9" w:rsidP="00C36CF9">
            <w:pPr>
              <w:spacing w:line="240" w:lineRule="auto"/>
              <w:jc w:val="left"/>
            </w:pPr>
            <w:r>
              <w:t>70</w:t>
            </w:r>
          </w:p>
        </w:tc>
        <w:tc>
          <w:tcPr>
            <w:tcW w:w="810" w:type="dxa"/>
            <w:shd w:val="clear" w:color="auto" w:fill="auto"/>
          </w:tcPr>
          <w:p w14:paraId="53918F0D" w14:textId="77777777" w:rsidR="00C36CF9" w:rsidRDefault="00C36CF9" w:rsidP="00C36CF9">
            <w:pPr>
              <w:spacing w:line="240" w:lineRule="auto"/>
              <w:jc w:val="left"/>
            </w:pPr>
            <w:r>
              <w:t>80</w:t>
            </w:r>
          </w:p>
        </w:tc>
        <w:tc>
          <w:tcPr>
            <w:tcW w:w="810" w:type="dxa"/>
            <w:shd w:val="clear" w:color="auto" w:fill="auto"/>
          </w:tcPr>
          <w:p w14:paraId="1229D764" w14:textId="77777777" w:rsidR="00C36CF9" w:rsidRDefault="00C36CF9" w:rsidP="00C36CF9">
            <w:pPr>
              <w:spacing w:line="240" w:lineRule="auto"/>
              <w:jc w:val="left"/>
            </w:pPr>
            <w:r>
              <w:t>90</w:t>
            </w:r>
          </w:p>
        </w:tc>
      </w:tr>
      <w:tr w:rsidR="00C23D06" w14:paraId="1433E89E" w14:textId="77777777" w:rsidTr="005B4AC5">
        <w:trPr>
          <w:trHeight w:val="658"/>
        </w:trPr>
        <w:tc>
          <w:tcPr>
            <w:tcW w:w="1255" w:type="dxa"/>
            <w:shd w:val="clear" w:color="auto" w:fill="auto"/>
          </w:tcPr>
          <w:p w14:paraId="22F0CE2B" w14:textId="77777777" w:rsidR="00C23D06" w:rsidRDefault="00C23D06" w:rsidP="00C23D06">
            <w:pPr>
              <w:spacing w:line="240" w:lineRule="auto"/>
              <w:jc w:val="left"/>
            </w:pPr>
            <w:r>
              <w:t>SVM (%)</w:t>
            </w:r>
          </w:p>
        </w:tc>
        <w:tc>
          <w:tcPr>
            <w:tcW w:w="810" w:type="dxa"/>
            <w:shd w:val="clear" w:color="auto" w:fill="auto"/>
          </w:tcPr>
          <w:p w14:paraId="0B2219E5" w14:textId="77777777" w:rsidR="00C23D06" w:rsidRDefault="00C23D06" w:rsidP="00C23D06">
            <w:pPr>
              <w:spacing w:line="240" w:lineRule="auto"/>
              <w:jc w:val="left"/>
            </w:pPr>
            <w:r>
              <w:t>71.88</w:t>
            </w:r>
          </w:p>
        </w:tc>
        <w:tc>
          <w:tcPr>
            <w:tcW w:w="810" w:type="dxa"/>
            <w:shd w:val="clear" w:color="auto" w:fill="auto"/>
          </w:tcPr>
          <w:p w14:paraId="36482A9A" w14:textId="77777777" w:rsidR="00C23D06" w:rsidRDefault="00C23D06" w:rsidP="00C23D06">
            <w:pPr>
              <w:spacing w:line="240" w:lineRule="auto"/>
              <w:jc w:val="left"/>
            </w:pPr>
            <w:r>
              <w:t>73.75</w:t>
            </w:r>
          </w:p>
        </w:tc>
        <w:tc>
          <w:tcPr>
            <w:tcW w:w="810" w:type="dxa"/>
            <w:shd w:val="clear" w:color="auto" w:fill="auto"/>
          </w:tcPr>
          <w:p w14:paraId="09972992" w14:textId="77777777" w:rsidR="00C23D06" w:rsidRDefault="00C23D06" w:rsidP="00C23D06">
            <w:pPr>
              <w:spacing w:line="240" w:lineRule="auto"/>
              <w:jc w:val="left"/>
            </w:pPr>
            <w:r>
              <w:t>76.25</w:t>
            </w:r>
          </w:p>
        </w:tc>
        <w:tc>
          <w:tcPr>
            <w:tcW w:w="810" w:type="dxa"/>
            <w:shd w:val="clear" w:color="auto" w:fill="auto"/>
          </w:tcPr>
          <w:p w14:paraId="07226E6E" w14:textId="77777777" w:rsidR="00C23D06" w:rsidRDefault="00C23D06" w:rsidP="00C23D06">
            <w:pPr>
              <w:spacing w:line="240" w:lineRule="auto"/>
              <w:jc w:val="left"/>
            </w:pPr>
            <w:r>
              <w:t>78.12</w:t>
            </w:r>
          </w:p>
        </w:tc>
        <w:tc>
          <w:tcPr>
            <w:tcW w:w="810" w:type="dxa"/>
            <w:shd w:val="clear" w:color="auto" w:fill="auto"/>
          </w:tcPr>
          <w:p w14:paraId="4EF321C4" w14:textId="77777777" w:rsidR="00C23D06" w:rsidRDefault="00C23D06" w:rsidP="00C23D06">
            <w:pPr>
              <w:spacing w:line="240" w:lineRule="auto"/>
              <w:jc w:val="left"/>
            </w:pPr>
            <w:r>
              <w:t>78.75</w:t>
            </w:r>
          </w:p>
        </w:tc>
        <w:tc>
          <w:tcPr>
            <w:tcW w:w="810" w:type="dxa"/>
          </w:tcPr>
          <w:p w14:paraId="606331B2" w14:textId="77777777" w:rsidR="00C23D06" w:rsidRDefault="00C23D06" w:rsidP="00C23D06">
            <w:pPr>
              <w:spacing w:line="240" w:lineRule="auto"/>
              <w:jc w:val="left"/>
            </w:pPr>
            <w:r>
              <w:t>78.75</w:t>
            </w:r>
          </w:p>
        </w:tc>
        <w:tc>
          <w:tcPr>
            <w:tcW w:w="810" w:type="dxa"/>
            <w:shd w:val="clear" w:color="auto" w:fill="auto"/>
          </w:tcPr>
          <w:p w14:paraId="58765D2B" w14:textId="77777777" w:rsidR="00C23D06" w:rsidRDefault="00C23D06" w:rsidP="00C23D06">
            <w:pPr>
              <w:spacing w:line="240" w:lineRule="auto"/>
              <w:jc w:val="left"/>
            </w:pPr>
            <w:r>
              <w:t>78.75</w:t>
            </w:r>
          </w:p>
        </w:tc>
        <w:tc>
          <w:tcPr>
            <w:tcW w:w="810" w:type="dxa"/>
            <w:shd w:val="clear" w:color="auto" w:fill="auto"/>
          </w:tcPr>
          <w:p w14:paraId="4FE11CDA" w14:textId="77777777" w:rsidR="00C23D06" w:rsidRDefault="00C23D06" w:rsidP="00C23D06">
            <w:pPr>
              <w:spacing w:line="240" w:lineRule="auto"/>
              <w:jc w:val="left"/>
            </w:pPr>
            <w:r>
              <w:t>80.00</w:t>
            </w:r>
          </w:p>
        </w:tc>
        <w:tc>
          <w:tcPr>
            <w:tcW w:w="810" w:type="dxa"/>
            <w:shd w:val="clear" w:color="auto" w:fill="auto"/>
          </w:tcPr>
          <w:p w14:paraId="0A1CB60F" w14:textId="77777777" w:rsidR="00C23D06" w:rsidRDefault="00C23D06" w:rsidP="00C23D06">
            <w:pPr>
              <w:spacing w:line="240" w:lineRule="auto"/>
              <w:jc w:val="left"/>
            </w:pPr>
            <w:r>
              <w:t>81.88</w:t>
            </w:r>
          </w:p>
        </w:tc>
        <w:tc>
          <w:tcPr>
            <w:tcW w:w="810" w:type="dxa"/>
            <w:shd w:val="clear" w:color="auto" w:fill="auto"/>
          </w:tcPr>
          <w:p w14:paraId="0A810F48" w14:textId="77777777" w:rsidR="00C23D06" w:rsidRDefault="00C23D06" w:rsidP="00C23D06">
            <w:pPr>
              <w:spacing w:line="240" w:lineRule="auto"/>
              <w:jc w:val="left"/>
            </w:pPr>
            <w:r>
              <w:t>83.75</w:t>
            </w:r>
          </w:p>
        </w:tc>
      </w:tr>
      <w:tr w:rsidR="00C23D06" w14:paraId="4BF38749" w14:textId="77777777" w:rsidTr="00A31E99">
        <w:trPr>
          <w:trHeight w:val="616"/>
        </w:trPr>
        <w:tc>
          <w:tcPr>
            <w:tcW w:w="1255" w:type="dxa"/>
            <w:shd w:val="clear" w:color="auto" w:fill="auto"/>
          </w:tcPr>
          <w:p w14:paraId="266FB65D" w14:textId="77777777" w:rsidR="00C23D06" w:rsidRDefault="00C23D06" w:rsidP="00C23D06">
            <w:pPr>
              <w:spacing w:line="240" w:lineRule="auto"/>
              <w:jc w:val="left"/>
            </w:pPr>
            <w:r>
              <w:t xml:space="preserve">RF (%) </w:t>
            </w:r>
          </w:p>
        </w:tc>
        <w:tc>
          <w:tcPr>
            <w:tcW w:w="810" w:type="dxa"/>
            <w:shd w:val="clear" w:color="auto" w:fill="auto"/>
          </w:tcPr>
          <w:p w14:paraId="26B3D3C5" w14:textId="77777777" w:rsidR="00C23D06" w:rsidRDefault="009847CB" w:rsidP="00C23D06">
            <w:pPr>
              <w:spacing w:line="240" w:lineRule="auto"/>
              <w:jc w:val="left"/>
            </w:pPr>
            <w:r>
              <w:t>75.00</w:t>
            </w:r>
          </w:p>
        </w:tc>
        <w:tc>
          <w:tcPr>
            <w:tcW w:w="810" w:type="dxa"/>
            <w:shd w:val="clear" w:color="auto" w:fill="auto"/>
          </w:tcPr>
          <w:p w14:paraId="5BCFF911" w14:textId="77777777" w:rsidR="00C23D06" w:rsidRDefault="00C23D06" w:rsidP="00C23D06">
            <w:pPr>
              <w:spacing w:line="240" w:lineRule="auto"/>
              <w:jc w:val="left"/>
            </w:pPr>
            <w:r>
              <w:t>75.62</w:t>
            </w:r>
          </w:p>
        </w:tc>
        <w:tc>
          <w:tcPr>
            <w:tcW w:w="810" w:type="dxa"/>
            <w:shd w:val="clear" w:color="auto" w:fill="auto"/>
          </w:tcPr>
          <w:p w14:paraId="5492EC79" w14:textId="77777777" w:rsidR="00C23D06" w:rsidRDefault="00C23D06" w:rsidP="00C23D06">
            <w:pPr>
              <w:jc w:val="left"/>
            </w:pPr>
            <w:r>
              <w:t>76.25</w:t>
            </w:r>
          </w:p>
        </w:tc>
        <w:tc>
          <w:tcPr>
            <w:tcW w:w="810" w:type="dxa"/>
            <w:shd w:val="clear" w:color="auto" w:fill="auto"/>
          </w:tcPr>
          <w:p w14:paraId="2386BBFE" w14:textId="77777777" w:rsidR="00C23D06" w:rsidRDefault="00C23D06" w:rsidP="00C23D06">
            <w:pPr>
              <w:spacing w:line="240" w:lineRule="auto"/>
              <w:jc w:val="left"/>
            </w:pPr>
            <w:r>
              <w:t>77.50</w:t>
            </w:r>
          </w:p>
        </w:tc>
        <w:tc>
          <w:tcPr>
            <w:tcW w:w="810" w:type="dxa"/>
            <w:shd w:val="clear" w:color="auto" w:fill="auto"/>
          </w:tcPr>
          <w:p w14:paraId="02E6D78B" w14:textId="77777777" w:rsidR="00C23D06" w:rsidRDefault="00C23D06" w:rsidP="00C23D06">
            <w:pPr>
              <w:spacing w:line="240" w:lineRule="auto"/>
              <w:jc w:val="left"/>
            </w:pPr>
            <w:r>
              <w:t>78.75</w:t>
            </w:r>
          </w:p>
        </w:tc>
        <w:tc>
          <w:tcPr>
            <w:tcW w:w="810" w:type="dxa"/>
          </w:tcPr>
          <w:p w14:paraId="6CE7A1EC" w14:textId="77777777" w:rsidR="00C23D06" w:rsidRDefault="00C23D06" w:rsidP="00C23D06">
            <w:pPr>
              <w:spacing w:line="240" w:lineRule="auto"/>
              <w:jc w:val="left"/>
            </w:pPr>
            <w:r>
              <w:t>79.38</w:t>
            </w:r>
          </w:p>
        </w:tc>
        <w:tc>
          <w:tcPr>
            <w:tcW w:w="810" w:type="dxa"/>
            <w:shd w:val="clear" w:color="auto" w:fill="auto"/>
          </w:tcPr>
          <w:p w14:paraId="0D3BBDF2" w14:textId="77777777" w:rsidR="00C23D06" w:rsidRDefault="00C23D06" w:rsidP="00C23D06">
            <w:pPr>
              <w:spacing w:line="240" w:lineRule="auto"/>
              <w:jc w:val="left"/>
            </w:pPr>
            <w:r>
              <w:t>79.38</w:t>
            </w:r>
          </w:p>
        </w:tc>
        <w:tc>
          <w:tcPr>
            <w:tcW w:w="810" w:type="dxa"/>
            <w:shd w:val="clear" w:color="auto" w:fill="auto"/>
          </w:tcPr>
          <w:p w14:paraId="47F2A3FC" w14:textId="77777777" w:rsidR="00C23D06" w:rsidRDefault="00C23D06" w:rsidP="00C23D06">
            <w:pPr>
              <w:spacing w:line="240" w:lineRule="auto"/>
              <w:jc w:val="left"/>
            </w:pPr>
            <w:r>
              <w:t>81.88</w:t>
            </w:r>
          </w:p>
        </w:tc>
        <w:tc>
          <w:tcPr>
            <w:tcW w:w="810" w:type="dxa"/>
            <w:shd w:val="clear" w:color="auto" w:fill="auto"/>
          </w:tcPr>
          <w:p w14:paraId="4289E7CB" w14:textId="77777777" w:rsidR="00C23D06" w:rsidRDefault="00C23D06" w:rsidP="00C23D06">
            <w:pPr>
              <w:spacing w:line="240" w:lineRule="auto"/>
              <w:jc w:val="left"/>
            </w:pPr>
            <w:r>
              <w:t>83.75</w:t>
            </w:r>
          </w:p>
        </w:tc>
        <w:tc>
          <w:tcPr>
            <w:tcW w:w="810" w:type="dxa"/>
            <w:shd w:val="clear" w:color="auto" w:fill="auto"/>
          </w:tcPr>
          <w:p w14:paraId="3F8E2A24" w14:textId="77777777" w:rsidR="00C23D06" w:rsidRDefault="00C23D06" w:rsidP="00C23D06">
            <w:pPr>
              <w:spacing w:line="240" w:lineRule="auto"/>
              <w:jc w:val="left"/>
            </w:pPr>
            <w:r>
              <w:t>86.25</w:t>
            </w:r>
          </w:p>
        </w:tc>
      </w:tr>
    </w:tbl>
    <w:p w14:paraId="5899DE0D" w14:textId="77777777" w:rsidR="00C36CF9" w:rsidRDefault="00C36CF9">
      <w:pPr>
        <w:spacing w:before="0" w:line="240" w:lineRule="auto"/>
        <w:jc w:val="left"/>
      </w:pPr>
    </w:p>
    <w:p w14:paraId="21E86D18" w14:textId="77777777" w:rsidR="007322A4" w:rsidRDefault="007322A4" w:rsidP="007322A4">
      <w:pPr>
        <w:jc w:val="center"/>
      </w:pPr>
    </w:p>
    <w:p w14:paraId="6CADF96C" w14:textId="77777777" w:rsidR="003F59CF" w:rsidRDefault="00963916" w:rsidP="003F59CF">
      <w:pPr>
        <w:keepNext/>
        <w:jc w:val="center"/>
      </w:pPr>
      <w:r>
        <w:rPr>
          <w:noProof/>
        </w:rPr>
        <w:drawing>
          <wp:inline distT="0" distB="0" distL="0" distR="0" wp14:anchorId="3FA071B5" wp14:editId="09370027">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4800" cy="2743200"/>
                    </a:xfrm>
                    <a:prstGeom prst="rect">
                      <a:avLst/>
                    </a:prstGeom>
                  </pic:spPr>
                </pic:pic>
              </a:graphicData>
            </a:graphic>
          </wp:inline>
        </w:drawing>
      </w:r>
    </w:p>
    <w:p w14:paraId="69469DEA" w14:textId="77777777" w:rsidR="007322A4" w:rsidRDefault="003F59CF" w:rsidP="003F59CF">
      <w:pPr>
        <w:pStyle w:val="Caption"/>
      </w:pPr>
      <w:bookmarkStart w:id="722" w:name="_Ref68856155"/>
      <w:bookmarkStart w:id="723" w:name="_Toc69243434"/>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21</w:t>
        </w:r>
      </w:fldSimple>
      <w:bookmarkEnd w:id="722"/>
      <w:r>
        <w:t xml:space="preserve"> </w:t>
      </w:r>
      <w:proofErr w:type="spellStart"/>
      <w:r>
        <w:t>Tổng</w:t>
      </w:r>
      <w:proofErr w:type="spellEnd"/>
      <w:r>
        <w:t xml:space="preserve"> </w:t>
      </w:r>
      <w:proofErr w:type="spellStart"/>
      <w:r>
        <w:t>hợp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rsidR="003A6388">
        <w:t>nhận</w:t>
      </w:r>
      <w:proofErr w:type="spellEnd"/>
      <w:r w:rsidR="003A6388">
        <w:t xml:space="preserve"> </w:t>
      </w:r>
      <w:proofErr w:type="spellStart"/>
      <w:r w:rsidR="003A6388">
        <w:t>dạng</w:t>
      </w:r>
      <w:proofErr w:type="spellEnd"/>
      <w:r w:rsidR="003A6388">
        <w:t xml:space="preserve"> </w:t>
      </w:r>
      <w:proofErr w:type="spellStart"/>
      <w:r w:rsidR="003A6388">
        <w:t>cảm</w:t>
      </w:r>
      <w:proofErr w:type="spellEnd"/>
      <w:r w:rsidR="003A6388">
        <w:t xml:space="preserve"> </w:t>
      </w:r>
      <w:proofErr w:type="spellStart"/>
      <w:r w:rsidR="003A6388">
        <w:t>xúc</w:t>
      </w:r>
      <w:proofErr w:type="spellEnd"/>
      <w:r w:rsidR="00747FF1">
        <w:t xml:space="preserve"> </w:t>
      </w:r>
      <w:proofErr w:type="spellStart"/>
      <w:r w:rsidR="00747FF1">
        <w:t>khi</w:t>
      </w:r>
      <w:proofErr w:type="spellEnd"/>
      <w:r w:rsidR="00747FF1">
        <w:t xml:space="preserve"> </w:t>
      </w:r>
      <w:proofErr w:type="spellStart"/>
      <w:r w:rsidR="00747FF1">
        <w:t>thay</w:t>
      </w:r>
      <w:proofErr w:type="spellEnd"/>
      <w:r w:rsidR="00747FF1">
        <w:t xml:space="preserve"> </w:t>
      </w:r>
      <w:proofErr w:type="spellStart"/>
      <w:r w:rsidR="00747FF1">
        <w:t>đổi</w:t>
      </w:r>
      <w:proofErr w:type="spellEnd"/>
      <w:r w:rsidR="00747FF1">
        <w:t xml:space="preserve"> </w:t>
      </w:r>
      <w:proofErr w:type="spellStart"/>
      <w:r w:rsidR="00747FF1">
        <w:t>tỉ</w:t>
      </w:r>
      <w:proofErr w:type="spellEnd"/>
      <w:r w:rsidR="00747FF1">
        <w:t xml:space="preserve"> </w:t>
      </w:r>
      <w:proofErr w:type="spellStart"/>
      <w:r w:rsidR="00747FF1">
        <w:t>lệ</w:t>
      </w:r>
      <w:proofErr w:type="spellEnd"/>
      <w:r w:rsidR="00747FF1">
        <w:t xml:space="preserve"> </w:t>
      </w:r>
      <w:proofErr w:type="spellStart"/>
      <w:r w:rsidR="00747FF1">
        <w:t>chồng</w:t>
      </w:r>
      <w:proofErr w:type="spellEnd"/>
      <w:r w:rsidR="00747FF1">
        <w:t xml:space="preserve"> </w:t>
      </w:r>
      <w:proofErr w:type="spellStart"/>
      <w:r w:rsidR="00747FF1">
        <w:t>chập</w:t>
      </w:r>
      <w:bookmarkEnd w:id="723"/>
      <w:proofErr w:type="spellEnd"/>
    </w:p>
    <w:p w14:paraId="6A4C4C7B" w14:textId="1AA14269" w:rsidR="0082527F" w:rsidRDefault="00826628" w:rsidP="00121CA2">
      <w:pPr>
        <w:ind w:firstLine="562"/>
        <w:rPr>
          <w:ins w:id="724" w:author="Cung Thanh Long" w:date="2021-04-14T17:44:00Z"/>
        </w:rPr>
      </w:pPr>
      <w:proofErr w:type="spellStart"/>
      <w:r>
        <w:t>Từ</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thấy</w:t>
      </w:r>
      <w:proofErr w:type="spellEnd"/>
      <w:del w:id="725" w:author="Cung Thanh Long" w:date="2021-04-14T17:37:00Z">
        <w:r w:rsidDel="00B91E06">
          <w:delText xml:space="preserve"> chất</w:delText>
        </w:r>
      </w:del>
      <w:r>
        <w:t xml:space="preserve"> </w:t>
      </w:r>
      <w:proofErr w:type="spellStart"/>
      <w:r w:rsidR="00C420D0">
        <w:t>khi</w:t>
      </w:r>
      <w:proofErr w:type="spellEnd"/>
      <w:r w:rsidR="00C420D0">
        <w:t xml:space="preserve"> </w:t>
      </w:r>
      <w:proofErr w:type="spellStart"/>
      <w:r w:rsidR="00C420D0">
        <w:t>tỉ</w:t>
      </w:r>
      <w:proofErr w:type="spellEnd"/>
      <w:r w:rsidR="00C420D0">
        <w:t xml:space="preserve"> </w:t>
      </w:r>
      <w:proofErr w:type="spellStart"/>
      <w:r w:rsidR="00C420D0">
        <w:t>lệ</w:t>
      </w:r>
      <w:proofErr w:type="spellEnd"/>
      <w:r w:rsidR="00C420D0">
        <w:t xml:space="preserve"> </w:t>
      </w:r>
      <w:proofErr w:type="spellStart"/>
      <w:r w:rsidR="00C420D0">
        <w:t>chồng</w:t>
      </w:r>
      <w:proofErr w:type="spellEnd"/>
      <w:r w:rsidR="00C420D0">
        <w:t xml:space="preserve"> </w:t>
      </w:r>
      <w:proofErr w:type="spellStart"/>
      <w:r w:rsidR="00C420D0">
        <w:t>chập</w:t>
      </w:r>
      <w:proofErr w:type="spellEnd"/>
      <w:r w:rsidR="00C420D0">
        <w:t xml:space="preserve"> </w:t>
      </w:r>
      <w:proofErr w:type="spellStart"/>
      <w:r w:rsidR="00C420D0">
        <w:t>tăng</w:t>
      </w:r>
      <w:proofErr w:type="spellEnd"/>
      <w:r w:rsidR="00C420D0">
        <w:t xml:space="preserve"> </w:t>
      </w:r>
      <w:proofErr w:type="spellStart"/>
      <w:r w:rsidR="00C420D0">
        <w:t>lên</w:t>
      </w:r>
      <w:proofErr w:type="spellEnd"/>
      <w:r w:rsidR="00C420D0">
        <w:t xml:space="preserve"> </w:t>
      </w:r>
      <w:proofErr w:type="spellStart"/>
      <w:r w:rsidR="00C420D0">
        <w:t>thì</w:t>
      </w:r>
      <w:proofErr w:type="spellEnd"/>
      <w:r w:rsidR="00C420D0">
        <w:t xml:space="preserve"> </w:t>
      </w:r>
      <w:proofErr w:type="spellStart"/>
      <w:r w:rsidR="00C420D0">
        <w:t>chất</w:t>
      </w:r>
      <w:proofErr w:type="spellEnd"/>
      <w:r w:rsidR="00C420D0">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rsidR="00C420D0">
        <w:t>của</w:t>
      </w:r>
      <w:proofErr w:type="spellEnd"/>
      <w:r w:rsidR="00C420D0">
        <w:t xml:space="preserve"> </w:t>
      </w:r>
      <w:proofErr w:type="spellStart"/>
      <w:r w:rsidR="00C420D0">
        <w:t>cả</w:t>
      </w:r>
      <w:proofErr w:type="spellEnd"/>
      <w:r w:rsidR="00C420D0">
        <w:t xml:space="preserve"> 2 </w:t>
      </w:r>
      <w:proofErr w:type="spellStart"/>
      <w:r w:rsidR="00C420D0">
        <w:t>mô</w:t>
      </w:r>
      <w:proofErr w:type="spellEnd"/>
      <w:r w:rsidR="00C420D0">
        <w:t xml:space="preserve"> </w:t>
      </w:r>
      <w:proofErr w:type="spellStart"/>
      <w:r w:rsidR="00C420D0">
        <w:t>hình</w:t>
      </w:r>
      <w:proofErr w:type="spellEnd"/>
      <w:r w:rsidR="00C420D0">
        <w:t xml:space="preserve"> </w:t>
      </w:r>
      <w:proofErr w:type="spellStart"/>
      <w:r w:rsidR="00C420D0">
        <w:t>cũng</w:t>
      </w:r>
      <w:proofErr w:type="spellEnd"/>
      <w:r w:rsidR="00C420D0">
        <w:t xml:space="preserve"> </w:t>
      </w:r>
      <w:proofErr w:type="spellStart"/>
      <w:r>
        <w:t>tăng</w:t>
      </w:r>
      <w:proofErr w:type="spellEnd"/>
      <w:r w:rsidR="00C420D0">
        <w:t xml:space="preserve"> </w:t>
      </w:r>
      <w:proofErr w:type="spellStart"/>
      <w:r w:rsidR="00C420D0">
        <w:t>theo</w:t>
      </w:r>
      <w:proofErr w:type="spellEnd"/>
      <w:r w:rsidR="009C4E6C">
        <w:t xml:space="preserve">, </w:t>
      </w:r>
      <w:proofErr w:type="spellStart"/>
      <w:r w:rsidR="009C4E6C">
        <w:t>từ</w:t>
      </w:r>
      <w:proofErr w:type="spellEnd"/>
      <w:r w:rsidR="00C420D0">
        <w:t xml:space="preserve"> </w:t>
      </w:r>
      <w:proofErr w:type="spellStart"/>
      <w:r w:rsidR="00C420D0">
        <w:t>tỉ</w:t>
      </w:r>
      <w:proofErr w:type="spellEnd"/>
      <w:r w:rsidR="00C420D0">
        <w:t xml:space="preserve"> </w:t>
      </w:r>
      <w:proofErr w:type="spellStart"/>
      <w:r w:rsidR="00C420D0">
        <w:t>lệ</w:t>
      </w:r>
      <w:proofErr w:type="spellEnd"/>
      <w:r w:rsidR="00C420D0">
        <w:t xml:space="preserve"> 71</w:t>
      </w:r>
      <w:r w:rsidR="009C4E6C">
        <w:t xml:space="preserve">.88% </w:t>
      </w:r>
      <w:proofErr w:type="spellStart"/>
      <w:r w:rsidR="009C4E6C">
        <w:t>khi</w:t>
      </w:r>
      <w:proofErr w:type="spellEnd"/>
      <w:r w:rsidR="009C4E6C">
        <w:t xml:space="preserve"> </w:t>
      </w:r>
      <w:proofErr w:type="spellStart"/>
      <w:r w:rsidR="009C4E6C">
        <w:t>chưa</w:t>
      </w:r>
      <w:proofErr w:type="spellEnd"/>
      <w:r w:rsidR="009C4E6C">
        <w:t xml:space="preserve"> </w:t>
      </w:r>
      <w:proofErr w:type="spellStart"/>
      <w:r w:rsidR="009C4E6C">
        <w:t>chồng</w:t>
      </w:r>
      <w:proofErr w:type="spellEnd"/>
      <w:r w:rsidR="009C4E6C">
        <w:t xml:space="preserve"> </w:t>
      </w:r>
      <w:proofErr w:type="spellStart"/>
      <w:r w:rsidR="009C4E6C">
        <w:t>chập</w:t>
      </w:r>
      <w:proofErr w:type="spellEnd"/>
      <w:r w:rsidR="009C4E6C">
        <w:t xml:space="preserve"> </w:t>
      </w:r>
      <w:proofErr w:type="spellStart"/>
      <w:r w:rsidR="009C4E6C">
        <w:t>lên</w:t>
      </w:r>
      <w:proofErr w:type="spellEnd"/>
      <w:r w:rsidR="009C4E6C">
        <w:t xml:space="preserve"> </w:t>
      </w:r>
      <w:proofErr w:type="spellStart"/>
      <w:r w:rsidR="009C4E6C">
        <w:t>đến</w:t>
      </w:r>
      <w:proofErr w:type="spellEnd"/>
      <w:r w:rsidR="009C4E6C">
        <w:t xml:space="preserve"> 83.75% </w:t>
      </w:r>
      <w:proofErr w:type="spellStart"/>
      <w:r w:rsidR="00C420D0">
        <w:t>tương</w:t>
      </w:r>
      <w:proofErr w:type="spellEnd"/>
      <w:r w:rsidR="00C420D0">
        <w:t xml:space="preserve"> </w:t>
      </w:r>
      <w:proofErr w:type="spellStart"/>
      <w:r w:rsidR="00C420D0">
        <w:t>ứng</w:t>
      </w:r>
      <w:proofErr w:type="spellEnd"/>
      <w:r w:rsidR="00C420D0">
        <w:t xml:space="preserve"> </w:t>
      </w:r>
      <w:proofErr w:type="spellStart"/>
      <w:r w:rsidR="00C420D0">
        <w:t>với</w:t>
      </w:r>
      <w:proofErr w:type="spellEnd"/>
      <w:r w:rsidR="009C4E6C">
        <w:t xml:space="preserve"> </w:t>
      </w:r>
      <w:proofErr w:type="spellStart"/>
      <w:r w:rsidR="009C4E6C">
        <w:t>tỉ</w:t>
      </w:r>
      <w:proofErr w:type="spellEnd"/>
      <w:r w:rsidR="009C4E6C">
        <w:t xml:space="preserve"> </w:t>
      </w:r>
      <w:proofErr w:type="spellStart"/>
      <w:r w:rsidR="009C4E6C">
        <w:t>lệ</w:t>
      </w:r>
      <w:proofErr w:type="spellEnd"/>
      <w:r w:rsidR="009C4E6C">
        <w:t xml:space="preserve"> </w:t>
      </w:r>
      <w:proofErr w:type="spellStart"/>
      <w:r w:rsidR="009C4E6C">
        <w:t>chồng</w:t>
      </w:r>
      <w:proofErr w:type="spellEnd"/>
      <w:r w:rsidR="009C4E6C">
        <w:t xml:space="preserve"> </w:t>
      </w:r>
      <w:proofErr w:type="spellStart"/>
      <w:r w:rsidR="009C4E6C">
        <w:t>chập</w:t>
      </w:r>
      <w:proofErr w:type="spellEnd"/>
      <w:ins w:id="726" w:author="Cung Thanh Long" w:date="2021-04-14T17:38:00Z">
        <w:r w:rsidR="00B91E06">
          <w:t xml:space="preserve"> </w:t>
        </w:r>
        <w:proofErr w:type="spellStart"/>
        <w:r w:rsidR="00B91E06">
          <w:t>từ</w:t>
        </w:r>
        <w:proofErr w:type="spellEnd"/>
        <w:r w:rsidR="00B91E06">
          <w:t xml:space="preserve"> 10% </w:t>
        </w:r>
        <w:proofErr w:type="spellStart"/>
        <w:r w:rsidR="00B91E06">
          <w:t>tới</w:t>
        </w:r>
      </w:ins>
      <w:proofErr w:type="spellEnd"/>
      <w:r w:rsidR="009C4E6C">
        <w:t xml:space="preserve"> 90% </w:t>
      </w:r>
      <w:proofErr w:type="spellStart"/>
      <w:r w:rsidR="009C4E6C">
        <w:t>đối</w:t>
      </w:r>
      <w:proofErr w:type="spellEnd"/>
      <w:r w:rsidR="009C4E6C">
        <w:t xml:space="preserve"> </w:t>
      </w:r>
      <w:proofErr w:type="spellStart"/>
      <w:r w:rsidR="009C4E6C">
        <w:t>với</w:t>
      </w:r>
      <w:proofErr w:type="spellEnd"/>
      <w:r w:rsidR="009C4E6C">
        <w:t xml:space="preserve"> </w:t>
      </w:r>
      <w:proofErr w:type="spellStart"/>
      <w:r w:rsidR="009C4E6C">
        <w:t>mô</w:t>
      </w:r>
      <w:proofErr w:type="spellEnd"/>
      <w:r w:rsidR="009C4E6C">
        <w:t xml:space="preserve"> </w:t>
      </w:r>
      <w:proofErr w:type="spellStart"/>
      <w:r w:rsidR="009C4E6C">
        <w:t>hình</w:t>
      </w:r>
      <w:proofErr w:type="spellEnd"/>
      <w:r w:rsidR="009C4E6C">
        <w:t xml:space="preserve"> SVM</w:t>
      </w:r>
      <w:ins w:id="727" w:author="Cung Thanh Long" w:date="2021-04-14T17:38:00Z">
        <w:r w:rsidR="00B91E06">
          <w:t xml:space="preserve">. </w:t>
        </w:r>
        <w:proofErr w:type="spellStart"/>
        <w:r w:rsidR="00B91E06">
          <w:t>Với</w:t>
        </w:r>
        <w:proofErr w:type="spellEnd"/>
        <w:r w:rsidR="00B91E06">
          <w:t xml:space="preserve"> </w:t>
        </w:r>
        <w:proofErr w:type="spellStart"/>
        <w:r w:rsidR="00B91E06">
          <w:t>mô</w:t>
        </w:r>
        <w:proofErr w:type="spellEnd"/>
        <w:r w:rsidR="00B91E06">
          <w:t xml:space="preserve"> </w:t>
        </w:r>
        <w:proofErr w:type="spellStart"/>
        <w:r w:rsidR="00B91E06">
          <w:t>hình</w:t>
        </w:r>
        <w:proofErr w:type="spellEnd"/>
        <w:r w:rsidR="00B91E06">
          <w:t xml:space="preserve"> RF,</w:t>
        </w:r>
      </w:ins>
      <w:del w:id="728" w:author="Cung Thanh Long" w:date="2021-04-14T17:38:00Z">
        <w:r w:rsidR="00C420D0" w:rsidDel="00B91E06">
          <w:delText>,</w:delText>
        </w:r>
      </w:del>
      <w:r w:rsidR="009C4E6C">
        <w:t xml:space="preserve"> </w:t>
      </w:r>
      <w:del w:id="729" w:author="Cung Thanh Long" w:date="2021-04-14T17:38:00Z">
        <w:r w:rsidR="009C4E6C" w:rsidDel="00B91E06">
          <w:delText>hay từ</w:delText>
        </w:r>
      </w:del>
      <w:r w:rsidR="009C4E6C">
        <w:t xml:space="preserve"> </w:t>
      </w:r>
      <w:proofErr w:type="spellStart"/>
      <w:r w:rsidR="00C420D0">
        <w:t>tỉ</w:t>
      </w:r>
      <w:proofErr w:type="spellEnd"/>
      <w:r w:rsidR="00C420D0">
        <w:t xml:space="preserve"> </w:t>
      </w:r>
      <w:proofErr w:type="spellStart"/>
      <w:r w:rsidR="00C420D0">
        <w:t>lệ</w:t>
      </w:r>
      <w:proofErr w:type="spellEnd"/>
      <w:ins w:id="730" w:author="Cung Thanh Long" w:date="2021-04-14T17:38:00Z">
        <w:r w:rsidR="00B91E06">
          <w:t xml:space="preserve"> </w:t>
        </w:r>
        <w:proofErr w:type="spellStart"/>
        <w:r w:rsidR="00B91E06">
          <w:t>nhận</w:t>
        </w:r>
        <w:proofErr w:type="spellEnd"/>
        <w:r w:rsidR="00B91E06">
          <w:t xml:space="preserve"> </w:t>
        </w:r>
        <w:proofErr w:type="spellStart"/>
        <w:r w:rsidR="00B91E06">
          <w:t>dạng</w:t>
        </w:r>
        <w:proofErr w:type="spellEnd"/>
        <w:r w:rsidR="00B91E06">
          <w:t xml:space="preserve"> </w:t>
        </w:r>
        <w:proofErr w:type="spellStart"/>
        <w:r w:rsidR="00B91E06">
          <w:t>đúng</w:t>
        </w:r>
        <w:proofErr w:type="spellEnd"/>
        <w:r w:rsidR="00B91E06">
          <w:t xml:space="preserve"> tang </w:t>
        </w:r>
        <w:proofErr w:type="spellStart"/>
        <w:r w:rsidR="00B91E06">
          <w:t>từ</w:t>
        </w:r>
      </w:ins>
      <w:proofErr w:type="spellEnd"/>
      <w:r w:rsidR="00963916">
        <w:t xml:space="preserve"> 75.00</w:t>
      </w:r>
      <w:r w:rsidR="009C4E6C">
        <w:t xml:space="preserve">% </w:t>
      </w:r>
      <w:del w:id="731" w:author="Cung Thanh Long" w:date="2021-04-14T17:38:00Z">
        <w:r w:rsidR="00C420D0" w:rsidDel="00B91E06">
          <w:delText>tăng</w:delText>
        </w:r>
      </w:del>
      <w:r w:rsidR="00C420D0">
        <w:t xml:space="preserve"> </w:t>
      </w:r>
      <w:proofErr w:type="spellStart"/>
      <w:r w:rsidR="00C420D0">
        <w:t>lên</w:t>
      </w:r>
      <w:proofErr w:type="spellEnd"/>
      <w:r w:rsidR="009C4E6C">
        <w:t xml:space="preserve"> 86.25% </w:t>
      </w:r>
      <w:proofErr w:type="spellStart"/>
      <w:ins w:id="732" w:author="Cung Thanh Long" w:date="2021-04-14T17:39:00Z">
        <w:r w:rsidR="00B91E06">
          <w:t>khi</w:t>
        </w:r>
      </w:ins>
      <w:proofErr w:type="spellEnd"/>
      <w:del w:id="733" w:author="Cung Thanh Long" w:date="2021-04-14T17:39:00Z">
        <w:r w:rsidR="00C03BD4" w:rsidDel="00B91E06">
          <w:delText>tường ứng với</w:delText>
        </w:r>
      </w:del>
      <w:r w:rsidR="009C4E6C">
        <w:t xml:space="preserve"> </w:t>
      </w:r>
      <w:proofErr w:type="spellStart"/>
      <w:r w:rsidR="00C420D0">
        <w:t>tỉ</w:t>
      </w:r>
      <w:proofErr w:type="spellEnd"/>
      <w:r w:rsidR="00C420D0">
        <w:t xml:space="preserve"> </w:t>
      </w:r>
      <w:proofErr w:type="spellStart"/>
      <w:r w:rsidR="00C420D0">
        <w:t>lệ</w:t>
      </w:r>
      <w:proofErr w:type="spellEnd"/>
      <w:r w:rsidR="00C420D0">
        <w:t xml:space="preserve"> </w:t>
      </w:r>
      <w:proofErr w:type="spellStart"/>
      <w:r w:rsidR="009C4E6C">
        <w:t>chồng</w:t>
      </w:r>
      <w:proofErr w:type="spellEnd"/>
      <w:r w:rsidR="009C4E6C">
        <w:t xml:space="preserve"> </w:t>
      </w:r>
      <w:proofErr w:type="spellStart"/>
      <w:r w:rsidR="009C4E6C">
        <w:t>chập</w:t>
      </w:r>
      <w:proofErr w:type="spellEnd"/>
      <w:ins w:id="734" w:author="Cung Thanh Long" w:date="2021-04-14T17:39:00Z">
        <w:r w:rsidR="00B91E06">
          <w:t xml:space="preserve"> </w:t>
        </w:r>
        <w:proofErr w:type="spellStart"/>
        <w:r w:rsidR="00B91E06">
          <w:t>dữ</w:t>
        </w:r>
        <w:proofErr w:type="spellEnd"/>
        <w:r w:rsidR="00B91E06">
          <w:t xml:space="preserve"> </w:t>
        </w:r>
        <w:proofErr w:type="spellStart"/>
        <w:r w:rsidR="00B91E06">
          <w:t>liệu</w:t>
        </w:r>
        <w:proofErr w:type="spellEnd"/>
        <w:r w:rsidR="00B91E06">
          <w:t xml:space="preserve"> </w:t>
        </w:r>
        <w:proofErr w:type="spellStart"/>
        <w:r w:rsidR="00B91E06">
          <w:t>vào</w:t>
        </w:r>
        <w:proofErr w:type="spellEnd"/>
        <w:r w:rsidR="00B91E06">
          <w:t xml:space="preserve"> tang </w:t>
        </w:r>
        <w:proofErr w:type="spellStart"/>
        <w:r w:rsidR="00B91E06">
          <w:t>từ</w:t>
        </w:r>
        <w:proofErr w:type="spellEnd"/>
        <w:r w:rsidR="00B91E06">
          <w:t xml:space="preserve"> 10% </w:t>
        </w:r>
        <w:proofErr w:type="spellStart"/>
        <w:r w:rsidR="00B91E06">
          <w:t>lên</w:t>
        </w:r>
      </w:ins>
      <w:proofErr w:type="spellEnd"/>
      <w:r w:rsidR="009C4E6C">
        <w:t xml:space="preserve"> 90%</w:t>
      </w:r>
      <w:del w:id="735" w:author="Cung Thanh Long" w:date="2021-04-14T17:39:00Z">
        <w:r w:rsidR="009C4E6C" w:rsidDel="00B91E06">
          <w:delText xml:space="preserve"> </w:delText>
        </w:r>
        <w:r w:rsidR="00C420D0" w:rsidDel="00B91E06">
          <w:delText xml:space="preserve">đối </w:delText>
        </w:r>
        <w:r w:rsidR="009C4E6C" w:rsidDel="00B91E06">
          <w:delText>với mô mình Random</w:delText>
        </w:r>
        <w:r w:rsidR="00727A44" w:rsidDel="00B91E06">
          <w:delText xml:space="preserve"> </w:delText>
        </w:r>
        <w:r w:rsidR="009C4E6C" w:rsidDel="00B91E06">
          <w:delText>Forest</w:delText>
        </w:r>
      </w:del>
      <w:r w:rsidR="009C4E6C">
        <w:t>.</w:t>
      </w:r>
      <w:r w:rsidR="006E1E8A">
        <w:t xml:space="preserve"> </w:t>
      </w:r>
      <w:r w:rsidR="006E1E8A" w:rsidRPr="00B91E06">
        <w:rPr>
          <w:u w:val="single"/>
          <w:rPrChange w:id="736" w:author="Cung Thanh Long" w:date="2021-04-14T17:40:00Z">
            <w:rPr/>
          </w:rPrChange>
        </w:rPr>
        <w:t xml:space="preserve">Khi </w:t>
      </w:r>
      <w:proofErr w:type="spellStart"/>
      <w:r w:rsidR="006E1E8A" w:rsidRPr="00B91E06">
        <w:rPr>
          <w:u w:val="single"/>
          <w:rPrChange w:id="737" w:author="Cung Thanh Long" w:date="2021-04-14T17:40:00Z">
            <w:rPr/>
          </w:rPrChange>
        </w:rPr>
        <w:t>tỉ</w:t>
      </w:r>
      <w:proofErr w:type="spellEnd"/>
      <w:r w:rsidR="006E1E8A" w:rsidRPr="00B91E06">
        <w:rPr>
          <w:u w:val="single"/>
          <w:rPrChange w:id="738" w:author="Cung Thanh Long" w:date="2021-04-14T17:40:00Z">
            <w:rPr/>
          </w:rPrChange>
        </w:rPr>
        <w:t xml:space="preserve"> </w:t>
      </w:r>
      <w:proofErr w:type="spellStart"/>
      <w:r w:rsidR="006E1E8A" w:rsidRPr="00B91E06">
        <w:rPr>
          <w:u w:val="single"/>
          <w:rPrChange w:id="739" w:author="Cung Thanh Long" w:date="2021-04-14T17:40:00Z">
            <w:rPr/>
          </w:rPrChange>
        </w:rPr>
        <w:t>lệ</w:t>
      </w:r>
      <w:proofErr w:type="spellEnd"/>
      <w:r w:rsidR="006E1E8A" w:rsidRPr="00B91E06">
        <w:rPr>
          <w:u w:val="single"/>
          <w:rPrChange w:id="740" w:author="Cung Thanh Long" w:date="2021-04-14T17:40:00Z">
            <w:rPr/>
          </w:rPrChange>
        </w:rPr>
        <w:t xml:space="preserve"> </w:t>
      </w:r>
      <w:proofErr w:type="spellStart"/>
      <w:r w:rsidR="006E1E8A" w:rsidRPr="00B91E06">
        <w:rPr>
          <w:u w:val="single"/>
          <w:rPrChange w:id="741" w:author="Cung Thanh Long" w:date="2021-04-14T17:40:00Z">
            <w:rPr/>
          </w:rPrChange>
        </w:rPr>
        <w:t>chồng</w:t>
      </w:r>
      <w:proofErr w:type="spellEnd"/>
      <w:r w:rsidR="006E1E8A" w:rsidRPr="00B91E06">
        <w:rPr>
          <w:u w:val="single"/>
          <w:rPrChange w:id="742" w:author="Cung Thanh Long" w:date="2021-04-14T17:40:00Z">
            <w:rPr/>
          </w:rPrChange>
        </w:rPr>
        <w:t xml:space="preserve"> </w:t>
      </w:r>
      <w:proofErr w:type="spellStart"/>
      <w:r w:rsidR="006E1E8A" w:rsidRPr="00B91E06">
        <w:rPr>
          <w:u w:val="single"/>
          <w:rPrChange w:id="743" w:author="Cung Thanh Long" w:date="2021-04-14T17:40:00Z">
            <w:rPr/>
          </w:rPrChange>
        </w:rPr>
        <w:t>chập</w:t>
      </w:r>
      <w:proofErr w:type="spellEnd"/>
      <w:r w:rsidR="006E1E8A" w:rsidRPr="00B91E06">
        <w:rPr>
          <w:u w:val="single"/>
          <w:rPrChange w:id="744" w:author="Cung Thanh Long" w:date="2021-04-14T17:40:00Z">
            <w:rPr/>
          </w:rPrChange>
        </w:rPr>
        <w:t xml:space="preserve"> </w:t>
      </w:r>
      <w:proofErr w:type="spellStart"/>
      <w:r w:rsidR="006E1E8A" w:rsidRPr="00B91E06">
        <w:rPr>
          <w:u w:val="single"/>
          <w:rPrChange w:id="745" w:author="Cung Thanh Long" w:date="2021-04-14T17:40:00Z">
            <w:rPr/>
          </w:rPrChange>
        </w:rPr>
        <w:t>từ</w:t>
      </w:r>
      <w:proofErr w:type="spellEnd"/>
      <w:r w:rsidR="006E1E8A" w:rsidRPr="00B91E06">
        <w:rPr>
          <w:u w:val="single"/>
          <w:rPrChange w:id="746" w:author="Cung Thanh Long" w:date="2021-04-14T17:40:00Z">
            <w:rPr/>
          </w:rPrChange>
        </w:rPr>
        <w:t xml:space="preserve"> 50% </w:t>
      </w:r>
      <w:proofErr w:type="spellStart"/>
      <w:r w:rsidR="006E1E8A" w:rsidRPr="00B91E06">
        <w:rPr>
          <w:u w:val="single"/>
          <w:rPrChange w:id="747" w:author="Cung Thanh Long" w:date="2021-04-14T17:40:00Z">
            <w:rPr/>
          </w:rPrChange>
        </w:rPr>
        <w:t>trở</w:t>
      </w:r>
      <w:proofErr w:type="spellEnd"/>
      <w:r w:rsidR="006E1E8A" w:rsidRPr="00B91E06">
        <w:rPr>
          <w:u w:val="single"/>
          <w:rPrChange w:id="748" w:author="Cung Thanh Long" w:date="2021-04-14T17:40:00Z">
            <w:rPr/>
          </w:rPrChange>
        </w:rPr>
        <w:t xml:space="preserve"> </w:t>
      </w:r>
      <w:proofErr w:type="spellStart"/>
      <w:r w:rsidR="006E1E8A" w:rsidRPr="00B91E06">
        <w:rPr>
          <w:u w:val="single"/>
          <w:rPrChange w:id="749" w:author="Cung Thanh Long" w:date="2021-04-14T17:40:00Z">
            <w:rPr/>
          </w:rPrChange>
        </w:rPr>
        <w:t>lên</w:t>
      </w:r>
      <w:proofErr w:type="spellEnd"/>
      <w:r w:rsidR="006E1E8A" w:rsidRPr="00B91E06">
        <w:rPr>
          <w:u w:val="single"/>
          <w:rPrChange w:id="750" w:author="Cung Thanh Long" w:date="2021-04-14T17:40:00Z">
            <w:rPr/>
          </w:rPrChange>
        </w:rPr>
        <w:t xml:space="preserve">, </w:t>
      </w:r>
      <w:proofErr w:type="spellStart"/>
      <w:r w:rsidR="00C03BD4" w:rsidRPr="00B91E06">
        <w:rPr>
          <w:u w:val="single"/>
          <w:rPrChange w:id="751" w:author="Cung Thanh Long" w:date="2021-04-14T17:40:00Z">
            <w:rPr/>
          </w:rPrChange>
        </w:rPr>
        <w:t>chất</w:t>
      </w:r>
      <w:proofErr w:type="spellEnd"/>
      <w:r w:rsidR="00C03BD4" w:rsidRPr="00B91E06">
        <w:rPr>
          <w:u w:val="single"/>
          <w:rPrChange w:id="752" w:author="Cung Thanh Long" w:date="2021-04-14T17:40:00Z">
            <w:rPr/>
          </w:rPrChange>
        </w:rPr>
        <w:t xml:space="preserve"> </w:t>
      </w:r>
      <w:proofErr w:type="spellStart"/>
      <w:r w:rsidR="00C03BD4" w:rsidRPr="00B91E06">
        <w:rPr>
          <w:u w:val="single"/>
          <w:rPrChange w:id="753" w:author="Cung Thanh Long" w:date="2021-04-14T17:40:00Z">
            <w:rPr/>
          </w:rPrChange>
        </w:rPr>
        <w:t>lượng</w:t>
      </w:r>
      <w:proofErr w:type="spellEnd"/>
      <w:r w:rsidR="00C03BD4" w:rsidRPr="00B91E06">
        <w:rPr>
          <w:u w:val="single"/>
          <w:rPrChange w:id="754" w:author="Cung Thanh Long" w:date="2021-04-14T17:40:00Z">
            <w:rPr/>
          </w:rPrChange>
        </w:rPr>
        <w:t xml:space="preserve"> </w:t>
      </w:r>
      <w:proofErr w:type="spellStart"/>
      <w:r w:rsidR="00C03BD4" w:rsidRPr="00B91E06">
        <w:rPr>
          <w:u w:val="single"/>
          <w:rPrChange w:id="755" w:author="Cung Thanh Long" w:date="2021-04-14T17:40:00Z">
            <w:rPr/>
          </w:rPrChange>
        </w:rPr>
        <w:t>nhận</w:t>
      </w:r>
      <w:proofErr w:type="spellEnd"/>
      <w:r w:rsidR="00C03BD4" w:rsidRPr="00B91E06">
        <w:rPr>
          <w:u w:val="single"/>
          <w:rPrChange w:id="756" w:author="Cung Thanh Long" w:date="2021-04-14T17:40:00Z">
            <w:rPr/>
          </w:rPrChange>
        </w:rPr>
        <w:t xml:space="preserve"> </w:t>
      </w:r>
      <w:proofErr w:type="spellStart"/>
      <w:r w:rsidR="00C03BD4" w:rsidRPr="00B91E06">
        <w:rPr>
          <w:u w:val="single"/>
          <w:rPrChange w:id="757" w:author="Cung Thanh Long" w:date="2021-04-14T17:40:00Z">
            <w:rPr/>
          </w:rPrChange>
        </w:rPr>
        <w:t>dạng</w:t>
      </w:r>
      <w:proofErr w:type="spellEnd"/>
      <w:r w:rsidR="00C03BD4" w:rsidRPr="00B91E06">
        <w:rPr>
          <w:u w:val="single"/>
          <w:rPrChange w:id="758" w:author="Cung Thanh Long" w:date="2021-04-14T17:40:00Z">
            <w:rPr/>
          </w:rPrChange>
        </w:rPr>
        <w:t xml:space="preserve"> </w:t>
      </w:r>
      <w:proofErr w:type="spellStart"/>
      <w:r w:rsidR="00C03BD4" w:rsidRPr="00B91E06">
        <w:rPr>
          <w:u w:val="single"/>
          <w:rPrChange w:id="759" w:author="Cung Thanh Long" w:date="2021-04-14T17:40:00Z">
            <w:rPr/>
          </w:rPrChange>
        </w:rPr>
        <w:t>của</w:t>
      </w:r>
      <w:proofErr w:type="spellEnd"/>
      <w:r w:rsidR="00C03BD4" w:rsidRPr="00B91E06">
        <w:rPr>
          <w:u w:val="single"/>
          <w:rPrChange w:id="760" w:author="Cung Thanh Long" w:date="2021-04-14T17:40:00Z">
            <w:rPr/>
          </w:rPrChange>
        </w:rPr>
        <w:t xml:space="preserve"> 2 </w:t>
      </w:r>
      <w:proofErr w:type="spellStart"/>
      <w:r w:rsidR="00C03BD4" w:rsidRPr="00B91E06">
        <w:rPr>
          <w:u w:val="single"/>
          <w:rPrChange w:id="761" w:author="Cung Thanh Long" w:date="2021-04-14T17:40:00Z">
            <w:rPr/>
          </w:rPrChange>
        </w:rPr>
        <w:t>mô</w:t>
      </w:r>
      <w:proofErr w:type="spellEnd"/>
      <w:r w:rsidR="00C03BD4" w:rsidRPr="00B91E06">
        <w:rPr>
          <w:u w:val="single"/>
          <w:rPrChange w:id="762" w:author="Cung Thanh Long" w:date="2021-04-14T17:40:00Z">
            <w:rPr/>
          </w:rPrChange>
        </w:rPr>
        <w:t xml:space="preserve"> </w:t>
      </w:r>
      <w:proofErr w:type="spellStart"/>
      <w:r w:rsidR="00C03BD4" w:rsidRPr="00B91E06">
        <w:rPr>
          <w:u w:val="single"/>
          <w:rPrChange w:id="763" w:author="Cung Thanh Long" w:date="2021-04-14T17:40:00Z">
            <w:rPr/>
          </w:rPrChange>
        </w:rPr>
        <w:t>hình</w:t>
      </w:r>
      <w:proofErr w:type="spellEnd"/>
      <w:r w:rsidR="00C03BD4" w:rsidRPr="00B91E06">
        <w:rPr>
          <w:u w:val="single"/>
          <w:rPrChange w:id="764" w:author="Cung Thanh Long" w:date="2021-04-14T17:40:00Z">
            <w:rPr/>
          </w:rPrChange>
        </w:rPr>
        <w:t xml:space="preserve"> </w:t>
      </w:r>
      <w:proofErr w:type="spellStart"/>
      <w:r w:rsidR="00C03BD4" w:rsidRPr="00B91E06">
        <w:rPr>
          <w:u w:val="single"/>
          <w:rPrChange w:id="765" w:author="Cung Thanh Long" w:date="2021-04-14T17:40:00Z">
            <w:rPr/>
          </w:rPrChange>
        </w:rPr>
        <w:lastRenderedPageBreak/>
        <w:t>khá</w:t>
      </w:r>
      <w:proofErr w:type="spellEnd"/>
      <w:r w:rsidR="00C03BD4" w:rsidRPr="00B91E06">
        <w:rPr>
          <w:u w:val="single"/>
          <w:rPrChange w:id="766" w:author="Cung Thanh Long" w:date="2021-04-14T17:40:00Z">
            <w:rPr/>
          </w:rPrChange>
        </w:rPr>
        <w:t xml:space="preserve"> </w:t>
      </w:r>
      <w:proofErr w:type="spellStart"/>
      <w:ins w:id="767" w:author="Cung Thanh Long" w:date="2021-04-14T17:40:00Z">
        <w:r w:rsidR="00B91E06">
          <w:rPr>
            <w:u w:val="single"/>
          </w:rPr>
          <w:t>tốt</w:t>
        </w:r>
      </w:ins>
      <w:proofErr w:type="spellEnd"/>
      <w:del w:id="768" w:author="Cung Thanh Long" w:date="2021-04-14T17:40:00Z">
        <w:r w:rsidR="00C03BD4" w:rsidRPr="00B91E06" w:rsidDel="00B91E06">
          <w:rPr>
            <w:u w:val="single"/>
            <w:rPrChange w:id="769" w:author="Cung Thanh Long" w:date="2021-04-14T17:40:00Z">
              <w:rPr/>
            </w:rPrChange>
          </w:rPr>
          <w:delText>cao</w:delText>
        </w:r>
      </w:del>
      <w:r w:rsidR="00C03BD4" w:rsidRPr="00B91E06">
        <w:rPr>
          <w:u w:val="single"/>
          <w:rPrChange w:id="770" w:author="Cung Thanh Long" w:date="2021-04-14T17:40:00Z">
            <w:rPr/>
          </w:rPrChange>
        </w:rPr>
        <w:t xml:space="preserve"> </w:t>
      </w:r>
      <w:proofErr w:type="gramStart"/>
      <w:r w:rsidR="00C03BD4" w:rsidRPr="00B91E06">
        <w:rPr>
          <w:u w:val="single"/>
          <w:rPrChange w:id="771" w:author="Cung Thanh Long" w:date="2021-04-14T17:40:00Z">
            <w:rPr/>
          </w:rPrChange>
        </w:rPr>
        <w:t>(</w:t>
      </w:r>
      <w:r w:rsidR="00121CA2" w:rsidRPr="00B91E06">
        <w:rPr>
          <w:u w:val="single"/>
          <w:rPrChange w:id="772" w:author="Cung Thanh Long" w:date="2021-04-14T17:40:00Z">
            <w:rPr/>
          </w:rPrChange>
        </w:rPr>
        <w:t xml:space="preserve"> </w:t>
      </w:r>
      <w:proofErr w:type="spellStart"/>
      <w:ins w:id="773" w:author="Cung Thanh Long" w:date="2021-04-14T17:40:00Z">
        <w:r w:rsidR="00B91E06">
          <w:rPr>
            <w:u w:val="single"/>
          </w:rPr>
          <w:t>trên</w:t>
        </w:r>
      </w:ins>
      <w:proofErr w:type="spellEnd"/>
      <w:proofErr w:type="gramEnd"/>
      <w:del w:id="774" w:author="Cung Thanh Long" w:date="2021-04-14T17:40:00Z">
        <w:r w:rsidR="00C03BD4" w:rsidRPr="00B91E06" w:rsidDel="00B91E06">
          <w:rPr>
            <w:u w:val="single"/>
            <w:rPrChange w:id="775" w:author="Cung Thanh Long" w:date="2021-04-14T17:40:00Z">
              <w:rPr/>
            </w:rPrChange>
          </w:rPr>
          <w:delText>&gt;</w:delText>
        </w:r>
      </w:del>
      <w:r w:rsidR="00121CA2" w:rsidRPr="00B91E06">
        <w:rPr>
          <w:u w:val="single"/>
          <w:rPrChange w:id="776" w:author="Cung Thanh Long" w:date="2021-04-14T17:40:00Z">
            <w:rPr/>
          </w:rPrChange>
        </w:rPr>
        <w:t xml:space="preserve"> </w:t>
      </w:r>
      <w:r w:rsidR="00C03BD4" w:rsidRPr="00B91E06">
        <w:rPr>
          <w:u w:val="single"/>
          <w:rPrChange w:id="777" w:author="Cung Thanh Long" w:date="2021-04-14T17:40:00Z">
            <w:rPr/>
          </w:rPrChange>
        </w:rPr>
        <w:t>78%),</w:t>
      </w:r>
      <w:r w:rsidR="00C03BD4">
        <w:t xml:space="preserve"> </w:t>
      </w:r>
      <w:proofErr w:type="spellStart"/>
      <w:r w:rsidR="00C03BD4">
        <w:t>trong</w:t>
      </w:r>
      <w:proofErr w:type="spellEnd"/>
      <w:r w:rsidR="00C03BD4">
        <w:t xml:space="preserve"> </w:t>
      </w:r>
      <w:proofErr w:type="spellStart"/>
      <w:r w:rsidR="00C03BD4">
        <w:t>đó</w:t>
      </w:r>
      <w:proofErr w:type="spellEnd"/>
      <w:r w:rsidR="00C03BD4">
        <w:t xml:space="preserve"> </w:t>
      </w:r>
      <w:proofErr w:type="spellStart"/>
      <w:r w:rsidR="006E1E8A">
        <w:t>mô</w:t>
      </w:r>
      <w:proofErr w:type="spellEnd"/>
      <w:r w:rsidR="006E1E8A">
        <w:t xml:space="preserve"> </w:t>
      </w:r>
      <w:proofErr w:type="spellStart"/>
      <w:r w:rsidR="006E1E8A">
        <w:t>hình</w:t>
      </w:r>
      <w:proofErr w:type="spellEnd"/>
      <w:r w:rsidR="006E1E8A">
        <w:t xml:space="preserve"> Random</w:t>
      </w:r>
      <w:r w:rsidR="001B007E">
        <w:t xml:space="preserve"> </w:t>
      </w:r>
      <w:r w:rsidR="006E1E8A">
        <w:t xml:space="preserve">Forest </w:t>
      </w:r>
      <w:proofErr w:type="spellStart"/>
      <w:r w:rsidR="002B09C3">
        <w:t>luôn</w:t>
      </w:r>
      <w:proofErr w:type="spellEnd"/>
      <w:r w:rsidR="002B09C3">
        <w:t xml:space="preserve"> </w:t>
      </w:r>
      <w:proofErr w:type="spellStart"/>
      <w:r w:rsidR="006E1E8A">
        <w:t>cho</w:t>
      </w:r>
      <w:proofErr w:type="spellEnd"/>
      <w:r w:rsidR="006E1E8A">
        <w:t xml:space="preserve"> </w:t>
      </w:r>
      <w:proofErr w:type="spellStart"/>
      <w:r w:rsidR="006E1E8A">
        <w:t>kết</w:t>
      </w:r>
      <w:proofErr w:type="spellEnd"/>
      <w:r w:rsidR="006E1E8A">
        <w:t xml:space="preserve"> </w:t>
      </w:r>
      <w:proofErr w:type="spellStart"/>
      <w:r w:rsidR="006E1E8A">
        <w:t>quả</w:t>
      </w:r>
      <w:proofErr w:type="spellEnd"/>
      <w:r w:rsidR="006E1E8A">
        <w:t xml:space="preserve"> </w:t>
      </w:r>
      <w:proofErr w:type="spellStart"/>
      <w:r w:rsidR="00C03BD4">
        <w:t>cao</w:t>
      </w:r>
      <w:proofErr w:type="spellEnd"/>
      <w:r w:rsidR="00C03BD4">
        <w:t xml:space="preserve"> </w:t>
      </w:r>
      <w:proofErr w:type="spellStart"/>
      <w:r w:rsidR="00C03BD4">
        <w:t>hơn</w:t>
      </w:r>
      <w:proofErr w:type="spellEnd"/>
      <w:r w:rsidR="00C03BD4">
        <w:t xml:space="preserve"> </w:t>
      </w:r>
      <w:proofErr w:type="spellStart"/>
      <w:r w:rsidR="00C03BD4">
        <w:t>mô</w:t>
      </w:r>
      <w:proofErr w:type="spellEnd"/>
      <w:r w:rsidR="00C03BD4">
        <w:t xml:space="preserve"> </w:t>
      </w:r>
      <w:proofErr w:type="spellStart"/>
      <w:r w:rsidR="00C03BD4">
        <w:t>hình</w:t>
      </w:r>
      <w:proofErr w:type="spellEnd"/>
      <w:r w:rsidR="00C03BD4">
        <w:t xml:space="preserve"> SVM</w:t>
      </w:r>
      <w:r w:rsidR="006E1E8A">
        <w:t xml:space="preserve"> </w:t>
      </w:r>
      <w:proofErr w:type="spellStart"/>
      <w:r w:rsidR="00C03BD4">
        <w:t>từ</w:t>
      </w:r>
      <w:proofErr w:type="spellEnd"/>
      <w:r w:rsidR="002B09C3">
        <w:t xml:space="preserve"> 1-3%</w:t>
      </w:r>
      <w:r w:rsidR="00C03BD4">
        <w:t>.</w:t>
      </w:r>
      <w:r w:rsidR="002B09C3">
        <w:t xml:space="preserve"> </w:t>
      </w:r>
      <w:ins w:id="778" w:author="Cung Thanh Long" w:date="2021-04-14T17:40:00Z">
        <w:r w:rsidR="0082527F">
          <w:t>Khi</w:t>
        </w:r>
      </w:ins>
      <w:del w:id="779" w:author="Cung Thanh Long" w:date="2021-04-14T17:40:00Z">
        <w:r w:rsidR="002B09C3" w:rsidDel="0082527F">
          <w:delText>Tổng quan hơn, với</w:delText>
        </w:r>
      </w:del>
      <w:r w:rsidR="002B09C3">
        <w:t xml:space="preserve"> </w:t>
      </w:r>
      <w:proofErr w:type="spellStart"/>
      <w:r w:rsidR="002B09C3">
        <w:t>tỉ</w:t>
      </w:r>
      <w:proofErr w:type="spellEnd"/>
      <w:r w:rsidR="002B09C3">
        <w:t xml:space="preserve"> </w:t>
      </w:r>
      <w:proofErr w:type="spellStart"/>
      <w:r w:rsidR="002B09C3">
        <w:t>lệ</w:t>
      </w:r>
      <w:proofErr w:type="spellEnd"/>
      <w:r w:rsidR="002B09C3">
        <w:t xml:space="preserve"> </w:t>
      </w:r>
      <w:proofErr w:type="spellStart"/>
      <w:r w:rsidR="002B09C3">
        <w:t>chồng</w:t>
      </w:r>
      <w:proofErr w:type="spellEnd"/>
      <w:r w:rsidR="002B09C3">
        <w:t xml:space="preserve"> </w:t>
      </w:r>
      <w:proofErr w:type="spellStart"/>
      <w:r w:rsidR="002B09C3">
        <w:t>chập</w:t>
      </w:r>
      <w:proofErr w:type="spellEnd"/>
      <w:r w:rsidR="002B09C3">
        <w:t xml:space="preserve"> </w:t>
      </w:r>
      <w:proofErr w:type="spellStart"/>
      <w:ins w:id="780" w:author="Cung Thanh Long" w:date="2021-04-14T17:40:00Z">
        <w:r w:rsidR="0082527F">
          <w:t>từ</w:t>
        </w:r>
      </w:ins>
      <w:proofErr w:type="spellEnd"/>
      <w:del w:id="781" w:author="Cung Thanh Long" w:date="2021-04-14T17:40:00Z">
        <w:r w:rsidR="002B09C3" w:rsidDel="0082527F">
          <w:delText>lớn hơn</w:delText>
        </w:r>
      </w:del>
      <w:r w:rsidR="002B09C3">
        <w:t xml:space="preserve"> 70%</w:t>
      </w:r>
      <w:ins w:id="782" w:author="Cung Thanh Long" w:date="2021-04-14T17:41:00Z">
        <w:r w:rsidR="0082527F">
          <w:t xml:space="preserve"> </w:t>
        </w:r>
        <w:proofErr w:type="spellStart"/>
        <w:r w:rsidR="0082527F">
          <w:t>trở</w:t>
        </w:r>
        <w:proofErr w:type="spellEnd"/>
        <w:r w:rsidR="0082527F">
          <w:t xml:space="preserve"> </w:t>
        </w:r>
        <w:proofErr w:type="spellStart"/>
        <w:r w:rsidR="0082527F">
          <w:t>lên</w:t>
        </w:r>
      </w:ins>
      <w:proofErr w:type="spellEnd"/>
      <w:r w:rsidR="002B09C3">
        <w:t xml:space="preserve">, </w:t>
      </w:r>
      <w:proofErr w:type="spellStart"/>
      <w:r w:rsidR="002B09C3">
        <w:t>kết</w:t>
      </w:r>
      <w:proofErr w:type="spellEnd"/>
      <w:r w:rsidR="002B09C3">
        <w:t xml:space="preserve"> </w:t>
      </w:r>
      <w:proofErr w:type="spellStart"/>
      <w:r w:rsidR="002B09C3">
        <w:t>quả</w:t>
      </w:r>
      <w:proofErr w:type="spellEnd"/>
      <w:r w:rsidR="002B09C3">
        <w:t xml:space="preserve"> </w:t>
      </w:r>
      <w:proofErr w:type="spellStart"/>
      <w:r w:rsidR="002B09C3">
        <w:t>nhận</w:t>
      </w:r>
      <w:proofErr w:type="spellEnd"/>
      <w:r w:rsidR="002B09C3">
        <w:t xml:space="preserve"> </w:t>
      </w:r>
      <w:proofErr w:type="spellStart"/>
      <w:r w:rsidR="002B09C3">
        <w:t>được</w:t>
      </w:r>
      <w:proofErr w:type="spellEnd"/>
      <w:r w:rsidR="002B09C3">
        <w:t xml:space="preserve"> </w:t>
      </w:r>
      <w:proofErr w:type="spellStart"/>
      <w:r w:rsidR="002B09C3">
        <w:t>của</w:t>
      </w:r>
      <w:proofErr w:type="spellEnd"/>
      <w:r w:rsidR="002B09C3">
        <w:t xml:space="preserve"> </w:t>
      </w:r>
      <w:proofErr w:type="spellStart"/>
      <w:r w:rsidR="002B09C3">
        <w:t>cả</w:t>
      </w:r>
      <w:proofErr w:type="spellEnd"/>
      <w:r w:rsidR="002B09C3">
        <w:t xml:space="preserve"> </w:t>
      </w:r>
      <w:proofErr w:type="spellStart"/>
      <w:ins w:id="783" w:author="Cung Thanh Long" w:date="2021-04-14T17:59:00Z">
        <w:r w:rsidR="00910911">
          <w:t>hai</w:t>
        </w:r>
      </w:ins>
      <w:proofErr w:type="spellEnd"/>
      <w:del w:id="784" w:author="Cung Thanh Long" w:date="2021-04-14T17:59:00Z">
        <w:r w:rsidR="002B09C3" w:rsidDel="00910911">
          <w:delText>2</w:delText>
        </w:r>
      </w:del>
      <w:r w:rsidR="002B09C3">
        <w:t xml:space="preserve"> </w:t>
      </w:r>
      <w:proofErr w:type="spellStart"/>
      <w:r w:rsidR="002B09C3">
        <w:t>mô</w:t>
      </w:r>
      <w:proofErr w:type="spellEnd"/>
      <w:r w:rsidR="002B09C3">
        <w:t xml:space="preserve"> </w:t>
      </w:r>
      <w:proofErr w:type="spellStart"/>
      <w:r w:rsidR="002B09C3">
        <w:t>hình</w:t>
      </w:r>
      <w:proofErr w:type="spellEnd"/>
      <w:r w:rsidR="002B09C3">
        <w:t xml:space="preserve"> </w:t>
      </w:r>
      <w:proofErr w:type="spellStart"/>
      <w:r w:rsidR="002B09C3">
        <w:t>đều</w:t>
      </w:r>
      <w:proofErr w:type="spellEnd"/>
      <w:r w:rsidR="002B09C3">
        <w:t xml:space="preserve"> </w:t>
      </w:r>
      <w:proofErr w:type="spellStart"/>
      <w:r w:rsidR="002B09C3">
        <w:t>lớn</w:t>
      </w:r>
      <w:proofErr w:type="spellEnd"/>
      <w:r w:rsidR="002B09C3">
        <w:t xml:space="preserve"> </w:t>
      </w:r>
      <w:proofErr w:type="spellStart"/>
      <w:r w:rsidR="002B09C3">
        <w:t>hơn</w:t>
      </w:r>
      <w:proofErr w:type="spellEnd"/>
      <w:r w:rsidR="002B09C3">
        <w:t xml:space="preserve"> 80%.</w:t>
      </w:r>
      <w:ins w:id="785" w:author="Cung Thanh Long" w:date="2021-04-14T17:41:00Z">
        <w:r w:rsidR="0082527F">
          <w:t xml:space="preserve"> </w:t>
        </w:r>
        <w:proofErr w:type="spellStart"/>
        <w:r w:rsidR="0082527F">
          <w:t>Như</w:t>
        </w:r>
        <w:proofErr w:type="spellEnd"/>
        <w:r w:rsidR="0082527F">
          <w:t xml:space="preserve"> </w:t>
        </w:r>
        <w:proofErr w:type="spellStart"/>
        <w:r w:rsidR="0082527F">
          <w:t>vậy</w:t>
        </w:r>
        <w:proofErr w:type="spellEnd"/>
        <w:r w:rsidR="0082527F">
          <w:t xml:space="preserve">, </w:t>
        </w:r>
        <w:proofErr w:type="spellStart"/>
        <w:r w:rsidR="0082527F">
          <w:t>để</w:t>
        </w:r>
        <w:proofErr w:type="spellEnd"/>
        <w:r w:rsidR="0082527F">
          <w:t xml:space="preserve"> </w:t>
        </w:r>
        <w:proofErr w:type="spellStart"/>
        <w:r w:rsidR="0082527F">
          <w:t>có</w:t>
        </w:r>
        <w:proofErr w:type="spellEnd"/>
        <w:r w:rsidR="0082527F">
          <w:t xml:space="preserve"> </w:t>
        </w:r>
        <w:proofErr w:type="spellStart"/>
        <w:r w:rsidR="0082527F">
          <w:t>kết</w:t>
        </w:r>
        <w:proofErr w:type="spellEnd"/>
        <w:r w:rsidR="0082527F">
          <w:t xml:space="preserve"> </w:t>
        </w:r>
        <w:proofErr w:type="spellStart"/>
        <w:r w:rsidR="0082527F">
          <w:t>quả</w:t>
        </w:r>
        <w:proofErr w:type="spellEnd"/>
        <w:r w:rsidR="0082527F">
          <w:t xml:space="preserve"> </w:t>
        </w:r>
        <w:proofErr w:type="spellStart"/>
        <w:r w:rsidR="0082527F">
          <w:t>nhận</w:t>
        </w:r>
        <w:proofErr w:type="spellEnd"/>
        <w:r w:rsidR="0082527F">
          <w:t xml:space="preserve"> </w:t>
        </w:r>
        <w:proofErr w:type="spellStart"/>
        <w:r w:rsidR="0082527F">
          <w:t>dạng</w:t>
        </w:r>
        <w:proofErr w:type="spellEnd"/>
        <w:r w:rsidR="0082527F">
          <w:t xml:space="preserve"> </w:t>
        </w:r>
        <w:proofErr w:type="spellStart"/>
        <w:r w:rsidR="0082527F">
          <w:t>tốt</w:t>
        </w:r>
      </w:ins>
      <w:proofErr w:type="spellEnd"/>
      <w:ins w:id="786" w:author="Cung Thanh Long" w:date="2021-04-14T17:59:00Z">
        <w:r w:rsidR="00910911">
          <w:t xml:space="preserve"> (</w:t>
        </w:r>
        <w:proofErr w:type="spellStart"/>
        <w:r w:rsidR="00910911">
          <w:t>từ</w:t>
        </w:r>
        <w:proofErr w:type="spellEnd"/>
        <w:r w:rsidR="00910911">
          <w:t xml:space="preserve"> 80% </w:t>
        </w:r>
        <w:proofErr w:type="spellStart"/>
        <w:r w:rsidR="00910911">
          <w:t>trở</w:t>
        </w:r>
        <w:proofErr w:type="spellEnd"/>
        <w:r w:rsidR="00910911">
          <w:t xml:space="preserve"> </w:t>
        </w:r>
        <w:proofErr w:type="spellStart"/>
        <w:r w:rsidR="00910911">
          <w:t>lên</w:t>
        </w:r>
        <w:proofErr w:type="spellEnd"/>
        <w:r w:rsidR="00910911">
          <w:t>)</w:t>
        </w:r>
      </w:ins>
      <w:ins w:id="787" w:author="Cung Thanh Long" w:date="2021-04-14T17:41:00Z">
        <w:r w:rsidR="0082527F">
          <w:t xml:space="preserve"> </w:t>
        </w:r>
        <w:proofErr w:type="spellStart"/>
        <w:r w:rsidR="0082527F">
          <w:t>cho</w:t>
        </w:r>
        <w:proofErr w:type="spellEnd"/>
        <w:r w:rsidR="0082527F">
          <w:t xml:space="preserve"> </w:t>
        </w:r>
        <w:proofErr w:type="spellStart"/>
        <w:r w:rsidR="0082527F">
          <w:t>cả</w:t>
        </w:r>
        <w:proofErr w:type="spellEnd"/>
        <w:r w:rsidR="0082527F">
          <w:t xml:space="preserve"> </w:t>
        </w:r>
        <w:proofErr w:type="spellStart"/>
        <w:r w:rsidR="0082527F">
          <w:t>hai</w:t>
        </w:r>
        <w:proofErr w:type="spellEnd"/>
        <w:r w:rsidR="0082527F">
          <w:t xml:space="preserve"> </w:t>
        </w:r>
      </w:ins>
      <w:proofErr w:type="spellStart"/>
      <w:ins w:id="788" w:author="Cung Thanh Long" w:date="2021-04-14T17:42:00Z">
        <w:r w:rsidR="0082527F">
          <w:t>mô</w:t>
        </w:r>
        <w:proofErr w:type="spellEnd"/>
        <w:r w:rsidR="0082527F">
          <w:t xml:space="preserve"> </w:t>
        </w:r>
        <w:proofErr w:type="spellStart"/>
        <w:r w:rsidR="0082527F">
          <w:t>hình</w:t>
        </w:r>
        <w:proofErr w:type="spellEnd"/>
        <w:r w:rsidR="0082527F">
          <w:t xml:space="preserve"> </w:t>
        </w:r>
        <w:proofErr w:type="spellStart"/>
        <w:r w:rsidR="0082527F">
          <w:t>phân</w:t>
        </w:r>
        <w:proofErr w:type="spellEnd"/>
        <w:r w:rsidR="0082527F">
          <w:t xml:space="preserve"> </w:t>
        </w:r>
        <w:proofErr w:type="spellStart"/>
        <w:r w:rsidR="0082527F">
          <w:t>lớp</w:t>
        </w:r>
        <w:proofErr w:type="spellEnd"/>
        <w:r w:rsidR="0082527F">
          <w:t xml:space="preserve"> SVM </w:t>
        </w:r>
        <w:proofErr w:type="spellStart"/>
        <w:r w:rsidR="0082527F">
          <w:t>và</w:t>
        </w:r>
        <w:proofErr w:type="spellEnd"/>
        <w:r w:rsidR="0082527F">
          <w:t xml:space="preserve"> RF, </w:t>
        </w:r>
        <w:proofErr w:type="spellStart"/>
        <w:r w:rsidR="0082527F">
          <w:t>dữ</w:t>
        </w:r>
        <w:proofErr w:type="spellEnd"/>
        <w:r w:rsidR="0082527F">
          <w:t xml:space="preserve"> </w:t>
        </w:r>
        <w:proofErr w:type="spellStart"/>
        <w:r w:rsidR="0082527F">
          <w:t>liệu</w:t>
        </w:r>
        <w:proofErr w:type="spellEnd"/>
        <w:r w:rsidR="0082527F">
          <w:t xml:space="preserve"> </w:t>
        </w:r>
        <w:proofErr w:type="spellStart"/>
        <w:r w:rsidR="0082527F">
          <w:t>vào</w:t>
        </w:r>
        <w:proofErr w:type="spellEnd"/>
        <w:r w:rsidR="0082527F">
          <w:t xml:space="preserve"> </w:t>
        </w:r>
        <w:proofErr w:type="spellStart"/>
        <w:r w:rsidR="0082527F">
          <w:t>cần</w:t>
        </w:r>
        <w:proofErr w:type="spellEnd"/>
        <w:r w:rsidR="0082527F">
          <w:t xml:space="preserve"> </w:t>
        </w:r>
        <w:proofErr w:type="spellStart"/>
        <w:r w:rsidR="0082527F">
          <w:t>có</w:t>
        </w:r>
        <w:proofErr w:type="spellEnd"/>
        <w:r w:rsidR="0082527F">
          <w:t xml:space="preserve"> </w:t>
        </w:r>
        <w:proofErr w:type="spellStart"/>
        <w:r w:rsidR="0082527F">
          <w:t>tỉ</w:t>
        </w:r>
        <w:proofErr w:type="spellEnd"/>
        <w:r w:rsidR="0082527F">
          <w:t xml:space="preserve"> </w:t>
        </w:r>
        <w:proofErr w:type="spellStart"/>
        <w:r w:rsidR="0082527F">
          <w:t>lệ</w:t>
        </w:r>
        <w:proofErr w:type="spellEnd"/>
        <w:r w:rsidR="0082527F">
          <w:t xml:space="preserve"> </w:t>
        </w:r>
        <w:proofErr w:type="spellStart"/>
        <w:r w:rsidR="0082527F">
          <w:t>chồng</w:t>
        </w:r>
        <w:proofErr w:type="spellEnd"/>
        <w:r w:rsidR="0082527F">
          <w:t xml:space="preserve"> </w:t>
        </w:r>
        <w:proofErr w:type="spellStart"/>
        <w:r w:rsidR="0082527F">
          <w:t>chập</w:t>
        </w:r>
        <w:proofErr w:type="spellEnd"/>
        <w:r w:rsidR="0082527F">
          <w:t xml:space="preserve"> </w:t>
        </w:r>
        <w:proofErr w:type="spellStart"/>
        <w:r w:rsidR="0082527F">
          <w:t>từ</w:t>
        </w:r>
        <w:proofErr w:type="spellEnd"/>
        <w:r w:rsidR="0082527F">
          <w:t xml:space="preserve"> 70% </w:t>
        </w:r>
        <w:proofErr w:type="spellStart"/>
        <w:r w:rsidR="0082527F">
          <w:t>trở</w:t>
        </w:r>
        <w:proofErr w:type="spellEnd"/>
        <w:r w:rsidR="0082527F">
          <w:t xml:space="preserve"> </w:t>
        </w:r>
        <w:proofErr w:type="spellStart"/>
        <w:r w:rsidR="0082527F">
          <w:t>lên</w:t>
        </w:r>
        <w:proofErr w:type="spellEnd"/>
        <w:r w:rsidR="0082527F">
          <w:t xml:space="preserve">. </w:t>
        </w:r>
      </w:ins>
    </w:p>
    <w:p w14:paraId="5525199C" w14:textId="73165A2F" w:rsidR="00C03BD4" w:rsidRDefault="0082527F" w:rsidP="00121CA2">
      <w:pPr>
        <w:ind w:firstLine="562"/>
      </w:pPr>
      <w:proofErr w:type="spellStart"/>
      <w:ins w:id="789" w:author="Cung Thanh Long" w:date="2021-04-14T17:45:00Z">
        <w:r>
          <w:t>X</w:t>
        </w:r>
      </w:ins>
      <w:ins w:id="790" w:author="Cung Thanh Long" w:date="2021-04-14T17:43:00Z">
        <w:r>
          <w:t>ét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sinh</w:t>
        </w:r>
        <w:proofErr w:type="spellEnd"/>
        <w:r>
          <w:t xml:space="preserve"> </w:t>
        </w:r>
        <w:proofErr w:type="spellStart"/>
        <w:r>
          <w:t>lý</w:t>
        </w:r>
        <w:proofErr w:type="spellEnd"/>
        <w:r>
          <w:t xml:space="preserve"> </w:t>
        </w:r>
        <w:proofErr w:type="spellStart"/>
        <w:r>
          <w:t>học</w:t>
        </w:r>
        <w:proofErr w:type="spellEnd"/>
        <w:r>
          <w:t xml:space="preserve">, </w:t>
        </w:r>
        <w:proofErr w:type="spellStart"/>
        <w:r>
          <w:t>thì</w:t>
        </w:r>
        <w:proofErr w:type="spellEnd"/>
        <w:r>
          <w:t xml:space="preserve"> </w:t>
        </w:r>
      </w:ins>
      <w:proofErr w:type="spellStart"/>
      <w:ins w:id="791" w:author="Cung Thanh Long" w:date="2021-04-14T17:45:00Z">
        <w:r>
          <w:t>việc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ins>
      <w:proofErr w:type="spellEnd"/>
      <w:ins w:id="792" w:author="Cung Thanh Long" w:date="2021-04-14T17:46:00Z">
        <w:r>
          <w:t xml:space="preserve"> </w:t>
        </w:r>
        <w:proofErr w:type="spellStart"/>
        <w:r>
          <w:t>thường</w:t>
        </w:r>
        <w:proofErr w:type="spellEnd"/>
        <w:r>
          <w:t xml:space="preserve"> </w:t>
        </w:r>
        <w:proofErr w:type="spellStart"/>
        <w:r>
          <w:t>không</w:t>
        </w:r>
        <w:proofErr w:type="spellEnd"/>
        <w:r>
          <w:t xml:space="preserve"> </w:t>
        </w:r>
        <w:proofErr w:type="spellStart"/>
        <w:r>
          <w:t>bất</w:t>
        </w:r>
        <w:proofErr w:type="spellEnd"/>
        <w:r>
          <w:t xml:space="preserve"> </w:t>
        </w:r>
        <w:proofErr w:type="spellStart"/>
        <w:r>
          <w:t>chợt</w:t>
        </w:r>
      </w:ins>
      <w:proofErr w:type="spellEnd"/>
      <w:ins w:id="793" w:author="Cung Thanh Long" w:date="2021-04-14T17:47:00Z">
        <w:r>
          <w:t xml:space="preserve"> </w:t>
        </w:r>
        <w:proofErr w:type="spellStart"/>
        <w:r>
          <w:t>mà</w:t>
        </w:r>
        <w:proofErr w:type="spellEnd"/>
        <w:r>
          <w:t xml:space="preserve"> </w:t>
        </w:r>
        <w:proofErr w:type="spellStart"/>
        <w:r>
          <w:t>diễn</w:t>
        </w:r>
        <w:proofErr w:type="spellEnd"/>
        <w:r>
          <w:t xml:space="preserve"> </w:t>
        </w:r>
        <w:proofErr w:type="spellStart"/>
        <w:r>
          <w:t>tiến</w:t>
        </w:r>
        <w:proofErr w:type="spellEnd"/>
        <w:r>
          <w:t xml:space="preserve"> </w:t>
        </w:r>
        <w:proofErr w:type="spellStart"/>
        <w:r>
          <w:t>từ</w:t>
        </w:r>
        <w:proofErr w:type="spellEnd"/>
        <w:r>
          <w:t xml:space="preserve"> </w:t>
        </w:r>
        <w:proofErr w:type="spellStart"/>
        <w:r>
          <w:t>từ</w:t>
        </w:r>
      </w:ins>
      <w:proofErr w:type="spellEnd"/>
      <w:ins w:id="794" w:author="Cung Thanh Long" w:date="2021-04-14T17:46:00Z">
        <w:r>
          <w:t xml:space="preserve">, </w:t>
        </w:r>
        <w:proofErr w:type="spellStart"/>
        <w:r>
          <w:t>ngoại</w:t>
        </w:r>
        <w:proofErr w:type="spellEnd"/>
        <w:r>
          <w:t xml:space="preserve"> </w:t>
        </w:r>
        <w:proofErr w:type="spellStart"/>
        <w:r>
          <w:t>trừ</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giật</w:t>
        </w:r>
        <w:proofErr w:type="spellEnd"/>
        <w:r>
          <w:t xml:space="preserve"> </w:t>
        </w:r>
        <w:proofErr w:type="spellStart"/>
        <w:r>
          <w:t>mình</w:t>
        </w:r>
        <w:proofErr w:type="spellEnd"/>
        <w:r>
          <w:t xml:space="preserve">” </w:t>
        </w:r>
        <w:proofErr w:type="spellStart"/>
        <w:r>
          <w:t>khi</w:t>
        </w:r>
        <w:proofErr w:type="spellEnd"/>
        <w:r>
          <w:t xml:space="preserve"> </w:t>
        </w:r>
      </w:ins>
      <w:proofErr w:type="spellStart"/>
      <w:ins w:id="795" w:author="Cung Thanh Long" w:date="2021-04-14T17:47:00Z">
        <w:r>
          <w:t>có</w:t>
        </w:r>
        <w:proofErr w:type="spellEnd"/>
        <w:r>
          <w:t xml:space="preserve"> </w:t>
        </w:r>
        <w:proofErr w:type="spellStart"/>
        <w:r>
          <w:t>kích</w:t>
        </w:r>
        <w:proofErr w:type="spellEnd"/>
        <w:r>
          <w:t xml:space="preserve"> </w:t>
        </w:r>
        <w:proofErr w:type="spellStart"/>
        <w:r>
          <w:t>thích</w:t>
        </w:r>
        <w:proofErr w:type="spellEnd"/>
        <w:r>
          <w:t xml:space="preserve"> </w:t>
        </w:r>
        <w:proofErr w:type="spellStart"/>
        <w:r>
          <w:t>đột</w:t>
        </w:r>
        <w:proofErr w:type="spellEnd"/>
        <w:r>
          <w:t xml:space="preserve"> </w:t>
        </w:r>
        <w:proofErr w:type="spellStart"/>
        <w:r>
          <w:t>ngột</w:t>
        </w:r>
        <w:proofErr w:type="spellEnd"/>
        <w:r>
          <w:t xml:space="preserve"> </w:t>
        </w:r>
        <w:proofErr w:type="spellStart"/>
        <w:r>
          <w:t>xảy</w:t>
        </w:r>
        <w:proofErr w:type="spellEnd"/>
        <w:r>
          <w:t xml:space="preserve"> ra.</w:t>
        </w:r>
      </w:ins>
      <w:ins w:id="796" w:author="Cung Thanh Long" w:date="2021-04-14T17:48:00Z">
        <w:r>
          <w:t xml:space="preserve"> Do </w:t>
        </w:r>
        <w:proofErr w:type="spellStart"/>
        <w:r>
          <w:t>đó</w:t>
        </w:r>
        <w:proofErr w:type="spellEnd"/>
        <w:r>
          <w:t xml:space="preserve">, </w:t>
        </w:r>
        <w:proofErr w:type="spellStart"/>
        <w:r>
          <w:t>việc</w:t>
        </w:r>
        <w:proofErr w:type="spellEnd"/>
        <w:r>
          <w:t xml:space="preserve"> </w:t>
        </w:r>
        <w:proofErr w:type="spellStart"/>
        <w:r>
          <w:t>duy</w:t>
        </w:r>
        <w:proofErr w:type="spellEnd"/>
        <w:r>
          <w:t xml:space="preserve"> </w:t>
        </w:r>
        <w:proofErr w:type="spellStart"/>
        <w:r>
          <w:t>trì</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đủ</w:t>
        </w:r>
        <w:proofErr w:type="spellEnd"/>
        <w:r>
          <w:t xml:space="preserve"> </w:t>
        </w:r>
        <w:proofErr w:type="spellStart"/>
        <w:r>
          <w:t>lớn</w:t>
        </w:r>
        <w:proofErr w:type="spellEnd"/>
        <w:r>
          <w:t xml:space="preserve"> (</w:t>
        </w:r>
        <w:proofErr w:type="spellStart"/>
        <w:r>
          <w:t>từ</w:t>
        </w:r>
        <w:proofErr w:type="spellEnd"/>
        <w:r>
          <w:t xml:space="preserve"> 70% </w:t>
        </w:r>
        <w:proofErr w:type="spellStart"/>
        <w:r>
          <w:t>trở</w:t>
        </w:r>
        <w:proofErr w:type="spellEnd"/>
        <w:r>
          <w:t xml:space="preserve"> </w:t>
        </w:r>
        <w:proofErr w:type="spellStart"/>
        <w:r>
          <w:t>lên</w:t>
        </w:r>
        <w:proofErr w:type="spellEnd"/>
        <w:r>
          <w:t xml:space="preserve">) </w:t>
        </w:r>
        <w:proofErr w:type="spellStart"/>
        <w:r>
          <w:t>khiến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được</w:t>
        </w:r>
      </w:ins>
      <w:proofErr w:type="spellEnd"/>
      <w:ins w:id="797" w:author="Cung Thanh Long" w:date="2021-04-14T17:49:00Z">
        <w:r>
          <w:t xml:space="preserve"> </w:t>
        </w:r>
        <w:proofErr w:type="spellStart"/>
        <w:r>
          <w:t>thể</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trong</w:t>
        </w:r>
      </w:ins>
      <w:proofErr w:type="spellEnd"/>
      <w:ins w:id="798" w:author="Cung Thanh Long" w:date="2021-04-14T17:50:00Z">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rsidR="001C4A39">
          <w:t>và</w:t>
        </w:r>
        <w:proofErr w:type="spellEnd"/>
        <w:r w:rsidR="001C4A39">
          <w:t xml:space="preserve"> </w:t>
        </w:r>
        <w:proofErr w:type="spellStart"/>
        <w:r w:rsidR="001C4A39">
          <w:t>vì</w:t>
        </w:r>
        <w:proofErr w:type="spellEnd"/>
        <w:r w:rsidR="001C4A39">
          <w:t xml:space="preserve"> </w:t>
        </w:r>
        <w:proofErr w:type="spellStart"/>
        <w:r w:rsidR="001C4A39">
          <w:t>thế</w:t>
        </w:r>
        <w:proofErr w:type="spellEnd"/>
        <w:r w:rsidR="001C4A39">
          <w:t xml:space="preserve"> </w:t>
        </w:r>
        <w:proofErr w:type="spellStart"/>
        <w:r w:rsidR="001C4A39">
          <w:t>kết</w:t>
        </w:r>
        <w:proofErr w:type="spellEnd"/>
        <w:r w:rsidR="001C4A39">
          <w:t xml:space="preserve"> </w:t>
        </w:r>
        <w:proofErr w:type="spellStart"/>
        <w:r w:rsidR="001C4A39">
          <w:t>quả</w:t>
        </w:r>
        <w:proofErr w:type="spellEnd"/>
        <w:r w:rsidR="001C4A39">
          <w:t xml:space="preserve"> </w:t>
        </w:r>
        <w:proofErr w:type="spellStart"/>
        <w:r w:rsidR="001C4A39">
          <w:t>nhận</w:t>
        </w:r>
        <w:proofErr w:type="spellEnd"/>
        <w:r w:rsidR="001C4A39">
          <w:t xml:space="preserve"> </w:t>
        </w:r>
        <w:proofErr w:type="spellStart"/>
        <w:r w:rsidR="001C4A39">
          <w:t>dạng</w:t>
        </w:r>
        <w:proofErr w:type="spellEnd"/>
        <w:r w:rsidR="001C4A39">
          <w:t xml:space="preserve"> </w:t>
        </w:r>
        <w:proofErr w:type="spellStart"/>
        <w:r w:rsidR="001C4A39">
          <w:t>tốt</w:t>
        </w:r>
        <w:proofErr w:type="spellEnd"/>
        <w:r w:rsidR="001C4A39">
          <w:t xml:space="preserve"> </w:t>
        </w:r>
        <w:proofErr w:type="spellStart"/>
        <w:r w:rsidR="001C4A39">
          <w:t>hơn</w:t>
        </w:r>
        <w:proofErr w:type="spellEnd"/>
        <w:r w:rsidR="001C4A39">
          <w:t xml:space="preserve">. Song </w:t>
        </w:r>
      </w:ins>
      <w:proofErr w:type="spellStart"/>
      <w:ins w:id="799" w:author="Cung Thanh Long" w:date="2021-04-14T17:57:00Z">
        <w:r w:rsidR="00910911">
          <w:t>cần</w:t>
        </w:r>
        <w:proofErr w:type="spellEnd"/>
        <w:r w:rsidR="00910911">
          <w:t xml:space="preserve"> </w:t>
        </w:r>
        <w:proofErr w:type="spellStart"/>
        <w:r w:rsidR="00910911">
          <w:t>cân</w:t>
        </w:r>
        <w:proofErr w:type="spellEnd"/>
        <w:r w:rsidR="00910911">
          <w:t xml:space="preserve"> </w:t>
        </w:r>
        <w:proofErr w:type="spellStart"/>
        <w:r w:rsidR="00910911">
          <w:t>nhắc</w:t>
        </w:r>
        <w:proofErr w:type="spellEnd"/>
        <w:r w:rsidR="00910911">
          <w:t xml:space="preserve"> </w:t>
        </w:r>
      </w:ins>
      <w:proofErr w:type="spellStart"/>
      <w:ins w:id="800" w:author="Cung Thanh Long" w:date="2021-04-14T17:58:00Z">
        <w:r w:rsidR="00910911">
          <w:t>sử</w:t>
        </w:r>
        <w:proofErr w:type="spellEnd"/>
        <w:r w:rsidR="00910911">
          <w:t xml:space="preserve"> </w:t>
        </w:r>
        <w:proofErr w:type="spellStart"/>
        <w:r w:rsidR="00910911">
          <w:t>dụng</w:t>
        </w:r>
        <w:proofErr w:type="spellEnd"/>
        <w:r w:rsidR="00910911">
          <w:t xml:space="preserve"> </w:t>
        </w:r>
        <w:proofErr w:type="spellStart"/>
        <w:r w:rsidR="00910911">
          <w:t>tỉ</w:t>
        </w:r>
        <w:proofErr w:type="spellEnd"/>
        <w:r w:rsidR="00910911">
          <w:t xml:space="preserve"> </w:t>
        </w:r>
        <w:proofErr w:type="spellStart"/>
        <w:r w:rsidR="00910911">
          <w:t>lệ</w:t>
        </w:r>
        <w:proofErr w:type="spellEnd"/>
        <w:r w:rsidR="00910911">
          <w:t xml:space="preserve"> </w:t>
        </w:r>
        <w:proofErr w:type="spellStart"/>
        <w:r w:rsidR="00910911">
          <w:t>chồng</w:t>
        </w:r>
        <w:proofErr w:type="spellEnd"/>
        <w:r w:rsidR="00910911">
          <w:t xml:space="preserve"> </w:t>
        </w:r>
        <w:proofErr w:type="spellStart"/>
        <w:r w:rsidR="00910911">
          <w:t>chập</w:t>
        </w:r>
        <w:proofErr w:type="spellEnd"/>
        <w:r w:rsidR="00910911">
          <w:t xml:space="preserve"> </w:t>
        </w:r>
        <w:proofErr w:type="spellStart"/>
        <w:r w:rsidR="00910911">
          <w:t>lớn</w:t>
        </w:r>
        <w:proofErr w:type="spellEnd"/>
        <w:r w:rsidR="00910911">
          <w:t xml:space="preserve"> </w:t>
        </w:r>
        <w:proofErr w:type="spellStart"/>
        <w:r w:rsidR="00910911">
          <w:t>tới</w:t>
        </w:r>
        <w:proofErr w:type="spellEnd"/>
        <w:r w:rsidR="00910911">
          <w:t xml:space="preserve"> 90% </w:t>
        </w:r>
        <w:proofErr w:type="spellStart"/>
        <w:r w:rsidR="00910911">
          <w:t>để</w:t>
        </w:r>
        <w:proofErr w:type="spellEnd"/>
        <w:r w:rsidR="00910911">
          <w:t xml:space="preserve"> </w:t>
        </w:r>
        <w:proofErr w:type="spellStart"/>
        <w:r w:rsidR="00910911">
          <w:t>phù</w:t>
        </w:r>
        <w:proofErr w:type="spellEnd"/>
        <w:r w:rsidR="00910911">
          <w:t xml:space="preserve"> </w:t>
        </w:r>
        <w:proofErr w:type="spellStart"/>
        <w:r w:rsidR="00910911">
          <w:t>hợp</w:t>
        </w:r>
        <w:proofErr w:type="spellEnd"/>
        <w:r w:rsidR="00910911">
          <w:t xml:space="preserve"> </w:t>
        </w:r>
        <w:proofErr w:type="spellStart"/>
        <w:r w:rsidR="00910911">
          <w:t>với</w:t>
        </w:r>
        <w:proofErr w:type="spellEnd"/>
        <w:r w:rsidR="00910911">
          <w:t xml:space="preserve"> </w:t>
        </w:r>
      </w:ins>
      <w:proofErr w:type="spellStart"/>
      <w:ins w:id="801" w:author="Cung Thanh Long" w:date="2021-04-14T17:59:00Z">
        <w:r w:rsidR="00910911">
          <w:t>bài</w:t>
        </w:r>
        <w:proofErr w:type="spellEnd"/>
        <w:r w:rsidR="00910911">
          <w:t xml:space="preserve"> </w:t>
        </w:r>
        <w:proofErr w:type="spellStart"/>
        <w:r w:rsidR="00910911">
          <w:t>toán</w:t>
        </w:r>
        <w:proofErr w:type="spellEnd"/>
        <w:r w:rsidR="00910911">
          <w:t xml:space="preserve"> </w:t>
        </w:r>
        <w:proofErr w:type="spellStart"/>
        <w:r w:rsidR="00910911">
          <w:t>cụ</w:t>
        </w:r>
        <w:proofErr w:type="spellEnd"/>
        <w:r w:rsidR="00910911">
          <w:t xml:space="preserve"> </w:t>
        </w:r>
        <w:proofErr w:type="spellStart"/>
        <w:r w:rsidR="00910911">
          <w:t>thể</w:t>
        </w:r>
        <w:proofErr w:type="spellEnd"/>
        <w:r w:rsidR="00910911">
          <w:t>.</w:t>
        </w:r>
      </w:ins>
    </w:p>
    <w:p w14:paraId="0B545C54" w14:textId="77777777" w:rsidR="006D39AF" w:rsidRDefault="006D39AF" w:rsidP="00727A44">
      <w:pPr>
        <w:ind w:firstLine="720"/>
      </w:pPr>
    </w:p>
    <w:p w14:paraId="3E66B026" w14:textId="77777777" w:rsidR="00D01AC4" w:rsidRPr="002B09C3" w:rsidRDefault="002B09C3" w:rsidP="002B09C3">
      <w:pPr>
        <w:pStyle w:val="Heading3"/>
      </w:pPr>
      <w:bookmarkStart w:id="802" w:name="_Toc69243386"/>
      <w:proofErr w:type="spellStart"/>
      <w:r w:rsidRPr="002B09C3">
        <w:t>Kết</w:t>
      </w:r>
      <w:proofErr w:type="spellEnd"/>
      <w:r w:rsidRPr="002B09C3">
        <w:t xml:space="preserve"> </w:t>
      </w:r>
      <w:proofErr w:type="spellStart"/>
      <w:r w:rsidRPr="002B09C3">
        <w:t>quả</w:t>
      </w:r>
      <w:proofErr w:type="spellEnd"/>
      <w:r w:rsidRPr="002B09C3">
        <w:t xml:space="preserve"> </w:t>
      </w:r>
      <w:proofErr w:type="spellStart"/>
      <w:r w:rsidRPr="002B09C3">
        <w:t>nhận</w:t>
      </w:r>
      <w:proofErr w:type="spellEnd"/>
      <w:r w:rsidRPr="002B09C3">
        <w:t xml:space="preserve"> </w:t>
      </w:r>
      <w:proofErr w:type="spellStart"/>
      <w:r w:rsidRPr="002B09C3">
        <w:t>dạng</w:t>
      </w:r>
      <w:proofErr w:type="spellEnd"/>
      <w:r w:rsidRPr="002B09C3">
        <w:t xml:space="preserve"> </w:t>
      </w:r>
      <w:proofErr w:type="spellStart"/>
      <w:r w:rsidRPr="002B09C3">
        <w:t>với</w:t>
      </w:r>
      <w:proofErr w:type="spellEnd"/>
      <w:r w:rsidRPr="002B09C3">
        <w:t xml:space="preserve"> </w:t>
      </w:r>
      <w:proofErr w:type="spellStart"/>
      <w:r w:rsidRPr="002B09C3">
        <w:t>từng</w:t>
      </w:r>
      <w:proofErr w:type="spellEnd"/>
      <w:r w:rsidRPr="002B09C3">
        <w:t xml:space="preserve"> </w:t>
      </w:r>
      <w:proofErr w:type="spellStart"/>
      <w:r w:rsidRPr="002B09C3">
        <w:t>trạng</w:t>
      </w:r>
      <w:proofErr w:type="spellEnd"/>
      <w:r w:rsidRPr="002B09C3">
        <w:t xml:space="preserve"> </w:t>
      </w:r>
      <w:proofErr w:type="spellStart"/>
      <w:r w:rsidRPr="002B09C3">
        <w:t>thái</w:t>
      </w:r>
      <w:proofErr w:type="spellEnd"/>
      <w:r w:rsidRPr="002B09C3">
        <w:t xml:space="preserve"> </w:t>
      </w:r>
      <w:proofErr w:type="spellStart"/>
      <w:r w:rsidRPr="002B09C3">
        <w:t>cảm</w:t>
      </w:r>
      <w:proofErr w:type="spellEnd"/>
      <w:r w:rsidRPr="002B09C3">
        <w:t xml:space="preserve"> </w:t>
      </w:r>
      <w:proofErr w:type="spellStart"/>
      <w:r w:rsidRPr="002B09C3">
        <w:t>xúc</w:t>
      </w:r>
      <w:bookmarkEnd w:id="802"/>
      <w:proofErr w:type="spellEnd"/>
    </w:p>
    <w:p w14:paraId="04806D09" w14:textId="77777777" w:rsidR="002F59AF"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p>
    <w:p w14:paraId="4DE3B3D5" w14:textId="77777777" w:rsidR="000A2EA4" w:rsidRDefault="000A2EA4" w:rsidP="000A2EA4">
      <w:pPr>
        <w:ind w:left="360"/>
      </w:pPr>
    </w:p>
    <w:p w14:paraId="3376C9BF" w14:textId="77777777" w:rsidR="000A2EA4" w:rsidRDefault="000A2EA4" w:rsidP="000A2EA4">
      <w:pPr>
        <w:pStyle w:val="Caption"/>
        <w:keepNext/>
      </w:pPr>
      <w:bookmarkStart w:id="803" w:name="_Toc69243447"/>
      <w:proofErr w:type="spellStart"/>
      <w:r>
        <w:t>Bảng</w:t>
      </w:r>
      <w:proofErr w:type="spellEnd"/>
      <w:r>
        <w:t xml:space="preserve"> </w:t>
      </w:r>
      <w:fldSimple w:instr=" STYLEREF 1 \s ">
        <w:r w:rsidR="0032158F">
          <w:rPr>
            <w:noProof/>
          </w:rPr>
          <w:t>3</w:t>
        </w:r>
      </w:fldSimple>
      <w:r w:rsidR="00D5476B">
        <w:t>.</w:t>
      </w:r>
      <w:fldSimple w:instr=" SEQ Bảng \* ARABIC \s 1 ">
        <w:r w:rsidR="0032158F">
          <w:rPr>
            <w:noProof/>
          </w:rPr>
          <w:t>2</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bookmarkEnd w:id="803"/>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14:paraId="3396972B" w14:textId="77777777" w:rsidTr="002F59AF">
        <w:trPr>
          <w:trHeight w:val="658"/>
        </w:trPr>
        <w:tc>
          <w:tcPr>
            <w:tcW w:w="1255" w:type="dxa"/>
            <w:shd w:val="clear" w:color="auto" w:fill="auto"/>
          </w:tcPr>
          <w:p w14:paraId="6F267648" w14:textId="77777777" w:rsidR="00044B12" w:rsidRDefault="00044B12" w:rsidP="002F59AF">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31949674" w14:textId="77777777" w:rsidR="00044B12" w:rsidRDefault="00044B12" w:rsidP="002F59AF">
            <w:pPr>
              <w:spacing w:line="240" w:lineRule="auto"/>
              <w:jc w:val="left"/>
            </w:pPr>
            <w:r>
              <w:t>0</w:t>
            </w:r>
          </w:p>
        </w:tc>
        <w:tc>
          <w:tcPr>
            <w:tcW w:w="810" w:type="dxa"/>
            <w:shd w:val="clear" w:color="auto" w:fill="auto"/>
          </w:tcPr>
          <w:p w14:paraId="2C5CA201" w14:textId="77777777" w:rsidR="00044B12" w:rsidRDefault="00044B12" w:rsidP="002F59AF">
            <w:pPr>
              <w:spacing w:line="240" w:lineRule="auto"/>
              <w:jc w:val="left"/>
            </w:pPr>
            <w:r>
              <w:t>10</w:t>
            </w:r>
          </w:p>
        </w:tc>
        <w:tc>
          <w:tcPr>
            <w:tcW w:w="810" w:type="dxa"/>
            <w:shd w:val="clear" w:color="auto" w:fill="auto"/>
          </w:tcPr>
          <w:p w14:paraId="78BFCD3D" w14:textId="77777777" w:rsidR="00044B12" w:rsidRDefault="00044B12" w:rsidP="002F59AF">
            <w:pPr>
              <w:spacing w:line="240" w:lineRule="auto"/>
              <w:jc w:val="left"/>
            </w:pPr>
            <w:r>
              <w:t>20</w:t>
            </w:r>
          </w:p>
        </w:tc>
        <w:tc>
          <w:tcPr>
            <w:tcW w:w="810" w:type="dxa"/>
            <w:shd w:val="clear" w:color="auto" w:fill="auto"/>
          </w:tcPr>
          <w:p w14:paraId="713184EF" w14:textId="77777777" w:rsidR="00044B12" w:rsidRDefault="00044B12" w:rsidP="002F59AF">
            <w:pPr>
              <w:spacing w:line="240" w:lineRule="auto"/>
              <w:jc w:val="left"/>
            </w:pPr>
            <w:r>
              <w:t>30</w:t>
            </w:r>
          </w:p>
        </w:tc>
        <w:tc>
          <w:tcPr>
            <w:tcW w:w="810" w:type="dxa"/>
            <w:shd w:val="clear" w:color="auto" w:fill="auto"/>
          </w:tcPr>
          <w:p w14:paraId="13C5B4B2" w14:textId="77777777" w:rsidR="00044B12" w:rsidRDefault="00044B12" w:rsidP="002F59AF">
            <w:pPr>
              <w:spacing w:line="240" w:lineRule="auto"/>
              <w:jc w:val="left"/>
            </w:pPr>
            <w:r>
              <w:t>40</w:t>
            </w:r>
          </w:p>
        </w:tc>
        <w:tc>
          <w:tcPr>
            <w:tcW w:w="810" w:type="dxa"/>
          </w:tcPr>
          <w:p w14:paraId="22B1CB7C" w14:textId="77777777" w:rsidR="00044B12" w:rsidRDefault="00044B12" w:rsidP="002F59AF">
            <w:pPr>
              <w:spacing w:line="240" w:lineRule="auto"/>
              <w:jc w:val="left"/>
            </w:pPr>
            <w:r>
              <w:t>50</w:t>
            </w:r>
          </w:p>
        </w:tc>
        <w:tc>
          <w:tcPr>
            <w:tcW w:w="810" w:type="dxa"/>
            <w:shd w:val="clear" w:color="auto" w:fill="auto"/>
          </w:tcPr>
          <w:p w14:paraId="19D81E14" w14:textId="77777777" w:rsidR="00044B12" w:rsidRDefault="00044B12" w:rsidP="002F59AF">
            <w:pPr>
              <w:spacing w:line="240" w:lineRule="auto"/>
              <w:jc w:val="left"/>
            </w:pPr>
            <w:r>
              <w:t>60</w:t>
            </w:r>
          </w:p>
        </w:tc>
        <w:tc>
          <w:tcPr>
            <w:tcW w:w="810" w:type="dxa"/>
            <w:shd w:val="clear" w:color="auto" w:fill="auto"/>
          </w:tcPr>
          <w:p w14:paraId="1306AA6D" w14:textId="77777777" w:rsidR="00044B12" w:rsidRDefault="00044B12" w:rsidP="002F59AF">
            <w:pPr>
              <w:spacing w:line="240" w:lineRule="auto"/>
              <w:jc w:val="left"/>
            </w:pPr>
            <w:r>
              <w:t>70</w:t>
            </w:r>
          </w:p>
        </w:tc>
        <w:tc>
          <w:tcPr>
            <w:tcW w:w="810" w:type="dxa"/>
            <w:shd w:val="clear" w:color="auto" w:fill="auto"/>
          </w:tcPr>
          <w:p w14:paraId="01C4E42E" w14:textId="77777777" w:rsidR="00044B12" w:rsidRDefault="00044B12" w:rsidP="002F59AF">
            <w:pPr>
              <w:spacing w:line="240" w:lineRule="auto"/>
              <w:jc w:val="left"/>
            </w:pPr>
            <w:r>
              <w:t>80</w:t>
            </w:r>
          </w:p>
        </w:tc>
        <w:tc>
          <w:tcPr>
            <w:tcW w:w="810" w:type="dxa"/>
            <w:shd w:val="clear" w:color="auto" w:fill="auto"/>
          </w:tcPr>
          <w:p w14:paraId="79725E3F" w14:textId="77777777" w:rsidR="00044B12" w:rsidRDefault="00044B12" w:rsidP="002F59AF">
            <w:pPr>
              <w:spacing w:line="240" w:lineRule="auto"/>
              <w:jc w:val="left"/>
            </w:pPr>
            <w:r>
              <w:t>90</w:t>
            </w:r>
          </w:p>
        </w:tc>
      </w:tr>
      <w:tr w:rsidR="00044B12" w14:paraId="733348CC" w14:textId="77777777" w:rsidTr="002F59AF">
        <w:trPr>
          <w:trHeight w:val="658"/>
        </w:trPr>
        <w:tc>
          <w:tcPr>
            <w:tcW w:w="1255" w:type="dxa"/>
            <w:shd w:val="clear" w:color="auto" w:fill="auto"/>
          </w:tcPr>
          <w:p w14:paraId="333215FA" w14:textId="77777777" w:rsidR="00044B12" w:rsidRDefault="00044B12" w:rsidP="002F59AF">
            <w:pPr>
              <w:spacing w:line="240" w:lineRule="auto"/>
              <w:jc w:val="left"/>
            </w:pPr>
            <w:r>
              <w:t>SVM (%)</w:t>
            </w:r>
          </w:p>
        </w:tc>
        <w:tc>
          <w:tcPr>
            <w:tcW w:w="810" w:type="dxa"/>
            <w:shd w:val="clear" w:color="auto" w:fill="auto"/>
          </w:tcPr>
          <w:p w14:paraId="2381EAFE" w14:textId="77777777" w:rsidR="00044B12" w:rsidRDefault="002F59AF" w:rsidP="002F59AF">
            <w:pPr>
              <w:spacing w:line="240" w:lineRule="auto"/>
              <w:jc w:val="left"/>
            </w:pPr>
            <w:r>
              <w:t>80.00</w:t>
            </w:r>
          </w:p>
        </w:tc>
        <w:tc>
          <w:tcPr>
            <w:tcW w:w="810" w:type="dxa"/>
            <w:shd w:val="clear" w:color="auto" w:fill="auto"/>
          </w:tcPr>
          <w:p w14:paraId="4A20DD93" w14:textId="77777777" w:rsidR="00044B12" w:rsidRDefault="002F59AF" w:rsidP="002F59AF">
            <w:pPr>
              <w:spacing w:line="240" w:lineRule="auto"/>
              <w:jc w:val="left"/>
            </w:pPr>
            <w:r>
              <w:t>85.00</w:t>
            </w:r>
          </w:p>
        </w:tc>
        <w:tc>
          <w:tcPr>
            <w:tcW w:w="810" w:type="dxa"/>
            <w:shd w:val="clear" w:color="auto" w:fill="auto"/>
          </w:tcPr>
          <w:p w14:paraId="69E13F4B" w14:textId="77777777" w:rsidR="00044B12" w:rsidRDefault="002F59AF" w:rsidP="002F59AF">
            <w:pPr>
              <w:spacing w:line="240" w:lineRule="auto"/>
              <w:jc w:val="left"/>
            </w:pPr>
            <w:r>
              <w:t>90.00</w:t>
            </w:r>
          </w:p>
        </w:tc>
        <w:tc>
          <w:tcPr>
            <w:tcW w:w="810" w:type="dxa"/>
            <w:shd w:val="clear" w:color="auto" w:fill="auto"/>
          </w:tcPr>
          <w:p w14:paraId="014619DC" w14:textId="77777777" w:rsidR="00044B12" w:rsidRDefault="002F59AF" w:rsidP="002F59AF">
            <w:pPr>
              <w:spacing w:line="240" w:lineRule="auto"/>
              <w:jc w:val="left"/>
            </w:pPr>
            <w:r>
              <w:t>95.00</w:t>
            </w:r>
          </w:p>
        </w:tc>
        <w:tc>
          <w:tcPr>
            <w:tcW w:w="810" w:type="dxa"/>
            <w:shd w:val="clear" w:color="auto" w:fill="auto"/>
          </w:tcPr>
          <w:p w14:paraId="795AB8D4" w14:textId="77777777" w:rsidR="00044B12" w:rsidRDefault="002F59AF" w:rsidP="002F59AF">
            <w:pPr>
              <w:spacing w:line="240" w:lineRule="auto"/>
              <w:jc w:val="left"/>
            </w:pPr>
            <w:r>
              <w:t>90.00</w:t>
            </w:r>
          </w:p>
        </w:tc>
        <w:tc>
          <w:tcPr>
            <w:tcW w:w="810" w:type="dxa"/>
          </w:tcPr>
          <w:p w14:paraId="287187CB" w14:textId="77777777" w:rsidR="00044B12" w:rsidRDefault="002F59AF" w:rsidP="002F59AF">
            <w:pPr>
              <w:spacing w:line="240" w:lineRule="auto"/>
              <w:jc w:val="left"/>
            </w:pPr>
            <w:r>
              <w:t>95.00</w:t>
            </w:r>
          </w:p>
        </w:tc>
        <w:tc>
          <w:tcPr>
            <w:tcW w:w="810" w:type="dxa"/>
            <w:shd w:val="clear" w:color="auto" w:fill="auto"/>
          </w:tcPr>
          <w:p w14:paraId="26732F9E" w14:textId="77777777" w:rsidR="00044B12" w:rsidRDefault="002F59AF" w:rsidP="002F59AF">
            <w:pPr>
              <w:spacing w:line="240" w:lineRule="auto"/>
              <w:jc w:val="left"/>
            </w:pPr>
            <w:r>
              <w:t>100</w:t>
            </w:r>
          </w:p>
        </w:tc>
        <w:tc>
          <w:tcPr>
            <w:tcW w:w="810" w:type="dxa"/>
            <w:shd w:val="clear" w:color="auto" w:fill="auto"/>
          </w:tcPr>
          <w:p w14:paraId="2BF69512" w14:textId="77777777" w:rsidR="00044B12" w:rsidRDefault="002F59AF" w:rsidP="002F59AF">
            <w:pPr>
              <w:spacing w:line="240" w:lineRule="auto"/>
              <w:jc w:val="left"/>
            </w:pPr>
            <w:r>
              <w:t>90.00</w:t>
            </w:r>
          </w:p>
        </w:tc>
        <w:tc>
          <w:tcPr>
            <w:tcW w:w="810" w:type="dxa"/>
            <w:shd w:val="clear" w:color="auto" w:fill="auto"/>
          </w:tcPr>
          <w:p w14:paraId="2DC190C2" w14:textId="77777777" w:rsidR="00044B12" w:rsidRDefault="002F59AF" w:rsidP="002F59AF">
            <w:pPr>
              <w:spacing w:line="240" w:lineRule="auto"/>
              <w:jc w:val="left"/>
            </w:pPr>
            <w:r>
              <w:t>90.00</w:t>
            </w:r>
          </w:p>
        </w:tc>
        <w:tc>
          <w:tcPr>
            <w:tcW w:w="810" w:type="dxa"/>
            <w:shd w:val="clear" w:color="auto" w:fill="auto"/>
          </w:tcPr>
          <w:p w14:paraId="75DB254F" w14:textId="77777777" w:rsidR="00044B12" w:rsidRDefault="002F59AF" w:rsidP="002F59AF">
            <w:pPr>
              <w:spacing w:line="240" w:lineRule="auto"/>
              <w:jc w:val="left"/>
            </w:pPr>
            <w:r>
              <w:t>90.00</w:t>
            </w:r>
          </w:p>
        </w:tc>
      </w:tr>
      <w:tr w:rsidR="00044B12" w14:paraId="7267A04E" w14:textId="77777777" w:rsidTr="002F59AF">
        <w:trPr>
          <w:trHeight w:val="616"/>
        </w:trPr>
        <w:tc>
          <w:tcPr>
            <w:tcW w:w="1255" w:type="dxa"/>
            <w:shd w:val="clear" w:color="auto" w:fill="auto"/>
          </w:tcPr>
          <w:p w14:paraId="117CB91E" w14:textId="77777777" w:rsidR="00044B12" w:rsidRDefault="00044B12" w:rsidP="002F59AF">
            <w:pPr>
              <w:spacing w:line="240" w:lineRule="auto"/>
              <w:jc w:val="left"/>
            </w:pPr>
            <w:r>
              <w:t xml:space="preserve">RF (%) </w:t>
            </w:r>
          </w:p>
        </w:tc>
        <w:tc>
          <w:tcPr>
            <w:tcW w:w="810" w:type="dxa"/>
            <w:shd w:val="clear" w:color="auto" w:fill="auto"/>
          </w:tcPr>
          <w:p w14:paraId="78D662E0" w14:textId="77777777" w:rsidR="00044B12" w:rsidRDefault="009847CB" w:rsidP="002F59AF">
            <w:pPr>
              <w:spacing w:line="240" w:lineRule="auto"/>
              <w:jc w:val="left"/>
            </w:pPr>
            <w:r>
              <w:t>90</w:t>
            </w:r>
            <w:r w:rsidR="002F59AF">
              <w:t>.00</w:t>
            </w:r>
          </w:p>
        </w:tc>
        <w:tc>
          <w:tcPr>
            <w:tcW w:w="810" w:type="dxa"/>
            <w:shd w:val="clear" w:color="auto" w:fill="auto"/>
          </w:tcPr>
          <w:p w14:paraId="539C274E" w14:textId="77777777" w:rsidR="00044B12" w:rsidRDefault="002F59AF" w:rsidP="002F59AF">
            <w:pPr>
              <w:spacing w:line="240" w:lineRule="auto"/>
              <w:jc w:val="left"/>
            </w:pPr>
            <w:r>
              <w:t>90.00</w:t>
            </w:r>
          </w:p>
        </w:tc>
        <w:tc>
          <w:tcPr>
            <w:tcW w:w="810" w:type="dxa"/>
            <w:shd w:val="clear" w:color="auto" w:fill="auto"/>
          </w:tcPr>
          <w:p w14:paraId="289CC5F6" w14:textId="77777777" w:rsidR="00044B12" w:rsidRDefault="002F59AF" w:rsidP="002F59AF">
            <w:pPr>
              <w:jc w:val="left"/>
            </w:pPr>
            <w:r>
              <w:t>80.00</w:t>
            </w:r>
          </w:p>
        </w:tc>
        <w:tc>
          <w:tcPr>
            <w:tcW w:w="810" w:type="dxa"/>
            <w:shd w:val="clear" w:color="auto" w:fill="auto"/>
          </w:tcPr>
          <w:p w14:paraId="2163340D" w14:textId="77777777" w:rsidR="00044B12" w:rsidRDefault="002F59AF" w:rsidP="002F59AF">
            <w:pPr>
              <w:spacing w:line="240" w:lineRule="auto"/>
              <w:jc w:val="left"/>
            </w:pPr>
            <w:r>
              <w:t>85.00</w:t>
            </w:r>
          </w:p>
        </w:tc>
        <w:tc>
          <w:tcPr>
            <w:tcW w:w="810" w:type="dxa"/>
            <w:shd w:val="clear" w:color="auto" w:fill="auto"/>
          </w:tcPr>
          <w:p w14:paraId="75D0ADB6" w14:textId="77777777" w:rsidR="00044B12" w:rsidRDefault="002F59AF" w:rsidP="002F59AF">
            <w:pPr>
              <w:spacing w:line="240" w:lineRule="auto"/>
              <w:jc w:val="left"/>
            </w:pPr>
            <w:r>
              <w:t>90.00</w:t>
            </w:r>
          </w:p>
        </w:tc>
        <w:tc>
          <w:tcPr>
            <w:tcW w:w="810" w:type="dxa"/>
          </w:tcPr>
          <w:p w14:paraId="61A51AE6" w14:textId="77777777" w:rsidR="00044B12" w:rsidRDefault="002F59AF" w:rsidP="002F59AF">
            <w:pPr>
              <w:spacing w:line="240" w:lineRule="auto"/>
              <w:jc w:val="left"/>
            </w:pPr>
            <w:r>
              <w:t>95.00</w:t>
            </w:r>
          </w:p>
        </w:tc>
        <w:tc>
          <w:tcPr>
            <w:tcW w:w="810" w:type="dxa"/>
            <w:shd w:val="clear" w:color="auto" w:fill="auto"/>
          </w:tcPr>
          <w:p w14:paraId="1605C618" w14:textId="77777777" w:rsidR="00044B12" w:rsidRDefault="002F59AF" w:rsidP="002F59AF">
            <w:pPr>
              <w:spacing w:line="240" w:lineRule="auto"/>
              <w:jc w:val="left"/>
            </w:pPr>
            <w:r>
              <w:t>90.00</w:t>
            </w:r>
          </w:p>
        </w:tc>
        <w:tc>
          <w:tcPr>
            <w:tcW w:w="810" w:type="dxa"/>
            <w:shd w:val="clear" w:color="auto" w:fill="auto"/>
          </w:tcPr>
          <w:p w14:paraId="768D46B4" w14:textId="77777777" w:rsidR="00044B12" w:rsidRDefault="002F59AF" w:rsidP="002F59AF">
            <w:pPr>
              <w:spacing w:line="240" w:lineRule="auto"/>
              <w:jc w:val="left"/>
            </w:pPr>
            <w:r>
              <w:t>90.00</w:t>
            </w:r>
          </w:p>
        </w:tc>
        <w:tc>
          <w:tcPr>
            <w:tcW w:w="810" w:type="dxa"/>
            <w:shd w:val="clear" w:color="auto" w:fill="auto"/>
          </w:tcPr>
          <w:p w14:paraId="24DE6C3E" w14:textId="77777777" w:rsidR="00044B12" w:rsidRDefault="002F59AF" w:rsidP="002F59AF">
            <w:pPr>
              <w:spacing w:line="240" w:lineRule="auto"/>
              <w:jc w:val="left"/>
            </w:pPr>
            <w:r>
              <w:t>95.00</w:t>
            </w:r>
          </w:p>
        </w:tc>
        <w:tc>
          <w:tcPr>
            <w:tcW w:w="810" w:type="dxa"/>
            <w:shd w:val="clear" w:color="auto" w:fill="auto"/>
          </w:tcPr>
          <w:p w14:paraId="03EB3BF4" w14:textId="77777777" w:rsidR="00044B12" w:rsidRDefault="002F59AF" w:rsidP="002F59AF">
            <w:pPr>
              <w:spacing w:line="240" w:lineRule="auto"/>
              <w:jc w:val="left"/>
            </w:pPr>
            <w:r>
              <w:t>90.00</w:t>
            </w:r>
          </w:p>
        </w:tc>
      </w:tr>
    </w:tbl>
    <w:p w14:paraId="0C7DD809" w14:textId="77777777" w:rsidR="003A6388" w:rsidRDefault="00963916" w:rsidP="003A6388">
      <w:pPr>
        <w:keepNext/>
        <w:ind w:left="360"/>
        <w:jc w:val="center"/>
      </w:pPr>
      <w:r>
        <w:rPr>
          <w:noProof/>
        </w:rPr>
        <w:drawing>
          <wp:inline distT="0" distB="0" distL="0" distR="0" wp14:anchorId="1E0D9204" wp14:editId="09A75FA0">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8654" cy="2743200"/>
                    </a:xfrm>
                    <a:prstGeom prst="rect">
                      <a:avLst/>
                    </a:prstGeom>
                  </pic:spPr>
                </pic:pic>
              </a:graphicData>
            </a:graphic>
          </wp:inline>
        </w:drawing>
      </w:r>
    </w:p>
    <w:p w14:paraId="52D582F2" w14:textId="77777777" w:rsidR="0068069B" w:rsidRDefault="003A6388" w:rsidP="003A6388">
      <w:pPr>
        <w:pStyle w:val="Caption"/>
      </w:pPr>
      <w:bookmarkStart w:id="804" w:name="_Toc69243435"/>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22</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804"/>
      <w:proofErr w:type="spellEnd"/>
    </w:p>
    <w:p w14:paraId="640D6829" w14:textId="77777777" w:rsidR="006E1E8A" w:rsidRDefault="006537BD" w:rsidP="00121CA2">
      <w:pPr>
        <w:ind w:firstLine="562"/>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t</w:t>
      </w:r>
      <w:r w:rsidR="00327892">
        <w: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trung</w:t>
      </w:r>
      <w:proofErr w:type="spellEnd"/>
      <w:r w:rsidR="00327892">
        <w:t xml:space="preserve"> </w:t>
      </w:r>
      <w:proofErr w:type="spellStart"/>
      <w:r w:rsidR="00327892">
        <w:t>bình</w:t>
      </w:r>
      <w:proofErr w:type="spellEnd"/>
      <w:r w:rsidR="00327892">
        <w:t xml:space="preserve"> </w:t>
      </w:r>
      <w:proofErr w:type="spellStart"/>
      <w:r w:rsidR="00327892">
        <w:t>của</w:t>
      </w:r>
      <w:proofErr w:type="spellEnd"/>
      <w:r w:rsidR="00327892">
        <w:t xml:space="preserve"> </w:t>
      </w:r>
      <w:proofErr w:type="spellStart"/>
      <w:r w:rsidR="00327892">
        <w:t>mô</w:t>
      </w:r>
      <w:proofErr w:type="spellEnd"/>
      <w:r w:rsidR="00327892">
        <w:t xml:space="preserve"> </w:t>
      </w:r>
      <w:proofErr w:type="spellStart"/>
      <w:r w:rsidR="00327892">
        <w:t>hình</w:t>
      </w:r>
      <w:proofErr w:type="spellEnd"/>
      <w:r w:rsidR="00327892">
        <w:t xml:space="preserve"> SVM </w:t>
      </w:r>
      <w:proofErr w:type="spellStart"/>
      <w:r w:rsidR="00327892">
        <w:t>là</w:t>
      </w:r>
      <w:proofErr w:type="spellEnd"/>
      <w:r w:rsidR="00327892">
        <w:t xml:space="preserve"> 90,5%, </w:t>
      </w:r>
      <w:proofErr w:type="spellStart"/>
      <w:r w:rsidR="00327892">
        <w:t>cao</w:t>
      </w:r>
      <w:proofErr w:type="spellEnd"/>
      <w:r w:rsidR="00327892">
        <w:t xml:space="preserve"> </w:t>
      </w:r>
      <w:proofErr w:type="spellStart"/>
      <w:r w:rsidR="00327892">
        <w:t>hơn</w:t>
      </w:r>
      <w:proofErr w:type="spellEnd"/>
      <w:r w:rsidR="00327892">
        <w:t xml:space="preserve"> so </w:t>
      </w:r>
      <w:proofErr w:type="spellStart"/>
      <w:r>
        <w:t>với</w:t>
      </w:r>
      <w:proofErr w:type="spellEnd"/>
      <w:r>
        <w:t xml:space="preserve"> </w:t>
      </w:r>
      <w:proofErr w:type="spellStart"/>
      <w:r w:rsidR="00327892">
        <w:t>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trung</w:t>
      </w:r>
      <w:proofErr w:type="spellEnd"/>
      <w:r w:rsidR="00327892">
        <w:t xml:space="preserve"> </w:t>
      </w:r>
      <w:proofErr w:type="spellStart"/>
      <w:r w:rsidR="00327892">
        <w:t>bình</w:t>
      </w:r>
      <w:proofErr w:type="spellEnd"/>
      <w:r w:rsidR="00327892">
        <w:t xml:space="preserve"> </w:t>
      </w:r>
      <w:proofErr w:type="spellStart"/>
      <w:r w:rsidR="00327892">
        <w:t>của</w:t>
      </w:r>
      <w:proofErr w:type="spellEnd"/>
      <w:r w:rsidR="00327892">
        <w:t xml:space="preserve"> </w:t>
      </w:r>
      <w:proofErr w:type="spellStart"/>
      <w:r w:rsidR="00327892">
        <w:t>mô</w:t>
      </w:r>
      <w:proofErr w:type="spellEnd"/>
      <w:r w:rsidR="00327892">
        <w:t xml:space="preserve"> </w:t>
      </w:r>
      <w:proofErr w:type="spellStart"/>
      <w:r w:rsidR="00327892">
        <w:t>hình</w:t>
      </w:r>
      <w:proofErr w:type="spellEnd"/>
      <w:r w:rsidR="00327892">
        <w:t xml:space="preserve"> </w:t>
      </w:r>
      <w:r w:rsidR="001B007E">
        <w:t>Random Forest</w:t>
      </w:r>
      <w:r w:rsidR="00327892">
        <w:t xml:space="preserve"> </w:t>
      </w:r>
      <w:proofErr w:type="spellStart"/>
      <w:r w:rsidR="00327892">
        <w:t>với</w:t>
      </w:r>
      <w:proofErr w:type="spellEnd"/>
      <w:r w:rsidR="00327892">
        <w:t xml:space="preserve"> 89,5%. </w:t>
      </w:r>
      <w:proofErr w:type="spellStart"/>
      <w:r w:rsidR="006E1E8A">
        <w:t>Đây</w:t>
      </w:r>
      <w:proofErr w:type="spellEnd"/>
      <w:r w:rsidR="006E1E8A">
        <w:t xml:space="preserve"> </w:t>
      </w:r>
      <w:proofErr w:type="spellStart"/>
      <w:r w:rsidR="006E1E8A">
        <w:t>là</w:t>
      </w:r>
      <w:proofErr w:type="spellEnd"/>
      <w:r w:rsidR="006E1E8A">
        <w:t xml:space="preserve"> </w:t>
      </w:r>
      <w:proofErr w:type="spellStart"/>
      <w:r w:rsidR="006E1E8A">
        <w:t>trạng</w:t>
      </w:r>
      <w:proofErr w:type="spellEnd"/>
      <w:r w:rsidR="006E1E8A">
        <w:t xml:space="preserve"> </w:t>
      </w:r>
      <w:proofErr w:type="spellStart"/>
      <w:r w:rsidR="006E1E8A">
        <w:t>thái</w:t>
      </w:r>
      <w:proofErr w:type="spellEnd"/>
      <w:r w:rsidR="006E1E8A">
        <w:t xml:space="preserve"> </w:t>
      </w:r>
      <w:proofErr w:type="spellStart"/>
      <w:r w:rsidR="006E1E8A">
        <w:t>cảm</w:t>
      </w:r>
      <w:proofErr w:type="spellEnd"/>
      <w:r w:rsidR="006E1E8A">
        <w:t xml:space="preserve"> </w:t>
      </w:r>
      <w:proofErr w:type="spellStart"/>
      <w:r w:rsidR="006E1E8A">
        <w:t>xúc</w:t>
      </w:r>
      <w:proofErr w:type="spellEnd"/>
      <w:r w:rsidR="006E1E8A">
        <w:t xml:space="preserve"> </w:t>
      </w:r>
      <w:proofErr w:type="spellStart"/>
      <w:r w:rsidR="006E1E8A">
        <w:t>có</w:t>
      </w:r>
      <w:proofErr w:type="spellEnd"/>
      <w:r w:rsidR="006E1E8A">
        <w:t xml:space="preserve"> </w:t>
      </w:r>
      <w:proofErr w:type="spellStart"/>
      <w:r w:rsidR="006E1E8A">
        <w:t>tỉ</w:t>
      </w:r>
      <w:proofErr w:type="spellEnd"/>
      <w:r w:rsidR="006E1E8A">
        <w:t xml:space="preserve"> </w:t>
      </w:r>
      <w:proofErr w:type="spellStart"/>
      <w:r w:rsidR="006E1E8A">
        <w:t>lệ</w:t>
      </w:r>
      <w:proofErr w:type="spellEnd"/>
      <w:r w:rsidR="006E1E8A">
        <w:t xml:space="preserve"> </w:t>
      </w:r>
      <w:proofErr w:type="spellStart"/>
      <w:r w:rsidR="006E1E8A">
        <w:t>nhận</w:t>
      </w:r>
      <w:proofErr w:type="spellEnd"/>
      <w:r w:rsidR="006E1E8A">
        <w:t xml:space="preserve"> </w:t>
      </w:r>
      <w:proofErr w:type="spellStart"/>
      <w:r w:rsidR="006E1E8A">
        <w:t>dạng</w:t>
      </w:r>
      <w:proofErr w:type="spellEnd"/>
      <w:r w:rsidR="006E1E8A">
        <w:t xml:space="preserve"> </w:t>
      </w:r>
      <w:proofErr w:type="spellStart"/>
      <w:r w:rsidR="00327892">
        <w:t>rất</w:t>
      </w:r>
      <w:proofErr w:type="spellEnd"/>
      <w:r w:rsidR="00327892">
        <w:t xml:space="preserve"> </w:t>
      </w:r>
      <w:proofErr w:type="spellStart"/>
      <w:r w:rsidR="00327892">
        <w:t>tốt</w:t>
      </w:r>
      <w:proofErr w:type="spellEnd"/>
      <w:r w:rsidR="006E1E8A">
        <w:t xml:space="preserve"> (</w:t>
      </w:r>
      <w:proofErr w:type="spellStart"/>
      <w:r w:rsidR="006E1E8A">
        <w:t>luôn</w:t>
      </w:r>
      <w:proofErr w:type="spellEnd"/>
      <w:r w:rsidR="006E1E8A">
        <w:t xml:space="preserve"> &gt; 80%)</w:t>
      </w:r>
      <w:r w:rsidR="00327892">
        <w:t xml:space="preserve">. </w:t>
      </w:r>
    </w:p>
    <w:p w14:paraId="7161DC76" w14:textId="77777777" w:rsidR="006E1E8A" w:rsidRPr="006E1E8A" w:rsidRDefault="006E1E8A" w:rsidP="006E1E8A"/>
    <w:p w14:paraId="52538677"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xảm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p>
    <w:p w14:paraId="695A56C6" w14:textId="77777777" w:rsidR="002F59AF" w:rsidRDefault="002F59AF" w:rsidP="002F59AF">
      <w:pPr>
        <w:ind w:left="360"/>
      </w:pPr>
    </w:p>
    <w:p w14:paraId="49BFD813" w14:textId="77777777" w:rsidR="000A2EA4" w:rsidRDefault="000A2EA4" w:rsidP="000A2EA4">
      <w:pPr>
        <w:pStyle w:val="Caption"/>
        <w:keepNext/>
      </w:pPr>
      <w:bookmarkStart w:id="805" w:name="_Toc69243448"/>
      <w:proofErr w:type="spellStart"/>
      <w:r>
        <w:t>Bảng</w:t>
      </w:r>
      <w:proofErr w:type="spellEnd"/>
      <w:r>
        <w:t xml:space="preserve"> </w:t>
      </w:r>
      <w:fldSimple w:instr=" STYLEREF 1 \s ">
        <w:r w:rsidR="0032158F">
          <w:rPr>
            <w:noProof/>
          </w:rPr>
          <w:t>3</w:t>
        </w:r>
      </w:fldSimple>
      <w:r w:rsidR="00D5476B">
        <w:t>.</w:t>
      </w:r>
      <w:fldSimple w:instr=" SEQ Bảng \* ARABIC \s 1 ">
        <w:r w:rsidR="0032158F">
          <w:rPr>
            <w:noProof/>
          </w:rPr>
          <w:t>3</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bookmarkEnd w:id="805"/>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14:paraId="012CD8B8" w14:textId="77777777" w:rsidTr="002F59AF">
        <w:trPr>
          <w:trHeight w:val="658"/>
        </w:trPr>
        <w:tc>
          <w:tcPr>
            <w:tcW w:w="1255" w:type="dxa"/>
            <w:shd w:val="clear" w:color="auto" w:fill="auto"/>
          </w:tcPr>
          <w:p w14:paraId="5FD12B30" w14:textId="77777777" w:rsidR="002F59AF" w:rsidRDefault="002F59AF" w:rsidP="002F59AF">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7672CBEB" w14:textId="77777777" w:rsidR="002F59AF" w:rsidRDefault="002F59AF" w:rsidP="002F59AF">
            <w:pPr>
              <w:spacing w:line="240" w:lineRule="auto"/>
              <w:jc w:val="left"/>
            </w:pPr>
            <w:r>
              <w:t>0</w:t>
            </w:r>
          </w:p>
        </w:tc>
        <w:tc>
          <w:tcPr>
            <w:tcW w:w="810" w:type="dxa"/>
            <w:shd w:val="clear" w:color="auto" w:fill="auto"/>
          </w:tcPr>
          <w:p w14:paraId="2D05DD66" w14:textId="77777777" w:rsidR="002F59AF" w:rsidRDefault="002F59AF" w:rsidP="002F59AF">
            <w:pPr>
              <w:spacing w:line="240" w:lineRule="auto"/>
              <w:jc w:val="left"/>
            </w:pPr>
            <w:r>
              <w:t>10</w:t>
            </w:r>
          </w:p>
        </w:tc>
        <w:tc>
          <w:tcPr>
            <w:tcW w:w="810" w:type="dxa"/>
            <w:shd w:val="clear" w:color="auto" w:fill="auto"/>
          </w:tcPr>
          <w:p w14:paraId="550B629A" w14:textId="77777777" w:rsidR="002F59AF" w:rsidRDefault="002F59AF" w:rsidP="002F59AF">
            <w:pPr>
              <w:spacing w:line="240" w:lineRule="auto"/>
              <w:jc w:val="left"/>
            </w:pPr>
            <w:r>
              <w:t>20</w:t>
            </w:r>
          </w:p>
        </w:tc>
        <w:tc>
          <w:tcPr>
            <w:tcW w:w="810" w:type="dxa"/>
            <w:shd w:val="clear" w:color="auto" w:fill="auto"/>
          </w:tcPr>
          <w:p w14:paraId="30D291E7" w14:textId="77777777" w:rsidR="002F59AF" w:rsidRDefault="002F59AF" w:rsidP="002F59AF">
            <w:pPr>
              <w:spacing w:line="240" w:lineRule="auto"/>
              <w:jc w:val="left"/>
            </w:pPr>
            <w:r>
              <w:t>30</w:t>
            </w:r>
          </w:p>
        </w:tc>
        <w:tc>
          <w:tcPr>
            <w:tcW w:w="810" w:type="dxa"/>
            <w:shd w:val="clear" w:color="auto" w:fill="auto"/>
          </w:tcPr>
          <w:p w14:paraId="19340A3C" w14:textId="77777777" w:rsidR="002F59AF" w:rsidRDefault="002F59AF" w:rsidP="002F59AF">
            <w:pPr>
              <w:spacing w:line="240" w:lineRule="auto"/>
              <w:jc w:val="left"/>
            </w:pPr>
            <w:r>
              <w:t>40</w:t>
            </w:r>
          </w:p>
        </w:tc>
        <w:tc>
          <w:tcPr>
            <w:tcW w:w="810" w:type="dxa"/>
          </w:tcPr>
          <w:p w14:paraId="7C7965ED" w14:textId="77777777" w:rsidR="002F59AF" w:rsidRDefault="002F59AF" w:rsidP="002F59AF">
            <w:pPr>
              <w:spacing w:line="240" w:lineRule="auto"/>
              <w:jc w:val="left"/>
            </w:pPr>
            <w:r>
              <w:t>50</w:t>
            </w:r>
          </w:p>
        </w:tc>
        <w:tc>
          <w:tcPr>
            <w:tcW w:w="810" w:type="dxa"/>
            <w:shd w:val="clear" w:color="auto" w:fill="auto"/>
          </w:tcPr>
          <w:p w14:paraId="584835E6" w14:textId="77777777" w:rsidR="002F59AF" w:rsidRDefault="002F59AF" w:rsidP="002F59AF">
            <w:pPr>
              <w:spacing w:line="240" w:lineRule="auto"/>
              <w:jc w:val="left"/>
            </w:pPr>
            <w:r>
              <w:t>60</w:t>
            </w:r>
          </w:p>
        </w:tc>
        <w:tc>
          <w:tcPr>
            <w:tcW w:w="810" w:type="dxa"/>
            <w:shd w:val="clear" w:color="auto" w:fill="auto"/>
          </w:tcPr>
          <w:p w14:paraId="65489BAF" w14:textId="77777777" w:rsidR="002F59AF" w:rsidRDefault="002F59AF" w:rsidP="002F59AF">
            <w:pPr>
              <w:spacing w:line="240" w:lineRule="auto"/>
              <w:jc w:val="left"/>
            </w:pPr>
            <w:r>
              <w:t>70</w:t>
            </w:r>
          </w:p>
        </w:tc>
        <w:tc>
          <w:tcPr>
            <w:tcW w:w="810" w:type="dxa"/>
            <w:shd w:val="clear" w:color="auto" w:fill="auto"/>
          </w:tcPr>
          <w:p w14:paraId="2D896E54" w14:textId="77777777" w:rsidR="002F59AF" w:rsidRDefault="002F59AF" w:rsidP="002F59AF">
            <w:pPr>
              <w:spacing w:line="240" w:lineRule="auto"/>
              <w:jc w:val="left"/>
            </w:pPr>
            <w:r>
              <w:t>80</w:t>
            </w:r>
          </w:p>
        </w:tc>
        <w:tc>
          <w:tcPr>
            <w:tcW w:w="810" w:type="dxa"/>
            <w:shd w:val="clear" w:color="auto" w:fill="auto"/>
          </w:tcPr>
          <w:p w14:paraId="0C5A599F" w14:textId="77777777" w:rsidR="002F59AF" w:rsidRDefault="002F59AF" w:rsidP="002F59AF">
            <w:pPr>
              <w:spacing w:line="240" w:lineRule="auto"/>
              <w:jc w:val="left"/>
            </w:pPr>
            <w:r>
              <w:t>90</w:t>
            </w:r>
          </w:p>
        </w:tc>
      </w:tr>
      <w:tr w:rsidR="002F59AF" w14:paraId="783D6EDD" w14:textId="77777777" w:rsidTr="002F59AF">
        <w:trPr>
          <w:trHeight w:val="658"/>
        </w:trPr>
        <w:tc>
          <w:tcPr>
            <w:tcW w:w="1255" w:type="dxa"/>
            <w:shd w:val="clear" w:color="auto" w:fill="auto"/>
          </w:tcPr>
          <w:p w14:paraId="3082C7E9" w14:textId="77777777" w:rsidR="002F59AF" w:rsidRDefault="002F59AF" w:rsidP="002F59AF">
            <w:pPr>
              <w:spacing w:line="240" w:lineRule="auto"/>
              <w:jc w:val="left"/>
            </w:pPr>
            <w:r>
              <w:t>SVM (%)</w:t>
            </w:r>
          </w:p>
        </w:tc>
        <w:tc>
          <w:tcPr>
            <w:tcW w:w="810" w:type="dxa"/>
            <w:shd w:val="clear" w:color="auto" w:fill="auto"/>
          </w:tcPr>
          <w:p w14:paraId="243C10E9" w14:textId="77777777" w:rsidR="002F59AF" w:rsidRDefault="002F59AF" w:rsidP="002F59AF">
            <w:pPr>
              <w:spacing w:line="240" w:lineRule="auto"/>
              <w:jc w:val="left"/>
            </w:pPr>
            <w:r>
              <w:t>85.00</w:t>
            </w:r>
          </w:p>
        </w:tc>
        <w:tc>
          <w:tcPr>
            <w:tcW w:w="810" w:type="dxa"/>
            <w:shd w:val="clear" w:color="auto" w:fill="auto"/>
          </w:tcPr>
          <w:p w14:paraId="2F6182C4" w14:textId="77777777" w:rsidR="002F59AF" w:rsidRDefault="002F59AF" w:rsidP="002F59AF">
            <w:pPr>
              <w:spacing w:line="240" w:lineRule="auto"/>
              <w:jc w:val="left"/>
            </w:pPr>
            <w:r>
              <w:t>85.00</w:t>
            </w:r>
          </w:p>
        </w:tc>
        <w:tc>
          <w:tcPr>
            <w:tcW w:w="810" w:type="dxa"/>
            <w:shd w:val="clear" w:color="auto" w:fill="auto"/>
          </w:tcPr>
          <w:p w14:paraId="4AE2594E" w14:textId="77777777" w:rsidR="002F59AF" w:rsidRDefault="002F59AF" w:rsidP="002F59AF">
            <w:pPr>
              <w:spacing w:line="240" w:lineRule="auto"/>
              <w:jc w:val="left"/>
            </w:pPr>
            <w:r>
              <w:t>80.00</w:t>
            </w:r>
          </w:p>
        </w:tc>
        <w:tc>
          <w:tcPr>
            <w:tcW w:w="810" w:type="dxa"/>
            <w:shd w:val="clear" w:color="auto" w:fill="auto"/>
          </w:tcPr>
          <w:p w14:paraId="6888DB17" w14:textId="77777777" w:rsidR="002F59AF" w:rsidRDefault="005138AC" w:rsidP="002F59AF">
            <w:pPr>
              <w:spacing w:line="240" w:lineRule="auto"/>
              <w:jc w:val="left"/>
            </w:pPr>
            <w:r>
              <w:t>8</w:t>
            </w:r>
            <w:r w:rsidR="002F59AF">
              <w:t>5.00</w:t>
            </w:r>
          </w:p>
        </w:tc>
        <w:tc>
          <w:tcPr>
            <w:tcW w:w="810" w:type="dxa"/>
            <w:shd w:val="clear" w:color="auto" w:fill="auto"/>
          </w:tcPr>
          <w:p w14:paraId="6549EA1A" w14:textId="77777777" w:rsidR="002F59AF" w:rsidRDefault="005138AC" w:rsidP="002F59AF">
            <w:pPr>
              <w:spacing w:line="240" w:lineRule="auto"/>
              <w:jc w:val="left"/>
            </w:pPr>
            <w:r>
              <w:t>85.00</w:t>
            </w:r>
          </w:p>
        </w:tc>
        <w:tc>
          <w:tcPr>
            <w:tcW w:w="810" w:type="dxa"/>
          </w:tcPr>
          <w:p w14:paraId="5FA6E519" w14:textId="77777777" w:rsidR="002F59AF" w:rsidRDefault="005138AC" w:rsidP="005138AC">
            <w:pPr>
              <w:spacing w:line="240" w:lineRule="auto"/>
              <w:jc w:val="left"/>
            </w:pPr>
            <w:r>
              <w:t>80.00</w:t>
            </w:r>
          </w:p>
        </w:tc>
        <w:tc>
          <w:tcPr>
            <w:tcW w:w="810" w:type="dxa"/>
            <w:shd w:val="clear" w:color="auto" w:fill="auto"/>
          </w:tcPr>
          <w:p w14:paraId="20AFE160" w14:textId="77777777" w:rsidR="002F59AF" w:rsidRDefault="005138AC" w:rsidP="002F59AF">
            <w:pPr>
              <w:spacing w:line="240" w:lineRule="auto"/>
              <w:jc w:val="left"/>
            </w:pPr>
            <w:r>
              <w:t>85.00</w:t>
            </w:r>
          </w:p>
        </w:tc>
        <w:tc>
          <w:tcPr>
            <w:tcW w:w="810" w:type="dxa"/>
            <w:shd w:val="clear" w:color="auto" w:fill="auto"/>
          </w:tcPr>
          <w:p w14:paraId="1665EBEE" w14:textId="77777777" w:rsidR="002F59AF" w:rsidRDefault="002F59AF" w:rsidP="002F59AF">
            <w:pPr>
              <w:spacing w:line="240" w:lineRule="auto"/>
              <w:jc w:val="left"/>
            </w:pPr>
            <w:r>
              <w:t>90.00</w:t>
            </w:r>
          </w:p>
        </w:tc>
        <w:tc>
          <w:tcPr>
            <w:tcW w:w="810" w:type="dxa"/>
            <w:shd w:val="clear" w:color="auto" w:fill="auto"/>
          </w:tcPr>
          <w:p w14:paraId="5F18CAF2" w14:textId="77777777" w:rsidR="002F59AF" w:rsidRDefault="005138AC" w:rsidP="002F59AF">
            <w:pPr>
              <w:spacing w:line="240" w:lineRule="auto"/>
              <w:jc w:val="left"/>
            </w:pPr>
            <w:r>
              <w:t>80.00</w:t>
            </w:r>
          </w:p>
        </w:tc>
        <w:tc>
          <w:tcPr>
            <w:tcW w:w="810" w:type="dxa"/>
            <w:shd w:val="clear" w:color="auto" w:fill="auto"/>
          </w:tcPr>
          <w:p w14:paraId="552E9CAD" w14:textId="77777777" w:rsidR="002F59AF" w:rsidRDefault="005138AC" w:rsidP="002F59AF">
            <w:pPr>
              <w:spacing w:line="240" w:lineRule="auto"/>
              <w:jc w:val="left"/>
            </w:pPr>
            <w:r>
              <w:t>95.00</w:t>
            </w:r>
          </w:p>
        </w:tc>
      </w:tr>
      <w:tr w:rsidR="002F59AF" w14:paraId="2B291803" w14:textId="77777777" w:rsidTr="002F59AF">
        <w:trPr>
          <w:trHeight w:val="616"/>
        </w:trPr>
        <w:tc>
          <w:tcPr>
            <w:tcW w:w="1255" w:type="dxa"/>
            <w:shd w:val="clear" w:color="auto" w:fill="auto"/>
          </w:tcPr>
          <w:p w14:paraId="67D30234" w14:textId="77777777" w:rsidR="002F59AF" w:rsidRDefault="002F59AF" w:rsidP="002F59AF">
            <w:pPr>
              <w:spacing w:line="240" w:lineRule="auto"/>
              <w:jc w:val="left"/>
            </w:pPr>
            <w:r>
              <w:t xml:space="preserve">RF (%) </w:t>
            </w:r>
          </w:p>
        </w:tc>
        <w:tc>
          <w:tcPr>
            <w:tcW w:w="810" w:type="dxa"/>
            <w:shd w:val="clear" w:color="auto" w:fill="auto"/>
          </w:tcPr>
          <w:p w14:paraId="250870B7" w14:textId="77777777" w:rsidR="002F59AF" w:rsidRDefault="005138AC" w:rsidP="002F59AF">
            <w:pPr>
              <w:spacing w:line="240" w:lineRule="auto"/>
              <w:jc w:val="left"/>
            </w:pPr>
            <w:r>
              <w:t>8</w:t>
            </w:r>
            <w:r w:rsidR="002F59AF">
              <w:t>5.00</w:t>
            </w:r>
          </w:p>
        </w:tc>
        <w:tc>
          <w:tcPr>
            <w:tcW w:w="810" w:type="dxa"/>
            <w:shd w:val="clear" w:color="auto" w:fill="auto"/>
          </w:tcPr>
          <w:p w14:paraId="4FD8DE91" w14:textId="77777777" w:rsidR="002F59AF" w:rsidRDefault="005138AC" w:rsidP="002F59AF">
            <w:pPr>
              <w:spacing w:line="240" w:lineRule="auto"/>
              <w:jc w:val="left"/>
            </w:pPr>
            <w:r>
              <w:t>85.00</w:t>
            </w:r>
          </w:p>
        </w:tc>
        <w:tc>
          <w:tcPr>
            <w:tcW w:w="810" w:type="dxa"/>
            <w:shd w:val="clear" w:color="auto" w:fill="auto"/>
          </w:tcPr>
          <w:p w14:paraId="4DDF4275" w14:textId="77777777" w:rsidR="002F59AF" w:rsidRDefault="005138AC" w:rsidP="002F59AF">
            <w:pPr>
              <w:jc w:val="left"/>
            </w:pPr>
            <w:r>
              <w:t>90.00</w:t>
            </w:r>
          </w:p>
        </w:tc>
        <w:tc>
          <w:tcPr>
            <w:tcW w:w="810" w:type="dxa"/>
            <w:shd w:val="clear" w:color="auto" w:fill="auto"/>
          </w:tcPr>
          <w:p w14:paraId="09055DEC" w14:textId="77777777" w:rsidR="002F59AF" w:rsidRDefault="002F59AF" w:rsidP="002F59AF">
            <w:pPr>
              <w:spacing w:line="240" w:lineRule="auto"/>
              <w:jc w:val="left"/>
            </w:pPr>
            <w:r>
              <w:t>85.00</w:t>
            </w:r>
          </w:p>
        </w:tc>
        <w:tc>
          <w:tcPr>
            <w:tcW w:w="810" w:type="dxa"/>
            <w:shd w:val="clear" w:color="auto" w:fill="auto"/>
          </w:tcPr>
          <w:p w14:paraId="2DF0CAED" w14:textId="77777777" w:rsidR="002F59AF" w:rsidRDefault="005138AC" w:rsidP="002F59AF">
            <w:pPr>
              <w:spacing w:line="240" w:lineRule="auto"/>
              <w:jc w:val="left"/>
            </w:pPr>
            <w:r>
              <w:t>95.00</w:t>
            </w:r>
          </w:p>
        </w:tc>
        <w:tc>
          <w:tcPr>
            <w:tcW w:w="810" w:type="dxa"/>
          </w:tcPr>
          <w:p w14:paraId="09A5B5AD" w14:textId="77777777" w:rsidR="002F59AF" w:rsidRDefault="005138AC" w:rsidP="002F59AF">
            <w:pPr>
              <w:spacing w:line="240" w:lineRule="auto"/>
              <w:jc w:val="left"/>
            </w:pPr>
            <w:r>
              <w:t>85.00</w:t>
            </w:r>
          </w:p>
        </w:tc>
        <w:tc>
          <w:tcPr>
            <w:tcW w:w="810" w:type="dxa"/>
            <w:shd w:val="clear" w:color="auto" w:fill="auto"/>
          </w:tcPr>
          <w:p w14:paraId="35375D94" w14:textId="77777777" w:rsidR="002F59AF" w:rsidRDefault="005138AC" w:rsidP="002F59AF">
            <w:pPr>
              <w:spacing w:line="240" w:lineRule="auto"/>
              <w:jc w:val="left"/>
            </w:pPr>
            <w:r>
              <w:t>85.00</w:t>
            </w:r>
          </w:p>
        </w:tc>
        <w:tc>
          <w:tcPr>
            <w:tcW w:w="810" w:type="dxa"/>
            <w:shd w:val="clear" w:color="auto" w:fill="auto"/>
          </w:tcPr>
          <w:p w14:paraId="280DC54B" w14:textId="77777777" w:rsidR="002F59AF" w:rsidRDefault="005138AC" w:rsidP="002F59AF">
            <w:pPr>
              <w:spacing w:line="240" w:lineRule="auto"/>
              <w:jc w:val="left"/>
            </w:pPr>
            <w:r>
              <w:t>85.00</w:t>
            </w:r>
          </w:p>
        </w:tc>
        <w:tc>
          <w:tcPr>
            <w:tcW w:w="810" w:type="dxa"/>
            <w:shd w:val="clear" w:color="auto" w:fill="auto"/>
          </w:tcPr>
          <w:p w14:paraId="33568F82" w14:textId="77777777" w:rsidR="002F59AF" w:rsidRDefault="002F59AF" w:rsidP="002F59AF">
            <w:pPr>
              <w:spacing w:line="240" w:lineRule="auto"/>
              <w:jc w:val="left"/>
            </w:pPr>
            <w:r>
              <w:t>95.00</w:t>
            </w:r>
          </w:p>
        </w:tc>
        <w:tc>
          <w:tcPr>
            <w:tcW w:w="810" w:type="dxa"/>
            <w:shd w:val="clear" w:color="auto" w:fill="auto"/>
          </w:tcPr>
          <w:p w14:paraId="1ACC5016" w14:textId="77777777" w:rsidR="002F59AF" w:rsidRDefault="002F59AF" w:rsidP="002F59AF">
            <w:pPr>
              <w:spacing w:line="240" w:lineRule="auto"/>
              <w:jc w:val="left"/>
            </w:pPr>
            <w:r>
              <w:t>90.00</w:t>
            </w:r>
          </w:p>
        </w:tc>
      </w:tr>
    </w:tbl>
    <w:p w14:paraId="628AF185" w14:textId="77777777" w:rsidR="002F59AF" w:rsidRDefault="002F59AF" w:rsidP="002F59AF"/>
    <w:p w14:paraId="076071A2" w14:textId="77777777" w:rsidR="003A6388" w:rsidRDefault="00633573" w:rsidP="003A6388">
      <w:pPr>
        <w:keepNext/>
        <w:ind w:left="360"/>
        <w:jc w:val="center"/>
      </w:pPr>
      <w:r>
        <w:rPr>
          <w:noProof/>
        </w:rPr>
        <w:drawing>
          <wp:inline distT="0" distB="0" distL="0" distR="0" wp14:anchorId="750C2B21" wp14:editId="6EDF7F0E">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9603" cy="3200400"/>
                    </a:xfrm>
                    <a:prstGeom prst="rect">
                      <a:avLst/>
                    </a:prstGeom>
                  </pic:spPr>
                </pic:pic>
              </a:graphicData>
            </a:graphic>
          </wp:inline>
        </w:drawing>
      </w:r>
    </w:p>
    <w:p w14:paraId="19F40010" w14:textId="77777777" w:rsidR="00D01AC4" w:rsidRDefault="003A6388" w:rsidP="003A6388">
      <w:pPr>
        <w:pStyle w:val="Caption"/>
      </w:pPr>
      <w:bookmarkStart w:id="806" w:name="_Toc69243436"/>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23</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806"/>
      <w:proofErr w:type="spellEnd"/>
    </w:p>
    <w:p w14:paraId="40B31FBB" w14:textId="77777777" w:rsidR="00327892" w:rsidRDefault="006537BD" w:rsidP="00121CA2">
      <w:pPr>
        <w:ind w:firstLine="562"/>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tức</w:t>
      </w:r>
      <w:proofErr w:type="spellEnd"/>
      <w:r>
        <w:t xml:space="preserve"> </w:t>
      </w:r>
      <w:proofErr w:type="spellStart"/>
      <w:r>
        <w:t>giận</w:t>
      </w:r>
      <w:proofErr w:type="spellEnd"/>
      <w:r>
        <w:t xml:space="preserve">, </w:t>
      </w:r>
      <w:proofErr w:type="spellStart"/>
      <w:r>
        <w:t>t</w:t>
      </w:r>
      <w:r w:rsidR="00327892">
        <w: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trung</w:t>
      </w:r>
      <w:proofErr w:type="spellEnd"/>
      <w:r w:rsidR="00327892">
        <w:t xml:space="preserve"> </w:t>
      </w:r>
      <w:proofErr w:type="spellStart"/>
      <w:r w:rsidR="00327892">
        <w:t>bình</w:t>
      </w:r>
      <w:proofErr w:type="spellEnd"/>
      <w:r w:rsidR="00327892">
        <w:t xml:space="preserve"> </w:t>
      </w:r>
      <w:proofErr w:type="spellStart"/>
      <w:r w:rsidR="00327892">
        <w:t>củ</w:t>
      </w:r>
      <w:r>
        <w:t>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85,0</w:t>
      </w:r>
      <w:r w:rsidR="00327892">
        <w:t xml:space="preserve">%, </w:t>
      </w:r>
      <w:proofErr w:type="spellStart"/>
      <w:r>
        <w:t>thấp</w:t>
      </w:r>
      <w:proofErr w:type="spellEnd"/>
      <w:r w:rsidR="00327892">
        <w:t xml:space="preserve"> </w:t>
      </w:r>
      <w:proofErr w:type="spellStart"/>
      <w:r w:rsidR="00327892">
        <w:t>hơn</w:t>
      </w:r>
      <w:proofErr w:type="spellEnd"/>
      <w:r w:rsidR="00327892">
        <w:t xml:space="preserve"> so </w:t>
      </w:r>
      <w:proofErr w:type="spellStart"/>
      <w:r>
        <w:t>với</w:t>
      </w:r>
      <w:proofErr w:type="spellEnd"/>
      <w:r>
        <w:t xml:space="preserve"> </w:t>
      </w:r>
      <w:proofErr w:type="spellStart"/>
      <w:r w:rsidR="00327892">
        <w:t>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trung</w:t>
      </w:r>
      <w:proofErr w:type="spellEnd"/>
      <w:r w:rsidR="00327892">
        <w:t xml:space="preserve"> </w:t>
      </w:r>
      <w:proofErr w:type="spellStart"/>
      <w:r w:rsidR="00327892">
        <w:t>bình</w:t>
      </w:r>
      <w:proofErr w:type="spellEnd"/>
      <w:r w:rsidR="00327892">
        <w:t xml:space="preserve"> </w:t>
      </w:r>
      <w:proofErr w:type="spellStart"/>
      <w:r w:rsidR="00327892">
        <w:t>của</w:t>
      </w:r>
      <w:proofErr w:type="spellEnd"/>
      <w:r w:rsidR="00327892">
        <w:t xml:space="preserve"> </w:t>
      </w:r>
      <w:proofErr w:type="spellStart"/>
      <w:r w:rsidR="00327892">
        <w:t>mô</w:t>
      </w:r>
      <w:proofErr w:type="spellEnd"/>
      <w:r w:rsidR="00327892">
        <w:t xml:space="preserve"> </w:t>
      </w:r>
      <w:proofErr w:type="spellStart"/>
      <w:r w:rsidR="00327892">
        <w:t>hình</w:t>
      </w:r>
      <w:proofErr w:type="spellEnd"/>
      <w:r w:rsidR="00327892">
        <w:t xml:space="preserve"> </w:t>
      </w:r>
      <w:r w:rsidR="001B007E">
        <w:t>Random Forest</w:t>
      </w:r>
      <w:r w:rsidR="00327892">
        <w:t xml:space="preserve"> </w:t>
      </w:r>
      <w:proofErr w:type="spellStart"/>
      <w:r w:rsidR="00327892">
        <w:t>vớ</w:t>
      </w:r>
      <w:r>
        <w:t>i</w:t>
      </w:r>
      <w:proofErr w:type="spellEnd"/>
      <w:r>
        <w:t xml:space="preserve"> 88,0</w:t>
      </w:r>
      <w:r w:rsidR="00327892">
        <w:t xml:space="preserve">%. </w:t>
      </w:r>
      <w:proofErr w:type="spellStart"/>
      <w:r>
        <w:t>Trạng</w:t>
      </w:r>
      <w:proofErr w:type="spellEnd"/>
      <w:r w:rsidR="00327892">
        <w:t xml:space="preserve"> </w:t>
      </w:r>
      <w:proofErr w:type="spellStart"/>
      <w:r w:rsidR="00327892">
        <w:t>thái</w:t>
      </w:r>
      <w:proofErr w:type="spellEnd"/>
      <w:r w:rsidR="00327892">
        <w:t xml:space="preserve"> </w:t>
      </w:r>
      <w:proofErr w:type="spellStart"/>
      <w:r w:rsidR="00327892">
        <w:t>cảm</w:t>
      </w:r>
      <w:proofErr w:type="spellEnd"/>
      <w:r w:rsidR="00327892">
        <w:t xml:space="preserve"> </w:t>
      </w:r>
      <w:proofErr w:type="spellStart"/>
      <w:r w:rsidR="00327892">
        <w:t>xúc</w:t>
      </w:r>
      <w:proofErr w:type="spellEnd"/>
      <w:r w:rsidR="00327892">
        <w:t xml:space="preserve"> </w:t>
      </w:r>
      <w:proofErr w:type="spellStart"/>
      <w:r>
        <w:t>này</w:t>
      </w:r>
      <w:proofErr w:type="spellEnd"/>
      <w:r>
        <w:t xml:space="preserve"> </w:t>
      </w:r>
      <w:proofErr w:type="spellStart"/>
      <w:r w:rsidR="00327892">
        <w:t>có</w:t>
      </w:r>
      <w:proofErr w:type="spellEnd"/>
      <w:r w:rsidR="00327892">
        <w:t xml:space="preserve"> </w:t>
      </w:r>
      <w:proofErr w:type="spellStart"/>
      <w:r w:rsidR="00327892">
        <w:t>tỉ</w:t>
      </w:r>
      <w:proofErr w:type="spellEnd"/>
      <w:r w:rsidR="00327892">
        <w:t xml:space="preserve"> </w:t>
      </w:r>
      <w:proofErr w:type="spellStart"/>
      <w:r w:rsidR="00327892">
        <w:t>lệ</w:t>
      </w:r>
      <w:proofErr w:type="spellEnd"/>
      <w:r w:rsidR="00327892">
        <w:t xml:space="preserve"> </w:t>
      </w:r>
      <w:proofErr w:type="spellStart"/>
      <w:r w:rsidR="00327892">
        <w:t>nhận</w:t>
      </w:r>
      <w:proofErr w:type="spellEnd"/>
      <w:r w:rsidR="00327892">
        <w:t xml:space="preserve"> </w:t>
      </w:r>
      <w:proofErr w:type="spellStart"/>
      <w:r w:rsidR="00327892">
        <w:t>dạng</w:t>
      </w:r>
      <w:proofErr w:type="spellEnd"/>
      <w:r w:rsidR="00327892">
        <w:t xml:space="preserve"> </w:t>
      </w:r>
      <w:proofErr w:type="spellStart"/>
      <w:r w:rsidR="00327892">
        <w:t>tốt</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ngưỡng</w:t>
      </w:r>
      <w:proofErr w:type="spellEnd"/>
      <w:r>
        <w:t xml:space="preserve"> </w:t>
      </w:r>
      <w:proofErr w:type="spellStart"/>
      <w:r>
        <w:t>từ</w:t>
      </w:r>
      <w:proofErr w:type="spellEnd"/>
      <w:r>
        <w:t xml:space="preserve"> 80% </w:t>
      </w:r>
      <w:proofErr w:type="spellStart"/>
      <w:r>
        <w:t>đến</w:t>
      </w:r>
      <w:proofErr w:type="spellEnd"/>
      <w:r>
        <w:t xml:space="preserve"> 95%</w:t>
      </w:r>
      <w:r w:rsidR="00327892">
        <w:t xml:space="preserve">. </w:t>
      </w:r>
    </w:p>
    <w:p w14:paraId="32D5326F" w14:textId="77777777" w:rsidR="00327892" w:rsidRPr="00327892" w:rsidRDefault="00327892" w:rsidP="00327892"/>
    <w:p w14:paraId="37FC9C93"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proofErr w:type="spellEnd"/>
    </w:p>
    <w:p w14:paraId="710F7B7B" w14:textId="77777777" w:rsidR="005E4678" w:rsidRDefault="005E4678" w:rsidP="005E4678">
      <w:pPr>
        <w:ind w:left="360"/>
      </w:pPr>
    </w:p>
    <w:p w14:paraId="7A0113D8" w14:textId="77777777" w:rsidR="000A2EA4" w:rsidRDefault="000A2EA4" w:rsidP="000A2EA4">
      <w:pPr>
        <w:pStyle w:val="Caption"/>
        <w:keepNext/>
      </w:pPr>
      <w:bookmarkStart w:id="807" w:name="_Toc69243449"/>
      <w:proofErr w:type="spellStart"/>
      <w:r>
        <w:t>Bảng</w:t>
      </w:r>
      <w:proofErr w:type="spellEnd"/>
      <w:r>
        <w:t xml:space="preserve"> </w:t>
      </w:r>
      <w:fldSimple w:instr=" STYLEREF 1 \s ">
        <w:r w:rsidR="0032158F">
          <w:rPr>
            <w:noProof/>
          </w:rPr>
          <w:t>3</w:t>
        </w:r>
      </w:fldSimple>
      <w:r w:rsidR="00D5476B">
        <w:t>.</w:t>
      </w:r>
      <w:fldSimple w:instr=" SEQ Bảng \* ARABIC \s 1 ">
        <w:r w:rsidR="0032158F">
          <w:rPr>
            <w:noProof/>
          </w:rPr>
          <w:t>4</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bookmarkEnd w:id="807"/>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14:paraId="3FD2661E" w14:textId="77777777" w:rsidTr="00BB5ACB">
        <w:trPr>
          <w:trHeight w:val="658"/>
        </w:trPr>
        <w:tc>
          <w:tcPr>
            <w:tcW w:w="1255" w:type="dxa"/>
            <w:shd w:val="clear" w:color="auto" w:fill="auto"/>
          </w:tcPr>
          <w:p w14:paraId="1663308B" w14:textId="77777777" w:rsidR="005138AC" w:rsidRDefault="005138AC"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764A0DB3" w14:textId="77777777" w:rsidR="005138AC" w:rsidRDefault="005138AC" w:rsidP="00BB5ACB">
            <w:pPr>
              <w:spacing w:line="240" w:lineRule="auto"/>
              <w:jc w:val="left"/>
            </w:pPr>
            <w:r>
              <w:t>0</w:t>
            </w:r>
          </w:p>
        </w:tc>
        <w:tc>
          <w:tcPr>
            <w:tcW w:w="810" w:type="dxa"/>
            <w:shd w:val="clear" w:color="auto" w:fill="auto"/>
          </w:tcPr>
          <w:p w14:paraId="11FC77A1" w14:textId="77777777" w:rsidR="005138AC" w:rsidRDefault="005138AC" w:rsidP="00BB5ACB">
            <w:pPr>
              <w:spacing w:line="240" w:lineRule="auto"/>
              <w:jc w:val="left"/>
            </w:pPr>
            <w:r>
              <w:t>10</w:t>
            </w:r>
          </w:p>
        </w:tc>
        <w:tc>
          <w:tcPr>
            <w:tcW w:w="810" w:type="dxa"/>
            <w:shd w:val="clear" w:color="auto" w:fill="auto"/>
          </w:tcPr>
          <w:p w14:paraId="1D8608AC" w14:textId="77777777" w:rsidR="005138AC" w:rsidRDefault="005138AC" w:rsidP="00BB5ACB">
            <w:pPr>
              <w:spacing w:line="240" w:lineRule="auto"/>
              <w:jc w:val="left"/>
            </w:pPr>
            <w:r>
              <w:t>20</w:t>
            </w:r>
          </w:p>
        </w:tc>
        <w:tc>
          <w:tcPr>
            <w:tcW w:w="810" w:type="dxa"/>
            <w:shd w:val="clear" w:color="auto" w:fill="auto"/>
          </w:tcPr>
          <w:p w14:paraId="3A077644" w14:textId="77777777" w:rsidR="005138AC" w:rsidRDefault="005138AC" w:rsidP="00BB5ACB">
            <w:pPr>
              <w:spacing w:line="240" w:lineRule="auto"/>
              <w:jc w:val="left"/>
            </w:pPr>
            <w:r>
              <w:t>30</w:t>
            </w:r>
          </w:p>
        </w:tc>
        <w:tc>
          <w:tcPr>
            <w:tcW w:w="810" w:type="dxa"/>
            <w:shd w:val="clear" w:color="auto" w:fill="auto"/>
          </w:tcPr>
          <w:p w14:paraId="4B50E8FE" w14:textId="77777777" w:rsidR="005138AC" w:rsidRDefault="005138AC" w:rsidP="00BB5ACB">
            <w:pPr>
              <w:spacing w:line="240" w:lineRule="auto"/>
              <w:jc w:val="left"/>
            </w:pPr>
            <w:r>
              <w:t>40</w:t>
            </w:r>
          </w:p>
        </w:tc>
        <w:tc>
          <w:tcPr>
            <w:tcW w:w="810" w:type="dxa"/>
          </w:tcPr>
          <w:p w14:paraId="7A072D64" w14:textId="77777777" w:rsidR="005138AC" w:rsidRDefault="005138AC" w:rsidP="00BB5ACB">
            <w:pPr>
              <w:spacing w:line="240" w:lineRule="auto"/>
              <w:jc w:val="left"/>
            </w:pPr>
            <w:r>
              <w:t>50</w:t>
            </w:r>
          </w:p>
        </w:tc>
        <w:tc>
          <w:tcPr>
            <w:tcW w:w="810" w:type="dxa"/>
            <w:shd w:val="clear" w:color="auto" w:fill="auto"/>
          </w:tcPr>
          <w:p w14:paraId="00653C5C" w14:textId="77777777" w:rsidR="005138AC" w:rsidRDefault="005138AC" w:rsidP="00BB5ACB">
            <w:pPr>
              <w:spacing w:line="240" w:lineRule="auto"/>
              <w:jc w:val="left"/>
            </w:pPr>
            <w:r>
              <w:t>60</w:t>
            </w:r>
          </w:p>
        </w:tc>
        <w:tc>
          <w:tcPr>
            <w:tcW w:w="810" w:type="dxa"/>
            <w:shd w:val="clear" w:color="auto" w:fill="auto"/>
          </w:tcPr>
          <w:p w14:paraId="46C93F9B" w14:textId="77777777" w:rsidR="005138AC" w:rsidRDefault="005138AC" w:rsidP="00BB5ACB">
            <w:pPr>
              <w:spacing w:line="240" w:lineRule="auto"/>
              <w:jc w:val="left"/>
            </w:pPr>
            <w:r>
              <w:t>70</w:t>
            </w:r>
          </w:p>
        </w:tc>
        <w:tc>
          <w:tcPr>
            <w:tcW w:w="810" w:type="dxa"/>
            <w:shd w:val="clear" w:color="auto" w:fill="auto"/>
          </w:tcPr>
          <w:p w14:paraId="319A0144" w14:textId="77777777" w:rsidR="005138AC" w:rsidRDefault="005138AC" w:rsidP="00BB5ACB">
            <w:pPr>
              <w:spacing w:line="240" w:lineRule="auto"/>
              <w:jc w:val="left"/>
            </w:pPr>
            <w:r>
              <w:t>80</w:t>
            </w:r>
          </w:p>
        </w:tc>
        <w:tc>
          <w:tcPr>
            <w:tcW w:w="810" w:type="dxa"/>
            <w:shd w:val="clear" w:color="auto" w:fill="auto"/>
          </w:tcPr>
          <w:p w14:paraId="7C2F5B67" w14:textId="77777777" w:rsidR="005138AC" w:rsidRDefault="005138AC" w:rsidP="00BB5ACB">
            <w:pPr>
              <w:spacing w:line="240" w:lineRule="auto"/>
              <w:jc w:val="left"/>
            </w:pPr>
            <w:r>
              <w:t>90</w:t>
            </w:r>
          </w:p>
        </w:tc>
      </w:tr>
      <w:tr w:rsidR="005138AC" w14:paraId="117581FC" w14:textId="77777777" w:rsidTr="00BB5ACB">
        <w:trPr>
          <w:trHeight w:val="658"/>
        </w:trPr>
        <w:tc>
          <w:tcPr>
            <w:tcW w:w="1255" w:type="dxa"/>
            <w:shd w:val="clear" w:color="auto" w:fill="auto"/>
          </w:tcPr>
          <w:p w14:paraId="05A475BA" w14:textId="77777777" w:rsidR="005138AC" w:rsidRDefault="005138AC" w:rsidP="00BB5ACB">
            <w:pPr>
              <w:spacing w:line="240" w:lineRule="auto"/>
              <w:jc w:val="left"/>
            </w:pPr>
            <w:r>
              <w:t>SVM (%)</w:t>
            </w:r>
          </w:p>
        </w:tc>
        <w:tc>
          <w:tcPr>
            <w:tcW w:w="810" w:type="dxa"/>
            <w:shd w:val="clear" w:color="auto" w:fill="auto"/>
          </w:tcPr>
          <w:p w14:paraId="11451878" w14:textId="77777777" w:rsidR="005138AC" w:rsidRDefault="005E4678" w:rsidP="00BB5ACB">
            <w:pPr>
              <w:spacing w:line="240" w:lineRule="auto"/>
              <w:jc w:val="left"/>
            </w:pPr>
            <w:r>
              <w:t>80</w:t>
            </w:r>
            <w:r w:rsidR="005138AC">
              <w:t>.00</w:t>
            </w:r>
          </w:p>
        </w:tc>
        <w:tc>
          <w:tcPr>
            <w:tcW w:w="810" w:type="dxa"/>
            <w:shd w:val="clear" w:color="auto" w:fill="auto"/>
          </w:tcPr>
          <w:p w14:paraId="22C87A67" w14:textId="77777777" w:rsidR="005138AC" w:rsidRDefault="005E4678" w:rsidP="00BB5ACB">
            <w:pPr>
              <w:spacing w:line="240" w:lineRule="auto"/>
              <w:jc w:val="left"/>
            </w:pPr>
            <w:r>
              <w:t>80</w:t>
            </w:r>
            <w:r w:rsidR="005138AC">
              <w:t>.00</w:t>
            </w:r>
          </w:p>
        </w:tc>
        <w:tc>
          <w:tcPr>
            <w:tcW w:w="810" w:type="dxa"/>
            <w:shd w:val="clear" w:color="auto" w:fill="auto"/>
          </w:tcPr>
          <w:p w14:paraId="000C8DD9" w14:textId="77777777" w:rsidR="005138AC" w:rsidRDefault="005E4678" w:rsidP="00BB5ACB">
            <w:pPr>
              <w:spacing w:line="240" w:lineRule="auto"/>
              <w:jc w:val="left"/>
            </w:pPr>
            <w:r>
              <w:t>90.00</w:t>
            </w:r>
          </w:p>
        </w:tc>
        <w:tc>
          <w:tcPr>
            <w:tcW w:w="810" w:type="dxa"/>
            <w:shd w:val="clear" w:color="auto" w:fill="auto"/>
          </w:tcPr>
          <w:p w14:paraId="7CAA7BCB" w14:textId="77777777" w:rsidR="005138AC" w:rsidRDefault="005E4678" w:rsidP="00BB5ACB">
            <w:pPr>
              <w:spacing w:line="240" w:lineRule="auto"/>
              <w:jc w:val="left"/>
            </w:pPr>
            <w:r>
              <w:t>65.00</w:t>
            </w:r>
          </w:p>
        </w:tc>
        <w:tc>
          <w:tcPr>
            <w:tcW w:w="810" w:type="dxa"/>
            <w:shd w:val="clear" w:color="auto" w:fill="auto"/>
          </w:tcPr>
          <w:p w14:paraId="335C2345" w14:textId="77777777" w:rsidR="005138AC" w:rsidRDefault="005E4678" w:rsidP="00BB5ACB">
            <w:pPr>
              <w:spacing w:line="240" w:lineRule="auto"/>
              <w:jc w:val="left"/>
            </w:pPr>
            <w:r>
              <w:t>85.00</w:t>
            </w:r>
          </w:p>
        </w:tc>
        <w:tc>
          <w:tcPr>
            <w:tcW w:w="810" w:type="dxa"/>
          </w:tcPr>
          <w:p w14:paraId="70C1CD61" w14:textId="77777777" w:rsidR="005138AC" w:rsidRDefault="005E4678" w:rsidP="00BB5ACB">
            <w:pPr>
              <w:spacing w:line="240" w:lineRule="auto"/>
              <w:jc w:val="left"/>
            </w:pPr>
            <w:r>
              <w:t>90.00</w:t>
            </w:r>
          </w:p>
        </w:tc>
        <w:tc>
          <w:tcPr>
            <w:tcW w:w="810" w:type="dxa"/>
            <w:shd w:val="clear" w:color="auto" w:fill="auto"/>
          </w:tcPr>
          <w:p w14:paraId="55F0EEBC" w14:textId="77777777" w:rsidR="005138AC" w:rsidRDefault="005E4678" w:rsidP="00BB5ACB">
            <w:pPr>
              <w:spacing w:line="240" w:lineRule="auto"/>
              <w:jc w:val="left"/>
            </w:pPr>
            <w:r>
              <w:t>65.00</w:t>
            </w:r>
          </w:p>
        </w:tc>
        <w:tc>
          <w:tcPr>
            <w:tcW w:w="810" w:type="dxa"/>
            <w:shd w:val="clear" w:color="auto" w:fill="auto"/>
          </w:tcPr>
          <w:p w14:paraId="17037CBD" w14:textId="77777777" w:rsidR="005138AC" w:rsidRDefault="005E4678" w:rsidP="00BB5ACB">
            <w:pPr>
              <w:spacing w:line="240" w:lineRule="auto"/>
              <w:jc w:val="left"/>
            </w:pPr>
            <w:r>
              <w:t>75.00</w:t>
            </w:r>
          </w:p>
        </w:tc>
        <w:tc>
          <w:tcPr>
            <w:tcW w:w="810" w:type="dxa"/>
            <w:shd w:val="clear" w:color="auto" w:fill="auto"/>
          </w:tcPr>
          <w:p w14:paraId="7BD51B59" w14:textId="77777777" w:rsidR="005138AC" w:rsidRDefault="005E4678" w:rsidP="00BB5ACB">
            <w:pPr>
              <w:spacing w:line="240" w:lineRule="auto"/>
              <w:jc w:val="left"/>
            </w:pPr>
            <w:r>
              <w:t>85.00</w:t>
            </w:r>
          </w:p>
        </w:tc>
        <w:tc>
          <w:tcPr>
            <w:tcW w:w="810" w:type="dxa"/>
            <w:shd w:val="clear" w:color="auto" w:fill="auto"/>
          </w:tcPr>
          <w:p w14:paraId="39872A7B" w14:textId="77777777" w:rsidR="005138AC" w:rsidRDefault="005E4678" w:rsidP="00BB5ACB">
            <w:pPr>
              <w:spacing w:line="240" w:lineRule="auto"/>
              <w:jc w:val="left"/>
            </w:pPr>
            <w:r>
              <w:t>80.00</w:t>
            </w:r>
          </w:p>
        </w:tc>
      </w:tr>
      <w:tr w:rsidR="005138AC" w14:paraId="0862FD3A" w14:textId="77777777" w:rsidTr="00BB5ACB">
        <w:trPr>
          <w:trHeight w:val="616"/>
        </w:trPr>
        <w:tc>
          <w:tcPr>
            <w:tcW w:w="1255" w:type="dxa"/>
            <w:shd w:val="clear" w:color="auto" w:fill="auto"/>
          </w:tcPr>
          <w:p w14:paraId="64085718" w14:textId="77777777" w:rsidR="005138AC" w:rsidRDefault="005138AC" w:rsidP="00BB5ACB">
            <w:pPr>
              <w:spacing w:line="240" w:lineRule="auto"/>
              <w:jc w:val="left"/>
            </w:pPr>
            <w:r>
              <w:t xml:space="preserve">RF (%) </w:t>
            </w:r>
          </w:p>
        </w:tc>
        <w:tc>
          <w:tcPr>
            <w:tcW w:w="810" w:type="dxa"/>
            <w:shd w:val="clear" w:color="auto" w:fill="auto"/>
          </w:tcPr>
          <w:p w14:paraId="2F02168D" w14:textId="77777777" w:rsidR="005138AC" w:rsidRDefault="005E4678" w:rsidP="00BB5ACB">
            <w:pPr>
              <w:spacing w:line="240" w:lineRule="auto"/>
              <w:jc w:val="left"/>
            </w:pPr>
            <w:r>
              <w:t>7</w:t>
            </w:r>
            <w:r w:rsidR="005138AC">
              <w:t>5.00</w:t>
            </w:r>
          </w:p>
        </w:tc>
        <w:tc>
          <w:tcPr>
            <w:tcW w:w="810" w:type="dxa"/>
            <w:shd w:val="clear" w:color="auto" w:fill="auto"/>
          </w:tcPr>
          <w:p w14:paraId="7E27E919" w14:textId="77777777" w:rsidR="005138AC" w:rsidRDefault="005E4678" w:rsidP="00BB5ACB">
            <w:pPr>
              <w:spacing w:line="240" w:lineRule="auto"/>
              <w:jc w:val="left"/>
            </w:pPr>
            <w:r>
              <w:t>75.00</w:t>
            </w:r>
          </w:p>
        </w:tc>
        <w:tc>
          <w:tcPr>
            <w:tcW w:w="810" w:type="dxa"/>
            <w:shd w:val="clear" w:color="auto" w:fill="auto"/>
          </w:tcPr>
          <w:p w14:paraId="5C266808" w14:textId="77777777" w:rsidR="005138AC" w:rsidRDefault="005E4678" w:rsidP="00BB5ACB">
            <w:pPr>
              <w:jc w:val="left"/>
            </w:pPr>
            <w:r>
              <w:t>85.00</w:t>
            </w:r>
          </w:p>
        </w:tc>
        <w:tc>
          <w:tcPr>
            <w:tcW w:w="810" w:type="dxa"/>
            <w:shd w:val="clear" w:color="auto" w:fill="auto"/>
          </w:tcPr>
          <w:p w14:paraId="4871CFCD" w14:textId="77777777" w:rsidR="005138AC" w:rsidRDefault="005E4678" w:rsidP="00BB5ACB">
            <w:pPr>
              <w:spacing w:line="240" w:lineRule="auto"/>
              <w:jc w:val="left"/>
            </w:pPr>
            <w:r>
              <w:t>60.00</w:t>
            </w:r>
          </w:p>
        </w:tc>
        <w:tc>
          <w:tcPr>
            <w:tcW w:w="810" w:type="dxa"/>
            <w:shd w:val="clear" w:color="auto" w:fill="auto"/>
          </w:tcPr>
          <w:p w14:paraId="513DBD98" w14:textId="77777777" w:rsidR="005138AC" w:rsidRDefault="005E4678" w:rsidP="00BB5ACB">
            <w:pPr>
              <w:spacing w:line="240" w:lineRule="auto"/>
              <w:jc w:val="left"/>
            </w:pPr>
            <w:r>
              <w:t>85.00</w:t>
            </w:r>
          </w:p>
        </w:tc>
        <w:tc>
          <w:tcPr>
            <w:tcW w:w="810" w:type="dxa"/>
          </w:tcPr>
          <w:p w14:paraId="489F4D0E" w14:textId="77777777" w:rsidR="005138AC" w:rsidRDefault="005E4678" w:rsidP="00BB5ACB">
            <w:pPr>
              <w:spacing w:line="240" w:lineRule="auto"/>
              <w:jc w:val="left"/>
            </w:pPr>
            <w:r>
              <w:t>70.00</w:t>
            </w:r>
          </w:p>
        </w:tc>
        <w:tc>
          <w:tcPr>
            <w:tcW w:w="810" w:type="dxa"/>
            <w:shd w:val="clear" w:color="auto" w:fill="auto"/>
          </w:tcPr>
          <w:p w14:paraId="225BEDF3" w14:textId="77777777" w:rsidR="005138AC" w:rsidRDefault="005E4678" w:rsidP="00BB5ACB">
            <w:pPr>
              <w:spacing w:line="240" w:lineRule="auto"/>
              <w:jc w:val="left"/>
            </w:pPr>
            <w:r>
              <w:t>75.00</w:t>
            </w:r>
          </w:p>
        </w:tc>
        <w:tc>
          <w:tcPr>
            <w:tcW w:w="810" w:type="dxa"/>
            <w:shd w:val="clear" w:color="auto" w:fill="auto"/>
          </w:tcPr>
          <w:p w14:paraId="3BC45147" w14:textId="77777777" w:rsidR="005138AC" w:rsidRDefault="005E4678" w:rsidP="00BB5ACB">
            <w:pPr>
              <w:spacing w:line="240" w:lineRule="auto"/>
              <w:jc w:val="left"/>
            </w:pPr>
            <w:r>
              <w:t>80.00</w:t>
            </w:r>
          </w:p>
        </w:tc>
        <w:tc>
          <w:tcPr>
            <w:tcW w:w="810" w:type="dxa"/>
            <w:shd w:val="clear" w:color="auto" w:fill="auto"/>
          </w:tcPr>
          <w:p w14:paraId="756EEE00" w14:textId="77777777" w:rsidR="005138AC" w:rsidRDefault="005E4678" w:rsidP="00BB5ACB">
            <w:pPr>
              <w:spacing w:line="240" w:lineRule="auto"/>
              <w:jc w:val="left"/>
            </w:pPr>
            <w:r>
              <w:t>85.00</w:t>
            </w:r>
          </w:p>
        </w:tc>
        <w:tc>
          <w:tcPr>
            <w:tcW w:w="810" w:type="dxa"/>
            <w:shd w:val="clear" w:color="auto" w:fill="auto"/>
          </w:tcPr>
          <w:p w14:paraId="3BAD74B4" w14:textId="77777777" w:rsidR="005138AC" w:rsidRDefault="005138AC" w:rsidP="00BB5ACB">
            <w:pPr>
              <w:spacing w:line="240" w:lineRule="auto"/>
              <w:jc w:val="left"/>
            </w:pPr>
            <w:r>
              <w:t>90.00</w:t>
            </w:r>
          </w:p>
        </w:tc>
      </w:tr>
    </w:tbl>
    <w:p w14:paraId="589959C2" w14:textId="77777777" w:rsidR="005138AC" w:rsidRDefault="005138AC" w:rsidP="005138AC">
      <w:pPr>
        <w:ind w:left="360"/>
      </w:pPr>
    </w:p>
    <w:p w14:paraId="0E155074" w14:textId="77777777" w:rsidR="003A6388" w:rsidRDefault="00633573" w:rsidP="003A6388">
      <w:pPr>
        <w:keepNext/>
        <w:ind w:left="360"/>
        <w:jc w:val="center"/>
      </w:pPr>
      <w:r>
        <w:rPr>
          <w:noProof/>
        </w:rPr>
        <w:lastRenderedPageBreak/>
        <w:drawing>
          <wp:inline distT="0" distB="0" distL="0" distR="0" wp14:anchorId="0F1A35D9" wp14:editId="7B907FC0">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0404" cy="3200400"/>
                    </a:xfrm>
                    <a:prstGeom prst="rect">
                      <a:avLst/>
                    </a:prstGeom>
                  </pic:spPr>
                </pic:pic>
              </a:graphicData>
            </a:graphic>
          </wp:inline>
        </w:drawing>
      </w:r>
    </w:p>
    <w:p w14:paraId="62BC37F9" w14:textId="77777777" w:rsidR="00D01AC4" w:rsidRDefault="003A6388" w:rsidP="003A6388">
      <w:pPr>
        <w:pStyle w:val="Caption"/>
      </w:pPr>
      <w:bookmarkStart w:id="808" w:name="_Toc69243437"/>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24</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808"/>
      <w:proofErr w:type="spellEnd"/>
    </w:p>
    <w:p w14:paraId="69BC3062" w14:textId="77777777" w:rsidR="006537BD" w:rsidRDefault="006537BD" w:rsidP="00121CA2">
      <w:pPr>
        <w:ind w:firstLine="562"/>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ghét</w:t>
      </w:r>
      <w:proofErr w:type="spellEnd"/>
      <w:r>
        <w:t xml:space="preserve"> </w:t>
      </w:r>
      <w:proofErr w:type="spellStart"/>
      <w:r>
        <w:t>bỏ</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79,5%, </w:t>
      </w:r>
      <w:proofErr w:type="spellStart"/>
      <w:r>
        <w:t>cao</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với</w:t>
      </w:r>
      <w:proofErr w:type="spellEnd"/>
      <w:r>
        <w:t xml:space="preserve"> 78,0%.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có</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lớn</w:t>
      </w:r>
      <w:proofErr w:type="spellEnd"/>
      <w:r>
        <w:t xml:space="preserve"> </w:t>
      </w:r>
      <w:proofErr w:type="spellStart"/>
      <w:r>
        <w:t>trong</w:t>
      </w:r>
      <w:proofErr w:type="spellEnd"/>
      <w:r>
        <w:t xml:space="preserve"> </w:t>
      </w:r>
      <w:proofErr w:type="spellStart"/>
      <w:r>
        <w:t>ngưỡng</w:t>
      </w:r>
      <w:proofErr w:type="spellEnd"/>
      <w:r>
        <w:t xml:space="preserve"> </w:t>
      </w:r>
      <w:proofErr w:type="spellStart"/>
      <w:r>
        <w:t>từ</w:t>
      </w:r>
      <w:proofErr w:type="spellEnd"/>
      <w:r>
        <w:t xml:space="preserve"> 60% </w:t>
      </w:r>
      <w:proofErr w:type="spellStart"/>
      <w:r>
        <w:t>đến</w:t>
      </w:r>
      <w:proofErr w:type="spellEnd"/>
      <w:r>
        <w:t xml:space="preserve"> 90%.</w:t>
      </w:r>
    </w:p>
    <w:p w14:paraId="73991323" w14:textId="77777777" w:rsidR="006537BD" w:rsidRPr="006537BD" w:rsidRDefault="006537BD" w:rsidP="006537BD"/>
    <w:p w14:paraId="5280295D"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p>
    <w:p w14:paraId="19BFB42C" w14:textId="77777777" w:rsidR="005E4678" w:rsidRDefault="005E4678" w:rsidP="005E4678">
      <w:pPr>
        <w:ind w:left="360"/>
      </w:pPr>
    </w:p>
    <w:p w14:paraId="6A6FB839" w14:textId="77777777" w:rsidR="000A2EA4" w:rsidRDefault="000A2EA4" w:rsidP="000A2EA4">
      <w:pPr>
        <w:pStyle w:val="Caption"/>
        <w:keepNext/>
      </w:pPr>
      <w:bookmarkStart w:id="809" w:name="_Toc69243450"/>
      <w:proofErr w:type="spellStart"/>
      <w:r>
        <w:t>Bảng</w:t>
      </w:r>
      <w:proofErr w:type="spellEnd"/>
      <w:r>
        <w:t xml:space="preserve"> </w:t>
      </w:r>
      <w:fldSimple w:instr=" STYLEREF 1 \s ">
        <w:r w:rsidR="0032158F">
          <w:rPr>
            <w:noProof/>
          </w:rPr>
          <w:t>3</w:t>
        </w:r>
      </w:fldSimple>
      <w:r w:rsidR="00D5476B">
        <w:t>.</w:t>
      </w:r>
      <w:fldSimple w:instr=" SEQ Bảng \* ARABIC \s 1 ">
        <w:r w:rsidR="0032158F">
          <w:rPr>
            <w:noProof/>
          </w:rPr>
          <w:t>5</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bookmarkEnd w:id="809"/>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14:paraId="10F36A73" w14:textId="77777777" w:rsidTr="00BB5ACB">
        <w:trPr>
          <w:trHeight w:val="658"/>
        </w:trPr>
        <w:tc>
          <w:tcPr>
            <w:tcW w:w="1255" w:type="dxa"/>
            <w:shd w:val="clear" w:color="auto" w:fill="auto"/>
          </w:tcPr>
          <w:p w14:paraId="5AFB6468" w14:textId="77777777" w:rsidR="005E4678" w:rsidRDefault="005E4678"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7947D3BA" w14:textId="77777777" w:rsidR="005E4678" w:rsidRDefault="005E4678" w:rsidP="00BB5ACB">
            <w:pPr>
              <w:spacing w:line="240" w:lineRule="auto"/>
              <w:jc w:val="left"/>
            </w:pPr>
            <w:r>
              <w:t>0</w:t>
            </w:r>
          </w:p>
        </w:tc>
        <w:tc>
          <w:tcPr>
            <w:tcW w:w="810" w:type="dxa"/>
            <w:shd w:val="clear" w:color="auto" w:fill="auto"/>
          </w:tcPr>
          <w:p w14:paraId="539280A1" w14:textId="77777777" w:rsidR="005E4678" w:rsidRDefault="005E4678" w:rsidP="00BB5ACB">
            <w:pPr>
              <w:spacing w:line="240" w:lineRule="auto"/>
              <w:jc w:val="left"/>
            </w:pPr>
            <w:r>
              <w:t>10</w:t>
            </w:r>
          </w:p>
        </w:tc>
        <w:tc>
          <w:tcPr>
            <w:tcW w:w="810" w:type="dxa"/>
            <w:shd w:val="clear" w:color="auto" w:fill="auto"/>
          </w:tcPr>
          <w:p w14:paraId="365D7648" w14:textId="77777777" w:rsidR="005E4678" w:rsidRDefault="005E4678" w:rsidP="00BB5ACB">
            <w:pPr>
              <w:spacing w:line="240" w:lineRule="auto"/>
              <w:jc w:val="left"/>
            </w:pPr>
            <w:r>
              <w:t>20</w:t>
            </w:r>
          </w:p>
        </w:tc>
        <w:tc>
          <w:tcPr>
            <w:tcW w:w="810" w:type="dxa"/>
            <w:shd w:val="clear" w:color="auto" w:fill="auto"/>
          </w:tcPr>
          <w:p w14:paraId="3A8F812C" w14:textId="77777777" w:rsidR="005E4678" w:rsidRDefault="005E4678" w:rsidP="00BB5ACB">
            <w:pPr>
              <w:spacing w:line="240" w:lineRule="auto"/>
              <w:jc w:val="left"/>
            </w:pPr>
            <w:r>
              <w:t>30</w:t>
            </w:r>
          </w:p>
        </w:tc>
        <w:tc>
          <w:tcPr>
            <w:tcW w:w="810" w:type="dxa"/>
            <w:shd w:val="clear" w:color="auto" w:fill="auto"/>
          </w:tcPr>
          <w:p w14:paraId="2E5B46BC" w14:textId="77777777" w:rsidR="005E4678" w:rsidRDefault="005E4678" w:rsidP="00BB5ACB">
            <w:pPr>
              <w:spacing w:line="240" w:lineRule="auto"/>
              <w:jc w:val="left"/>
            </w:pPr>
            <w:r>
              <w:t>40</w:t>
            </w:r>
          </w:p>
        </w:tc>
        <w:tc>
          <w:tcPr>
            <w:tcW w:w="810" w:type="dxa"/>
          </w:tcPr>
          <w:p w14:paraId="7EB5544A" w14:textId="77777777" w:rsidR="005E4678" w:rsidRDefault="005E4678" w:rsidP="00BB5ACB">
            <w:pPr>
              <w:spacing w:line="240" w:lineRule="auto"/>
              <w:jc w:val="left"/>
            </w:pPr>
            <w:r>
              <w:t>50</w:t>
            </w:r>
          </w:p>
        </w:tc>
        <w:tc>
          <w:tcPr>
            <w:tcW w:w="810" w:type="dxa"/>
            <w:shd w:val="clear" w:color="auto" w:fill="auto"/>
          </w:tcPr>
          <w:p w14:paraId="0D6F8B5B" w14:textId="77777777" w:rsidR="005E4678" w:rsidRDefault="005E4678" w:rsidP="00BB5ACB">
            <w:pPr>
              <w:spacing w:line="240" w:lineRule="auto"/>
              <w:jc w:val="left"/>
            </w:pPr>
            <w:r>
              <w:t>60</w:t>
            </w:r>
          </w:p>
        </w:tc>
        <w:tc>
          <w:tcPr>
            <w:tcW w:w="810" w:type="dxa"/>
            <w:shd w:val="clear" w:color="auto" w:fill="auto"/>
          </w:tcPr>
          <w:p w14:paraId="0B41C7E7" w14:textId="77777777" w:rsidR="005E4678" w:rsidRDefault="005E4678" w:rsidP="00BB5ACB">
            <w:pPr>
              <w:spacing w:line="240" w:lineRule="auto"/>
              <w:jc w:val="left"/>
            </w:pPr>
            <w:r>
              <w:t>70</w:t>
            </w:r>
          </w:p>
        </w:tc>
        <w:tc>
          <w:tcPr>
            <w:tcW w:w="810" w:type="dxa"/>
            <w:shd w:val="clear" w:color="auto" w:fill="auto"/>
          </w:tcPr>
          <w:p w14:paraId="759E91FA" w14:textId="77777777" w:rsidR="005E4678" w:rsidRDefault="005E4678" w:rsidP="00BB5ACB">
            <w:pPr>
              <w:spacing w:line="240" w:lineRule="auto"/>
              <w:jc w:val="left"/>
            </w:pPr>
            <w:r>
              <w:t>80</w:t>
            </w:r>
          </w:p>
        </w:tc>
        <w:tc>
          <w:tcPr>
            <w:tcW w:w="810" w:type="dxa"/>
            <w:shd w:val="clear" w:color="auto" w:fill="auto"/>
          </w:tcPr>
          <w:p w14:paraId="5F531257" w14:textId="77777777" w:rsidR="005E4678" w:rsidRDefault="005E4678" w:rsidP="00BB5ACB">
            <w:pPr>
              <w:spacing w:line="240" w:lineRule="auto"/>
              <w:jc w:val="left"/>
            </w:pPr>
            <w:r>
              <w:t>90</w:t>
            </w:r>
          </w:p>
        </w:tc>
      </w:tr>
      <w:tr w:rsidR="005E4678" w14:paraId="6F9404C3" w14:textId="77777777" w:rsidTr="00BB5ACB">
        <w:trPr>
          <w:trHeight w:val="658"/>
        </w:trPr>
        <w:tc>
          <w:tcPr>
            <w:tcW w:w="1255" w:type="dxa"/>
            <w:shd w:val="clear" w:color="auto" w:fill="auto"/>
          </w:tcPr>
          <w:p w14:paraId="65478542" w14:textId="77777777" w:rsidR="005E4678" w:rsidRDefault="005E4678" w:rsidP="00BB5ACB">
            <w:pPr>
              <w:spacing w:line="240" w:lineRule="auto"/>
              <w:jc w:val="left"/>
            </w:pPr>
            <w:r>
              <w:t>SVM (%)</w:t>
            </w:r>
          </w:p>
        </w:tc>
        <w:tc>
          <w:tcPr>
            <w:tcW w:w="810" w:type="dxa"/>
            <w:shd w:val="clear" w:color="auto" w:fill="auto"/>
          </w:tcPr>
          <w:p w14:paraId="03D019C2" w14:textId="77777777" w:rsidR="005E4678" w:rsidRDefault="005E4678" w:rsidP="00BB5ACB">
            <w:pPr>
              <w:spacing w:line="240" w:lineRule="auto"/>
              <w:jc w:val="left"/>
            </w:pPr>
            <w:r>
              <w:t>55.00</w:t>
            </w:r>
          </w:p>
        </w:tc>
        <w:tc>
          <w:tcPr>
            <w:tcW w:w="810" w:type="dxa"/>
            <w:shd w:val="clear" w:color="auto" w:fill="auto"/>
          </w:tcPr>
          <w:p w14:paraId="6178E6B7" w14:textId="77777777" w:rsidR="005E4678" w:rsidRDefault="005E4678" w:rsidP="00BB5ACB">
            <w:pPr>
              <w:spacing w:line="240" w:lineRule="auto"/>
              <w:jc w:val="left"/>
            </w:pPr>
            <w:r>
              <w:t>55.00</w:t>
            </w:r>
          </w:p>
        </w:tc>
        <w:tc>
          <w:tcPr>
            <w:tcW w:w="810" w:type="dxa"/>
            <w:shd w:val="clear" w:color="auto" w:fill="auto"/>
          </w:tcPr>
          <w:p w14:paraId="7637E001" w14:textId="77777777" w:rsidR="005E4678" w:rsidRDefault="005E4678" w:rsidP="00BB5ACB">
            <w:pPr>
              <w:spacing w:line="240" w:lineRule="auto"/>
              <w:jc w:val="left"/>
            </w:pPr>
            <w:r>
              <w:t>70.00</w:t>
            </w:r>
          </w:p>
        </w:tc>
        <w:tc>
          <w:tcPr>
            <w:tcW w:w="810" w:type="dxa"/>
            <w:shd w:val="clear" w:color="auto" w:fill="auto"/>
          </w:tcPr>
          <w:p w14:paraId="58998B49" w14:textId="77777777" w:rsidR="005E4678" w:rsidRDefault="005E4678" w:rsidP="00BB5ACB">
            <w:pPr>
              <w:spacing w:line="240" w:lineRule="auto"/>
              <w:jc w:val="left"/>
            </w:pPr>
            <w:r>
              <w:t>70.00</w:t>
            </w:r>
          </w:p>
        </w:tc>
        <w:tc>
          <w:tcPr>
            <w:tcW w:w="810" w:type="dxa"/>
            <w:shd w:val="clear" w:color="auto" w:fill="auto"/>
          </w:tcPr>
          <w:p w14:paraId="1581525A" w14:textId="77777777" w:rsidR="005E4678" w:rsidRDefault="005E4678" w:rsidP="00BB5ACB">
            <w:pPr>
              <w:spacing w:line="240" w:lineRule="auto"/>
              <w:jc w:val="left"/>
            </w:pPr>
            <w:r>
              <w:t>75.00</w:t>
            </w:r>
          </w:p>
        </w:tc>
        <w:tc>
          <w:tcPr>
            <w:tcW w:w="810" w:type="dxa"/>
          </w:tcPr>
          <w:p w14:paraId="1D411094" w14:textId="77777777" w:rsidR="005E4678" w:rsidRDefault="005E4678" w:rsidP="00BB5ACB">
            <w:pPr>
              <w:spacing w:line="240" w:lineRule="auto"/>
              <w:jc w:val="left"/>
            </w:pPr>
            <w:r>
              <w:t>65.00</w:t>
            </w:r>
          </w:p>
        </w:tc>
        <w:tc>
          <w:tcPr>
            <w:tcW w:w="810" w:type="dxa"/>
            <w:shd w:val="clear" w:color="auto" w:fill="auto"/>
          </w:tcPr>
          <w:p w14:paraId="6425B4FC" w14:textId="77777777" w:rsidR="005E4678" w:rsidRDefault="005E4678" w:rsidP="00BB5ACB">
            <w:pPr>
              <w:spacing w:line="240" w:lineRule="auto"/>
              <w:jc w:val="left"/>
            </w:pPr>
            <w:r>
              <w:t>60.00</w:t>
            </w:r>
          </w:p>
        </w:tc>
        <w:tc>
          <w:tcPr>
            <w:tcW w:w="810" w:type="dxa"/>
            <w:shd w:val="clear" w:color="auto" w:fill="auto"/>
          </w:tcPr>
          <w:p w14:paraId="159D22BB" w14:textId="77777777" w:rsidR="005E4678" w:rsidRDefault="005E4678" w:rsidP="00BB5ACB">
            <w:pPr>
              <w:spacing w:line="240" w:lineRule="auto"/>
              <w:jc w:val="left"/>
            </w:pPr>
            <w:r>
              <w:t>75.00</w:t>
            </w:r>
          </w:p>
        </w:tc>
        <w:tc>
          <w:tcPr>
            <w:tcW w:w="810" w:type="dxa"/>
            <w:shd w:val="clear" w:color="auto" w:fill="auto"/>
          </w:tcPr>
          <w:p w14:paraId="484A2B16" w14:textId="77777777" w:rsidR="005E4678" w:rsidRDefault="005E4678" w:rsidP="00BB5ACB">
            <w:pPr>
              <w:spacing w:line="240" w:lineRule="auto"/>
              <w:jc w:val="left"/>
            </w:pPr>
            <w:r>
              <w:t>80.00</w:t>
            </w:r>
          </w:p>
        </w:tc>
        <w:tc>
          <w:tcPr>
            <w:tcW w:w="810" w:type="dxa"/>
            <w:shd w:val="clear" w:color="auto" w:fill="auto"/>
          </w:tcPr>
          <w:p w14:paraId="6063CBF3" w14:textId="77777777" w:rsidR="005E4678" w:rsidRDefault="005E4678" w:rsidP="00BB5ACB">
            <w:pPr>
              <w:spacing w:line="240" w:lineRule="auto"/>
              <w:jc w:val="left"/>
            </w:pPr>
            <w:r>
              <w:t>80.00</w:t>
            </w:r>
          </w:p>
        </w:tc>
      </w:tr>
      <w:tr w:rsidR="005E4678" w14:paraId="363FF3AA" w14:textId="77777777" w:rsidTr="00BB5ACB">
        <w:trPr>
          <w:trHeight w:val="616"/>
        </w:trPr>
        <w:tc>
          <w:tcPr>
            <w:tcW w:w="1255" w:type="dxa"/>
            <w:shd w:val="clear" w:color="auto" w:fill="auto"/>
          </w:tcPr>
          <w:p w14:paraId="1C87A4BA" w14:textId="77777777" w:rsidR="005E4678" w:rsidRDefault="005E4678" w:rsidP="00BB5ACB">
            <w:pPr>
              <w:spacing w:line="240" w:lineRule="auto"/>
              <w:jc w:val="left"/>
            </w:pPr>
            <w:r>
              <w:t xml:space="preserve">RF (%) </w:t>
            </w:r>
          </w:p>
        </w:tc>
        <w:tc>
          <w:tcPr>
            <w:tcW w:w="810" w:type="dxa"/>
            <w:shd w:val="clear" w:color="auto" w:fill="auto"/>
          </w:tcPr>
          <w:p w14:paraId="1AC73F07" w14:textId="77777777" w:rsidR="005E4678" w:rsidRDefault="009847CB" w:rsidP="00BB5ACB">
            <w:pPr>
              <w:spacing w:line="240" w:lineRule="auto"/>
              <w:jc w:val="left"/>
            </w:pPr>
            <w:r>
              <w:t>70</w:t>
            </w:r>
            <w:r w:rsidR="005E4678">
              <w:t>.00</w:t>
            </w:r>
          </w:p>
        </w:tc>
        <w:tc>
          <w:tcPr>
            <w:tcW w:w="810" w:type="dxa"/>
            <w:shd w:val="clear" w:color="auto" w:fill="auto"/>
          </w:tcPr>
          <w:p w14:paraId="68C99FA5" w14:textId="77777777" w:rsidR="005E4678" w:rsidRDefault="005E4678" w:rsidP="00BB5ACB">
            <w:pPr>
              <w:spacing w:line="240" w:lineRule="auto"/>
              <w:jc w:val="left"/>
            </w:pPr>
            <w:r>
              <w:t>65.00</w:t>
            </w:r>
          </w:p>
        </w:tc>
        <w:tc>
          <w:tcPr>
            <w:tcW w:w="810" w:type="dxa"/>
            <w:shd w:val="clear" w:color="auto" w:fill="auto"/>
          </w:tcPr>
          <w:p w14:paraId="19FE6E50" w14:textId="77777777" w:rsidR="005E4678" w:rsidRDefault="005E4678" w:rsidP="00BB5ACB">
            <w:pPr>
              <w:jc w:val="left"/>
            </w:pPr>
            <w:r>
              <w:t>65.00</w:t>
            </w:r>
          </w:p>
        </w:tc>
        <w:tc>
          <w:tcPr>
            <w:tcW w:w="810" w:type="dxa"/>
            <w:shd w:val="clear" w:color="auto" w:fill="auto"/>
          </w:tcPr>
          <w:p w14:paraId="50DA9FB8" w14:textId="77777777" w:rsidR="005E4678" w:rsidRDefault="005E4678" w:rsidP="00BB5ACB">
            <w:pPr>
              <w:spacing w:line="240" w:lineRule="auto"/>
              <w:jc w:val="left"/>
            </w:pPr>
            <w:r>
              <w:t>70.00</w:t>
            </w:r>
          </w:p>
        </w:tc>
        <w:tc>
          <w:tcPr>
            <w:tcW w:w="810" w:type="dxa"/>
            <w:shd w:val="clear" w:color="auto" w:fill="auto"/>
          </w:tcPr>
          <w:p w14:paraId="6E2E3992" w14:textId="77777777" w:rsidR="005E4678" w:rsidRDefault="005E4678" w:rsidP="00BB5ACB">
            <w:pPr>
              <w:spacing w:line="240" w:lineRule="auto"/>
              <w:jc w:val="left"/>
            </w:pPr>
            <w:r>
              <w:t>70.00</w:t>
            </w:r>
          </w:p>
        </w:tc>
        <w:tc>
          <w:tcPr>
            <w:tcW w:w="810" w:type="dxa"/>
          </w:tcPr>
          <w:p w14:paraId="7E638D2C" w14:textId="77777777" w:rsidR="005E4678" w:rsidRDefault="005E4678" w:rsidP="00BB5ACB">
            <w:pPr>
              <w:spacing w:line="240" w:lineRule="auto"/>
              <w:jc w:val="left"/>
            </w:pPr>
            <w:r>
              <w:t>75.00</w:t>
            </w:r>
          </w:p>
        </w:tc>
        <w:tc>
          <w:tcPr>
            <w:tcW w:w="810" w:type="dxa"/>
            <w:shd w:val="clear" w:color="auto" w:fill="auto"/>
          </w:tcPr>
          <w:p w14:paraId="4C2BC9FE" w14:textId="77777777" w:rsidR="005E4678" w:rsidRDefault="005E4678" w:rsidP="00BB5ACB">
            <w:pPr>
              <w:spacing w:line="240" w:lineRule="auto"/>
              <w:jc w:val="left"/>
            </w:pPr>
            <w:r>
              <w:t>70.00</w:t>
            </w:r>
          </w:p>
        </w:tc>
        <w:tc>
          <w:tcPr>
            <w:tcW w:w="810" w:type="dxa"/>
            <w:shd w:val="clear" w:color="auto" w:fill="auto"/>
          </w:tcPr>
          <w:p w14:paraId="46F0FC99" w14:textId="77777777" w:rsidR="005E4678" w:rsidRDefault="005E4678" w:rsidP="00BB5ACB">
            <w:pPr>
              <w:spacing w:line="240" w:lineRule="auto"/>
              <w:jc w:val="left"/>
            </w:pPr>
            <w:r>
              <w:t>70.00</w:t>
            </w:r>
          </w:p>
        </w:tc>
        <w:tc>
          <w:tcPr>
            <w:tcW w:w="810" w:type="dxa"/>
            <w:shd w:val="clear" w:color="auto" w:fill="auto"/>
          </w:tcPr>
          <w:p w14:paraId="261765EE" w14:textId="77777777" w:rsidR="005E4678" w:rsidRDefault="005E4678" w:rsidP="00BB5ACB">
            <w:pPr>
              <w:spacing w:line="240" w:lineRule="auto"/>
              <w:jc w:val="left"/>
            </w:pPr>
            <w:r>
              <w:t>70.00</w:t>
            </w:r>
          </w:p>
        </w:tc>
        <w:tc>
          <w:tcPr>
            <w:tcW w:w="810" w:type="dxa"/>
            <w:shd w:val="clear" w:color="auto" w:fill="auto"/>
          </w:tcPr>
          <w:p w14:paraId="6AAE27F6" w14:textId="77777777" w:rsidR="005E4678" w:rsidRDefault="005E4678" w:rsidP="00BB5ACB">
            <w:pPr>
              <w:spacing w:line="240" w:lineRule="auto"/>
              <w:jc w:val="left"/>
            </w:pPr>
            <w:r>
              <w:t>80.00</w:t>
            </w:r>
          </w:p>
        </w:tc>
      </w:tr>
    </w:tbl>
    <w:p w14:paraId="4E739ECB" w14:textId="77777777" w:rsidR="005E4678" w:rsidRDefault="005E4678" w:rsidP="005E4678">
      <w:pPr>
        <w:ind w:left="360"/>
      </w:pPr>
    </w:p>
    <w:p w14:paraId="449FAA03" w14:textId="77777777" w:rsidR="003A6388" w:rsidRDefault="00963916" w:rsidP="003A6388">
      <w:pPr>
        <w:keepNext/>
        <w:ind w:left="360"/>
        <w:jc w:val="center"/>
      </w:pPr>
      <w:r>
        <w:rPr>
          <w:noProof/>
        </w:rPr>
        <w:lastRenderedPageBreak/>
        <w:drawing>
          <wp:inline distT="0" distB="0" distL="0" distR="0" wp14:anchorId="7181D23F" wp14:editId="1C6BB180">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8451" cy="2743200"/>
                    </a:xfrm>
                    <a:prstGeom prst="rect">
                      <a:avLst/>
                    </a:prstGeom>
                  </pic:spPr>
                </pic:pic>
              </a:graphicData>
            </a:graphic>
          </wp:inline>
        </w:drawing>
      </w:r>
    </w:p>
    <w:p w14:paraId="3C4A0DE1" w14:textId="77777777" w:rsidR="00D01AC4" w:rsidRDefault="003A6388" w:rsidP="003A6388">
      <w:pPr>
        <w:pStyle w:val="Caption"/>
      </w:pPr>
      <w:bookmarkStart w:id="810" w:name="_Toc69243438"/>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25</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810"/>
      <w:proofErr w:type="spellEnd"/>
    </w:p>
    <w:p w14:paraId="000353F3" w14:textId="2DB99026" w:rsidR="006537BD" w:rsidRDefault="006537BD" w:rsidP="00121CA2">
      <w:pPr>
        <w:ind w:firstLine="562"/>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đau</w:t>
      </w:r>
      <w:proofErr w:type="spellEnd"/>
      <w:r>
        <w:t xml:space="preserve"> </w:t>
      </w:r>
      <w:proofErr w:type="spellStart"/>
      <w:r>
        <w:t>buồn</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68,5%, </w:t>
      </w:r>
      <w:proofErr w:type="spellStart"/>
      <w:r>
        <w:t>thấp</w:t>
      </w:r>
      <w:proofErr w:type="spellEnd"/>
      <w:r>
        <w:t xml:space="preserve"> </w:t>
      </w:r>
      <w:proofErr w:type="spellStart"/>
      <w:r>
        <w:t>hơn</w:t>
      </w:r>
      <w:proofErr w:type="spellEnd"/>
      <w:r>
        <w:t xml:space="preserve"> so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với</w:t>
      </w:r>
      <w:proofErr w:type="spellEnd"/>
      <w:r>
        <w:t xml:space="preserve"> 70,0%.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thấp</w:t>
      </w:r>
      <w:proofErr w:type="spellEnd"/>
      <w:r>
        <w:t xml:space="preserve">, </w:t>
      </w:r>
      <w:proofErr w:type="spellStart"/>
      <w:r>
        <w:t>thấp</w:t>
      </w:r>
      <w:proofErr w:type="spellEnd"/>
      <w:r>
        <w:t xml:space="preserve"> </w:t>
      </w:r>
      <w:proofErr w:type="spellStart"/>
      <w:r>
        <w:t>nhất</w:t>
      </w:r>
      <w:proofErr w:type="spellEnd"/>
      <w:r>
        <w:t xml:space="preserve"> 55,0% (</w:t>
      </w:r>
      <w:proofErr w:type="spellStart"/>
      <w:r>
        <w:t>khi</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là</w:t>
      </w:r>
      <w:proofErr w:type="spellEnd"/>
      <w:r>
        <w:t xml:space="preserve"> 10%).</w:t>
      </w:r>
      <w:ins w:id="811" w:author="Cung Thanh Long" w:date="2021-04-14T18:03:00Z">
        <w:r w:rsidR="00EC451C">
          <w:t xml:space="preserve"> </w:t>
        </w:r>
        <w:proofErr w:type="spellStart"/>
        <w:r w:rsidR="00EC451C">
          <w:t>Với</w:t>
        </w:r>
        <w:proofErr w:type="spellEnd"/>
        <w:r w:rsidR="00EC451C">
          <w:t xml:space="preserve"> RF, </w:t>
        </w:r>
        <w:proofErr w:type="spellStart"/>
        <w:r w:rsidR="00EC451C">
          <w:t>tỉ</w:t>
        </w:r>
        <w:proofErr w:type="spellEnd"/>
        <w:r w:rsidR="00EC451C">
          <w:t xml:space="preserve"> </w:t>
        </w:r>
        <w:proofErr w:type="spellStart"/>
        <w:r w:rsidR="00EC451C">
          <w:t>lệ</w:t>
        </w:r>
        <w:proofErr w:type="spellEnd"/>
        <w:r w:rsidR="00EC451C">
          <w:t xml:space="preserve"> </w:t>
        </w:r>
        <w:proofErr w:type="spellStart"/>
        <w:r w:rsidR="00EC451C">
          <w:t>nhận</w:t>
        </w:r>
        <w:proofErr w:type="spellEnd"/>
        <w:r w:rsidR="00EC451C">
          <w:t xml:space="preserve"> </w:t>
        </w:r>
        <w:proofErr w:type="spellStart"/>
        <w:r w:rsidR="00EC451C">
          <w:t>dạng</w:t>
        </w:r>
        <w:proofErr w:type="spellEnd"/>
        <w:r w:rsidR="00EC451C">
          <w:t xml:space="preserve"> </w:t>
        </w:r>
        <w:proofErr w:type="spellStart"/>
        <w:r w:rsidR="00EC451C">
          <w:t>đúng</w:t>
        </w:r>
        <w:proofErr w:type="spellEnd"/>
        <w:r w:rsidR="00EC451C">
          <w:t xml:space="preserve"> </w:t>
        </w:r>
        <w:proofErr w:type="spellStart"/>
        <w:r w:rsidR="00EC451C">
          <w:t>gần</w:t>
        </w:r>
        <w:proofErr w:type="spellEnd"/>
        <w:r w:rsidR="00EC451C">
          <w:t xml:space="preserve"> </w:t>
        </w:r>
        <w:proofErr w:type="spellStart"/>
        <w:r w:rsidR="00EC451C">
          <w:t>như</w:t>
        </w:r>
        <w:proofErr w:type="spellEnd"/>
        <w:r w:rsidR="00EC451C">
          <w:t xml:space="preserve"> </w:t>
        </w:r>
        <w:proofErr w:type="spellStart"/>
        <w:r w:rsidR="00EC451C">
          <w:t>không</w:t>
        </w:r>
        <w:proofErr w:type="spellEnd"/>
        <w:r w:rsidR="00EC451C">
          <w:t xml:space="preserve"> </w:t>
        </w:r>
        <w:proofErr w:type="spellStart"/>
        <w:r w:rsidR="00EC451C">
          <w:t>phụ</w:t>
        </w:r>
        <w:proofErr w:type="spellEnd"/>
        <w:r w:rsidR="00EC451C">
          <w:t xml:space="preserve"> </w:t>
        </w:r>
        <w:proofErr w:type="spellStart"/>
        <w:r w:rsidR="00EC451C">
          <w:t>thuộc</w:t>
        </w:r>
        <w:proofErr w:type="spellEnd"/>
        <w:r w:rsidR="00EC451C">
          <w:t xml:space="preserve"> </w:t>
        </w:r>
        <w:proofErr w:type="spellStart"/>
        <w:r w:rsidR="00EC451C">
          <w:t>vào</w:t>
        </w:r>
        <w:proofErr w:type="spellEnd"/>
        <w:r w:rsidR="00EC451C">
          <w:t xml:space="preserve"> </w:t>
        </w:r>
        <w:proofErr w:type="spellStart"/>
        <w:r w:rsidR="00EC451C">
          <w:t>tỉ</w:t>
        </w:r>
        <w:proofErr w:type="spellEnd"/>
        <w:r w:rsidR="00EC451C">
          <w:t xml:space="preserve"> </w:t>
        </w:r>
        <w:proofErr w:type="spellStart"/>
        <w:r w:rsidR="00EC451C">
          <w:t>lệ</w:t>
        </w:r>
        <w:proofErr w:type="spellEnd"/>
        <w:r w:rsidR="00EC451C">
          <w:t xml:space="preserve"> </w:t>
        </w:r>
        <w:proofErr w:type="spellStart"/>
        <w:r w:rsidR="00EC451C">
          <w:t>ch</w:t>
        </w:r>
      </w:ins>
      <w:ins w:id="812" w:author="Cung Thanh Long" w:date="2021-04-14T18:04:00Z">
        <w:r w:rsidR="00EC451C">
          <w:t>ồng</w:t>
        </w:r>
        <w:proofErr w:type="spellEnd"/>
        <w:r w:rsidR="00EC451C">
          <w:t xml:space="preserve"> </w:t>
        </w:r>
        <w:proofErr w:type="spellStart"/>
        <w:r w:rsidR="00EC451C">
          <w:t>chập</w:t>
        </w:r>
        <w:proofErr w:type="spellEnd"/>
        <w:r w:rsidR="00EC451C">
          <w:t xml:space="preserve">, </w:t>
        </w:r>
        <w:proofErr w:type="spellStart"/>
        <w:r w:rsidR="00EC451C">
          <w:t>khi</w:t>
        </w:r>
        <w:proofErr w:type="spellEnd"/>
        <w:r w:rsidR="00EC451C">
          <w:t xml:space="preserve"> </w:t>
        </w:r>
        <w:proofErr w:type="spellStart"/>
        <w:r w:rsidR="00EC451C">
          <w:t>dao</w:t>
        </w:r>
        <w:proofErr w:type="spellEnd"/>
        <w:r w:rsidR="00EC451C">
          <w:t xml:space="preserve"> </w:t>
        </w:r>
        <w:proofErr w:type="spellStart"/>
        <w:r w:rsidR="00EC451C">
          <w:t>động</w:t>
        </w:r>
        <w:proofErr w:type="spellEnd"/>
        <w:r w:rsidR="00EC451C">
          <w:t xml:space="preserve"> </w:t>
        </w:r>
        <w:proofErr w:type="spellStart"/>
        <w:r w:rsidR="00EC451C">
          <w:t>quanh</w:t>
        </w:r>
        <w:proofErr w:type="spellEnd"/>
        <w:r w:rsidR="00EC451C">
          <w:t xml:space="preserve"> </w:t>
        </w:r>
        <w:proofErr w:type="spellStart"/>
        <w:r w:rsidR="00EC451C">
          <w:t>ngưỡng</w:t>
        </w:r>
        <w:proofErr w:type="spellEnd"/>
        <w:r w:rsidR="00EC451C">
          <w:t xml:space="preserve"> 70%.</w:t>
        </w:r>
      </w:ins>
    </w:p>
    <w:p w14:paraId="1AB83146" w14:textId="77777777" w:rsidR="006537BD" w:rsidRPr="006537BD" w:rsidRDefault="006537BD" w:rsidP="006537BD"/>
    <w:p w14:paraId="2747136A"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proofErr w:type="spellEnd"/>
    </w:p>
    <w:p w14:paraId="6CC087A9" w14:textId="77777777" w:rsidR="005E4678" w:rsidRDefault="005E4678" w:rsidP="005E4678">
      <w:pPr>
        <w:ind w:left="360"/>
      </w:pPr>
    </w:p>
    <w:p w14:paraId="31213ECB" w14:textId="77777777" w:rsidR="000A2EA4" w:rsidRDefault="000A2EA4" w:rsidP="000A2EA4">
      <w:pPr>
        <w:pStyle w:val="Caption"/>
        <w:keepNext/>
      </w:pPr>
      <w:bookmarkStart w:id="813" w:name="_Toc69243451"/>
      <w:proofErr w:type="spellStart"/>
      <w:r>
        <w:t>Bảng</w:t>
      </w:r>
      <w:proofErr w:type="spellEnd"/>
      <w:r>
        <w:t xml:space="preserve"> </w:t>
      </w:r>
      <w:fldSimple w:instr=" STYLEREF 1 \s ">
        <w:r w:rsidR="0032158F">
          <w:rPr>
            <w:noProof/>
          </w:rPr>
          <w:t>3</w:t>
        </w:r>
      </w:fldSimple>
      <w:r w:rsidR="00D5476B">
        <w:t>.</w:t>
      </w:r>
      <w:fldSimple w:instr=" SEQ Bảng \* ARABIC \s 1 ">
        <w:r w:rsidR="0032158F">
          <w:rPr>
            <w:noProof/>
          </w:rPr>
          <w:t>6</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bookmarkEnd w:id="813"/>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14:paraId="15867271" w14:textId="77777777" w:rsidTr="00BB5ACB">
        <w:trPr>
          <w:trHeight w:val="658"/>
        </w:trPr>
        <w:tc>
          <w:tcPr>
            <w:tcW w:w="1255" w:type="dxa"/>
            <w:shd w:val="clear" w:color="auto" w:fill="auto"/>
          </w:tcPr>
          <w:p w14:paraId="6372AC43" w14:textId="77777777" w:rsidR="005E4678" w:rsidRDefault="005E4678"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41478139" w14:textId="77777777" w:rsidR="005E4678" w:rsidRDefault="005E4678" w:rsidP="00BB5ACB">
            <w:pPr>
              <w:spacing w:line="240" w:lineRule="auto"/>
              <w:jc w:val="left"/>
            </w:pPr>
            <w:r>
              <w:t>0</w:t>
            </w:r>
          </w:p>
        </w:tc>
        <w:tc>
          <w:tcPr>
            <w:tcW w:w="810" w:type="dxa"/>
            <w:shd w:val="clear" w:color="auto" w:fill="auto"/>
          </w:tcPr>
          <w:p w14:paraId="6F353D59" w14:textId="77777777" w:rsidR="005E4678" w:rsidRDefault="005E4678" w:rsidP="00BB5ACB">
            <w:pPr>
              <w:spacing w:line="240" w:lineRule="auto"/>
              <w:jc w:val="left"/>
            </w:pPr>
            <w:r>
              <w:t>10</w:t>
            </w:r>
          </w:p>
        </w:tc>
        <w:tc>
          <w:tcPr>
            <w:tcW w:w="810" w:type="dxa"/>
            <w:shd w:val="clear" w:color="auto" w:fill="auto"/>
          </w:tcPr>
          <w:p w14:paraId="687F70C5" w14:textId="77777777" w:rsidR="005E4678" w:rsidRDefault="005E4678" w:rsidP="00BB5ACB">
            <w:pPr>
              <w:spacing w:line="240" w:lineRule="auto"/>
              <w:jc w:val="left"/>
            </w:pPr>
            <w:r>
              <w:t>20</w:t>
            </w:r>
          </w:p>
        </w:tc>
        <w:tc>
          <w:tcPr>
            <w:tcW w:w="810" w:type="dxa"/>
            <w:shd w:val="clear" w:color="auto" w:fill="auto"/>
          </w:tcPr>
          <w:p w14:paraId="7C163611" w14:textId="77777777" w:rsidR="005E4678" w:rsidRDefault="005E4678" w:rsidP="00BB5ACB">
            <w:pPr>
              <w:spacing w:line="240" w:lineRule="auto"/>
              <w:jc w:val="left"/>
            </w:pPr>
            <w:r>
              <w:t>30</w:t>
            </w:r>
          </w:p>
        </w:tc>
        <w:tc>
          <w:tcPr>
            <w:tcW w:w="810" w:type="dxa"/>
            <w:shd w:val="clear" w:color="auto" w:fill="auto"/>
          </w:tcPr>
          <w:p w14:paraId="7B2517B8" w14:textId="77777777" w:rsidR="005E4678" w:rsidRDefault="005E4678" w:rsidP="00BB5ACB">
            <w:pPr>
              <w:spacing w:line="240" w:lineRule="auto"/>
              <w:jc w:val="left"/>
            </w:pPr>
            <w:r>
              <w:t>40</w:t>
            </w:r>
          </w:p>
        </w:tc>
        <w:tc>
          <w:tcPr>
            <w:tcW w:w="810" w:type="dxa"/>
          </w:tcPr>
          <w:p w14:paraId="590BDD43" w14:textId="77777777" w:rsidR="005E4678" w:rsidRDefault="005E4678" w:rsidP="00BB5ACB">
            <w:pPr>
              <w:spacing w:line="240" w:lineRule="auto"/>
              <w:jc w:val="left"/>
            </w:pPr>
            <w:r>
              <w:t>50</w:t>
            </w:r>
          </w:p>
        </w:tc>
        <w:tc>
          <w:tcPr>
            <w:tcW w:w="810" w:type="dxa"/>
            <w:shd w:val="clear" w:color="auto" w:fill="auto"/>
          </w:tcPr>
          <w:p w14:paraId="37343113" w14:textId="77777777" w:rsidR="005E4678" w:rsidRDefault="005E4678" w:rsidP="00BB5ACB">
            <w:pPr>
              <w:spacing w:line="240" w:lineRule="auto"/>
              <w:jc w:val="left"/>
            </w:pPr>
            <w:r>
              <w:t>60</w:t>
            </w:r>
          </w:p>
        </w:tc>
        <w:tc>
          <w:tcPr>
            <w:tcW w:w="810" w:type="dxa"/>
            <w:shd w:val="clear" w:color="auto" w:fill="auto"/>
          </w:tcPr>
          <w:p w14:paraId="684B88A8" w14:textId="77777777" w:rsidR="005E4678" w:rsidRDefault="005E4678" w:rsidP="00BB5ACB">
            <w:pPr>
              <w:spacing w:line="240" w:lineRule="auto"/>
              <w:jc w:val="left"/>
            </w:pPr>
            <w:r>
              <w:t>70</w:t>
            </w:r>
          </w:p>
        </w:tc>
        <w:tc>
          <w:tcPr>
            <w:tcW w:w="810" w:type="dxa"/>
            <w:shd w:val="clear" w:color="auto" w:fill="auto"/>
          </w:tcPr>
          <w:p w14:paraId="34C67E4E" w14:textId="77777777" w:rsidR="005E4678" w:rsidRDefault="005E4678" w:rsidP="00BB5ACB">
            <w:pPr>
              <w:spacing w:line="240" w:lineRule="auto"/>
              <w:jc w:val="left"/>
            </w:pPr>
            <w:r>
              <w:t>80</w:t>
            </w:r>
          </w:p>
        </w:tc>
        <w:tc>
          <w:tcPr>
            <w:tcW w:w="810" w:type="dxa"/>
            <w:shd w:val="clear" w:color="auto" w:fill="auto"/>
          </w:tcPr>
          <w:p w14:paraId="3DE8580B" w14:textId="77777777" w:rsidR="005E4678" w:rsidRDefault="005E4678" w:rsidP="00BB5ACB">
            <w:pPr>
              <w:spacing w:line="240" w:lineRule="auto"/>
              <w:jc w:val="left"/>
            </w:pPr>
            <w:r>
              <w:t>90</w:t>
            </w:r>
          </w:p>
        </w:tc>
      </w:tr>
      <w:tr w:rsidR="005E4678" w14:paraId="3E988903" w14:textId="77777777" w:rsidTr="00BB5ACB">
        <w:trPr>
          <w:trHeight w:val="658"/>
        </w:trPr>
        <w:tc>
          <w:tcPr>
            <w:tcW w:w="1255" w:type="dxa"/>
            <w:shd w:val="clear" w:color="auto" w:fill="auto"/>
          </w:tcPr>
          <w:p w14:paraId="61E127B9" w14:textId="77777777" w:rsidR="005E4678" w:rsidRDefault="005E4678" w:rsidP="00BB5ACB">
            <w:pPr>
              <w:spacing w:line="240" w:lineRule="auto"/>
              <w:jc w:val="left"/>
            </w:pPr>
            <w:r>
              <w:t>SVM (%)</w:t>
            </w:r>
          </w:p>
        </w:tc>
        <w:tc>
          <w:tcPr>
            <w:tcW w:w="810" w:type="dxa"/>
            <w:shd w:val="clear" w:color="auto" w:fill="auto"/>
          </w:tcPr>
          <w:p w14:paraId="15BDD9C6" w14:textId="77777777" w:rsidR="005E4678" w:rsidRDefault="005E4678" w:rsidP="00BB5ACB">
            <w:pPr>
              <w:spacing w:line="240" w:lineRule="auto"/>
              <w:jc w:val="left"/>
            </w:pPr>
            <w:r>
              <w:t>70.00</w:t>
            </w:r>
          </w:p>
        </w:tc>
        <w:tc>
          <w:tcPr>
            <w:tcW w:w="810" w:type="dxa"/>
            <w:shd w:val="clear" w:color="auto" w:fill="auto"/>
          </w:tcPr>
          <w:p w14:paraId="2F58342F" w14:textId="77777777" w:rsidR="005E4678" w:rsidRDefault="005E4678" w:rsidP="00BB5ACB">
            <w:pPr>
              <w:spacing w:line="240" w:lineRule="auto"/>
              <w:jc w:val="left"/>
            </w:pPr>
            <w:r>
              <w:t>75.00</w:t>
            </w:r>
          </w:p>
        </w:tc>
        <w:tc>
          <w:tcPr>
            <w:tcW w:w="810" w:type="dxa"/>
            <w:shd w:val="clear" w:color="auto" w:fill="auto"/>
          </w:tcPr>
          <w:p w14:paraId="65D6ABD7" w14:textId="77777777" w:rsidR="005E4678" w:rsidRDefault="005E4678" w:rsidP="00BB5ACB">
            <w:pPr>
              <w:spacing w:line="240" w:lineRule="auto"/>
              <w:jc w:val="left"/>
            </w:pPr>
            <w:r>
              <w:t>75.00</w:t>
            </w:r>
          </w:p>
        </w:tc>
        <w:tc>
          <w:tcPr>
            <w:tcW w:w="810" w:type="dxa"/>
            <w:shd w:val="clear" w:color="auto" w:fill="auto"/>
          </w:tcPr>
          <w:p w14:paraId="778B3CDB" w14:textId="77777777" w:rsidR="005E4678" w:rsidRDefault="005E4678" w:rsidP="00BB5ACB">
            <w:pPr>
              <w:spacing w:line="240" w:lineRule="auto"/>
              <w:jc w:val="left"/>
            </w:pPr>
            <w:r>
              <w:t>80.00</w:t>
            </w:r>
          </w:p>
        </w:tc>
        <w:tc>
          <w:tcPr>
            <w:tcW w:w="810" w:type="dxa"/>
            <w:shd w:val="clear" w:color="auto" w:fill="auto"/>
          </w:tcPr>
          <w:p w14:paraId="33AA9106" w14:textId="77777777" w:rsidR="005E4678" w:rsidRDefault="005E4678" w:rsidP="00BB5ACB">
            <w:pPr>
              <w:spacing w:line="240" w:lineRule="auto"/>
              <w:jc w:val="left"/>
            </w:pPr>
            <w:r>
              <w:t>75.00</w:t>
            </w:r>
          </w:p>
        </w:tc>
        <w:tc>
          <w:tcPr>
            <w:tcW w:w="810" w:type="dxa"/>
          </w:tcPr>
          <w:p w14:paraId="318A6993" w14:textId="77777777" w:rsidR="005E4678" w:rsidRDefault="005E4678" w:rsidP="00BB5ACB">
            <w:pPr>
              <w:spacing w:line="240" w:lineRule="auto"/>
              <w:jc w:val="left"/>
            </w:pPr>
            <w:r>
              <w:t>65.00</w:t>
            </w:r>
          </w:p>
        </w:tc>
        <w:tc>
          <w:tcPr>
            <w:tcW w:w="810" w:type="dxa"/>
            <w:shd w:val="clear" w:color="auto" w:fill="auto"/>
          </w:tcPr>
          <w:p w14:paraId="2600F070" w14:textId="77777777" w:rsidR="005E4678" w:rsidRDefault="005E4678" w:rsidP="00BB5ACB">
            <w:pPr>
              <w:spacing w:line="240" w:lineRule="auto"/>
              <w:jc w:val="left"/>
            </w:pPr>
            <w:r>
              <w:t>90.00</w:t>
            </w:r>
          </w:p>
        </w:tc>
        <w:tc>
          <w:tcPr>
            <w:tcW w:w="810" w:type="dxa"/>
            <w:shd w:val="clear" w:color="auto" w:fill="auto"/>
          </w:tcPr>
          <w:p w14:paraId="0D14CFD5" w14:textId="77777777" w:rsidR="005E4678" w:rsidRDefault="005E4678" w:rsidP="00BB5ACB">
            <w:pPr>
              <w:spacing w:line="240" w:lineRule="auto"/>
              <w:jc w:val="left"/>
            </w:pPr>
            <w:r>
              <w:t>70.00</w:t>
            </w:r>
          </w:p>
        </w:tc>
        <w:tc>
          <w:tcPr>
            <w:tcW w:w="810" w:type="dxa"/>
            <w:shd w:val="clear" w:color="auto" w:fill="auto"/>
          </w:tcPr>
          <w:p w14:paraId="7275DB5E" w14:textId="77777777" w:rsidR="005E4678" w:rsidRDefault="005E4678" w:rsidP="00BB5ACB">
            <w:pPr>
              <w:spacing w:line="240" w:lineRule="auto"/>
              <w:jc w:val="left"/>
            </w:pPr>
            <w:r>
              <w:t>95.00</w:t>
            </w:r>
          </w:p>
        </w:tc>
        <w:tc>
          <w:tcPr>
            <w:tcW w:w="810" w:type="dxa"/>
            <w:shd w:val="clear" w:color="auto" w:fill="auto"/>
          </w:tcPr>
          <w:p w14:paraId="2E6D9FCF" w14:textId="77777777" w:rsidR="005E4678" w:rsidRDefault="005E4678" w:rsidP="00BB5ACB">
            <w:pPr>
              <w:spacing w:line="240" w:lineRule="auto"/>
              <w:jc w:val="left"/>
            </w:pPr>
            <w:r>
              <w:t>80.00</w:t>
            </w:r>
          </w:p>
        </w:tc>
      </w:tr>
      <w:tr w:rsidR="005E4678" w14:paraId="0077A1A8" w14:textId="77777777" w:rsidTr="00BB5ACB">
        <w:trPr>
          <w:trHeight w:val="616"/>
        </w:trPr>
        <w:tc>
          <w:tcPr>
            <w:tcW w:w="1255" w:type="dxa"/>
            <w:shd w:val="clear" w:color="auto" w:fill="auto"/>
          </w:tcPr>
          <w:p w14:paraId="7CCD167F" w14:textId="77777777" w:rsidR="005E4678" w:rsidRDefault="005E4678" w:rsidP="00BB5ACB">
            <w:pPr>
              <w:spacing w:line="240" w:lineRule="auto"/>
              <w:jc w:val="left"/>
            </w:pPr>
            <w:r>
              <w:t xml:space="preserve">RF (%) </w:t>
            </w:r>
          </w:p>
        </w:tc>
        <w:tc>
          <w:tcPr>
            <w:tcW w:w="810" w:type="dxa"/>
            <w:shd w:val="clear" w:color="auto" w:fill="auto"/>
          </w:tcPr>
          <w:p w14:paraId="62E5013E" w14:textId="77777777" w:rsidR="005E4678" w:rsidRDefault="009847CB" w:rsidP="00BB5ACB">
            <w:pPr>
              <w:spacing w:line="240" w:lineRule="auto"/>
              <w:jc w:val="left"/>
            </w:pPr>
            <w:r>
              <w:t>70</w:t>
            </w:r>
            <w:r w:rsidR="005E4678">
              <w:t>.00</w:t>
            </w:r>
          </w:p>
        </w:tc>
        <w:tc>
          <w:tcPr>
            <w:tcW w:w="810" w:type="dxa"/>
            <w:shd w:val="clear" w:color="auto" w:fill="auto"/>
          </w:tcPr>
          <w:p w14:paraId="066D9226" w14:textId="77777777" w:rsidR="005E4678" w:rsidRDefault="005E4678" w:rsidP="00BB5ACB">
            <w:pPr>
              <w:spacing w:line="240" w:lineRule="auto"/>
              <w:jc w:val="left"/>
            </w:pPr>
            <w:r>
              <w:t>70.00</w:t>
            </w:r>
          </w:p>
        </w:tc>
        <w:tc>
          <w:tcPr>
            <w:tcW w:w="810" w:type="dxa"/>
            <w:shd w:val="clear" w:color="auto" w:fill="auto"/>
          </w:tcPr>
          <w:p w14:paraId="348C817D" w14:textId="77777777" w:rsidR="005E4678" w:rsidRDefault="005E4678" w:rsidP="00BB5ACB">
            <w:pPr>
              <w:jc w:val="left"/>
            </w:pPr>
            <w:r>
              <w:t>65.00</w:t>
            </w:r>
          </w:p>
        </w:tc>
        <w:tc>
          <w:tcPr>
            <w:tcW w:w="810" w:type="dxa"/>
            <w:shd w:val="clear" w:color="auto" w:fill="auto"/>
          </w:tcPr>
          <w:p w14:paraId="0D506F68" w14:textId="77777777" w:rsidR="005E4678" w:rsidRDefault="005E4678" w:rsidP="00BB5ACB">
            <w:pPr>
              <w:spacing w:line="240" w:lineRule="auto"/>
              <w:jc w:val="left"/>
            </w:pPr>
            <w:r>
              <w:t>85.00</w:t>
            </w:r>
          </w:p>
        </w:tc>
        <w:tc>
          <w:tcPr>
            <w:tcW w:w="810" w:type="dxa"/>
            <w:shd w:val="clear" w:color="auto" w:fill="auto"/>
          </w:tcPr>
          <w:p w14:paraId="61CE97D6" w14:textId="77777777" w:rsidR="005E4678" w:rsidRDefault="005E4678" w:rsidP="00BB5ACB">
            <w:pPr>
              <w:spacing w:line="240" w:lineRule="auto"/>
              <w:jc w:val="left"/>
            </w:pPr>
            <w:r>
              <w:t>75.00</w:t>
            </w:r>
          </w:p>
        </w:tc>
        <w:tc>
          <w:tcPr>
            <w:tcW w:w="810" w:type="dxa"/>
          </w:tcPr>
          <w:p w14:paraId="4DA3C947" w14:textId="77777777" w:rsidR="005E4678" w:rsidRDefault="005E4678" w:rsidP="00BB5ACB">
            <w:pPr>
              <w:spacing w:line="240" w:lineRule="auto"/>
              <w:jc w:val="left"/>
            </w:pPr>
            <w:r>
              <w:t>75.00</w:t>
            </w:r>
          </w:p>
        </w:tc>
        <w:tc>
          <w:tcPr>
            <w:tcW w:w="810" w:type="dxa"/>
            <w:shd w:val="clear" w:color="auto" w:fill="auto"/>
          </w:tcPr>
          <w:p w14:paraId="1F6D8F26" w14:textId="77777777" w:rsidR="005E4678" w:rsidRDefault="005E4678" w:rsidP="00BB5ACB">
            <w:pPr>
              <w:spacing w:line="240" w:lineRule="auto"/>
              <w:jc w:val="left"/>
            </w:pPr>
            <w:r>
              <w:t>80.00</w:t>
            </w:r>
          </w:p>
        </w:tc>
        <w:tc>
          <w:tcPr>
            <w:tcW w:w="810" w:type="dxa"/>
            <w:shd w:val="clear" w:color="auto" w:fill="auto"/>
          </w:tcPr>
          <w:p w14:paraId="49195CED" w14:textId="77777777" w:rsidR="005E4678" w:rsidRDefault="005E4678" w:rsidP="00BB5ACB">
            <w:pPr>
              <w:spacing w:line="240" w:lineRule="auto"/>
              <w:jc w:val="left"/>
            </w:pPr>
            <w:r>
              <w:t>80.00</w:t>
            </w:r>
          </w:p>
        </w:tc>
        <w:tc>
          <w:tcPr>
            <w:tcW w:w="810" w:type="dxa"/>
            <w:shd w:val="clear" w:color="auto" w:fill="auto"/>
          </w:tcPr>
          <w:p w14:paraId="6D0ECBCF" w14:textId="77777777" w:rsidR="005E4678" w:rsidRDefault="005E4678" w:rsidP="00BB5ACB">
            <w:pPr>
              <w:spacing w:line="240" w:lineRule="auto"/>
              <w:jc w:val="left"/>
            </w:pPr>
            <w:r>
              <w:t>80.00</w:t>
            </w:r>
          </w:p>
        </w:tc>
        <w:tc>
          <w:tcPr>
            <w:tcW w:w="810" w:type="dxa"/>
            <w:shd w:val="clear" w:color="auto" w:fill="auto"/>
          </w:tcPr>
          <w:p w14:paraId="6BADAAA0" w14:textId="77777777" w:rsidR="005E4678" w:rsidRDefault="005E4678" w:rsidP="00BB5ACB">
            <w:pPr>
              <w:spacing w:line="240" w:lineRule="auto"/>
              <w:jc w:val="left"/>
            </w:pPr>
            <w:r>
              <w:t>85.00</w:t>
            </w:r>
          </w:p>
        </w:tc>
      </w:tr>
    </w:tbl>
    <w:p w14:paraId="0881624E" w14:textId="77777777" w:rsidR="005E4678" w:rsidRDefault="005E4678" w:rsidP="005E4678">
      <w:pPr>
        <w:ind w:left="360"/>
      </w:pPr>
    </w:p>
    <w:p w14:paraId="66A50D9F" w14:textId="77777777" w:rsidR="003A6388" w:rsidRDefault="00963916" w:rsidP="003A6388">
      <w:pPr>
        <w:keepNext/>
        <w:ind w:left="360"/>
        <w:jc w:val="center"/>
      </w:pPr>
      <w:r>
        <w:rPr>
          <w:noProof/>
        </w:rPr>
        <w:lastRenderedPageBreak/>
        <w:drawing>
          <wp:inline distT="0" distB="0" distL="0" distR="0" wp14:anchorId="6A8543A7" wp14:editId="15815ACD">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20282" cy="2743200"/>
                    </a:xfrm>
                    <a:prstGeom prst="rect">
                      <a:avLst/>
                    </a:prstGeom>
                  </pic:spPr>
                </pic:pic>
              </a:graphicData>
            </a:graphic>
          </wp:inline>
        </w:drawing>
      </w:r>
    </w:p>
    <w:p w14:paraId="65087672" w14:textId="77777777" w:rsidR="00D01AC4" w:rsidRDefault="003A6388" w:rsidP="003A6388">
      <w:pPr>
        <w:pStyle w:val="Caption"/>
      </w:pPr>
      <w:bookmarkStart w:id="814" w:name="_Toc69243439"/>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26</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814"/>
      <w:proofErr w:type="spellEnd"/>
    </w:p>
    <w:p w14:paraId="10B4E84E" w14:textId="77777777" w:rsidR="006537BD" w:rsidRDefault="006537BD" w:rsidP="00121CA2">
      <w:pPr>
        <w:ind w:firstLine="562"/>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đồng</w:t>
      </w:r>
      <w:proofErr w:type="spellEnd"/>
      <w:r>
        <w:t xml:space="preserve"> </w:t>
      </w:r>
      <w:proofErr w:type="spellStart"/>
      <w:r>
        <w:t>cảm</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77,5%, </w:t>
      </w:r>
      <w:proofErr w:type="spellStart"/>
      <w:r>
        <w:t>cao</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với</w:t>
      </w:r>
      <w:proofErr w:type="spellEnd"/>
      <w:r>
        <w:t xml:space="preserve"> 76,5%.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dao</w:t>
      </w:r>
      <w:proofErr w:type="spellEnd"/>
      <w:r>
        <w:t xml:space="preserve"> </w:t>
      </w:r>
      <w:proofErr w:type="spellStart"/>
      <w:r>
        <w:t>động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trong</w:t>
      </w:r>
      <w:proofErr w:type="spellEnd"/>
      <w:r>
        <w:t xml:space="preserve"> </w:t>
      </w:r>
      <w:proofErr w:type="spellStart"/>
      <w:r>
        <w:t>ngưỡng</w:t>
      </w:r>
      <w:proofErr w:type="spellEnd"/>
      <w:r>
        <w:t xml:space="preserve"> </w:t>
      </w:r>
      <w:proofErr w:type="spellStart"/>
      <w:r>
        <w:t>từ</w:t>
      </w:r>
      <w:proofErr w:type="spellEnd"/>
      <w:r>
        <w:t xml:space="preserve"> 65% </w:t>
      </w:r>
      <w:proofErr w:type="spellStart"/>
      <w:r>
        <w:t>đến</w:t>
      </w:r>
      <w:proofErr w:type="spellEnd"/>
      <w:r>
        <w:t xml:space="preserve"> 85%.</w:t>
      </w:r>
    </w:p>
    <w:p w14:paraId="0740B99A" w14:textId="77777777" w:rsidR="006537BD" w:rsidRPr="006537BD" w:rsidRDefault="006537BD" w:rsidP="006537BD"/>
    <w:p w14:paraId="591D0470"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p>
    <w:p w14:paraId="49401F11" w14:textId="77777777" w:rsidR="005E4678" w:rsidRDefault="005E4678" w:rsidP="005E4678">
      <w:pPr>
        <w:ind w:left="360"/>
      </w:pPr>
    </w:p>
    <w:p w14:paraId="3BF4BBF9" w14:textId="77777777" w:rsidR="000A2EA4" w:rsidRDefault="000A2EA4" w:rsidP="000A2EA4">
      <w:pPr>
        <w:pStyle w:val="Caption"/>
        <w:keepNext/>
      </w:pPr>
      <w:bookmarkStart w:id="815" w:name="_Toc69243452"/>
      <w:proofErr w:type="spellStart"/>
      <w:r>
        <w:t>Bảng</w:t>
      </w:r>
      <w:proofErr w:type="spellEnd"/>
      <w:r>
        <w:t xml:space="preserve"> </w:t>
      </w:r>
      <w:fldSimple w:instr=" STYLEREF 1 \s ">
        <w:r w:rsidR="0032158F">
          <w:rPr>
            <w:noProof/>
          </w:rPr>
          <w:t>3</w:t>
        </w:r>
      </w:fldSimple>
      <w:r w:rsidR="00D5476B">
        <w:t>.</w:t>
      </w:r>
      <w:fldSimple w:instr=" SEQ Bảng \* ARABIC \s 1 ">
        <w:r w:rsidR="0032158F">
          <w:rPr>
            <w:noProof/>
          </w:rPr>
          <w:t>7</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bookmarkEnd w:id="815"/>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14:paraId="159FAE83" w14:textId="77777777" w:rsidTr="00BB5ACB">
        <w:trPr>
          <w:trHeight w:val="658"/>
        </w:trPr>
        <w:tc>
          <w:tcPr>
            <w:tcW w:w="1255" w:type="dxa"/>
            <w:shd w:val="clear" w:color="auto" w:fill="auto"/>
          </w:tcPr>
          <w:p w14:paraId="36DC0F68" w14:textId="77777777" w:rsidR="005E4678" w:rsidRDefault="005E4678"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3347DB5A" w14:textId="77777777" w:rsidR="005E4678" w:rsidRDefault="005E4678" w:rsidP="00BB5ACB">
            <w:pPr>
              <w:spacing w:line="240" w:lineRule="auto"/>
              <w:jc w:val="left"/>
            </w:pPr>
            <w:r>
              <w:t>0</w:t>
            </w:r>
          </w:p>
        </w:tc>
        <w:tc>
          <w:tcPr>
            <w:tcW w:w="810" w:type="dxa"/>
            <w:shd w:val="clear" w:color="auto" w:fill="auto"/>
          </w:tcPr>
          <w:p w14:paraId="66B6EBFA" w14:textId="77777777" w:rsidR="005E4678" w:rsidRDefault="005E4678" w:rsidP="00BB5ACB">
            <w:pPr>
              <w:spacing w:line="240" w:lineRule="auto"/>
              <w:jc w:val="left"/>
            </w:pPr>
            <w:r>
              <w:t>10</w:t>
            </w:r>
          </w:p>
        </w:tc>
        <w:tc>
          <w:tcPr>
            <w:tcW w:w="810" w:type="dxa"/>
            <w:shd w:val="clear" w:color="auto" w:fill="auto"/>
          </w:tcPr>
          <w:p w14:paraId="1287BF53" w14:textId="77777777" w:rsidR="005E4678" w:rsidRDefault="005E4678" w:rsidP="00BB5ACB">
            <w:pPr>
              <w:spacing w:line="240" w:lineRule="auto"/>
              <w:jc w:val="left"/>
            </w:pPr>
            <w:r>
              <w:t>20</w:t>
            </w:r>
          </w:p>
        </w:tc>
        <w:tc>
          <w:tcPr>
            <w:tcW w:w="810" w:type="dxa"/>
            <w:shd w:val="clear" w:color="auto" w:fill="auto"/>
          </w:tcPr>
          <w:p w14:paraId="7CC37D09" w14:textId="77777777" w:rsidR="005E4678" w:rsidRDefault="005E4678" w:rsidP="00BB5ACB">
            <w:pPr>
              <w:spacing w:line="240" w:lineRule="auto"/>
              <w:jc w:val="left"/>
            </w:pPr>
            <w:r>
              <w:t>30</w:t>
            </w:r>
          </w:p>
        </w:tc>
        <w:tc>
          <w:tcPr>
            <w:tcW w:w="810" w:type="dxa"/>
            <w:shd w:val="clear" w:color="auto" w:fill="auto"/>
          </w:tcPr>
          <w:p w14:paraId="72A0B0B6" w14:textId="77777777" w:rsidR="005E4678" w:rsidRDefault="005E4678" w:rsidP="00BB5ACB">
            <w:pPr>
              <w:spacing w:line="240" w:lineRule="auto"/>
              <w:jc w:val="left"/>
            </w:pPr>
            <w:r>
              <w:t>40</w:t>
            </w:r>
          </w:p>
        </w:tc>
        <w:tc>
          <w:tcPr>
            <w:tcW w:w="810" w:type="dxa"/>
          </w:tcPr>
          <w:p w14:paraId="19A82C6E" w14:textId="77777777" w:rsidR="005E4678" w:rsidRDefault="005E4678" w:rsidP="00BB5ACB">
            <w:pPr>
              <w:spacing w:line="240" w:lineRule="auto"/>
              <w:jc w:val="left"/>
            </w:pPr>
            <w:r>
              <w:t>50</w:t>
            </w:r>
          </w:p>
        </w:tc>
        <w:tc>
          <w:tcPr>
            <w:tcW w:w="810" w:type="dxa"/>
            <w:shd w:val="clear" w:color="auto" w:fill="auto"/>
          </w:tcPr>
          <w:p w14:paraId="63BD4A9B" w14:textId="77777777" w:rsidR="005E4678" w:rsidRDefault="005E4678" w:rsidP="00BB5ACB">
            <w:pPr>
              <w:spacing w:line="240" w:lineRule="auto"/>
              <w:jc w:val="left"/>
            </w:pPr>
            <w:r>
              <w:t>60</w:t>
            </w:r>
          </w:p>
        </w:tc>
        <w:tc>
          <w:tcPr>
            <w:tcW w:w="810" w:type="dxa"/>
            <w:shd w:val="clear" w:color="auto" w:fill="auto"/>
          </w:tcPr>
          <w:p w14:paraId="6FE4038F" w14:textId="77777777" w:rsidR="005E4678" w:rsidRDefault="005E4678" w:rsidP="00BB5ACB">
            <w:pPr>
              <w:spacing w:line="240" w:lineRule="auto"/>
              <w:jc w:val="left"/>
            </w:pPr>
            <w:r>
              <w:t>70</w:t>
            </w:r>
          </w:p>
        </w:tc>
        <w:tc>
          <w:tcPr>
            <w:tcW w:w="810" w:type="dxa"/>
            <w:shd w:val="clear" w:color="auto" w:fill="auto"/>
          </w:tcPr>
          <w:p w14:paraId="19696A54" w14:textId="77777777" w:rsidR="005E4678" w:rsidRDefault="005E4678" w:rsidP="00BB5ACB">
            <w:pPr>
              <w:spacing w:line="240" w:lineRule="auto"/>
              <w:jc w:val="left"/>
            </w:pPr>
            <w:r>
              <w:t>80</w:t>
            </w:r>
          </w:p>
        </w:tc>
        <w:tc>
          <w:tcPr>
            <w:tcW w:w="810" w:type="dxa"/>
            <w:shd w:val="clear" w:color="auto" w:fill="auto"/>
          </w:tcPr>
          <w:p w14:paraId="7C20E936" w14:textId="77777777" w:rsidR="005E4678" w:rsidRDefault="005E4678" w:rsidP="00BB5ACB">
            <w:pPr>
              <w:spacing w:line="240" w:lineRule="auto"/>
              <w:jc w:val="left"/>
            </w:pPr>
            <w:r>
              <w:t>90</w:t>
            </w:r>
          </w:p>
        </w:tc>
      </w:tr>
      <w:tr w:rsidR="005E4678" w14:paraId="70C49509" w14:textId="77777777" w:rsidTr="00BB5ACB">
        <w:trPr>
          <w:trHeight w:val="658"/>
        </w:trPr>
        <w:tc>
          <w:tcPr>
            <w:tcW w:w="1255" w:type="dxa"/>
            <w:shd w:val="clear" w:color="auto" w:fill="auto"/>
          </w:tcPr>
          <w:p w14:paraId="29F68EAA" w14:textId="77777777" w:rsidR="005E4678" w:rsidRDefault="005E4678" w:rsidP="00BB5ACB">
            <w:pPr>
              <w:spacing w:line="240" w:lineRule="auto"/>
              <w:jc w:val="left"/>
            </w:pPr>
            <w:r>
              <w:t>SVM (%)</w:t>
            </w:r>
          </w:p>
        </w:tc>
        <w:tc>
          <w:tcPr>
            <w:tcW w:w="810" w:type="dxa"/>
            <w:shd w:val="clear" w:color="auto" w:fill="auto"/>
          </w:tcPr>
          <w:p w14:paraId="72CBD6A3" w14:textId="77777777" w:rsidR="005E4678" w:rsidRDefault="005E4678" w:rsidP="00BB5ACB">
            <w:pPr>
              <w:spacing w:line="240" w:lineRule="auto"/>
              <w:jc w:val="left"/>
            </w:pPr>
            <w:r>
              <w:t>75.00</w:t>
            </w:r>
          </w:p>
        </w:tc>
        <w:tc>
          <w:tcPr>
            <w:tcW w:w="810" w:type="dxa"/>
            <w:shd w:val="clear" w:color="auto" w:fill="auto"/>
          </w:tcPr>
          <w:p w14:paraId="10F624FA" w14:textId="77777777" w:rsidR="005E4678" w:rsidRDefault="005E4678" w:rsidP="00BB5ACB">
            <w:pPr>
              <w:spacing w:line="240" w:lineRule="auto"/>
              <w:jc w:val="left"/>
            </w:pPr>
            <w:r>
              <w:t>70.00</w:t>
            </w:r>
          </w:p>
        </w:tc>
        <w:tc>
          <w:tcPr>
            <w:tcW w:w="810" w:type="dxa"/>
            <w:shd w:val="clear" w:color="auto" w:fill="auto"/>
          </w:tcPr>
          <w:p w14:paraId="4DF544BD" w14:textId="77777777" w:rsidR="005E4678" w:rsidRDefault="005E4678" w:rsidP="00BB5ACB">
            <w:pPr>
              <w:spacing w:line="240" w:lineRule="auto"/>
              <w:jc w:val="left"/>
            </w:pPr>
            <w:r>
              <w:t>55.00</w:t>
            </w:r>
          </w:p>
        </w:tc>
        <w:tc>
          <w:tcPr>
            <w:tcW w:w="810" w:type="dxa"/>
            <w:shd w:val="clear" w:color="auto" w:fill="auto"/>
          </w:tcPr>
          <w:p w14:paraId="555AF029" w14:textId="77777777" w:rsidR="005E4678" w:rsidRDefault="005E4678" w:rsidP="00BB5ACB">
            <w:pPr>
              <w:spacing w:line="240" w:lineRule="auto"/>
              <w:jc w:val="left"/>
            </w:pPr>
            <w:r>
              <w:t>75.00</w:t>
            </w:r>
          </w:p>
        </w:tc>
        <w:tc>
          <w:tcPr>
            <w:tcW w:w="810" w:type="dxa"/>
            <w:shd w:val="clear" w:color="auto" w:fill="auto"/>
          </w:tcPr>
          <w:p w14:paraId="1CBC2525" w14:textId="77777777" w:rsidR="005E4678" w:rsidRDefault="005E4678" w:rsidP="00BB5ACB">
            <w:pPr>
              <w:spacing w:line="240" w:lineRule="auto"/>
              <w:jc w:val="left"/>
            </w:pPr>
            <w:r>
              <w:t>65.00</w:t>
            </w:r>
          </w:p>
        </w:tc>
        <w:tc>
          <w:tcPr>
            <w:tcW w:w="810" w:type="dxa"/>
          </w:tcPr>
          <w:p w14:paraId="78E9C485" w14:textId="77777777" w:rsidR="005E4678" w:rsidRDefault="005E4678" w:rsidP="00BB5ACB">
            <w:pPr>
              <w:spacing w:line="240" w:lineRule="auto"/>
              <w:jc w:val="left"/>
            </w:pPr>
            <w:r>
              <w:t>70.00</w:t>
            </w:r>
          </w:p>
        </w:tc>
        <w:tc>
          <w:tcPr>
            <w:tcW w:w="810" w:type="dxa"/>
            <w:shd w:val="clear" w:color="auto" w:fill="auto"/>
          </w:tcPr>
          <w:p w14:paraId="3B25187B" w14:textId="77777777" w:rsidR="005E4678" w:rsidRDefault="005E4678" w:rsidP="00BB5ACB">
            <w:pPr>
              <w:spacing w:line="240" w:lineRule="auto"/>
              <w:jc w:val="left"/>
            </w:pPr>
            <w:r>
              <w:t>80.00</w:t>
            </w:r>
          </w:p>
        </w:tc>
        <w:tc>
          <w:tcPr>
            <w:tcW w:w="810" w:type="dxa"/>
            <w:shd w:val="clear" w:color="auto" w:fill="auto"/>
          </w:tcPr>
          <w:p w14:paraId="1928EB65" w14:textId="77777777" w:rsidR="005E4678" w:rsidRDefault="005E4678" w:rsidP="00BB5ACB">
            <w:pPr>
              <w:spacing w:line="240" w:lineRule="auto"/>
              <w:jc w:val="left"/>
            </w:pPr>
            <w:r>
              <w:t>75.00</w:t>
            </w:r>
          </w:p>
        </w:tc>
        <w:tc>
          <w:tcPr>
            <w:tcW w:w="810" w:type="dxa"/>
            <w:shd w:val="clear" w:color="auto" w:fill="auto"/>
          </w:tcPr>
          <w:p w14:paraId="51DB4AD2" w14:textId="77777777" w:rsidR="005E4678" w:rsidRDefault="005E4678" w:rsidP="00BB5ACB">
            <w:pPr>
              <w:spacing w:line="240" w:lineRule="auto"/>
              <w:jc w:val="left"/>
            </w:pPr>
            <w:r>
              <w:t>70.00</w:t>
            </w:r>
          </w:p>
        </w:tc>
        <w:tc>
          <w:tcPr>
            <w:tcW w:w="810" w:type="dxa"/>
            <w:shd w:val="clear" w:color="auto" w:fill="auto"/>
          </w:tcPr>
          <w:p w14:paraId="64D23EEA" w14:textId="77777777" w:rsidR="005E4678" w:rsidRDefault="005E4678" w:rsidP="00BB5ACB">
            <w:pPr>
              <w:spacing w:line="240" w:lineRule="auto"/>
              <w:jc w:val="left"/>
            </w:pPr>
            <w:r>
              <w:t>75.00</w:t>
            </w:r>
          </w:p>
        </w:tc>
      </w:tr>
      <w:tr w:rsidR="005E4678" w14:paraId="297BE9B5" w14:textId="77777777" w:rsidTr="00BB5ACB">
        <w:trPr>
          <w:trHeight w:val="616"/>
        </w:trPr>
        <w:tc>
          <w:tcPr>
            <w:tcW w:w="1255" w:type="dxa"/>
            <w:shd w:val="clear" w:color="auto" w:fill="auto"/>
          </w:tcPr>
          <w:p w14:paraId="4096680A" w14:textId="77777777" w:rsidR="005E4678" w:rsidRDefault="005E4678" w:rsidP="00BB5ACB">
            <w:pPr>
              <w:spacing w:line="240" w:lineRule="auto"/>
              <w:jc w:val="left"/>
            </w:pPr>
            <w:r>
              <w:t xml:space="preserve">RF (%) </w:t>
            </w:r>
          </w:p>
        </w:tc>
        <w:tc>
          <w:tcPr>
            <w:tcW w:w="810" w:type="dxa"/>
            <w:shd w:val="clear" w:color="auto" w:fill="auto"/>
          </w:tcPr>
          <w:p w14:paraId="65222584" w14:textId="77777777" w:rsidR="005E4678" w:rsidRDefault="00963916" w:rsidP="00BB5ACB">
            <w:pPr>
              <w:spacing w:line="240" w:lineRule="auto"/>
              <w:jc w:val="left"/>
            </w:pPr>
            <w:r>
              <w:t>65</w:t>
            </w:r>
            <w:r w:rsidR="005E4678">
              <w:t>.00</w:t>
            </w:r>
          </w:p>
        </w:tc>
        <w:tc>
          <w:tcPr>
            <w:tcW w:w="810" w:type="dxa"/>
            <w:shd w:val="clear" w:color="auto" w:fill="auto"/>
          </w:tcPr>
          <w:p w14:paraId="6A0629A5" w14:textId="77777777" w:rsidR="005E4678" w:rsidRDefault="002A2070" w:rsidP="00BB5ACB">
            <w:pPr>
              <w:spacing w:line="240" w:lineRule="auto"/>
              <w:jc w:val="left"/>
            </w:pPr>
            <w:r>
              <w:t>65.00</w:t>
            </w:r>
          </w:p>
        </w:tc>
        <w:tc>
          <w:tcPr>
            <w:tcW w:w="810" w:type="dxa"/>
            <w:shd w:val="clear" w:color="auto" w:fill="auto"/>
          </w:tcPr>
          <w:p w14:paraId="09787FFA" w14:textId="77777777" w:rsidR="005E4678" w:rsidRDefault="002A2070" w:rsidP="00BB5ACB">
            <w:pPr>
              <w:jc w:val="left"/>
            </w:pPr>
            <w:r>
              <w:t>60.00</w:t>
            </w:r>
          </w:p>
        </w:tc>
        <w:tc>
          <w:tcPr>
            <w:tcW w:w="810" w:type="dxa"/>
            <w:shd w:val="clear" w:color="auto" w:fill="auto"/>
          </w:tcPr>
          <w:p w14:paraId="6ED255E9" w14:textId="77777777" w:rsidR="005E4678" w:rsidRDefault="002A2070" w:rsidP="00BB5ACB">
            <w:pPr>
              <w:spacing w:line="240" w:lineRule="auto"/>
              <w:jc w:val="left"/>
            </w:pPr>
            <w:r>
              <w:t>75.00</w:t>
            </w:r>
          </w:p>
        </w:tc>
        <w:tc>
          <w:tcPr>
            <w:tcW w:w="810" w:type="dxa"/>
            <w:shd w:val="clear" w:color="auto" w:fill="auto"/>
          </w:tcPr>
          <w:p w14:paraId="1636BF69" w14:textId="77777777" w:rsidR="005E4678" w:rsidRDefault="002A2070" w:rsidP="00BB5ACB">
            <w:pPr>
              <w:spacing w:line="240" w:lineRule="auto"/>
              <w:jc w:val="left"/>
            </w:pPr>
            <w:r>
              <w:t>45.00</w:t>
            </w:r>
          </w:p>
        </w:tc>
        <w:tc>
          <w:tcPr>
            <w:tcW w:w="810" w:type="dxa"/>
          </w:tcPr>
          <w:p w14:paraId="4D59EB0C" w14:textId="77777777" w:rsidR="005E4678" w:rsidRDefault="002A2070" w:rsidP="00BB5ACB">
            <w:pPr>
              <w:spacing w:line="240" w:lineRule="auto"/>
              <w:jc w:val="left"/>
            </w:pPr>
            <w:r>
              <w:t>65.00</w:t>
            </w:r>
          </w:p>
        </w:tc>
        <w:tc>
          <w:tcPr>
            <w:tcW w:w="810" w:type="dxa"/>
            <w:shd w:val="clear" w:color="auto" w:fill="auto"/>
          </w:tcPr>
          <w:p w14:paraId="0D9B0547" w14:textId="77777777" w:rsidR="005E4678" w:rsidRDefault="002A2070" w:rsidP="00BB5ACB">
            <w:pPr>
              <w:spacing w:line="240" w:lineRule="auto"/>
              <w:jc w:val="left"/>
            </w:pPr>
            <w:r>
              <w:t>65.00</w:t>
            </w:r>
          </w:p>
        </w:tc>
        <w:tc>
          <w:tcPr>
            <w:tcW w:w="810" w:type="dxa"/>
            <w:shd w:val="clear" w:color="auto" w:fill="auto"/>
          </w:tcPr>
          <w:p w14:paraId="0F262713" w14:textId="77777777" w:rsidR="005E4678" w:rsidRDefault="002A2070" w:rsidP="00BB5ACB">
            <w:pPr>
              <w:spacing w:line="240" w:lineRule="auto"/>
              <w:jc w:val="left"/>
            </w:pPr>
            <w:r>
              <w:t>75.00</w:t>
            </w:r>
          </w:p>
        </w:tc>
        <w:tc>
          <w:tcPr>
            <w:tcW w:w="810" w:type="dxa"/>
            <w:shd w:val="clear" w:color="auto" w:fill="auto"/>
          </w:tcPr>
          <w:p w14:paraId="45B5B2CF" w14:textId="77777777" w:rsidR="005E4678" w:rsidRDefault="002A2070" w:rsidP="00BB5ACB">
            <w:pPr>
              <w:spacing w:line="240" w:lineRule="auto"/>
              <w:jc w:val="left"/>
            </w:pPr>
            <w:r>
              <w:t>75.00</w:t>
            </w:r>
          </w:p>
        </w:tc>
        <w:tc>
          <w:tcPr>
            <w:tcW w:w="810" w:type="dxa"/>
            <w:shd w:val="clear" w:color="auto" w:fill="auto"/>
          </w:tcPr>
          <w:p w14:paraId="66997DCC" w14:textId="77777777" w:rsidR="005E4678" w:rsidRDefault="005E4678" w:rsidP="00BB5ACB">
            <w:pPr>
              <w:spacing w:line="240" w:lineRule="auto"/>
              <w:jc w:val="left"/>
            </w:pPr>
            <w:r>
              <w:t>85.00</w:t>
            </w:r>
          </w:p>
        </w:tc>
      </w:tr>
    </w:tbl>
    <w:p w14:paraId="11C17C21" w14:textId="77777777" w:rsidR="005E4678" w:rsidRDefault="005E4678" w:rsidP="005E4678">
      <w:pPr>
        <w:ind w:left="360"/>
      </w:pPr>
    </w:p>
    <w:p w14:paraId="46C3BA61" w14:textId="77777777" w:rsidR="003A6388" w:rsidRDefault="00963916" w:rsidP="003A6388">
      <w:pPr>
        <w:keepNext/>
        <w:ind w:left="360"/>
        <w:jc w:val="center"/>
      </w:pPr>
      <w:r>
        <w:rPr>
          <w:noProof/>
        </w:rPr>
        <w:lastRenderedPageBreak/>
        <w:drawing>
          <wp:inline distT="0" distB="0" distL="0" distR="0" wp14:anchorId="1E852AFD" wp14:editId="75CEEE72">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0474" cy="2743200"/>
                    </a:xfrm>
                    <a:prstGeom prst="rect">
                      <a:avLst/>
                    </a:prstGeom>
                  </pic:spPr>
                </pic:pic>
              </a:graphicData>
            </a:graphic>
          </wp:inline>
        </w:drawing>
      </w:r>
    </w:p>
    <w:p w14:paraId="5DD20483" w14:textId="77777777" w:rsidR="00D01AC4" w:rsidRDefault="003A6388" w:rsidP="003A6388">
      <w:pPr>
        <w:pStyle w:val="Caption"/>
      </w:pPr>
      <w:bookmarkStart w:id="816" w:name="_Toc69243440"/>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27</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lãng</w:t>
      </w:r>
      <w:proofErr w:type="spellEnd"/>
      <w:r>
        <w:t xml:space="preserve"> </w:t>
      </w:r>
      <w:proofErr w:type="spellStart"/>
      <w:r>
        <w:t>mạn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816"/>
      <w:proofErr w:type="spellEnd"/>
    </w:p>
    <w:p w14:paraId="5D03F74B" w14:textId="77777777" w:rsidR="006537BD" w:rsidRPr="006537BD" w:rsidRDefault="006537BD" w:rsidP="00121CA2">
      <w:pPr>
        <w:ind w:firstLine="562"/>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rsidR="000A34B7">
        <w:t xml:space="preserve"> </w:t>
      </w:r>
      <w:proofErr w:type="spellStart"/>
      <w:r w:rsidR="000A34B7">
        <w:t>lãng</w:t>
      </w:r>
      <w:proofErr w:type="spellEnd"/>
      <w:r w:rsidR="000A34B7">
        <w:t xml:space="preserve"> </w:t>
      </w:r>
      <w:proofErr w:type="spellStart"/>
      <w:r w:rsidR="000A34B7">
        <w:t>mạn</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w:t>
      </w:r>
      <w:r w:rsidR="000A34B7">
        <w:t>a</w:t>
      </w:r>
      <w:proofErr w:type="spellEnd"/>
      <w:r w:rsidR="000A34B7">
        <w:t xml:space="preserve"> </w:t>
      </w:r>
      <w:proofErr w:type="spellStart"/>
      <w:r w:rsidR="000A34B7">
        <w:t>mô</w:t>
      </w:r>
      <w:proofErr w:type="spellEnd"/>
      <w:r w:rsidR="000A34B7">
        <w:t xml:space="preserve"> </w:t>
      </w:r>
      <w:proofErr w:type="spellStart"/>
      <w:r w:rsidR="000A34B7">
        <w:t>hình</w:t>
      </w:r>
      <w:proofErr w:type="spellEnd"/>
      <w:r w:rsidR="000A34B7">
        <w:t xml:space="preserve"> SVM </w:t>
      </w:r>
      <w:proofErr w:type="spellStart"/>
      <w:r w:rsidR="000A34B7">
        <w:t>là</w:t>
      </w:r>
      <w:proofErr w:type="spellEnd"/>
      <w:r w:rsidR="000A34B7">
        <w:t xml:space="preserve"> 71,0</w:t>
      </w:r>
      <w:r>
        <w:t xml:space="preserve">%, </w:t>
      </w:r>
      <w:proofErr w:type="spellStart"/>
      <w:r w:rsidR="000A34B7">
        <w:t>tốt</w:t>
      </w:r>
      <w:proofErr w:type="spellEnd"/>
      <w:r w:rsidR="000A34B7">
        <w:t xml:space="preserve"> </w:t>
      </w:r>
      <w:proofErr w:type="spellStart"/>
      <w:r w:rsidR="000A34B7">
        <w:t>hơn</w:t>
      </w:r>
      <w:proofErr w:type="spellEnd"/>
      <w:r w:rsidR="000A34B7">
        <w:t xml:space="preserve"> </w:t>
      </w:r>
      <w:proofErr w:type="spellStart"/>
      <w:r w:rsidR="000A34B7">
        <w:t>đáng</w:t>
      </w:r>
      <w:proofErr w:type="spellEnd"/>
      <w:r w:rsidR="000A34B7">
        <w:t xml:space="preserve"> </w:t>
      </w:r>
      <w:proofErr w:type="spellStart"/>
      <w:r w:rsidR="000A34B7">
        <w:t>kể</w:t>
      </w:r>
      <w:proofErr w:type="spellEnd"/>
      <w:r>
        <w:t xml:space="preserve"> so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vớ</w:t>
      </w:r>
      <w:r w:rsidR="000A34B7">
        <w:t>i</w:t>
      </w:r>
      <w:proofErr w:type="spellEnd"/>
      <w:r w:rsidR="000A34B7">
        <w:t xml:space="preserve"> 67</w:t>
      </w:r>
      <w:r>
        <w:t xml:space="preserve">,5%.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rsidR="000A34B7">
        <w:t xml:space="preserve"> </w:t>
      </w:r>
      <w:proofErr w:type="spellStart"/>
      <w:r w:rsidR="000A34B7">
        <w:t>với</w:t>
      </w:r>
      <w:proofErr w:type="spellEnd"/>
      <w:r w:rsidR="000A34B7">
        <w:t xml:space="preserve"> </w:t>
      </w:r>
      <w:proofErr w:type="spellStart"/>
      <w:r w:rsidR="000A34B7">
        <w:t>mô</w:t>
      </w:r>
      <w:proofErr w:type="spellEnd"/>
      <w:r w:rsidR="000A34B7">
        <w:t xml:space="preserve"> </w:t>
      </w:r>
      <w:proofErr w:type="spellStart"/>
      <w:r w:rsidR="000A34B7">
        <w:t>hình</w:t>
      </w:r>
      <w:proofErr w:type="spellEnd"/>
      <w:r w:rsidR="000A34B7">
        <w:t xml:space="preserve"> SVM (</w:t>
      </w:r>
      <w:proofErr w:type="spellStart"/>
      <w:r w:rsidR="000A34B7">
        <w:t>dao</w:t>
      </w:r>
      <w:proofErr w:type="spellEnd"/>
      <w:r w:rsidR="000A34B7">
        <w:t xml:space="preserve"> </w:t>
      </w:r>
      <w:proofErr w:type="spellStart"/>
      <w:r w:rsidR="000A34B7">
        <w:t>động</w:t>
      </w:r>
      <w:proofErr w:type="spellEnd"/>
      <w:r w:rsidR="000A34B7">
        <w:t xml:space="preserve"> </w:t>
      </w:r>
      <w:proofErr w:type="spellStart"/>
      <w:r w:rsidR="000A34B7">
        <w:t>trong</w:t>
      </w:r>
      <w:proofErr w:type="spellEnd"/>
      <w:r w:rsidR="000A34B7">
        <w:t xml:space="preserve"> </w:t>
      </w:r>
      <w:proofErr w:type="spellStart"/>
      <w:r w:rsidR="000A34B7">
        <w:t>khoảng</w:t>
      </w:r>
      <w:proofErr w:type="spellEnd"/>
      <w:r w:rsidR="000A34B7">
        <w:t xml:space="preserve"> 65-80%) </w:t>
      </w:r>
      <w:proofErr w:type="spellStart"/>
      <w:r w:rsidR="000A34B7">
        <w:t>nhưng</w:t>
      </w:r>
      <w:proofErr w:type="spellEnd"/>
      <w:r w:rsidR="000A34B7">
        <w:t xml:space="preserve"> </w:t>
      </w:r>
      <w:proofErr w:type="spellStart"/>
      <w:r w:rsidR="000A34B7">
        <w:t>lại</w:t>
      </w:r>
      <w:proofErr w:type="spellEnd"/>
      <w:r w:rsidR="000A34B7">
        <w:t xml:space="preserve"> </w:t>
      </w:r>
      <w:proofErr w:type="spellStart"/>
      <w:r w:rsidR="000A34B7">
        <w:t>rất</w:t>
      </w:r>
      <w:proofErr w:type="spellEnd"/>
      <w:r w:rsidR="000A34B7">
        <w:t xml:space="preserve"> </w:t>
      </w:r>
      <w:proofErr w:type="spellStart"/>
      <w:r w:rsidR="000A34B7">
        <w:t>thấp</w:t>
      </w:r>
      <w:proofErr w:type="spellEnd"/>
      <w:r w:rsidR="000A34B7">
        <w:t xml:space="preserve"> </w:t>
      </w:r>
      <w:proofErr w:type="spellStart"/>
      <w:r w:rsidR="000A34B7">
        <w:t>với</w:t>
      </w:r>
      <w:proofErr w:type="spellEnd"/>
      <w:r w:rsidR="000A34B7">
        <w:t xml:space="preserve"> </w:t>
      </w:r>
      <w:proofErr w:type="spellStart"/>
      <w:r w:rsidR="000A34B7">
        <w:t>mô</w:t>
      </w:r>
      <w:proofErr w:type="spellEnd"/>
      <w:r w:rsidR="000A34B7">
        <w:t xml:space="preserve"> </w:t>
      </w:r>
      <w:proofErr w:type="spellStart"/>
      <w:r w:rsidR="000A34B7">
        <w:t>hình</w:t>
      </w:r>
      <w:proofErr w:type="spellEnd"/>
      <w:r w:rsidR="000A34B7">
        <w:t xml:space="preserve"> </w:t>
      </w:r>
      <w:r w:rsidR="001B007E">
        <w:t>Random Forest</w:t>
      </w:r>
      <w:r w:rsidR="000A34B7">
        <w:t xml:space="preserve"> (</w:t>
      </w:r>
      <w:proofErr w:type="spellStart"/>
      <w:r w:rsidR="000A34B7">
        <w:t>từ</w:t>
      </w:r>
      <w:proofErr w:type="spellEnd"/>
      <w:r w:rsidR="000A34B7">
        <w:t xml:space="preserve"> 50% </w:t>
      </w:r>
      <w:proofErr w:type="spellStart"/>
      <w:r w:rsidR="000A34B7">
        <w:t>đến</w:t>
      </w:r>
      <w:proofErr w:type="spellEnd"/>
      <w:r w:rsidR="000A34B7">
        <w:t xml:space="preserve"> 70%).</w:t>
      </w:r>
    </w:p>
    <w:p w14:paraId="7C32F30D"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p>
    <w:p w14:paraId="49A32EC3" w14:textId="77777777" w:rsidR="002A2070" w:rsidRDefault="002A2070" w:rsidP="002A2070">
      <w:pPr>
        <w:ind w:left="360"/>
      </w:pPr>
    </w:p>
    <w:p w14:paraId="1445BE31" w14:textId="77777777" w:rsidR="000A2EA4" w:rsidRDefault="000A2EA4" w:rsidP="000A2EA4">
      <w:pPr>
        <w:pStyle w:val="Caption"/>
        <w:keepNext/>
      </w:pPr>
      <w:bookmarkStart w:id="817" w:name="_Toc69243453"/>
      <w:proofErr w:type="spellStart"/>
      <w:r>
        <w:t>Bảng</w:t>
      </w:r>
      <w:proofErr w:type="spellEnd"/>
      <w:r>
        <w:t xml:space="preserve"> </w:t>
      </w:r>
      <w:fldSimple w:instr=" STYLEREF 1 \s ">
        <w:r w:rsidR="0032158F">
          <w:rPr>
            <w:noProof/>
          </w:rPr>
          <w:t>3</w:t>
        </w:r>
      </w:fldSimple>
      <w:r w:rsidR="00D5476B">
        <w:t>.</w:t>
      </w:r>
      <w:fldSimple w:instr=" SEQ Bảng \* ARABIC \s 1 ">
        <w:r w:rsidR="0032158F">
          <w:rPr>
            <w:noProof/>
          </w:rPr>
          <w:t>8</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bookmarkEnd w:id="817"/>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14:paraId="1ACB4F76" w14:textId="77777777" w:rsidTr="00BB5ACB">
        <w:trPr>
          <w:trHeight w:val="658"/>
        </w:trPr>
        <w:tc>
          <w:tcPr>
            <w:tcW w:w="1255" w:type="dxa"/>
            <w:shd w:val="clear" w:color="auto" w:fill="auto"/>
          </w:tcPr>
          <w:p w14:paraId="529E1EFD" w14:textId="77777777" w:rsidR="002A2070" w:rsidRDefault="002A2070"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1717AACD" w14:textId="77777777" w:rsidR="002A2070" w:rsidRDefault="002A2070" w:rsidP="00BB5ACB">
            <w:pPr>
              <w:spacing w:line="240" w:lineRule="auto"/>
              <w:jc w:val="left"/>
            </w:pPr>
            <w:r>
              <w:t>0</w:t>
            </w:r>
          </w:p>
        </w:tc>
        <w:tc>
          <w:tcPr>
            <w:tcW w:w="810" w:type="dxa"/>
            <w:shd w:val="clear" w:color="auto" w:fill="auto"/>
          </w:tcPr>
          <w:p w14:paraId="02003A9E" w14:textId="77777777" w:rsidR="002A2070" w:rsidRDefault="002A2070" w:rsidP="00BB5ACB">
            <w:pPr>
              <w:spacing w:line="240" w:lineRule="auto"/>
              <w:jc w:val="left"/>
            </w:pPr>
            <w:r>
              <w:t>10</w:t>
            </w:r>
          </w:p>
        </w:tc>
        <w:tc>
          <w:tcPr>
            <w:tcW w:w="810" w:type="dxa"/>
            <w:shd w:val="clear" w:color="auto" w:fill="auto"/>
          </w:tcPr>
          <w:p w14:paraId="5DD55F17" w14:textId="77777777" w:rsidR="002A2070" w:rsidRDefault="002A2070" w:rsidP="00BB5ACB">
            <w:pPr>
              <w:spacing w:line="240" w:lineRule="auto"/>
              <w:jc w:val="left"/>
            </w:pPr>
            <w:r>
              <w:t>20</w:t>
            </w:r>
          </w:p>
        </w:tc>
        <w:tc>
          <w:tcPr>
            <w:tcW w:w="810" w:type="dxa"/>
            <w:shd w:val="clear" w:color="auto" w:fill="auto"/>
          </w:tcPr>
          <w:p w14:paraId="5DADEF31" w14:textId="77777777" w:rsidR="002A2070" w:rsidRDefault="002A2070" w:rsidP="00BB5ACB">
            <w:pPr>
              <w:spacing w:line="240" w:lineRule="auto"/>
              <w:jc w:val="left"/>
            </w:pPr>
            <w:r>
              <w:t>30</w:t>
            </w:r>
          </w:p>
        </w:tc>
        <w:tc>
          <w:tcPr>
            <w:tcW w:w="810" w:type="dxa"/>
            <w:shd w:val="clear" w:color="auto" w:fill="auto"/>
          </w:tcPr>
          <w:p w14:paraId="74BE029D" w14:textId="77777777" w:rsidR="002A2070" w:rsidRDefault="002A2070" w:rsidP="00BB5ACB">
            <w:pPr>
              <w:spacing w:line="240" w:lineRule="auto"/>
              <w:jc w:val="left"/>
            </w:pPr>
            <w:r>
              <w:t>40</w:t>
            </w:r>
          </w:p>
        </w:tc>
        <w:tc>
          <w:tcPr>
            <w:tcW w:w="810" w:type="dxa"/>
          </w:tcPr>
          <w:p w14:paraId="38773CBE" w14:textId="77777777" w:rsidR="002A2070" w:rsidRDefault="002A2070" w:rsidP="00BB5ACB">
            <w:pPr>
              <w:spacing w:line="240" w:lineRule="auto"/>
              <w:jc w:val="left"/>
            </w:pPr>
            <w:r>
              <w:t>50</w:t>
            </w:r>
          </w:p>
        </w:tc>
        <w:tc>
          <w:tcPr>
            <w:tcW w:w="810" w:type="dxa"/>
            <w:shd w:val="clear" w:color="auto" w:fill="auto"/>
          </w:tcPr>
          <w:p w14:paraId="51621AAA" w14:textId="77777777" w:rsidR="002A2070" w:rsidRDefault="002A2070" w:rsidP="00BB5ACB">
            <w:pPr>
              <w:spacing w:line="240" w:lineRule="auto"/>
              <w:jc w:val="left"/>
            </w:pPr>
            <w:r>
              <w:t>60</w:t>
            </w:r>
          </w:p>
        </w:tc>
        <w:tc>
          <w:tcPr>
            <w:tcW w:w="810" w:type="dxa"/>
            <w:shd w:val="clear" w:color="auto" w:fill="auto"/>
          </w:tcPr>
          <w:p w14:paraId="3BA5DD33" w14:textId="77777777" w:rsidR="002A2070" w:rsidRDefault="002A2070" w:rsidP="00BB5ACB">
            <w:pPr>
              <w:spacing w:line="240" w:lineRule="auto"/>
              <w:jc w:val="left"/>
            </w:pPr>
            <w:r>
              <w:t>70</w:t>
            </w:r>
          </w:p>
        </w:tc>
        <w:tc>
          <w:tcPr>
            <w:tcW w:w="810" w:type="dxa"/>
            <w:shd w:val="clear" w:color="auto" w:fill="auto"/>
          </w:tcPr>
          <w:p w14:paraId="6523C784" w14:textId="77777777" w:rsidR="002A2070" w:rsidRDefault="002A2070" w:rsidP="00BB5ACB">
            <w:pPr>
              <w:spacing w:line="240" w:lineRule="auto"/>
              <w:jc w:val="left"/>
            </w:pPr>
            <w:r>
              <w:t>80</w:t>
            </w:r>
          </w:p>
        </w:tc>
        <w:tc>
          <w:tcPr>
            <w:tcW w:w="810" w:type="dxa"/>
            <w:shd w:val="clear" w:color="auto" w:fill="auto"/>
          </w:tcPr>
          <w:p w14:paraId="28A9F290" w14:textId="77777777" w:rsidR="002A2070" w:rsidRDefault="002A2070" w:rsidP="00BB5ACB">
            <w:pPr>
              <w:spacing w:line="240" w:lineRule="auto"/>
              <w:jc w:val="left"/>
            </w:pPr>
            <w:r>
              <w:t>90</w:t>
            </w:r>
          </w:p>
        </w:tc>
      </w:tr>
      <w:tr w:rsidR="002A2070" w14:paraId="52954482" w14:textId="77777777" w:rsidTr="00BB5ACB">
        <w:trPr>
          <w:trHeight w:val="658"/>
        </w:trPr>
        <w:tc>
          <w:tcPr>
            <w:tcW w:w="1255" w:type="dxa"/>
            <w:shd w:val="clear" w:color="auto" w:fill="auto"/>
          </w:tcPr>
          <w:p w14:paraId="04B430D8" w14:textId="77777777" w:rsidR="002A2070" w:rsidRDefault="002A2070" w:rsidP="00BB5ACB">
            <w:pPr>
              <w:spacing w:line="240" w:lineRule="auto"/>
              <w:jc w:val="left"/>
            </w:pPr>
            <w:r>
              <w:t>SVM (%)</w:t>
            </w:r>
          </w:p>
        </w:tc>
        <w:tc>
          <w:tcPr>
            <w:tcW w:w="810" w:type="dxa"/>
            <w:shd w:val="clear" w:color="auto" w:fill="auto"/>
          </w:tcPr>
          <w:p w14:paraId="0FC2932E" w14:textId="77777777" w:rsidR="002A2070" w:rsidRDefault="002A2070" w:rsidP="00BB5ACB">
            <w:pPr>
              <w:spacing w:line="240" w:lineRule="auto"/>
              <w:jc w:val="left"/>
            </w:pPr>
            <w:r>
              <w:t>45.00</w:t>
            </w:r>
          </w:p>
        </w:tc>
        <w:tc>
          <w:tcPr>
            <w:tcW w:w="810" w:type="dxa"/>
            <w:shd w:val="clear" w:color="auto" w:fill="auto"/>
          </w:tcPr>
          <w:p w14:paraId="369514D8" w14:textId="77777777" w:rsidR="002A2070" w:rsidRDefault="002A2070" w:rsidP="00BB5ACB">
            <w:pPr>
              <w:spacing w:line="240" w:lineRule="auto"/>
              <w:jc w:val="left"/>
            </w:pPr>
            <w:r>
              <w:t>55.00</w:t>
            </w:r>
          </w:p>
        </w:tc>
        <w:tc>
          <w:tcPr>
            <w:tcW w:w="810" w:type="dxa"/>
            <w:shd w:val="clear" w:color="auto" w:fill="auto"/>
          </w:tcPr>
          <w:p w14:paraId="104D60BD" w14:textId="77777777" w:rsidR="002A2070" w:rsidRDefault="002A2070" w:rsidP="00BB5ACB">
            <w:pPr>
              <w:spacing w:line="240" w:lineRule="auto"/>
              <w:jc w:val="left"/>
            </w:pPr>
            <w:r>
              <w:t>65.00</w:t>
            </w:r>
          </w:p>
        </w:tc>
        <w:tc>
          <w:tcPr>
            <w:tcW w:w="810" w:type="dxa"/>
            <w:shd w:val="clear" w:color="auto" w:fill="auto"/>
          </w:tcPr>
          <w:p w14:paraId="0384E3F8" w14:textId="77777777" w:rsidR="002A2070" w:rsidRDefault="002A2070" w:rsidP="00BB5ACB">
            <w:pPr>
              <w:spacing w:line="240" w:lineRule="auto"/>
              <w:jc w:val="left"/>
            </w:pPr>
            <w:r>
              <w:t>70.00</w:t>
            </w:r>
          </w:p>
        </w:tc>
        <w:tc>
          <w:tcPr>
            <w:tcW w:w="810" w:type="dxa"/>
            <w:shd w:val="clear" w:color="auto" w:fill="auto"/>
          </w:tcPr>
          <w:p w14:paraId="1C2A4224" w14:textId="77777777" w:rsidR="002A2070" w:rsidRDefault="002A2070" w:rsidP="00BB5ACB">
            <w:pPr>
              <w:spacing w:line="240" w:lineRule="auto"/>
              <w:jc w:val="left"/>
            </w:pPr>
            <w:r>
              <w:t>65.00</w:t>
            </w:r>
          </w:p>
        </w:tc>
        <w:tc>
          <w:tcPr>
            <w:tcW w:w="810" w:type="dxa"/>
          </w:tcPr>
          <w:p w14:paraId="1C381687" w14:textId="77777777" w:rsidR="002A2070" w:rsidRDefault="002A2070" w:rsidP="00BB5ACB">
            <w:pPr>
              <w:spacing w:line="240" w:lineRule="auto"/>
              <w:jc w:val="left"/>
            </w:pPr>
            <w:r>
              <w:t>75.00</w:t>
            </w:r>
          </w:p>
        </w:tc>
        <w:tc>
          <w:tcPr>
            <w:tcW w:w="810" w:type="dxa"/>
            <w:shd w:val="clear" w:color="auto" w:fill="auto"/>
          </w:tcPr>
          <w:p w14:paraId="2EC4FC68" w14:textId="77777777" w:rsidR="002A2070" w:rsidRDefault="002A2070" w:rsidP="00BB5ACB">
            <w:pPr>
              <w:spacing w:line="240" w:lineRule="auto"/>
              <w:jc w:val="left"/>
            </w:pPr>
            <w:r>
              <w:t>70.00</w:t>
            </w:r>
          </w:p>
        </w:tc>
        <w:tc>
          <w:tcPr>
            <w:tcW w:w="810" w:type="dxa"/>
            <w:shd w:val="clear" w:color="auto" w:fill="auto"/>
          </w:tcPr>
          <w:p w14:paraId="5613E092" w14:textId="77777777" w:rsidR="002A2070" w:rsidRDefault="002A2070" w:rsidP="00BB5ACB">
            <w:pPr>
              <w:spacing w:line="240" w:lineRule="auto"/>
              <w:jc w:val="left"/>
            </w:pPr>
            <w:r>
              <w:t>75.00</w:t>
            </w:r>
          </w:p>
        </w:tc>
        <w:tc>
          <w:tcPr>
            <w:tcW w:w="810" w:type="dxa"/>
            <w:shd w:val="clear" w:color="auto" w:fill="auto"/>
          </w:tcPr>
          <w:p w14:paraId="539B231F" w14:textId="77777777" w:rsidR="002A2070" w:rsidRDefault="002A2070" w:rsidP="00BB5ACB">
            <w:pPr>
              <w:spacing w:line="240" w:lineRule="auto"/>
              <w:jc w:val="left"/>
            </w:pPr>
            <w:r>
              <w:t>70.00</w:t>
            </w:r>
          </w:p>
        </w:tc>
        <w:tc>
          <w:tcPr>
            <w:tcW w:w="810" w:type="dxa"/>
            <w:shd w:val="clear" w:color="auto" w:fill="auto"/>
          </w:tcPr>
          <w:p w14:paraId="019F2D30" w14:textId="77777777" w:rsidR="002A2070" w:rsidRDefault="002A2070" w:rsidP="00BB5ACB">
            <w:pPr>
              <w:spacing w:line="240" w:lineRule="auto"/>
              <w:jc w:val="left"/>
            </w:pPr>
            <w:r>
              <w:t>75.00</w:t>
            </w:r>
          </w:p>
        </w:tc>
      </w:tr>
      <w:tr w:rsidR="002A2070" w14:paraId="25502C17" w14:textId="77777777" w:rsidTr="00BB5ACB">
        <w:trPr>
          <w:trHeight w:val="616"/>
        </w:trPr>
        <w:tc>
          <w:tcPr>
            <w:tcW w:w="1255" w:type="dxa"/>
            <w:shd w:val="clear" w:color="auto" w:fill="auto"/>
          </w:tcPr>
          <w:p w14:paraId="4372004D" w14:textId="77777777" w:rsidR="002A2070" w:rsidRDefault="002A2070" w:rsidP="00BB5ACB">
            <w:pPr>
              <w:spacing w:line="240" w:lineRule="auto"/>
              <w:jc w:val="left"/>
            </w:pPr>
            <w:r>
              <w:t xml:space="preserve">RF (%) </w:t>
            </w:r>
          </w:p>
        </w:tc>
        <w:tc>
          <w:tcPr>
            <w:tcW w:w="810" w:type="dxa"/>
            <w:shd w:val="clear" w:color="auto" w:fill="auto"/>
          </w:tcPr>
          <w:p w14:paraId="07825D72" w14:textId="77777777" w:rsidR="002A2070" w:rsidRDefault="00963916" w:rsidP="00BB5ACB">
            <w:pPr>
              <w:spacing w:line="240" w:lineRule="auto"/>
              <w:jc w:val="left"/>
            </w:pPr>
            <w:r>
              <w:t>55</w:t>
            </w:r>
            <w:r w:rsidR="002A2070">
              <w:t>.00</w:t>
            </w:r>
          </w:p>
        </w:tc>
        <w:tc>
          <w:tcPr>
            <w:tcW w:w="810" w:type="dxa"/>
            <w:shd w:val="clear" w:color="auto" w:fill="auto"/>
          </w:tcPr>
          <w:p w14:paraId="2F479F3A" w14:textId="77777777" w:rsidR="002A2070" w:rsidRDefault="002A2070" w:rsidP="00BB5ACB">
            <w:pPr>
              <w:spacing w:line="240" w:lineRule="auto"/>
              <w:jc w:val="left"/>
            </w:pPr>
            <w:r>
              <w:t>60.00</w:t>
            </w:r>
          </w:p>
        </w:tc>
        <w:tc>
          <w:tcPr>
            <w:tcW w:w="810" w:type="dxa"/>
            <w:shd w:val="clear" w:color="auto" w:fill="auto"/>
          </w:tcPr>
          <w:p w14:paraId="69B4527A" w14:textId="77777777" w:rsidR="002A2070" w:rsidRDefault="002A2070" w:rsidP="00BB5ACB">
            <w:pPr>
              <w:jc w:val="left"/>
            </w:pPr>
            <w:r>
              <w:t>75.00</w:t>
            </w:r>
          </w:p>
        </w:tc>
        <w:tc>
          <w:tcPr>
            <w:tcW w:w="810" w:type="dxa"/>
            <w:shd w:val="clear" w:color="auto" w:fill="auto"/>
          </w:tcPr>
          <w:p w14:paraId="45CD0D6D" w14:textId="77777777" w:rsidR="002A2070" w:rsidRDefault="002A2070" w:rsidP="00BB5ACB">
            <w:pPr>
              <w:spacing w:line="240" w:lineRule="auto"/>
              <w:jc w:val="left"/>
            </w:pPr>
            <w:r>
              <w:t>65.00</w:t>
            </w:r>
          </w:p>
        </w:tc>
        <w:tc>
          <w:tcPr>
            <w:tcW w:w="810" w:type="dxa"/>
            <w:shd w:val="clear" w:color="auto" w:fill="auto"/>
          </w:tcPr>
          <w:p w14:paraId="6688F925" w14:textId="77777777" w:rsidR="002A2070" w:rsidRDefault="002A2070" w:rsidP="00BB5ACB">
            <w:pPr>
              <w:spacing w:line="240" w:lineRule="auto"/>
              <w:jc w:val="left"/>
            </w:pPr>
            <w:r>
              <w:t>70.00</w:t>
            </w:r>
          </w:p>
        </w:tc>
        <w:tc>
          <w:tcPr>
            <w:tcW w:w="810" w:type="dxa"/>
          </w:tcPr>
          <w:p w14:paraId="2FCAE585" w14:textId="77777777" w:rsidR="002A2070" w:rsidRDefault="002A2070" w:rsidP="00BB5ACB">
            <w:pPr>
              <w:spacing w:line="240" w:lineRule="auto"/>
              <w:jc w:val="left"/>
            </w:pPr>
            <w:r>
              <w:t>75.00</w:t>
            </w:r>
          </w:p>
        </w:tc>
        <w:tc>
          <w:tcPr>
            <w:tcW w:w="810" w:type="dxa"/>
            <w:shd w:val="clear" w:color="auto" w:fill="auto"/>
          </w:tcPr>
          <w:p w14:paraId="15D3FA6F" w14:textId="77777777" w:rsidR="002A2070" w:rsidRDefault="002A2070" w:rsidP="00BB5ACB">
            <w:pPr>
              <w:spacing w:line="240" w:lineRule="auto"/>
              <w:jc w:val="left"/>
            </w:pPr>
            <w:r>
              <w:t>75.00</w:t>
            </w:r>
          </w:p>
        </w:tc>
        <w:tc>
          <w:tcPr>
            <w:tcW w:w="810" w:type="dxa"/>
            <w:shd w:val="clear" w:color="auto" w:fill="auto"/>
          </w:tcPr>
          <w:p w14:paraId="003B2302" w14:textId="77777777" w:rsidR="002A2070" w:rsidRDefault="002A2070" w:rsidP="00BB5ACB">
            <w:pPr>
              <w:spacing w:line="240" w:lineRule="auto"/>
              <w:jc w:val="left"/>
            </w:pPr>
            <w:r>
              <w:t>75.00</w:t>
            </w:r>
          </w:p>
        </w:tc>
        <w:tc>
          <w:tcPr>
            <w:tcW w:w="810" w:type="dxa"/>
            <w:shd w:val="clear" w:color="auto" w:fill="auto"/>
          </w:tcPr>
          <w:p w14:paraId="77BABD6B" w14:textId="77777777" w:rsidR="002A2070" w:rsidRDefault="002A2070" w:rsidP="00BB5ACB">
            <w:pPr>
              <w:spacing w:line="240" w:lineRule="auto"/>
              <w:jc w:val="left"/>
            </w:pPr>
            <w:r>
              <w:t>70.00</w:t>
            </w:r>
          </w:p>
        </w:tc>
        <w:tc>
          <w:tcPr>
            <w:tcW w:w="810" w:type="dxa"/>
            <w:shd w:val="clear" w:color="auto" w:fill="auto"/>
          </w:tcPr>
          <w:p w14:paraId="5201ACD4" w14:textId="77777777" w:rsidR="002A2070" w:rsidRDefault="002A2070" w:rsidP="00BB5ACB">
            <w:pPr>
              <w:spacing w:line="240" w:lineRule="auto"/>
              <w:jc w:val="left"/>
            </w:pPr>
            <w:r>
              <w:t>70.00</w:t>
            </w:r>
          </w:p>
        </w:tc>
      </w:tr>
    </w:tbl>
    <w:p w14:paraId="0FB8377D" w14:textId="77777777" w:rsidR="002A2070" w:rsidRDefault="002A2070" w:rsidP="002A2070">
      <w:pPr>
        <w:ind w:left="360"/>
      </w:pPr>
    </w:p>
    <w:p w14:paraId="293574AD" w14:textId="77777777" w:rsidR="003A6388" w:rsidRDefault="00963916" w:rsidP="003A6388">
      <w:pPr>
        <w:keepNext/>
        <w:ind w:left="360"/>
        <w:jc w:val="center"/>
      </w:pPr>
      <w:r>
        <w:rPr>
          <w:noProof/>
        </w:rPr>
        <w:lastRenderedPageBreak/>
        <w:drawing>
          <wp:inline distT="0" distB="0" distL="0" distR="0" wp14:anchorId="1E9E70A5" wp14:editId="3F542CB4">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44601" cy="2743200"/>
                    </a:xfrm>
                    <a:prstGeom prst="rect">
                      <a:avLst/>
                    </a:prstGeom>
                  </pic:spPr>
                </pic:pic>
              </a:graphicData>
            </a:graphic>
          </wp:inline>
        </w:drawing>
      </w:r>
    </w:p>
    <w:p w14:paraId="02C9E885" w14:textId="77777777" w:rsidR="00D01AC4" w:rsidRDefault="003A6388" w:rsidP="003A6388">
      <w:pPr>
        <w:pStyle w:val="Caption"/>
      </w:pPr>
      <w:bookmarkStart w:id="818" w:name="_Toc69243441"/>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28</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818"/>
      <w:proofErr w:type="spellEnd"/>
    </w:p>
    <w:p w14:paraId="16E9D75D" w14:textId="48C0509D" w:rsidR="000A34B7" w:rsidRPr="006537BD" w:rsidRDefault="000A34B7" w:rsidP="00121CA2">
      <w:pPr>
        <w:ind w:firstLine="562"/>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vui</w:t>
      </w:r>
      <w:proofErr w:type="spellEnd"/>
      <w:r>
        <w:t xml:space="preserve"> </w:t>
      </w:r>
      <w:proofErr w:type="spellStart"/>
      <w:r>
        <w:t>vẻ</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66,5%, </w:t>
      </w:r>
      <w:proofErr w:type="spellStart"/>
      <w:r>
        <w:t>thấp</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là</w:t>
      </w:r>
      <w:proofErr w:type="spellEnd"/>
      <w:r>
        <w:t xml:space="preserve"> 69,0%.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thấp</w:t>
      </w:r>
      <w:proofErr w:type="spellEnd"/>
      <w:r>
        <w:t xml:space="preserve"> </w:t>
      </w:r>
      <w:proofErr w:type="spellStart"/>
      <w:r>
        <w:t>với</w:t>
      </w:r>
      <w:proofErr w:type="spellEnd"/>
      <w:r>
        <w:t xml:space="preserve"> </w:t>
      </w:r>
      <w:proofErr w:type="spellStart"/>
      <w:r>
        <w:t>cả</w:t>
      </w:r>
      <w:proofErr w:type="spellEnd"/>
      <w:r>
        <w:t xml:space="preserve"> 2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chỉ</w:t>
      </w:r>
      <w:proofErr w:type="spellEnd"/>
      <w:r>
        <w:t xml:space="preserve"> </w:t>
      </w:r>
      <w:proofErr w:type="spellStart"/>
      <w:r>
        <w:t>từ</w:t>
      </w:r>
      <w:proofErr w:type="spellEnd"/>
      <w:r>
        <w:t xml:space="preserve"> 45% </w:t>
      </w:r>
      <w:proofErr w:type="spellStart"/>
      <w:r>
        <w:t>tới</w:t>
      </w:r>
      <w:proofErr w:type="spellEnd"/>
      <w:r>
        <w:t xml:space="preserve"> 75%</w:t>
      </w:r>
      <w:ins w:id="819" w:author="Cung Thanh Long" w:date="2021-04-14T18:06:00Z">
        <w:r w:rsidR="00EC451C">
          <w:t xml:space="preserve">, </w:t>
        </w:r>
        <w:proofErr w:type="spellStart"/>
        <w:r w:rsidR="00EC451C">
          <w:t>tùy</w:t>
        </w:r>
        <w:proofErr w:type="spellEnd"/>
        <w:r w:rsidR="00EC451C">
          <w:t xml:space="preserve"> </w:t>
        </w:r>
        <w:proofErr w:type="spellStart"/>
        <w:r w:rsidR="00EC451C">
          <w:t>vào</w:t>
        </w:r>
        <w:proofErr w:type="spellEnd"/>
        <w:r w:rsidR="00EC451C">
          <w:t xml:space="preserve"> </w:t>
        </w:r>
        <w:proofErr w:type="spellStart"/>
        <w:r w:rsidR="00EC451C">
          <w:t>tỉ</w:t>
        </w:r>
        <w:proofErr w:type="spellEnd"/>
        <w:r w:rsidR="00EC451C">
          <w:t xml:space="preserve"> </w:t>
        </w:r>
        <w:proofErr w:type="spellStart"/>
        <w:r w:rsidR="00EC451C">
          <w:t>lệ</w:t>
        </w:r>
        <w:proofErr w:type="spellEnd"/>
        <w:r w:rsidR="00EC451C">
          <w:t xml:space="preserve"> </w:t>
        </w:r>
        <w:proofErr w:type="spellStart"/>
        <w:r w:rsidR="00EC451C">
          <w:t>chồng</w:t>
        </w:r>
        <w:proofErr w:type="spellEnd"/>
        <w:r w:rsidR="00EC451C">
          <w:t xml:space="preserve"> </w:t>
        </w:r>
        <w:proofErr w:type="spellStart"/>
        <w:r w:rsidR="00EC451C">
          <w:t>chập</w:t>
        </w:r>
        <w:proofErr w:type="spellEnd"/>
        <w:r w:rsidR="00EC451C">
          <w:t xml:space="preserve"> </w:t>
        </w:r>
        <w:proofErr w:type="spellStart"/>
        <w:r w:rsidR="00EC451C">
          <w:t>dữ</w:t>
        </w:r>
        <w:proofErr w:type="spellEnd"/>
        <w:r w:rsidR="00EC451C">
          <w:t xml:space="preserve"> </w:t>
        </w:r>
        <w:proofErr w:type="spellStart"/>
        <w:r w:rsidR="00EC451C">
          <w:t>liệu</w:t>
        </w:r>
      </w:ins>
      <w:proofErr w:type="spellEnd"/>
      <w:r>
        <w:t>).</w:t>
      </w:r>
      <w:ins w:id="820" w:author="Cung Thanh Long" w:date="2021-04-14T18:07:00Z">
        <w:r w:rsidR="00EC451C">
          <w:t xml:space="preserve"> </w:t>
        </w:r>
        <w:proofErr w:type="spellStart"/>
        <w:r w:rsidR="00EC451C">
          <w:t>Với</w:t>
        </w:r>
        <w:proofErr w:type="spellEnd"/>
        <w:r w:rsidR="00EC451C">
          <w:t xml:space="preserve"> RF, </w:t>
        </w:r>
        <w:proofErr w:type="spellStart"/>
        <w:r w:rsidR="00EC451C">
          <w:t>khi</w:t>
        </w:r>
        <w:proofErr w:type="spellEnd"/>
        <w:r w:rsidR="00EC451C">
          <w:t xml:space="preserve"> </w:t>
        </w:r>
        <w:proofErr w:type="spellStart"/>
        <w:r w:rsidR="00EC451C">
          <w:t>tỉ</w:t>
        </w:r>
        <w:proofErr w:type="spellEnd"/>
        <w:r w:rsidR="00EC451C">
          <w:t xml:space="preserve"> </w:t>
        </w:r>
        <w:proofErr w:type="spellStart"/>
        <w:r w:rsidR="00EC451C">
          <w:t>lệ</w:t>
        </w:r>
        <w:proofErr w:type="spellEnd"/>
        <w:r w:rsidR="00EC451C">
          <w:t xml:space="preserve"> </w:t>
        </w:r>
        <w:proofErr w:type="spellStart"/>
        <w:r w:rsidR="00EC451C">
          <w:t>chồng</w:t>
        </w:r>
        <w:proofErr w:type="spellEnd"/>
        <w:r w:rsidR="00EC451C">
          <w:t xml:space="preserve"> </w:t>
        </w:r>
        <w:proofErr w:type="spellStart"/>
        <w:r w:rsidR="00EC451C">
          <w:t>chập</w:t>
        </w:r>
        <w:proofErr w:type="spellEnd"/>
        <w:r w:rsidR="00EC451C">
          <w:t xml:space="preserve"> </w:t>
        </w:r>
        <w:proofErr w:type="spellStart"/>
        <w:r w:rsidR="00EC451C">
          <w:t>dữ</w:t>
        </w:r>
        <w:proofErr w:type="spellEnd"/>
        <w:r w:rsidR="00EC451C">
          <w:t xml:space="preserve"> </w:t>
        </w:r>
        <w:proofErr w:type="spellStart"/>
        <w:r w:rsidR="00EC451C">
          <w:t>liệu</w:t>
        </w:r>
        <w:proofErr w:type="spellEnd"/>
        <w:r w:rsidR="00EC451C">
          <w:t xml:space="preserve"> </w:t>
        </w:r>
        <w:proofErr w:type="spellStart"/>
        <w:r w:rsidR="00EC451C">
          <w:t>trong</w:t>
        </w:r>
        <w:proofErr w:type="spellEnd"/>
        <w:r w:rsidR="00EC451C">
          <w:t xml:space="preserve"> </w:t>
        </w:r>
        <w:proofErr w:type="spellStart"/>
        <w:r w:rsidR="00EC451C">
          <w:t>khoảng</w:t>
        </w:r>
        <w:proofErr w:type="spellEnd"/>
        <w:r w:rsidR="00EC451C">
          <w:t xml:space="preserve"> 50%-70%, </w:t>
        </w:r>
        <w:proofErr w:type="spellStart"/>
        <w:r w:rsidR="00EC451C">
          <w:t>kết</w:t>
        </w:r>
        <w:proofErr w:type="spellEnd"/>
        <w:r w:rsidR="00EC451C">
          <w:t xml:space="preserve"> </w:t>
        </w:r>
        <w:proofErr w:type="spellStart"/>
        <w:r w:rsidR="00EC451C">
          <w:t>quả</w:t>
        </w:r>
        <w:proofErr w:type="spellEnd"/>
        <w:r w:rsidR="00EC451C">
          <w:t xml:space="preserve"> </w:t>
        </w:r>
        <w:proofErr w:type="spellStart"/>
        <w:r w:rsidR="00EC451C">
          <w:t>nhận</w:t>
        </w:r>
        <w:proofErr w:type="spellEnd"/>
        <w:r w:rsidR="00EC451C">
          <w:t xml:space="preserve"> </w:t>
        </w:r>
        <w:proofErr w:type="spellStart"/>
        <w:r w:rsidR="00EC451C">
          <w:t>dạng</w:t>
        </w:r>
        <w:proofErr w:type="spellEnd"/>
        <w:r w:rsidR="00EC451C">
          <w:t xml:space="preserve"> </w:t>
        </w:r>
        <w:proofErr w:type="spellStart"/>
        <w:r w:rsidR="00EC451C">
          <w:t>t</w:t>
        </w:r>
      </w:ins>
      <w:ins w:id="821" w:author="Cung Thanh Long" w:date="2021-04-14T18:08:00Z">
        <w:r w:rsidR="00EC451C">
          <w:t>ốt</w:t>
        </w:r>
        <w:proofErr w:type="spellEnd"/>
        <w:r w:rsidR="00EC451C">
          <w:t xml:space="preserve"> </w:t>
        </w:r>
        <w:proofErr w:type="spellStart"/>
        <w:r w:rsidR="00EC451C">
          <w:t>nhất</w:t>
        </w:r>
        <w:proofErr w:type="spellEnd"/>
        <w:r w:rsidR="00EC451C">
          <w:t xml:space="preserve"> </w:t>
        </w:r>
        <w:proofErr w:type="spellStart"/>
        <w:r w:rsidR="00EC451C">
          <w:t>và</w:t>
        </w:r>
        <w:proofErr w:type="spellEnd"/>
        <w:r w:rsidR="00EC451C">
          <w:t xml:space="preserve"> </w:t>
        </w:r>
        <w:proofErr w:type="spellStart"/>
        <w:r w:rsidR="00EC451C">
          <w:t>bằng</w:t>
        </w:r>
        <w:proofErr w:type="spellEnd"/>
        <w:r w:rsidR="00EC451C">
          <w:t xml:space="preserve"> </w:t>
        </w:r>
        <w:proofErr w:type="spellStart"/>
        <w:r w:rsidR="00EC451C">
          <w:t>nhau</w:t>
        </w:r>
      </w:ins>
      <w:proofErr w:type="spellEnd"/>
      <w:ins w:id="822" w:author="Cung Thanh Long" w:date="2021-04-14T18:09:00Z">
        <w:r w:rsidR="00EC451C">
          <w:t xml:space="preserve"> (</w:t>
        </w:r>
        <w:proofErr w:type="spellStart"/>
        <w:r w:rsidR="00EC451C">
          <w:t>bão</w:t>
        </w:r>
        <w:proofErr w:type="spellEnd"/>
        <w:r w:rsidR="00EC451C">
          <w:t xml:space="preserve"> </w:t>
        </w:r>
        <w:proofErr w:type="spellStart"/>
        <w:r w:rsidR="00EC451C">
          <w:t>hòa</w:t>
        </w:r>
        <w:proofErr w:type="spellEnd"/>
        <w:r w:rsidR="00EC451C">
          <w:t xml:space="preserve"> </w:t>
        </w:r>
        <w:proofErr w:type="spellStart"/>
        <w:r w:rsidR="00EC451C">
          <w:t>với</w:t>
        </w:r>
        <w:proofErr w:type="spellEnd"/>
        <w:r w:rsidR="00EC451C">
          <w:t xml:space="preserve"> </w:t>
        </w:r>
        <w:proofErr w:type="spellStart"/>
        <w:r w:rsidR="00EC451C">
          <w:t>tỉ</w:t>
        </w:r>
        <w:proofErr w:type="spellEnd"/>
        <w:r w:rsidR="00EC451C">
          <w:t xml:space="preserve"> </w:t>
        </w:r>
        <w:proofErr w:type="spellStart"/>
        <w:r w:rsidR="00EC451C">
          <w:t>lệ</w:t>
        </w:r>
        <w:proofErr w:type="spellEnd"/>
        <w:r w:rsidR="00EC451C">
          <w:t xml:space="preserve"> </w:t>
        </w:r>
        <w:proofErr w:type="spellStart"/>
        <w:r w:rsidR="00EC451C">
          <w:t>chồng</w:t>
        </w:r>
        <w:proofErr w:type="spellEnd"/>
        <w:r w:rsidR="00EC451C">
          <w:t xml:space="preserve"> </w:t>
        </w:r>
        <w:proofErr w:type="spellStart"/>
        <w:r w:rsidR="00EC451C">
          <w:t>chập</w:t>
        </w:r>
        <w:proofErr w:type="spellEnd"/>
        <w:r w:rsidR="00EC451C">
          <w:t xml:space="preserve"> </w:t>
        </w:r>
        <w:proofErr w:type="spellStart"/>
        <w:r w:rsidR="00EC451C">
          <w:t>này</w:t>
        </w:r>
        <w:proofErr w:type="spellEnd"/>
        <w:r w:rsidR="00EC451C">
          <w:t>).</w:t>
        </w:r>
      </w:ins>
      <w:ins w:id="823" w:author="Cung Thanh Long" w:date="2021-04-14T18:07:00Z">
        <w:r w:rsidR="00EC451C">
          <w:t xml:space="preserve"> </w:t>
        </w:r>
      </w:ins>
    </w:p>
    <w:p w14:paraId="23F7C23D" w14:textId="77777777" w:rsidR="000A34B7" w:rsidRPr="000A34B7" w:rsidRDefault="000A34B7" w:rsidP="000A34B7"/>
    <w:p w14:paraId="72E35228" w14:textId="77777777" w:rsidR="00440979" w:rsidRDefault="00440979" w:rsidP="00953752">
      <w:pPr>
        <w:pStyle w:val="ListParagraph"/>
        <w:numPr>
          <w:ilvl w:val="0"/>
          <w:numId w:val="4"/>
        </w:numPr>
      </w:pP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p>
    <w:p w14:paraId="15D3CAFC" w14:textId="77777777" w:rsidR="002A2070" w:rsidRDefault="002A2070" w:rsidP="002A2070">
      <w:pPr>
        <w:ind w:left="360"/>
      </w:pPr>
    </w:p>
    <w:p w14:paraId="791EE229" w14:textId="77777777" w:rsidR="000A2EA4" w:rsidRDefault="000A2EA4" w:rsidP="000A2EA4">
      <w:pPr>
        <w:pStyle w:val="Caption"/>
        <w:keepNext/>
      </w:pPr>
      <w:bookmarkStart w:id="824" w:name="_Toc69243454"/>
      <w:proofErr w:type="spellStart"/>
      <w:r>
        <w:t>Bảng</w:t>
      </w:r>
      <w:proofErr w:type="spellEnd"/>
      <w:r>
        <w:t xml:space="preserve"> </w:t>
      </w:r>
      <w:fldSimple w:instr=" STYLEREF 1 \s ">
        <w:r w:rsidR="0032158F">
          <w:rPr>
            <w:noProof/>
          </w:rPr>
          <w:t>3</w:t>
        </w:r>
      </w:fldSimple>
      <w:r w:rsidR="00D5476B">
        <w:t>.</w:t>
      </w:r>
      <w:fldSimple w:instr=" SEQ Bảng \* ARABIC \s 1 ">
        <w:r w:rsidR="0032158F">
          <w:rPr>
            <w:noProof/>
          </w:rPr>
          <w:t>9</w:t>
        </w:r>
      </w:fldSimple>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bookmarkEnd w:id="824"/>
      <w:proofErr w:type="spellEnd"/>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14:paraId="1E57E966" w14:textId="77777777" w:rsidTr="00BB5ACB">
        <w:trPr>
          <w:trHeight w:val="658"/>
        </w:trPr>
        <w:tc>
          <w:tcPr>
            <w:tcW w:w="1255" w:type="dxa"/>
            <w:shd w:val="clear" w:color="auto" w:fill="auto"/>
          </w:tcPr>
          <w:p w14:paraId="30D73D13" w14:textId="77777777" w:rsidR="002A2070" w:rsidRDefault="002A2070" w:rsidP="00BB5ACB">
            <w:pPr>
              <w:spacing w:line="240" w:lineRule="auto"/>
              <w:jc w:val="left"/>
            </w:pPr>
            <w:proofErr w:type="spellStart"/>
            <w:r>
              <w:t>Tỉ</w:t>
            </w:r>
            <w:proofErr w:type="spellEnd"/>
            <w:r>
              <w:t xml:space="preserve"> </w:t>
            </w:r>
            <w:proofErr w:type="spellStart"/>
            <w:r>
              <w:t>lệ</w:t>
            </w:r>
            <w:proofErr w:type="spellEnd"/>
            <w:r>
              <w:t xml:space="preserve"> (%)</w:t>
            </w:r>
          </w:p>
        </w:tc>
        <w:tc>
          <w:tcPr>
            <w:tcW w:w="810" w:type="dxa"/>
            <w:shd w:val="clear" w:color="auto" w:fill="auto"/>
          </w:tcPr>
          <w:p w14:paraId="4C4ED73F" w14:textId="77777777" w:rsidR="002A2070" w:rsidRDefault="002A2070" w:rsidP="00BB5ACB">
            <w:pPr>
              <w:spacing w:line="240" w:lineRule="auto"/>
              <w:jc w:val="left"/>
            </w:pPr>
            <w:r>
              <w:t>0</w:t>
            </w:r>
          </w:p>
        </w:tc>
        <w:tc>
          <w:tcPr>
            <w:tcW w:w="810" w:type="dxa"/>
            <w:shd w:val="clear" w:color="auto" w:fill="auto"/>
          </w:tcPr>
          <w:p w14:paraId="07A46175" w14:textId="77777777" w:rsidR="002A2070" w:rsidRDefault="002A2070" w:rsidP="00BB5ACB">
            <w:pPr>
              <w:spacing w:line="240" w:lineRule="auto"/>
              <w:jc w:val="left"/>
            </w:pPr>
            <w:r>
              <w:t>10</w:t>
            </w:r>
          </w:p>
        </w:tc>
        <w:tc>
          <w:tcPr>
            <w:tcW w:w="810" w:type="dxa"/>
            <w:shd w:val="clear" w:color="auto" w:fill="auto"/>
          </w:tcPr>
          <w:p w14:paraId="483B899D" w14:textId="77777777" w:rsidR="002A2070" w:rsidRDefault="002A2070" w:rsidP="00BB5ACB">
            <w:pPr>
              <w:spacing w:line="240" w:lineRule="auto"/>
              <w:jc w:val="left"/>
            </w:pPr>
            <w:r>
              <w:t>20</w:t>
            </w:r>
          </w:p>
        </w:tc>
        <w:tc>
          <w:tcPr>
            <w:tcW w:w="810" w:type="dxa"/>
            <w:shd w:val="clear" w:color="auto" w:fill="auto"/>
          </w:tcPr>
          <w:p w14:paraId="2F1B2A25" w14:textId="77777777" w:rsidR="002A2070" w:rsidRDefault="002A2070" w:rsidP="00BB5ACB">
            <w:pPr>
              <w:spacing w:line="240" w:lineRule="auto"/>
              <w:jc w:val="left"/>
            </w:pPr>
            <w:r>
              <w:t>30</w:t>
            </w:r>
          </w:p>
        </w:tc>
        <w:tc>
          <w:tcPr>
            <w:tcW w:w="810" w:type="dxa"/>
            <w:shd w:val="clear" w:color="auto" w:fill="auto"/>
          </w:tcPr>
          <w:p w14:paraId="402CACAD" w14:textId="77777777" w:rsidR="002A2070" w:rsidRDefault="002A2070" w:rsidP="00BB5ACB">
            <w:pPr>
              <w:spacing w:line="240" w:lineRule="auto"/>
              <w:jc w:val="left"/>
            </w:pPr>
            <w:r>
              <w:t>40</w:t>
            </w:r>
          </w:p>
        </w:tc>
        <w:tc>
          <w:tcPr>
            <w:tcW w:w="810" w:type="dxa"/>
          </w:tcPr>
          <w:p w14:paraId="0CE93D85" w14:textId="77777777" w:rsidR="002A2070" w:rsidRDefault="002A2070" w:rsidP="00BB5ACB">
            <w:pPr>
              <w:spacing w:line="240" w:lineRule="auto"/>
              <w:jc w:val="left"/>
            </w:pPr>
            <w:r>
              <w:t>50</w:t>
            </w:r>
          </w:p>
        </w:tc>
        <w:tc>
          <w:tcPr>
            <w:tcW w:w="810" w:type="dxa"/>
            <w:shd w:val="clear" w:color="auto" w:fill="auto"/>
          </w:tcPr>
          <w:p w14:paraId="6AE9D488" w14:textId="77777777" w:rsidR="002A2070" w:rsidRDefault="002A2070" w:rsidP="00BB5ACB">
            <w:pPr>
              <w:spacing w:line="240" w:lineRule="auto"/>
              <w:jc w:val="left"/>
            </w:pPr>
            <w:r>
              <w:t>60</w:t>
            </w:r>
          </w:p>
        </w:tc>
        <w:tc>
          <w:tcPr>
            <w:tcW w:w="810" w:type="dxa"/>
            <w:shd w:val="clear" w:color="auto" w:fill="auto"/>
          </w:tcPr>
          <w:p w14:paraId="278B4E9B" w14:textId="77777777" w:rsidR="002A2070" w:rsidRDefault="002A2070" w:rsidP="00BB5ACB">
            <w:pPr>
              <w:spacing w:line="240" w:lineRule="auto"/>
              <w:jc w:val="left"/>
            </w:pPr>
            <w:r>
              <w:t>70</w:t>
            </w:r>
          </w:p>
        </w:tc>
        <w:tc>
          <w:tcPr>
            <w:tcW w:w="810" w:type="dxa"/>
            <w:shd w:val="clear" w:color="auto" w:fill="auto"/>
          </w:tcPr>
          <w:p w14:paraId="26536B0C" w14:textId="77777777" w:rsidR="002A2070" w:rsidRDefault="002A2070" w:rsidP="00BB5ACB">
            <w:pPr>
              <w:spacing w:line="240" w:lineRule="auto"/>
              <w:jc w:val="left"/>
            </w:pPr>
            <w:r>
              <w:t>80</w:t>
            </w:r>
          </w:p>
        </w:tc>
        <w:tc>
          <w:tcPr>
            <w:tcW w:w="810" w:type="dxa"/>
            <w:shd w:val="clear" w:color="auto" w:fill="auto"/>
          </w:tcPr>
          <w:p w14:paraId="693E83EC" w14:textId="77777777" w:rsidR="002A2070" w:rsidRDefault="002A2070" w:rsidP="00BB5ACB">
            <w:pPr>
              <w:spacing w:line="240" w:lineRule="auto"/>
              <w:jc w:val="left"/>
            </w:pPr>
            <w:r>
              <w:t>90</w:t>
            </w:r>
          </w:p>
        </w:tc>
      </w:tr>
      <w:tr w:rsidR="002A2070" w14:paraId="4235794F" w14:textId="77777777" w:rsidTr="00BB5ACB">
        <w:trPr>
          <w:trHeight w:val="658"/>
        </w:trPr>
        <w:tc>
          <w:tcPr>
            <w:tcW w:w="1255" w:type="dxa"/>
            <w:shd w:val="clear" w:color="auto" w:fill="auto"/>
          </w:tcPr>
          <w:p w14:paraId="2DA1C0C7" w14:textId="77777777" w:rsidR="002A2070" w:rsidRDefault="002A2070" w:rsidP="00BB5ACB">
            <w:pPr>
              <w:spacing w:line="240" w:lineRule="auto"/>
              <w:jc w:val="left"/>
            </w:pPr>
            <w:r>
              <w:t>SVM (%)</w:t>
            </w:r>
          </w:p>
        </w:tc>
        <w:tc>
          <w:tcPr>
            <w:tcW w:w="810" w:type="dxa"/>
            <w:shd w:val="clear" w:color="auto" w:fill="auto"/>
          </w:tcPr>
          <w:p w14:paraId="316D5A27" w14:textId="77777777" w:rsidR="002A2070" w:rsidRDefault="002A2070" w:rsidP="00BB5ACB">
            <w:pPr>
              <w:spacing w:line="240" w:lineRule="auto"/>
              <w:jc w:val="left"/>
            </w:pPr>
            <w:r>
              <w:t>85.00</w:t>
            </w:r>
          </w:p>
        </w:tc>
        <w:tc>
          <w:tcPr>
            <w:tcW w:w="810" w:type="dxa"/>
            <w:shd w:val="clear" w:color="auto" w:fill="auto"/>
          </w:tcPr>
          <w:p w14:paraId="4B284510" w14:textId="77777777" w:rsidR="002A2070" w:rsidRDefault="002A2070" w:rsidP="00BB5ACB">
            <w:pPr>
              <w:spacing w:line="240" w:lineRule="auto"/>
              <w:jc w:val="left"/>
            </w:pPr>
            <w:r>
              <w:t>85.00</w:t>
            </w:r>
          </w:p>
        </w:tc>
        <w:tc>
          <w:tcPr>
            <w:tcW w:w="810" w:type="dxa"/>
            <w:shd w:val="clear" w:color="auto" w:fill="auto"/>
          </w:tcPr>
          <w:p w14:paraId="62EE47CF" w14:textId="77777777" w:rsidR="002A2070" w:rsidRDefault="002A2070" w:rsidP="00BB5ACB">
            <w:pPr>
              <w:spacing w:line="240" w:lineRule="auto"/>
              <w:jc w:val="left"/>
            </w:pPr>
            <w:r>
              <w:t>85.00</w:t>
            </w:r>
          </w:p>
        </w:tc>
        <w:tc>
          <w:tcPr>
            <w:tcW w:w="810" w:type="dxa"/>
            <w:shd w:val="clear" w:color="auto" w:fill="auto"/>
          </w:tcPr>
          <w:p w14:paraId="6A45B799" w14:textId="77777777" w:rsidR="002A2070" w:rsidRDefault="002A2070" w:rsidP="00BB5ACB">
            <w:pPr>
              <w:spacing w:line="240" w:lineRule="auto"/>
              <w:jc w:val="left"/>
            </w:pPr>
            <w:r>
              <w:t>85.00</w:t>
            </w:r>
          </w:p>
        </w:tc>
        <w:tc>
          <w:tcPr>
            <w:tcW w:w="810" w:type="dxa"/>
            <w:shd w:val="clear" w:color="auto" w:fill="auto"/>
          </w:tcPr>
          <w:p w14:paraId="0FA15BE6" w14:textId="77777777" w:rsidR="002A2070" w:rsidRDefault="002A2070" w:rsidP="00BB5ACB">
            <w:pPr>
              <w:spacing w:line="240" w:lineRule="auto"/>
              <w:jc w:val="left"/>
            </w:pPr>
            <w:r>
              <w:t>90.00</w:t>
            </w:r>
          </w:p>
        </w:tc>
        <w:tc>
          <w:tcPr>
            <w:tcW w:w="810" w:type="dxa"/>
          </w:tcPr>
          <w:p w14:paraId="3C4F4EF0" w14:textId="77777777" w:rsidR="002A2070" w:rsidRDefault="002A2070" w:rsidP="00BB5ACB">
            <w:pPr>
              <w:spacing w:line="240" w:lineRule="auto"/>
              <w:jc w:val="left"/>
            </w:pPr>
            <w:r>
              <w:t>90.00</w:t>
            </w:r>
          </w:p>
        </w:tc>
        <w:tc>
          <w:tcPr>
            <w:tcW w:w="810" w:type="dxa"/>
            <w:shd w:val="clear" w:color="auto" w:fill="auto"/>
          </w:tcPr>
          <w:p w14:paraId="4994127F" w14:textId="77777777" w:rsidR="002A2070" w:rsidRDefault="002A2070" w:rsidP="00BB5ACB">
            <w:pPr>
              <w:spacing w:line="240" w:lineRule="auto"/>
              <w:jc w:val="left"/>
            </w:pPr>
            <w:r>
              <w:t>80.00</w:t>
            </w:r>
          </w:p>
        </w:tc>
        <w:tc>
          <w:tcPr>
            <w:tcW w:w="810" w:type="dxa"/>
            <w:shd w:val="clear" w:color="auto" w:fill="auto"/>
          </w:tcPr>
          <w:p w14:paraId="50966CA6" w14:textId="77777777" w:rsidR="002A2070" w:rsidRDefault="002A2070" w:rsidP="00BB5ACB">
            <w:pPr>
              <w:spacing w:line="240" w:lineRule="auto"/>
              <w:jc w:val="left"/>
            </w:pPr>
            <w:r>
              <w:t>90.00</w:t>
            </w:r>
          </w:p>
        </w:tc>
        <w:tc>
          <w:tcPr>
            <w:tcW w:w="810" w:type="dxa"/>
            <w:shd w:val="clear" w:color="auto" w:fill="auto"/>
          </w:tcPr>
          <w:p w14:paraId="35D30654" w14:textId="77777777" w:rsidR="002A2070" w:rsidRDefault="002A2070" w:rsidP="00BB5ACB">
            <w:pPr>
              <w:spacing w:line="240" w:lineRule="auto"/>
              <w:jc w:val="left"/>
            </w:pPr>
            <w:r>
              <w:t>85.00</w:t>
            </w:r>
          </w:p>
        </w:tc>
        <w:tc>
          <w:tcPr>
            <w:tcW w:w="810" w:type="dxa"/>
            <w:shd w:val="clear" w:color="auto" w:fill="auto"/>
          </w:tcPr>
          <w:p w14:paraId="7BA69F2D" w14:textId="77777777" w:rsidR="002A2070" w:rsidRDefault="002A2070" w:rsidP="00BB5ACB">
            <w:pPr>
              <w:spacing w:line="240" w:lineRule="auto"/>
              <w:jc w:val="left"/>
            </w:pPr>
            <w:r>
              <w:t>95.00</w:t>
            </w:r>
          </w:p>
        </w:tc>
      </w:tr>
      <w:tr w:rsidR="002A2070" w14:paraId="056CBD35" w14:textId="77777777" w:rsidTr="00BB5ACB">
        <w:trPr>
          <w:trHeight w:val="616"/>
        </w:trPr>
        <w:tc>
          <w:tcPr>
            <w:tcW w:w="1255" w:type="dxa"/>
            <w:shd w:val="clear" w:color="auto" w:fill="auto"/>
          </w:tcPr>
          <w:p w14:paraId="187B9E33" w14:textId="77777777" w:rsidR="002A2070" w:rsidRDefault="002A2070" w:rsidP="00BB5ACB">
            <w:pPr>
              <w:spacing w:line="240" w:lineRule="auto"/>
              <w:jc w:val="left"/>
            </w:pPr>
            <w:r>
              <w:t xml:space="preserve">RF (%) </w:t>
            </w:r>
          </w:p>
        </w:tc>
        <w:tc>
          <w:tcPr>
            <w:tcW w:w="810" w:type="dxa"/>
            <w:shd w:val="clear" w:color="auto" w:fill="auto"/>
          </w:tcPr>
          <w:p w14:paraId="5970BD7A" w14:textId="77777777" w:rsidR="002A2070" w:rsidRDefault="002A2070" w:rsidP="00BB5ACB">
            <w:pPr>
              <w:spacing w:line="240" w:lineRule="auto"/>
              <w:jc w:val="left"/>
            </w:pPr>
            <w:r>
              <w:t>90.00</w:t>
            </w:r>
          </w:p>
        </w:tc>
        <w:tc>
          <w:tcPr>
            <w:tcW w:w="810" w:type="dxa"/>
            <w:shd w:val="clear" w:color="auto" w:fill="auto"/>
          </w:tcPr>
          <w:p w14:paraId="5521DEF0" w14:textId="77777777" w:rsidR="002A2070" w:rsidRDefault="002A2070" w:rsidP="00BB5ACB">
            <w:pPr>
              <w:spacing w:line="240" w:lineRule="auto"/>
              <w:jc w:val="left"/>
            </w:pPr>
            <w:r>
              <w:t>95.00</w:t>
            </w:r>
          </w:p>
        </w:tc>
        <w:tc>
          <w:tcPr>
            <w:tcW w:w="810" w:type="dxa"/>
            <w:shd w:val="clear" w:color="auto" w:fill="auto"/>
          </w:tcPr>
          <w:p w14:paraId="0F72936D" w14:textId="77777777" w:rsidR="002A2070" w:rsidRDefault="002A2070" w:rsidP="00BB5ACB">
            <w:pPr>
              <w:jc w:val="left"/>
            </w:pPr>
            <w:r>
              <w:t>90.00</w:t>
            </w:r>
          </w:p>
        </w:tc>
        <w:tc>
          <w:tcPr>
            <w:tcW w:w="810" w:type="dxa"/>
            <w:shd w:val="clear" w:color="auto" w:fill="auto"/>
          </w:tcPr>
          <w:p w14:paraId="398E8833" w14:textId="77777777" w:rsidR="002A2070" w:rsidRDefault="002A2070" w:rsidP="00BB5ACB">
            <w:pPr>
              <w:spacing w:line="240" w:lineRule="auto"/>
              <w:jc w:val="left"/>
            </w:pPr>
            <w:r>
              <w:t>95.00</w:t>
            </w:r>
          </w:p>
        </w:tc>
        <w:tc>
          <w:tcPr>
            <w:tcW w:w="810" w:type="dxa"/>
            <w:shd w:val="clear" w:color="auto" w:fill="auto"/>
          </w:tcPr>
          <w:p w14:paraId="2C0BF0EF" w14:textId="77777777" w:rsidR="002A2070" w:rsidRDefault="002A2070" w:rsidP="00BB5ACB">
            <w:pPr>
              <w:spacing w:line="240" w:lineRule="auto"/>
              <w:jc w:val="left"/>
            </w:pPr>
            <w:r>
              <w:t>100</w:t>
            </w:r>
          </w:p>
        </w:tc>
        <w:tc>
          <w:tcPr>
            <w:tcW w:w="810" w:type="dxa"/>
          </w:tcPr>
          <w:p w14:paraId="6126C395" w14:textId="77777777" w:rsidR="002A2070" w:rsidRDefault="002A2070" w:rsidP="00BB5ACB">
            <w:pPr>
              <w:spacing w:line="240" w:lineRule="auto"/>
              <w:jc w:val="left"/>
            </w:pPr>
            <w:r>
              <w:t>95.00</w:t>
            </w:r>
          </w:p>
        </w:tc>
        <w:tc>
          <w:tcPr>
            <w:tcW w:w="810" w:type="dxa"/>
            <w:shd w:val="clear" w:color="auto" w:fill="auto"/>
          </w:tcPr>
          <w:p w14:paraId="272A2544" w14:textId="77777777" w:rsidR="002A2070" w:rsidRDefault="002A2070" w:rsidP="00BB5ACB">
            <w:pPr>
              <w:spacing w:line="240" w:lineRule="auto"/>
              <w:jc w:val="left"/>
            </w:pPr>
            <w:r>
              <w:t>95.00</w:t>
            </w:r>
          </w:p>
        </w:tc>
        <w:tc>
          <w:tcPr>
            <w:tcW w:w="810" w:type="dxa"/>
            <w:shd w:val="clear" w:color="auto" w:fill="auto"/>
          </w:tcPr>
          <w:p w14:paraId="16E45807" w14:textId="77777777" w:rsidR="002A2070" w:rsidRDefault="002A2070" w:rsidP="00BB5ACB">
            <w:pPr>
              <w:spacing w:line="240" w:lineRule="auto"/>
              <w:jc w:val="left"/>
            </w:pPr>
            <w:r>
              <w:t>100</w:t>
            </w:r>
          </w:p>
        </w:tc>
        <w:tc>
          <w:tcPr>
            <w:tcW w:w="810" w:type="dxa"/>
            <w:shd w:val="clear" w:color="auto" w:fill="auto"/>
          </w:tcPr>
          <w:p w14:paraId="5111D278" w14:textId="77777777" w:rsidR="002A2070" w:rsidRDefault="002A2070" w:rsidP="00BB5ACB">
            <w:pPr>
              <w:spacing w:line="240" w:lineRule="auto"/>
              <w:jc w:val="left"/>
            </w:pPr>
            <w:r>
              <w:t>100</w:t>
            </w:r>
          </w:p>
        </w:tc>
        <w:tc>
          <w:tcPr>
            <w:tcW w:w="810" w:type="dxa"/>
            <w:shd w:val="clear" w:color="auto" w:fill="auto"/>
          </w:tcPr>
          <w:p w14:paraId="33C41BD6" w14:textId="77777777" w:rsidR="002A2070" w:rsidRDefault="002A2070" w:rsidP="00BB5ACB">
            <w:pPr>
              <w:spacing w:line="240" w:lineRule="auto"/>
              <w:jc w:val="left"/>
            </w:pPr>
            <w:r>
              <w:t>100</w:t>
            </w:r>
          </w:p>
        </w:tc>
      </w:tr>
    </w:tbl>
    <w:p w14:paraId="37A35346" w14:textId="77777777" w:rsidR="002A2070" w:rsidRDefault="002A2070" w:rsidP="002A2070">
      <w:pPr>
        <w:ind w:left="360"/>
      </w:pPr>
    </w:p>
    <w:p w14:paraId="0FBE870A" w14:textId="77777777" w:rsidR="003A6388" w:rsidRDefault="00815003" w:rsidP="003A6388">
      <w:pPr>
        <w:keepNext/>
        <w:ind w:left="360"/>
        <w:jc w:val="center"/>
      </w:pPr>
      <w:r>
        <w:rPr>
          <w:noProof/>
        </w:rPr>
        <w:lastRenderedPageBreak/>
        <w:drawing>
          <wp:inline distT="0" distB="0" distL="0" distR="0" wp14:anchorId="1B43C92A" wp14:editId="12890695">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6829" cy="2743200"/>
                    </a:xfrm>
                    <a:prstGeom prst="rect">
                      <a:avLst/>
                    </a:prstGeom>
                  </pic:spPr>
                </pic:pic>
              </a:graphicData>
            </a:graphic>
          </wp:inline>
        </w:drawing>
      </w:r>
    </w:p>
    <w:p w14:paraId="1B4F3F9C" w14:textId="77777777" w:rsidR="00D01AC4" w:rsidRDefault="003A6388" w:rsidP="003A6388">
      <w:pPr>
        <w:pStyle w:val="Caption"/>
      </w:pPr>
      <w:bookmarkStart w:id="825" w:name="_Toc69243442"/>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29</w:t>
        </w:r>
      </w:fldSimple>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bookmarkEnd w:id="825"/>
      <w:proofErr w:type="spellEnd"/>
    </w:p>
    <w:p w14:paraId="4A480742" w14:textId="161AA859" w:rsidR="000A34B7" w:rsidRDefault="000A34B7" w:rsidP="00121CA2">
      <w:pPr>
        <w:ind w:firstLine="562"/>
        <w:rPr>
          <w:ins w:id="826" w:author="Cung Thanh Long" w:date="2021-04-14T18:13:00Z"/>
        </w:rPr>
      </w:pPr>
      <w:proofErr w:type="spellStart"/>
      <w:r>
        <w:t>Với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tôn</w:t>
      </w:r>
      <w:proofErr w:type="spellEnd"/>
      <w:r>
        <w:t xml:space="preserve"> </w:t>
      </w:r>
      <w:proofErr w:type="spellStart"/>
      <w:r>
        <w:t>trọng</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trung</w:t>
      </w:r>
      <w:proofErr w:type="spellEnd"/>
      <w:r>
        <w:t xml:space="preserve"> </w:t>
      </w:r>
      <w:proofErr w:type="spellStart"/>
      <w:r>
        <w:t>bình</w:t>
      </w:r>
      <w:proofErr w:type="spellEnd"/>
      <w:ins w:id="827" w:author="Cung Thanh Long" w:date="2021-04-14T18:10:00Z">
        <w:r w:rsidR="00EB0D7A">
          <w:t xml:space="preserve"> (</w:t>
        </w:r>
        <w:proofErr w:type="spellStart"/>
        <w:r w:rsidR="00EB0D7A">
          <w:t>tính</w:t>
        </w:r>
        <w:proofErr w:type="spellEnd"/>
        <w:r w:rsidR="00EB0D7A">
          <w:t xml:space="preserve"> </w:t>
        </w:r>
        <w:proofErr w:type="spellStart"/>
        <w:r w:rsidR="00EB0D7A">
          <w:t>trên</w:t>
        </w:r>
        <w:proofErr w:type="spellEnd"/>
        <w:r w:rsidR="00EB0D7A">
          <w:t xml:space="preserve"> </w:t>
        </w:r>
        <w:proofErr w:type="spellStart"/>
        <w:r w:rsidR="00EB0D7A">
          <w:t>tất</w:t>
        </w:r>
        <w:proofErr w:type="spellEnd"/>
        <w:r w:rsidR="00EB0D7A">
          <w:t xml:space="preserve"> </w:t>
        </w:r>
        <w:proofErr w:type="spellStart"/>
        <w:r w:rsidR="00EB0D7A">
          <w:t>cả</w:t>
        </w:r>
        <w:proofErr w:type="spellEnd"/>
        <w:r w:rsidR="00EB0D7A">
          <w:t xml:space="preserve"> </w:t>
        </w:r>
        <w:proofErr w:type="spellStart"/>
        <w:r w:rsidR="00EB0D7A">
          <w:t>các</w:t>
        </w:r>
        <w:proofErr w:type="spellEnd"/>
        <w:r w:rsidR="00EB0D7A">
          <w:t xml:space="preserve"> </w:t>
        </w:r>
        <w:proofErr w:type="spellStart"/>
        <w:r w:rsidR="00EB0D7A">
          <w:t>tỉ</w:t>
        </w:r>
        <w:proofErr w:type="spellEnd"/>
        <w:r w:rsidR="00EB0D7A">
          <w:t xml:space="preserve"> </w:t>
        </w:r>
        <w:proofErr w:type="spellStart"/>
        <w:r w:rsidR="00EB0D7A">
          <w:t>lệ</w:t>
        </w:r>
        <w:proofErr w:type="spellEnd"/>
        <w:r w:rsidR="00EB0D7A">
          <w:t xml:space="preserve"> </w:t>
        </w:r>
        <w:proofErr w:type="spellStart"/>
        <w:r w:rsidR="00EB0D7A">
          <w:t>chồng</w:t>
        </w:r>
        <w:proofErr w:type="spellEnd"/>
        <w:r w:rsidR="00EB0D7A">
          <w:t xml:space="preserve"> </w:t>
        </w:r>
        <w:proofErr w:type="spellStart"/>
        <w:r w:rsidR="00EB0D7A">
          <w:t>chập</w:t>
        </w:r>
        <w:proofErr w:type="spellEnd"/>
        <w:r w:rsidR="00EB0D7A">
          <w:t xml:space="preserve">, </w:t>
        </w:r>
        <w:proofErr w:type="spellStart"/>
        <w:r w:rsidR="00EB0D7A">
          <w:t>từ</w:t>
        </w:r>
        <w:proofErr w:type="spellEnd"/>
        <w:r w:rsidR="00EB0D7A">
          <w:t xml:space="preserve"> 0% </w:t>
        </w:r>
        <w:proofErr w:type="spellStart"/>
        <w:r w:rsidR="00EB0D7A">
          <w:t>tới</w:t>
        </w:r>
        <w:proofErr w:type="spellEnd"/>
        <w:r w:rsidR="00EB0D7A">
          <w:t xml:space="preserve"> 90%)</w:t>
        </w:r>
      </w:ins>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là</w:t>
      </w:r>
      <w:proofErr w:type="spellEnd"/>
      <w:r>
        <w:t xml:space="preserve"> 87,0%, </w:t>
      </w:r>
      <w:proofErr w:type="spellStart"/>
      <w:r>
        <w:t>còn</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t>là</w:t>
      </w:r>
      <w:proofErr w:type="spellEnd"/>
      <w:r>
        <w:t xml:space="preserve"> </w:t>
      </w:r>
      <w:proofErr w:type="spellStart"/>
      <w:r>
        <w:t>rất</w:t>
      </w:r>
      <w:proofErr w:type="spellEnd"/>
      <w:r>
        <w:t xml:space="preserve"> </w:t>
      </w:r>
      <w:proofErr w:type="spellStart"/>
      <w:r>
        <w:t>cao</w:t>
      </w:r>
      <w:proofErr w:type="spellEnd"/>
      <w:ins w:id="828" w:author="Cung Thanh Long" w:date="2021-04-14T18:11:00Z">
        <w:r w:rsidR="002D458F">
          <w:t xml:space="preserve">, </w:t>
        </w:r>
        <w:proofErr w:type="spellStart"/>
        <w:r w:rsidR="002D458F">
          <w:t>tới</w:t>
        </w:r>
      </w:ins>
      <w:proofErr w:type="spellEnd"/>
      <w:r>
        <w:t xml:space="preserve"> 96,0%.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rsidR="005262B4">
        <w:t>rất</w:t>
      </w:r>
      <w:proofErr w:type="spellEnd"/>
      <w:r w:rsidR="005262B4">
        <w:t xml:space="preserve"> </w:t>
      </w:r>
      <w:proofErr w:type="spellStart"/>
      <w:r w:rsidR="005262B4">
        <w:t>tốt</w:t>
      </w:r>
      <w:proofErr w:type="spellEnd"/>
      <w:r>
        <w:t xml:space="preserve"> </w:t>
      </w:r>
      <w:proofErr w:type="spellStart"/>
      <w:r>
        <w:t>với</w:t>
      </w:r>
      <w:proofErr w:type="spellEnd"/>
      <w:r>
        <w:t xml:space="preserve"> </w:t>
      </w:r>
      <w:proofErr w:type="spellStart"/>
      <w:r>
        <w:t>cả</w:t>
      </w:r>
      <w:proofErr w:type="spellEnd"/>
      <w:r>
        <w:t xml:space="preserve"> </w:t>
      </w:r>
      <w:proofErr w:type="spellStart"/>
      <w:ins w:id="829" w:author="Cung Thanh Long" w:date="2021-04-14T18:11:00Z">
        <w:r w:rsidR="002D458F">
          <w:t>hai</w:t>
        </w:r>
      </w:ins>
      <w:proofErr w:type="spellEnd"/>
      <w:del w:id="830" w:author="Cung Thanh Long" w:date="2021-04-14T18:11:00Z">
        <w:r w:rsidDel="002D458F">
          <w:delText>2</w:delText>
        </w:r>
      </w:del>
      <w:r>
        <w:t xml:space="preserve">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w:t>
      </w:r>
      <w:r w:rsidR="001B007E">
        <w:t>Random Forest</w:t>
      </w:r>
      <w:r>
        <w:t xml:space="preserve">, </w:t>
      </w:r>
      <w:proofErr w:type="spellStart"/>
      <w:r>
        <w:t>trong</w:t>
      </w:r>
      <w:proofErr w:type="spellEnd"/>
      <w:r>
        <w:t xml:space="preserve"> </w:t>
      </w:r>
      <w:proofErr w:type="spellStart"/>
      <w:r>
        <w:t>đó</w:t>
      </w:r>
      <w:proofErr w:type="spellEnd"/>
      <w:r>
        <w:t xml:space="preserve"> </w:t>
      </w:r>
      <w:proofErr w:type="spellStart"/>
      <w:r>
        <w:t>mô</w:t>
      </w:r>
      <w:proofErr w:type="spellEnd"/>
      <w:r>
        <w:t xml:space="preserve"> </w:t>
      </w:r>
      <w:proofErr w:type="spellStart"/>
      <w:r>
        <w:t>hình</w:t>
      </w:r>
      <w:proofErr w:type="spellEnd"/>
      <w:r>
        <w:t xml:space="preserve"> </w:t>
      </w:r>
      <w:r w:rsidR="001B007E">
        <w:t>Random Forest</w:t>
      </w:r>
      <w:r>
        <w:t xml:space="preserve"> </w:t>
      </w:r>
      <w:proofErr w:type="spellStart"/>
      <w:r w:rsidR="005262B4">
        <w:t>cho</w:t>
      </w:r>
      <w:proofErr w:type="spellEnd"/>
      <w:r w:rsidR="005262B4">
        <w:t xml:space="preserve"> </w:t>
      </w:r>
      <w:proofErr w:type="spellStart"/>
      <w:r w:rsidR="005262B4">
        <w:t>thấy</w:t>
      </w:r>
      <w:proofErr w:type="spellEnd"/>
      <w:r w:rsidR="005262B4">
        <w:t xml:space="preserve"> </w:t>
      </w:r>
      <w:proofErr w:type="spellStart"/>
      <w:r w:rsidR="005262B4">
        <w:t>khả</w:t>
      </w:r>
      <w:proofErr w:type="spellEnd"/>
      <w:r w:rsidR="005262B4">
        <w:t xml:space="preserve"> </w:t>
      </w:r>
      <w:proofErr w:type="spellStart"/>
      <w:r w:rsidR="005262B4">
        <w:t>năng</w:t>
      </w:r>
      <w:proofErr w:type="spellEnd"/>
      <w:r w:rsidR="005262B4">
        <w:t xml:space="preserve"> </w:t>
      </w:r>
      <w:proofErr w:type="spellStart"/>
      <w:r w:rsidR="005262B4">
        <w:t>nhận</w:t>
      </w:r>
      <w:proofErr w:type="spellEnd"/>
      <w:r w:rsidR="005262B4">
        <w:t xml:space="preserve"> </w:t>
      </w:r>
      <w:proofErr w:type="spellStart"/>
      <w:r w:rsidR="005262B4">
        <w:t>dạng</w:t>
      </w:r>
      <w:proofErr w:type="spellEnd"/>
      <w:r w:rsidR="005262B4">
        <w:t xml:space="preserve"> </w:t>
      </w:r>
      <w:proofErr w:type="spellStart"/>
      <w:r w:rsidR="005262B4">
        <w:t>vượt</w:t>
      </w:r>
      <w:proofErr w:type="spellEnd"/>
      <w:r w:rsidR="005262B4">
        <w:t xml:space="preserve"> </w:t>
      </w:r>
      <w:proofErr w:type="spellStart"/>
      <w:r w:rsidR="005262B4">
        <w:t>trội</w:t>
      </w:r>
      <w:proofErr w:type="spellEnd"/>
      <w:r w:rsidR="005262B4">
        <w:t xml:space="preserve"> (</w:t>
      </w:r>
      <w:proofErr w:type="spellStart"/>
      <w:r w:rsidR="005262B4">
        <w:t>lớn</w:t>
      </w:r>
      <w:proofErr w:type="spellEnd"/>
      <w:r w:rsidR="005262B4">
        <w:t xml:space="preserve"> </w:t>
      </w:r>
      <w:proofErr w:type="spellStart"/>
      <w:r w:rsidR="005262B4">
        <w:t>hơn</w:t>
      </w:r>
      <w:proofErr w:type="spellEnd"/>
      <w:r w:rsidR="005262B4">
        <w:t xml:space="preserve"> 9%) so </w:t>
      </w:r>
      <w:proofErr w:type="spellStart"/>
      <w:r w:rsidR="005262B4">
        <w:t>với</w:t>
      </w:r>
      <w:proofErr w:type="spellEnd"/>
      <w:r w:rsidR="005262B4">
        <w:t xml:space="preserve"> </w:t>
      </w:r>
      <w:proofErr w:type="spellStart"/>
      <w:r w:rsidR="005262B4">
        <w:t>mô</w:t>
      </w:r>
      <w:proofErr w:type="spellEnd"/>
      <w:r w:rsidR="005262B4">
        <w:t xml:space="preserve"> </w:t>
      </w:r>
      <w:proofErr w:type="spellStart"/>
      <w:r w:rsidR="005262B4">
        <w:t>hình</w:t>
      </w:r>
      <w:proofErr w:type="spellEnd"/>
      <w:r w:rsidR="005262B4">
        <w:t xml:space="preserve"> SVM</w:t>
      </w:r>
      <w:r w:rsidR="001F2848">
        <w:t>.</w:t>
      </w:r>
      <w:ins w:id="831" w:author="Cung Thanh Long" w:date="2021-04-14T18:11:00Z">
        <w:r w:rsidR="002D458F">
          <w:t xml:space="preserve"> </w:t>
        </w:r>
        <w:proofErr w:type="spellStart"/>
        <w:r w:rsidR="002D458F">
          <w:t>Mặt</w:t>
        </w:r>
        <w:proofErr w:type="spellEnd"/>
        <w:r w:rsidR="002D458F">
          <w:t xml:space="preserve"> </w:t>
        </w:r>
        <w:proofErr w:type="spellStart"/>
        <w:r w:rsidR="002D458F">
          <w:t>khác</w:t>
        </w:r>
        <w:proofErr w:type="spellEnd"/>
        <w:r w:rsidR="002D458F">
          <w:t xml:space="preserve">, </w:t>
        </w:r>
        <w:proofErr w:type="spellStart"/>
        <w:r w:rsidR="002D458F">
          <w:t>trạng</w:t>
        </w:r>
        <w:proofErr w:type="spellEnd"/>
        <w:r w:rsidR="002D458F">
          <w:t xml:space="preserve"> </w:t>
        </w:r>
        <w:proofErr w:type="spellStart"/>
        <w:r w:rsidR="002D458F">
          <w:t>thái</w:t>
        </w:r>
        <w:proofErr w:type="spellEnd"/>
        <w:r w:rsidR="002D458F">
          <w:t xml:space="preserve"> </w:t>
        </w:r>
        <w:proofErr w:type="spellStart"/>
        <w:r w:rsidR="002D458F">
          <w:t>cảm</w:t>
        </w:r>
        <w:proofErr w:type="spellEnd"/>
        <w:r w:rsidR="002D458F">
          <w:t xml:space="preserve"> </w:t>
        </w:r>
        <w:proofErr w:type="spellStart"/>
        <w:r w:rsidR="002D458F">
          <w:t>xúc</w:t>
        </w:r>
        <w:proofErr w:type="spellEnd"/>
        <w:r w:rsidR="002D458F">
          <w:t xml:space="preserve"> </w:t>
        </w:r>
        <w:proofErr w:type="spellStart"/>
        <w:r w:rsidR="002D458F">
          <w:t>này</w:t>
        </w:r>
        <w:proofErr w:type="spellEnd"/>
        <w:r w:rsidR="002D458F">
          <w:t xml:space="preserve"> </w:t>
        </w:r>
        <w:proofErr w:type="spellStart"/>
        <w:r w:rsidR="002D458F">
          <w:t>có</w:t>
        </w:r>
        <w:proofErr w:type="spellEnd"/>
        <w:r w:rsidR="002D458F">
          <w:t xml:space="preserve"> </w:t>
        </w:r>
        <w:proofErr w:type="spellStart"/>
        <w:r w:rsidR="002D458F">
          <w:t>tỉ</w:t>
        </w:r>
        <w:proofErr w:type="spellEnd"/>
        <w:r w:rsidR="002D458F">
          <w:t xml:space="preserve"> </w:t>
        </w:r>
        <w:proofErr w:type="spellStart"/>
        <w:r w:rsidR="002D458F">
          <w:t>lệ</w:t>
        </w:r>
        <w:proofErr w:type="spellEnd"/>
        <w:r w:rsidR="002D458F">
          <w:t xml:space="preserve"> </w:t>
        </w:r>
        <w:proofErr w:type="spellStart"/>
        <w:r w:rsidR="002D458F">
          <w:t>nhận</w:t>
        </w:r>
        <w:proofErr w:type="spellEnd"/>
        <w:r w:rsidR="002D458F">
          <w:t xml:space="preserve"> </w:t>
        </w:r>
        <w:proofErr w:type="spellStart"/>
        <w:r w:rsidR="002D458F">
          <w:t>dạng</w:t>
        </w:r>
        <w:proofErr w:type="spellEnd"/>
        <w:r w:rsidR="002D458F">
          <w:t xml:space="preserve"> </w:t>
        </w:r>
        <w:proofErr w:type="spellStart"/>
        <w:r w:rsidR="002D458F">
          <w:t>đúng</w:t>
        </w:r>
        <w:proofErr w:type="spellEnd"/>
        <w:r w:rsidR="002D458F">
          <w:t xml:space="preserve"> </w:t>
        </w:r>
        <w:proofErr w:type="spellStart"/>
        <w:r w:rsidR="002D458F">
          <w:t>gần</w:t>
        </w:r>
        <w:proofErr w:type="spellEnd"/>
        <w:r w:rsidR="002D458F">
          <w:t xml:space="preserve"> </w:t>
        </w:r>
        <w:proofErr w:type="spellStart"/>
        <w:r w:rsidR="002D458F">
          <w:t>như</w:t>
        </w:r>
        <w:proofErr w:type="spellEnd"/>
        <w:r w:rsidR="002D458F">
          <w:t xml:space="preserve"> </w:t>
        </w:r>
        <w:proofErr w:type="spellStart"/>
        <w:r w:rsidR="002D458F">
          <w:t>không</w:t>
        </w:r>
        <w:proofErr w:type="spellEnd"/>
        <w:r w:rsidR="002D458F">
          <w:t xml:space="preserve"> </w:t>
        </w:r>
        <w:proofErr w:type="spellStart"/>
        <w:r w:rsidR="002D458F">
          <w:t>phụ</w:t>
        </w:r>
      </w:ins>
      <w:proofErr w:type="spellEnd"/>
      <w:ins w:id="832" w:author="Cung Thanh Long" w:date="2021-04-14T18:12:00Z">
        <w:r w:rsidR="002D458F">
          <w:t xml:space="preserve"> </w:t>
        </w:r>
        <w:proofErr w:type="spellStart"/>
        <w:r w:rsidR="002D458F">
          <w:t>thuộc</w:t>
        </w:r>
        <w:proofErr w:type="spellEnd"/>
        <w:r w:rsidR="002D458F">
          <w:t xml:space="preserve"> </w:t>
        </w:r>
        <w:proofErr w:type="spellStart"/>
        <w:r w:rsidR="002D458F">
          <w:t>vào</w:t>
        </w:r>
        <w:proofErr w:type="spellEnd"/>
        <w:r w:rsidR="002D458F">
          <w:t xml:space="preserve"> </w:t>
        </w:r>
        <w:proofErr w:type="spellStart"/>
        <w:r w:rsidR="002D458F">
          <w:t>tỉ</w:t>
        </w:r>
        <w:proofErr w:type="spellEnd"/>
        <w:r w:rsidR="002D458F">
          <w:t xml:space="preserve"> </w:t>
        </w:r>
        <w:proofErr w:type="spellStart"/>
        <w:r w:rsidR="002D458F">
          <w:t>lệ</w:t>
        </w:r>
        <w:proofErr w:type="spellEnd"/>
        <w:r w:rsidR="002D458F">
          <w:t xml:space="preserve"> </w:t>
        </w:r>
        <w:proofErr w:type="spellStart"/>
        <w:r w:rsidR="002D458F">
          <w:t>chồng</w:t>
        </w:r>
        <w:proofErr w:type="spellEnd"/>
        <w:r w:rsidR="002D458F">
          <w:t xml:space="preserve"> </w:t>
        </w:r>
        <w:proofErr w:type="spellStart"/>
        <w:r w:rsidR="002D458F">
          <w:t>chập</w:t>
        </w:r>
        <w:proofErr w:type="spellEnd"/>
        <w:r w:rsidR="002D458F">
          <w:t xml:space="preserve"> </w:t>
        </w:r>
        <w:proofErr w:type="spellStart"/>
        <w:r w:rsidR="002D458F">
          <w:t>dữ</w:t>
        </w:r>
        <w:proofErr w:type="spellEnd"/>
        <w:r w:rsidR="002D458F">
          <w:t xml:space="preserve"> </w:t>
        </w:r>
        <w:proofErr w:type="spellStart"/>
        <w:r w:rsidR="002D458F">
          <w:t>liệu</w:t>
        </w:r>
        <w:proofErr w:type="spellEnd"/>
        <w:r w:rsidR="002D458F">
          <w:t xml:space="preserve">. </w:t>
        </w:r>
      </w:ins>
    </w:p>
    <w:p w14:paraId="17B921B2" w14:textId="47F2764C" w:rsidR="002D458F" w:rsidRPr="006537BD" w:rsidRDefault="002D458F" w:rsidP="00121CA2">
      <w:pPr>
        <w:ind w:firstLine="562"/>
      </w:pPr>
      <w:ins w:id="833" w:author="Cung Thanh Long" w:date="2021-04-14T18:13:00Z">
        <w:r>
          <w:t xml:space="preserve">Qua </w:t>
        </w:r>
        <w:proofErr w:type="spellStart"/>
        <w:r>
          <w:t>nhận</w:t>
        </w:r>
        <w:proofErr w:type="spellEnd"/>
        <w:r>
          <w:t xml:space="preserve"> </w:t>
        </w:r>
        <w:proofErr w:type="spellStart"/>
        <w:r>
          <w:t>xét</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trạng</w:t>
        </w:r>
        <w:proofErr w:type="spellEnd"/>
        <w:r>
          <w:t xml:space="preserve"> </w:t>
        </w:r>
      </w:ins>
      <w:proofErr w:type="spellStart"/>
      <w:ins w:id="834" w:author="Cung Thanh Long" w:date="2021-04-14T18:14:00Z">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ins>
      <w:proofErr w:type="spellEnd"/>
      <w:ins w:id="835" w:author="Cung Thanh Long" w:date="2021-04-14T18:15:00Z">
        <w:r>
          <w:t>,</w:t>
        </w:r>
      </w:ins>
      <w:ins w:id="836" w:author="Cung Thanh Long" w:date="2021-04-14T18:14:00Z">
        <w:r>
          <w:t xml:space="preserve"> </w:t>
        </w:r>
        <w:proofErr w:type="spellStart"/>
        <w:r>
          <w:t>cho</w:t>
        </w:r>
        <w:proofErr w:type="spellEnd"/>
        <w:r>
          <w:t xml:space="preserve"> </w:t>
        </w:r>
        <w:proofErr w:type="spellStart"/>
        <w:r>
          <w:t>thấy</w:t>
        </w:r>
        <w:proofErr w:type="spellEnd"/>
        <w:r>
          <w:t xml:space="preserve"> </w:t>
        </w:r>
        <w:proofErr w:type="spellStart"/>
        <w:r>
          <w:t>hi</w:t>
        </w:r>
      </w:ins>
      <w:ins w:id="837" w:author="Cung Thanh Long" w:date="2021-04-14T18:15:00Z">
        <w:r>
          <w:t>ệ</w:t>
        </w:r>
      </w:ins>
      <w:ins w:id="838" w:author="Cung Thanh Long" w:date="2021-04-14T18:14:00Z">
        <w:r>
          <w:t>u</w:t>
        </w:r>
        <w:proofErr w:type="spellEnd"/>
        <w:r>
          <w:t xml:space="preserve"> </w:t>
        </w:r>
        <w:proofErr w:type="spellStart"/>
        <w:r>
          <w:t>quả</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nhằm</w:t>
        </w:r>
        <w:proofErr w:type="spellEnd"/>
        <w:r>
          <w:t xml:space="preserve"> </w:t>
        </w:r>
        <w:proofErr w:type="spellStart"/>
        <w:r>
          <w:t>l</w:t>
        </w:r>
      </w:ins>
      <w:ins w:id="839" w:author="Cung Thanh Long" w:date="2021-04-14T18:15:00Z">
        <w:r>
          <w:t>àm</w:t>
        </w:r>
        <w:proofErr w:type="spellEnd"/>
        <w:r>
          <w:t xml:space="preserve"> </w:t>
        </w:r>
        <w:proofErr w:type="spellStart"/>
        <w:r>
          <w:t>giàu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hóa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nhận</w:t>
        </w:r>
        <w:proofErr w:type="spellEnd"/>
        <w:r>
          <w:t xml:space="preserve"> </w:t>
        </w:r>
        <w:proofErr w:type="spellStart"/>
        <w:r>
          <w:t>dạng</w:t>
        </w:r>
      </w:ins>
      <w:proofErr w:type="spellEnd"/>
      <w:ins w:id="840" w:author="Cung Thanh Long" w:date="2021-04-14T18:16:00Z">
        <w:r>
          <w:t xml:space="preserve">. Song ở </w:t>
        </w:r>
        <w:proofErr w:type="spellStart"/>
        <w:r>
          <w:t>một</w:t>
        </w:r>
        <w:proofErr w:type="spellEnd"/>
        <w:r>
          <w:t xml:space="preserve"> </w:t>
        </w:r>
        <w:proofErr w:type="spellStart"/>
        <w:r>
          <w:t>số</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gần</w:t>
        </w:r>
        <w:proofErr w:type="spellEnd"/>
        <w:r>
          <w:t xml:space="preserve"> </w:t>
        </w:r>
        <w:proofErr w:type="spellStart"/>
        <w:r>
          <w:t>như</w:t>
        </w:r>
        <w:proofErr w:type="spellEnd"/>
        <w:r>
          <w:t xml:space="preserve"> </w:t>
        </w:r>
        <w:proofErr w:type="spellStart"/>
        <w:r>
          <w:t>việc</w:t>
        </w:r>
        <w:proofErr w:type="spellEnd"/>
        <w:r>
          <w:t xml:space="preserve"> </w:t>
        </w:r>
        <w:proofErr w:type="spellStart"/>
        <w:r>
          <w:t>thay</w:t>
        </w:r>
        <w:proofErr w:type="spellEnd"/>
        <w:r>
          <w:t xml:space="preserve"> </w:t>
        </w:r>
      </w:ins>
      <w:proofErr w:type="spellStart"/>
      <w:ins w:id="841" w:author="Cung Thanh Long" w:date="2021-04-14T18:17:00Z">
        <w:r>
          <w:t>đổi</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nhiều</w:t>
        </w:r>
        <w:proofErr w:type="spellEnd"/>
        <w:r>
          <w:t xml:space="preserve"> </w:t>
        </w:r>
        <w:proofErr w:type="spellStart"/>
        <w:r>
          <w:t>tới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mở</w:t>
        </w:r>
        <w:proofErr w:type="spellEnd"/>
        <w:r>
          <w:t xml:space="preserve"> ra </w:t>
        </w:r>
        <w:proofErr w:type="spellStart"/>
        <w:r>
          <w:t>bài</w:t>
        </w:r>
        <w:proofErr w:type="spellEnd"/>
        <w:r>
          <w:t xml:space="preserve"> </w:t>
        </w:r>
        <w:proofErr w:type="spellStart"/>
        <w:r>
          <w:t>toán</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kỹ</w:t>
        </w:r>
        <w:proofErr w:type="spellEnd"/>
        <w:r>
          <w:t xml:space="preserve"> </w:t>
        </w:r>
        <w:proofErr w:type="spellStart"/>
        <w:r>
          <w:t>hơn</w:t>
        </w:r>
        <w:proofErr w:type="spellEnd"/>
        <w:r>
          <w:t xml:space="preserve"> </w:t>
        </w:r>
        <w:proofErr w:type="spellStart"/>
        <w:r>
          <w:t>về</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ins>
      <w:proofErr w:type="spellStart"/>
      <w:ins w:id="842" w:author="Cung Thanh Long" w:date="2021-04-14T18:18:00Z">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học</w:t>
        </w:r>
        <w:proofErr w:type="spellEnd"/>
        <w:r>
          <w:t xml:space="preserve"> </w:t>
        </w:r>
        <w:proofErr w:type="spellStart"/>
        <w:r>
          <w:t>t</w:t>
        </w:r>
      </w:ins>
      <w:ins w:id="843" w:author="Cung Thanh Long" w:date="2021-04-14T18:19:00Z">
        <w:r>
          <w: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w:t>
        </w:r>
      </w:ins>
    </w:p>
    <w:p w14:paraId="484B42AC" w14:textId="24C8902F" w:rsidR="000A34B7" w:rsidDel="002D458F" w:rsidRDefault="009163FE" w:rsidP="009163FE">
      <w:pPr>
        <w:pStyle w:val="Heading2"/>
        <w:rPr>
          <w:del w:id="844" w:author="Cung Thanh Long" w:date="2021-04-14T18:20:00Z"/>
        </w:rPr>
      </w:pPr>
      <w:bookmarkStart w:id="845" w:name="_Toc69243387"/>
      <w:del w:id="846" w:author="Cung Thanh Long" w:date="2021-04-14T18:20:00Z">
        <w:r w:rsidDel="002D458F">
          <w:delText>Nhận dạng với 3 trạng thái của cảm xúc</w:delText>
        </w:r>
        <w:bookmarkEnd w:id="845"/>
      </w:del>
    </w:p>
    <w:p w14:paraId="4678844C" w14:textId="1AE0DA95" w:rsidR="002D458F" w:rsidRPr="002D458F" w:rsidRDefault="002D458F" w:rsidP="00121CA2">
      <w:pPr>
        <w:ind w:firstLine="562"/>
        <w:rPr>
          <w:ins w:id="847" w:author="Cung Thanh Long" w:date="2021-04-14T18:20:00Z"/>
          <w:b/>
          <w:bCs/>
          <w:rPrChange w:id="848" w:author="Cung Thanh Long" w:date="2021-04-14T18:21:00Z">
            <w:rPr>
              <w:ins w:id="849" w:author="Cung Thanh Long" w:date="2021-04-14T18:20:00Z"/>
            </w:rPr>
          </w:rPrChange>
        </w:rPr>
      </w:pPr>
      <w:ins w:id="850" w:author="Cung Thanh Long" w:date="2021-04-14T18:20:00Z">
        <w:r w:rsidRPr="002D458F">
          <w:rPr>
            <w:b/>
            <w:bCs/>
            <w:rPrChange w:id="851" w:author="Cung Thanh Long" w:date="2021-04-14T18:21:00Z">
              <w:rPr/>
            </w:rPrChange>
          </w:rPr>
          <w:t xml:space="preserve">3.12. </w:t>
        </w:r>
        <w:proofErr w:type="spellStart"/>
        <w:r w:rsidRPr="002D458F">
          <w:rPr>
            <w:b/>
            <w:bCs/>
            <w:rPrChange w:id="852" w:author="Cung Thanh Long" w:date="2021-04-14T18:21:00Z">
              <w:rPr/>
            </w:rPrChange>
          </w:rPr>
          <w:t>Nhận</w:t>
        </w:r>
        <w:proofErr w:type="spellEnd"/>
        <w:r w:rsidRPr="002D458F">
          <w:rPr>
            <w:b/>
            <w:bCs/>
            <w:rPrChange w:id="853" w:author="Cung Thanh Long" w:date="2021-04-14T18:21:00Z">
              <w:rPr/>
            </w:rPrChange>
          </w:rPr>
          <w:t xml:space="preserve"> </w:t>
        </w:r>
        <w:proofErr w:type="spellStart"/>
        <w:r w:rsidRPr="002D458F">
          <w:rPr>
            <w:b/>
            <w:bCs/>
            <w:rPrChange w:id="854" w:author="Cung Thanh Long" w:date="2021-04-14T18:21:00Z">
              <w:rPr/>
            </w:rPrChange>
          </w:rPr>
          <w:t>dạng</w:t>
        </w:r>
        <w:proofErr w:type="spellEnd"/>
        <w:r w:rsidRPr="002D458F">
          <w:rPr>
            <w:b/>
            <w:bCs/>
            <w:rPrChange w:id="855" w:author="Cung Thanh Long" w:date="2021-04-14T18:21:00Z">
              <w:rPr/>
            </w:rPrChange>
          </w:rPr>
          <w:t xml:space="preserve"> </w:t>
        </w:r>
        <w:proofErr w:type="spellStart"/>
        <w:r w:rsidRPr="002D458F">
          <w:rPr>
            <w:b/>
            <w:bCs/>
            <w:rPrChange w:id="856" w:author="Cung Thanh Long" w:date="2021-04-14T18:21:00Z">
              <w:rPr/>
            </w:rPrChange>
          </w:rPr>
          <w:t>với</w:t>
        </w:r>
        <w:proofErr w:type="spellEnd"/>
        <w:r w:rsidRPr="002D458F">
          <w:rPr>
            <w:b/>
            <w:bCs/>
            <w:rPrChange w:id="857" w:author="Cung Thanh Long" w:date="2021-04-14T18:21:00Z">
              <w:rPr/>
            </w:rPrChange>
          </w:rPr>
          <w:t xml:space="preserve"> </w:t>
        </w:r>
        <w:proofErr w:type="spellStart"/>
        <w:r w:rsidRPr="002D458F">
          <w:rPr>
            <w:b/>
            <w:bCs/>
            <w:rPrChange w:id="858" w:author="Cung Thanh Long" w:date="2021-04-14T18:21:00Z">
              <w:rPr/>
            </w:rPrChange>
          </w:rPr>
          <w:t>mô</w:t>
        </w:r>
        <w:proofErr w:type="spellEnd"/>
        <w:r w:rsidRPr="002D458F">
          <w:rPr>
            <w:b/>
            <w:bCs/>
            <w:rPrChange w:id="859" w:author="Cung Thanh Long" w:date="2021-04-14T18:21:00Z">
              <w:rPr/>
            </w:rPrChange>
          </w:rPr>
          <w:t xml:space="preserve"> </w:t>
        </w:r>
        <w:proofErr w:type="spellStart"/>
        <w:r w:rsidRPr="002D458F">
          <w:rPr>
            <w:b/>
            <w:bCs/>
            <w:rPrChange w:id="860" w:author="Cung Thanh Long" w:date="2021-04-14T18:21:00Z">
              <w:rPr/>
            </w:rPrChange>
          </w:rPr>
          <w:t>hình</w:t>
        </w:r>
        <w:proofErr w:type="spellEnd"/>
        <w:r w:rsidRPr="002D458F">
          <w:rPr>
            <w:b/>
            <w:bCs/>
            <w:rPrChange w:id="861" w:author="Cung Thanh Long" w:date="2021-04-14T18:21:00Z">
              <w:rPr/>
            </w:rPrChange>
          </w:rPr>
          <w:t xml:space="preserve"> </w:t>
        </w:r>
        <w:proofErr w:type="spellStart"/>
        <w:r w:rsidRPr="002D458F">
          <w:rPr>
            <w:b/>
            <w:bCs/>
            <w:rPrChange w:id="862" w:author="Cung Thanh Long" w:date="2021-04-14T18:21:00Z">
              <w:rPr/>
            </w:rPrChange>
          </w:rPr>
          <w:t>ba</w:t>
        </w:r>
        <w:proofErr w:type="spellEnd"/>
        <w:r w:rsidRPr="002D458F">
          <w:rPr>
            <w:b/>
            <w:bCs/>
            <w:rPrChange w:id="863" w:author="Cung Thanh Long" w:date="2021-04-14T18:21:00Z">
              <w:rPr/>
            </w:rPrChange>
          </w:rPr>
          <w:t xml:space="preserve"> </w:t>
        </w:r>
        <w:proofErr w:type="spellStart"/>
        <w:r w:rsidRPr="002D458F">
          <w:rPr>
            <w:b/>
            <w:bCs/>
            <w:rPrChange w:id="864" w:author="Cung Thanh Long" w:date="2021-04-14T18:21:00Z">
              <w:rPr/>
            </w:rPrChange>
          </w:rPr>
          <w:t>trạng</w:t>
        </w:r>
        <w:proofErr w:type="spellEnd"/>
        <w:r w:rsidRPr="002D458F">
          <w:rPr>
            <w:b/>
            <w:bCs/>
            <w:rPrChange w:id="865" w:author="Cung Thanh Long" w:date="2021-04-14T18:21:00Z">
              <w:rPr/>
            </w:rPrChange>
          </w:rPr>
          <w:t xml:space="preserve"> </w:t>
        </w:r>
        <w:commentRangeStart w:id="866"/>
        <w:proofErr w:type="spellStart"/>
        <w:r w:rsidRPr="002D458F">
          <w:rPr>
            <w:b/>
            <w:bCs/>
            <w:rPrChange w:id="867" w:author="Cung Thanh Long" w:date="2021-04-14T18:21:00Z">
              <w:rPr/>
            </w:rPrChange>
          </w:rPr>
          <w:t>thái</w:t>
        </w:r>
        <w:proofErr w:type="spellEnd"/>
        <w:r w:rsidRPr="002D458F">
          <w:rPr>
            <w:b/>
            <w:bCs/>
            <w:rPrChange w:id="868" w:author="Cung Thanh Long" w:date="2021-04-14T18:21:00Z">
              <w:rPr/>
            </w:rPrChange>
          </w:rPr>
          <w:t xml:space="preserve"> </w:t>
        </w:r>
        <w:proofErr w:type="spellStart"/>
        <w:r w:rsidRPr="002D458F">
          <w:rPr>
            <w:b/>
            <w:bCs/>
            <w:rPrChange w:id="869" w:author="Cung Thanh Long" w:date="2021-04-14T18:21:00Z">
              <w:rPr/>
            </w:rPrChange>
          </w:rPr>
          <w:t>cảm</w:t>
        </w:r>
        <w:proofErr w:type="spellEnd"/>
        <w:r w:rsidRPr="002D458F">
          <w:rPr>
            <w:b/>
            <w:bCs/>
            <w:rPrChange w:id="870" w:author="Cung Thanh Long" w:date="2021-04-14T18:21:00Z">
              <w:rPr/>
            </w:rPrChange>
          </w:rPr>
          <w:t xml:space="preserve"> </w:t>
        </w:r>
        <w:proofErr w:type="spellStart"/>
        <w:r w:rsidRPr="002D458F">
          <w:rPr>
            <w:b/>
            <w:bCs/>
            <w:rPrChange w:id="871" w:author="Cung Thanh Long" w:date="2021-04-14T18:21:00Z">
              <w:rPr/>
            </w:rPrChange>
          </w:rPr>
          <w:t>xúc</w:t>
        </w:r>
      </w:ins>
      <w:commentRangeEnd w:id="866"/>
      <w:proofErr w:type="spellEnd"/>
      <w:ins w:id="872" w:author="Cung Thanh Long" w:date="2021-04-14T18:21:00Z">
        <w:r w:rsidR="000E3C9C">
          <w:rPr>
            <w:rStyle w:val="CommentReference"/>
          </w:rPr>
          <w:commentReference w:id="866"/>
        </w:r>
      </w:ins>
    </w:p>
    <w:p w14:paraId="488B1AA4" w14:textId="77777777" w:rsidR="00992A5B" w:rsidRDefault="00992A5B" w:rsidP="00121CA2">
      <w:pPr>
        <w:ind w:firstLine="562"/>
        <w:rPr>
          <w:ins w:id="873" w:author="Cung Thanh Long" w:date="2021-04-14T18:27:00Z"/>
        </w:rPr>
      </w:pPr>
      <w:proofErr w:type="spellStart"/>
      <w:ins w:id="874" w:author="Cung Thanh Long" w:date="2021-04-14T18:21:00Z">
        <w:r>
          <w:t>Từ</w:t>
        </w:r>
      </w:ins>
      <w:proofErr w:type="spellEnd"/>
      <w:del w:id="875" w:author="Cung Thanh Long" w:date="2021-04-14T18:21:00Z">
        <w:r w:rsidR="000C361A" w:rsidDel="00992A5B">
          <w:delText>Với</w:delText>
        </w:r>
      </w:del>
      <w:r w:rsidR="000C361A">
        <w:t xml:space="preserve"> 8 </w:t>
      </w:r>
      <w:proofErr w:type="spellStart"/>
      <w:ins w:id="876" w:author="Cung Thanh Long" w:date="2021-04-14T18:21:00Z">
        <w:r>
          <w:t>trạng</w:t>
        </w:r>
        <w:proofErr w:type="spellEnd"/>
        <w:r>
          <w:t xml:space="preserve"> </w:t>
        </w:r>
        <w:proofErr w:type="spellStart"/>
        <w:r>
          <w:t>thái</w:t>
        </w:r>
      </w:ins>
      <w:proofErr w:type="spellEnd"/>
      <w:del w:id="877" w:author="Cung Thanh Long" w:date="2021-04-14T18:21:00Z">
        <w:r w:rsidR="000C361A" w:rsidDel="00992A5B">
          <w:delText>loại</w:delText>
        </w:r>
      </w:del>
      <w:r w:rsidR="000C361A">
        <w:t xml:space="preserve"> </w:t>
      </w:r>
      <w:proofErr w:type="spellStart"/>
      <w:r w:rsidR="000C361A">
        <w:t>cảm</w:t>
      </w:r>
      <w:proofErr w:type="spellEnd"/>
      <w:r w:rsidR="000C361A">
        <w:t xml:space="preserve"> </w:t>
      </w:r>
      <w:proofErr w:type="spellStart"/>
      <w:r w:rsidR="000C361A">
        <w:t>xúc</w:t>
      </w:r>
      <w:proofErr w:type="spellEnd"/>
      <w:r w:rsidR="000C361A">
        <w:t xml:space="preserve"> </w:t>
      </w:r>
      <w:proofErr w:type="spellStart"/>
      <w:ins w:id="878" w:author="Cung Thanh Long" w:date="2021-04-14T18:22:00Z">
        <w:r>
          <w:t>riêng</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MIT</w:t>
        </w:r>
      </w:ins>
      <w:del w:id="879" w:author="Cung Thanh Long" w:date="2021-04-14T18:22:00Z">
        <w:r w:rsidR="000C361A" w:rsidDel="00992A5B">
          <w:delText>nhận dạng</w:delText>
        </w:r>
      </w:del>
      <w:r w:rsidR="000C361A">
        <w:t xml:space="preserve">, </w:t>
      </w:r>
      <w:proofErr w:type="spellStart"/>
      <w:ins w:id="880" w:author="Cung Thanh Long" w:date="2021-04-14T18:22:00Z">
        <w:r>
          <w:t>chúng</w:t>
        </w:r>
        <w:proofErr w:type="spellEnd"/>
        <w:r>
          <w:t xml:space="preserve"> </w:t>
        </w:r>
        <w:proofErr w:type="spellStart"/>
        <w:r>
          <w:t>tôi</w:t>
        </w:r>
        <w:proofErr w:type="spellEnd"/>
        <w:r>
          <w:t xml:space="preserve"> </w:t>
        </w:r>
        <w:proofErr w:type="spellStart"/>
        <w:r>
          <w:t>gộ</w:t>
        </w:r>
      </w:ins>
      <w:ins w:id="881" w:author="Cung Thanh Long" w:date="2021-04-14T18:23:00Z">
        <w:r>
          <w:t>p</w:t>
        </w:r>
        <w:proofErr w:type="spellEnd"/>
        <w:r>
          <w:t xml:space="preserve"> </w:t>
        </w:r>
        <w:proofErr w:type="spellStart"/>
        <w:r>
          <w:t>lại</w:t>
        </w:r>
      </w:ins>
      <w:proofErr w:type="spellEnd"/>
      <w:ins w:id="882" w:author="Cung Thanh Long" w:date="2021-04-14T18:25:00Z">
        <w:r>
          <w:t xml:space="preserve"> </w:t>
        </w:r>
        <w:proofErr w:type="spellStart"/>
        <w:r>
          <w:t>và</w:t>
        </w:r>
        <w:proofErr w:type="spellEnd"/>
        <w:r>
          <w:t xml:space="preserve"> </w:t>
        </w:r>
        <w:proofErr w:type="spellStart"/>
        <w:r>
          <w:t>đề</w:t>
        </w:r>
        <w:proofErr w:type="spellEnd"/>
        <w:r>
          <w:t xml:space="preserve"> </w:t>
        </w:r>
        <w:proofErr w:type="spellStart"/>
        <w:r>
          <w:t>xuất</w:t>
        </w:r>
      </w:ins>
      <w:proofErr w:type="spellEnd"/>
      <w:ins w:id="883" w:author="Cung Thanh Long" w:date="2021-04-14T18:23:00Z">
        <w:r>
          <w:t xml:space="preserve"> </w:t>
        </w:r>
        <w:proofErr w:type="spellStart"/>
        <w:r>
          <w:t>mô</w:t>
        </w:r>
        <w:proofErr w:type="spellEnd"/>
        <w:r>
          <w:t xml:space="preserve"> </w:t>
        </w:r>
        <w:proofErr w:type="spellStart"/>
        <w:r>
          <w:t>hình</w:t>
        </w:r>
      </w:ins>
      <w:proofErr w:type="spellEnd"/>
      <w:ins w:id="884" w:author="Cung Thanh Long" w:date="2021-04-14T18:25:00Z">
        <w:r>
          <w:t xml:space="preserve"> </w:t>
        </w:r>
        <w:proofErr w:type="spellStart"/>
        <w:r>
          <w:t>cảm</w:t>
        </w:r>
        <w:proofErr w:type="spellEnd"/>
        <w:r>
          <w:t xml:space="preserve"> </w:t>
        </w:r>
        <w:proofErr w:type="spellStart"/>
        <w:r>
          <w:t>xúc</w:t>
        </w:r>
      </w:ins>
      <w:proofErr w:type="spellEnd"/>
      <w:ins w:id="885" w:author="Cung Thanh Long" w:date="2021-04-14T18:23:00Z">
        <w:r>
          <w:t xml:space="preserve"> </w:t>
        </w:r>
      </w:ins>
      <w:proofErr w:type="spellStart"/>
      <w:ins w:id="886" w:author="Cung Thanh Long" w:date="2021-04-14T18:26:00Z">
        <w:r>
          <w:t>ba</w:t>
        </w:r>
      </w:ins>
      <w:proofErr w:type="spellEnd"/>
      <w:del w:id="887" w:author="Cung Thanh Long" w:date="2021-04-14T18:22:00Z">
        <w:r w:rsidR="000C361A" w:rsidDel="00992A5B">
          <w:delText>tổng quan lên có thể chia thành</w:delText>
        </w:r>
      </w:del>
      <w:r w:rsidR="009163FE">
        <w:t xml:space="preserve"> </w:t>
      </w:r>
      <w:del w:id="888" w:author="Cung Thanh Long" w:date="2021-04-14T18:26:00Z">
        <w:r w:rsidR="009163FE" w:rsidDel="00992A5B">
          <w:delText>3</w:delText>
        </w:r>
      </w:del>
      <w:r w:rsidR="009163FE">
        <w:t xml:space="preserve"> </w:t>
      </w:r>
      <w:proofErr w:type="spellStart"/>
      <w:r w:rsidR="009163FE">
        <w:t>trạng</w:t>
      </w:r>
      <w:proofErr w:type="spellEnd"/>
      <w:r w:rsidR="009163FE">
        <w:t xml:space="preserve"> </w:t>
      </w:r>
      <w:proofErr w:type="spellStart"/>
      <w:r w:rsidR="009163FE">
        <w:t>thái</w:t>
      </w:r>
      <w:proofErr w:type="spellEnd"/>
      <w:del w:id="889" w:author="Cung Thanh Long" w:date="2021-04-14T18:26:00Z">
        <w:r w:rsidR="009163FE" w:rsidDel="00992A5B">
          <w:delText xml:space="preserve"> cảm x</w:delText>
        </w:r>
        <w:r w:rsidR="000C361A" w:rsidDel="00992A5B">
          <w:delText>úc chính</w:delText>
        </w:r>
      </w:del>
      <w:ins w:id="890" w:author="Cung Thanh Long" w:date="2021-04-14T18:23:00Z">
        <w:r>
          <w:t>,</w:t>
        </w:r>
      </w:ins>
      <w:r w:rsidR="000C361A">
        <w:t xml:space="preserve"> </w:t>
      </w:r>
      <w:proofErr w:type="spellStart"/>
      <w:r w:rsidR="000C361A">
        <w:t>gồm</w:t>
      </w:r>
      <w:proofErr w:type="spellEnd"/>
      <w:r w:rsidR="009163FE">
        <w:t xml:space="preserve">: </w:t>
      </w:r>
      <w:proofErr w:type="spellStart"/>
      <w:r w:rsidR="009163FE">
        <w:t>tích</w:t>
      </w:r>
      <w:proofErr w:type="spellEnd"/>
      <w:r w:rsidR="009163FE">
        <w:t xml:space="preserve"> </w:t>
      </w:r>
      <w:proofErr w:type="spellStart"/>
      <w:r w:rsidR="009163FE">
        <w:t>cực</w:t>
      </w:r>
      <w:proofErr w:type="spellEnd"/>
      <w:r w:rsidR="009163FE">
        <w:t xml:space="preserve">, </w:t>
      </w:r>
      <w:proofErr w:type="spellStart"/>
      <w:r w:rsidR="009163FE">
        <w:t>trung</w:t>
      </w:r>
      <w:proofErr w:type="spellEnd"/>
      <w:r w:rsidR="009163FE">
        <w:t xml:space="preserve"> </w:t>
      </w:r>
      <w:proofErr w:type="spellStart"/>
      <w:r w:rsidR="009163FE">
        <w:t>lập</w:t>
      </w:r>
      <w:proofErr w:type="spellEnd"/>
      <w:r w:rsidR="009163FE">
        <w:t xml:space="preserve"> </w:t>
      </w:r>
      <w:proofErr w:type="spellStart"/>
      <w:r w:rsidR="009163FE">
        <w:t>và</w:t>
      </w:r>
      <w:proofErr w:type="spellEnd"/>
      <w:r w:rsidR="009163FE">
        <w:t xml:space="preserve"> </w:t>
      </w:r>
      <w:proofErr w:type="spellStart"/>
      <w:r w:rsidR="009163FE">
        <w:t>tiêu</w:t>
      </w:r>
      <w:proofErr w:type="spellEnd"/>
      <w:r w:rsidR="009163FE">
        <w:t xml:space="preserve"> </w:t>
      </w:r>
      <w:proofErr w:type="spellStart"/>
      <w:r w:rsidR="009163FE">
        <w:t>cực</w:t>
      </w:r>
      <w:proofErr w:type="spellEnd"/>
      <w:r w:rsidR="009163FE">
        <w:t xml:space="preserve">. </w:t>
      </w:r>
      <w:proofErr w:type="spellStart"/>
      <w:ins w:id="891" w:author="Cung Thanh Long" w:date="2021-04-14T18:23:00Z">
        <w:r>
          <w:t>Trong</w:t>
        </w:r>
        <w:proofErr w:type="spellEnd"/>
        <w:r>
          <w:t xml:space="preserve"> </w:t>
        </w:r>
        <w:proofErr w:type="spellStart"/>
        <w:r>
          <w:t>đó</w:t>
        </w:r>
        <w:proofErr w:type="spellEnd"/>
        <w:r>
          <w:t xml:space="preserve">, </w:t>
        </w:r>
        <w:proofErr w:type="spellStart"/>
        <w:r>
          <w:t>ba</w:t>
        </w:r>
      </w:ins>
      <w:proofErr w:type="spellEnd"/>
      <w:del w:id="892" w:author="Cung Thanh Long" w:date="2021-04-14T18:23:00Z">
        <w:r w:rsidR="000C361A" w:rsidDel="00992A5B">
          <w:delText>3</w:delText>
        </w:r>
      </w:del>
      <w:r w:rsidR="000C361A">
        <w:t xml:space="preserve"> </w:t>
      </w:r>
      <w:proofErr w:type="spellStart"/>
      <w:r w:rsidR="000C361A">
        <w:t>cảm</w:t>
      </w:r>
      <w:proofErr w:type="spellEnd"/>
      <w:r w:rsidR="000C361A">
        <w:t xml:space="preserve"> </w:t>
      </w:r>
      <w:proofErr w:type="spellStart"/>
      <w:r w:rsidR="000C361A">
        <w:t>xúc</w:t>
      </w:r>
      <w:proofErr w:type="spellEnd"/>
      <w:r w:rsidR="000C361A">
        <w:t xml:space="preserve"> </w:t>
      </w:r>
      <w:proofErr w:type="spellStart"/>
      <w:r w:rsidR="000C361A">
        <w:t>đồng</w:t>
      </w:r>
      <w:proofErr w:type="spellEnd"/>
      <w:r w:rsidR="000C361A">
        <w:t xml:space="preserve"> </w:t>
      </w:r>
      <w:proofErr w:type="spellStart"/>
      <w:r w:rsidR="000C361A">
        <w:t>cảm</w:t>
      </w:r>
      <w:proofErr w:type="spellEnd"/>
      <w:r w:rsidR="000C361A">
        <w:t xml:space="preserve">, </w:t>
      </w:r>
      <w:proofErr w:type="spellStart"/>
      <w:r w:rsidR="000C361A">
        <w:t>lãng</w:t>
      </w:r>
      <w:proofErr w:type="spellEnd"/>
      <w:r w:rsidR="000C361A">
        <w:t xml:space="preserve"> </w:t>
      </w:r>
      <w:proofErr w:type="spellStart"/>
      <w:r w:rsidR="000C361A">
        <w:t>mạn</w:t>
      </w:r>
      <w:proofErr w:type="spellEnd"/>
      <w:r w:rsidR="000C361A">
        <w:t xml:space="preserve"> </w:t>
      </w:r>
      <w:proofErr w:type="spellStart"/>
      <w:r w:rsidR="000C361A">
        <w:t>và</w:t>
      </w:r>
      <w:proofErr w:type="spellEnd"/>
      <w:r w:rsidR="000C361A">
        <w:t xml:space="preserve"> </w:t>
      </w:r>
      <w:proofErr w:type="spellStart"/>
      <w:r w:rsidR="000C361A">
        <w:t>vui</w:t>
      </w:r>
      <w:proofErr w:type="spellEnd"/>
      <w:r w:rsidR="000C361A">
        <w:t xml:space="preserve"> </w:t>
      </w:r>
      <w:proofErr w:type="spellStart"/>
      <w:r w:rsidR="000C361A">
        <w:t>vẻ</w:t>
      </w:r>
      <w:proofErr w:type="spellEnd"/>
      <w:r w:rsidR="000C361A">
        <w:t xml:space="preserve"> </w:t>
      </w:r>
      <w:proofErr w:type="spellStart"/>
      <w:ins w:id="893" w:author="Cung Thanh Long" w:date="2021-04-14T18:24:00Z">
        <w:r>
          <w:t>được</w:t>
        </w:r>
        <w:proofErr w:type="spellEnd"/>
        <w:r>
          <w:t xml:space="preserve"> </w:t>
        </w:r>
        <w:proofErr w:type="spellStart"/>
        <w:r>
          <w:t>nhóm</w:t>
        </w:r>
        <w:proofErr w:type="spellEnd"/>
        <w:r>
          <w:t xml:space="preserve"> </w:t>
        </w:r>
        <w:proofErr w:type="spellStart"/>
        <w:r>
          <w:t>vào</w:t>
        </w:r>
        <w:proofErr w:type="spellEnd"/>
        <w:r>
          <w:t xml:space="preserve"> </w:t>
        </w:r>
        <w:proofErr w:type="spellStart"/>
        <w:r>
          <w:t>trạng</w:t>
        </w:r>
        <w:proofErr w:type="spellEnd"/>
        <w:r>
          <w:t xml:space="preserve"> </w:t>
        </w:r>
        <w:proofErr w:type="spellStart"/>
        <w:r>
          <w:t>thái</w:t>
        </w:r>
      </w:ins>
      <w:del w:id="894" w:author="Cung Thanh Long" w:date="2021-04-14T18:24:00Z">
        <w:r w:rsidR="000C361A" w:rsidDel="00992A5B">
          <w:delText xml:space="preserve">thể hiện </w:delText>
        </w:r>
      </w:del>
      <w:ins w:id="895" w:author="Cung Thanh Long" w:date="2021-04-14T18:24:00Z">
        <w:r>
          <w:t>cảm</w:t>
        </w:r>
        <w:proofErr w:type="spellEnd"/>
        <w:r>
          <w:t xml:space="preserve"> </w:t>
        </w:r>
        <w:proofErr w:type="spellStart"/>
        <w:r>
          <w:t>xúc</w:t>
        </w:r>
      </w:ins>
      <w:proofErr w:type="spellEnd"/>
      <w:del w:id="896" w:author="Cung Thanh Long" w:date="2021-04-14T18:24:00Z">
        <w:r w:rsidR="000C361A" w:rsidDel="00992A5B">
          <w:delText>trạng</w:delText>
        </w:r>
      </w:del>
      <w:r w:rsidR="000C361A">
        <w:t xml:space="preserve"> </w:t>
      </w:r>
      <w:proofErr w:type="spellStart"/>
      <w:r w:rsidR="000C361A">
        <w:t>tích</w:t>
      </w:r>
      <w:proofErr w:type="spellEnd"/>
      <w:r w:rsidR="000C361A">
        <w:t xml:space="preserve"> </w:t>
      </w:r>
      <w:proofErr w:type="spellStart"/>
      <w:r w:rsidR="000C361A">
        <w:t>cực</w:t>
      </w:r>
      <w:proofErr w:type="spellEnd"/>
      <w:ins w:id="897" w:author="Cung Thanh Long" w:date="2021-04-14T18:25:00Z">
        <w:r>
          <w:t>;</w:t>
        </w:r>
      </w:ins>
      <w:del w:id="898" w:author="Cung Thanh Long" w:date="2021-04-14T18:25:00Z">
        <w:r w:rsidR="000C361A" w:rsidDel="00992A5B">
          <w:delText>,</w:delText>
        </w:r>
      </w:del>
      <w:r w:rsidR="000C361A">
        <w:t xml:space="preserve"> </w:t>
      </w:r>
      <w:proofErr w:type="spellStart"/>
      <w:ins w:id="899" w:author="Cung Thanh Long" w:date="2021-04-14T18:25:00Z">
        <w:r>
          <w:t>hai</w:t>
        </w:r>
      </w:ins>
      <w:proofErr w:type="spellEnd"/>
      <w:del w:id="900" w:author="Cung Thanh Long" w:date="2021-04-14T18:25:00Z">
        <w:r w:rsidR="000C361A" w:rsidDel="00992A5B">
          <w:delText>2</w:delText>
        </w:r>
      </w:del>
      <w:r w:rsidR="000C361A">
        <w:t xml:space="preserve"> </w:t>
      </w:r>
      <w:proofErr w:type="spellStart"/>
      <w:r w:rsidR="000C361A">
        <w:t>cảm</w:t>
      </w:r>
      <w:proofErr w:type="spellEnd"/>
      <w:r w:rsidR="000C361A">
        <w:t xml:space="preserve"> </w:t>
      </w:r>
      <w:proofErr w:type="spellStart"/>
      <w:r w:rsidR="000C361A">
        <w:t>xúc</w:t>
      </w:r>
      <w:proofErr w:type="spellEnd"/>
      <w:r w:rsidR="000C361A">
        <w:t xml:space="preserve"> </w:t>
      </w:r>
      <w:proofErr w:type="spellStart"/>
      <w:r w:rsidR="000C361A">
        <w:t>trung</w:t>
      </w:r>
      <w:proofErr w:type="spellEnd"/>
      <w:r w:rsidR="000C361A">
        <w:t xml:space="preserve"> </w:t>
      </w:r>
      <w:proofErr w:type="spellStart"/>
      <w:r w:rsidR="000C361A">
        <w:t>tính</w:t>
      </w:r>
      <w:proofErr w:type="spellEnd"/>
      <w:r w:rsidR="000C361A">
        <w:t xml:space="preserve"> </w:t>
      </w:r>
      <w:proofErr w:type="spellStart"/>
      <w:r w:rsidR="000C361A">
        <w:t>và</w:t>
      </w:r>
      <w:proofErr w:type="spellEnd"/>
      <w:r w:rsidR="000C361A">
        <w:t xml:space="preserve"> </w:t>
      </w:r>
      <w:proofErr w:type="spellStart"/>
      <w:r w:rsidR="000C361A">
        <w:t>tôn</w:t>
      </w:r>
      <w:proofErr w:type="spellEnd"/>
      <w:r w:rsidR="000C361A">
        <w:t xml:space="preserve"> </w:t>
      </w:r>
      <w:proofErr w:type="spellStart"/>
      <w:r w:rsidR="000C361A">
        <w:t>trọng</w:t>
      </w:r>
      <w:proofErr w:type="spellEnd"/>
      <w:r w:rsidR="000C361A">
        <w:t xml:space="preserve"> </w:t>
      </w:r>
      <w:proofErr w:type="spellStart"/>
      <w:r w:rsidR="000C361A">
        <w:t>được</w:t>
      </w:r>
      <w:proofErr w:type="spellEnd"/>
      <w:r w:rsidR="000C361A">
        <w:t xml:space="preserve"> </w:t>
      </w:r>
      <w:proofErr w:type="spellStart"/>
      <w:r w:rsidR="000C361A">
        <w:t>xếp</w:t>
      </w:r>
      <w:proofErr w:type="spellEnd"/>
      <w:r w:rsidR="000C361A">
        <w:t xml:space="preserve"> </w:t>
      </w:r>
      <w:proofErr w:type="spellStart"/>
      <w:r w:rsidR="000C361A">
        <w:t>vào</w:t>
      </w:r>
      <w:proofErr w:type="spellEnd"/>
      <w:r w:rsidR="000C361A">
        <w:t xml:space="preserve"> </w:t>
      </w:r>
      <w:proofErr w:type="spellStart"/>
      <w:r w:rsidR="000C361A">
        <w:t>trạng</w:t>
      </w:r>
      <w:proofErr w:type="spellEnd"/>
      <w:r w:rsidR="000C361A">
        <w:t xml:space="preserve"> </w:t>
      </w:r>
      <w:proofErr w:type="spellStart"/>
      <w:r w:rsidR="000C361A">
        <w:t>thái</w:t>
      </w:r>
      <w:proofErr w:type="spellEnd"/>
      <w:r w:rsidR="000C361A">
        <w:t xml:space="preserve"> </w:t>
      </w:r>
      <w:proofErr w:type="spellStart"/>
      <w:r w:rsidR="000C361A">
        <w:t>trung</w:t>
      </w:r>
      <w:proofErr w:type="spellEnd"/>
      <w:r w:rsidR="000C361A">
        <w:t xml:space="preserve"> </w:t>
      </w:r>
      <w:proofErr w:type="spellStart"/>
      <w:r w:rsidR="000C361A">
        <w:t>lập</w:t>
      </w:r>
      <w:proofErr w:type="spellEnd"/>
      <w:ins w:id="901" w:author="Cung Thanh Long" w:date="2021-04-14T18:26:00Z">
        <w:r>
          <w:t>;</w:t>
        </w:r>
      </w:ins>
      <w:del w:id="902" w:author="Cung Thanh Long" w:date="2021-04-14T18:26:00Z">
        <w:r w:rsidR="000C361A" w:rsidDel="00992A5B">
          <w:delText>,</w:delText>
        </w:r>
      </w:del>
      <w:r w:rsidR="000C361A">
        <w:t xml:space="preserve"> </w:t>
      </w:r>
      <w:proofErr w:type="spellStart"/>
      <w:ins w:id="903" w:author="Cung Thanh Long" w:date="2021-04-14T18:26:00Z">
        <w:r>
          <w:t>ba</w:t>
        </w:r>
      </w:ins>
      <w:proofErr w:type="spellEnd"/>
      <w:del w:id="904" w:author="Cung Thanh Long" w:date="2021-04-14T18:26:00Z">
        <w:r w:rsidR="000C361A" w:rsidDel="00992A5B">
          <w:delText>cuối cùng 3</w:delText>
        </w:r>
      </w:del>
      <w:r w:rsidR="000C361A">
        <w:t xml:space="preserve"> </w:t>
      </w:r>
      <w:proofErr w:type="spellStart"/>
      <w:r w:rsidR="000C361A">
        <w:t>cảm</w:t>
      </w:r>
      <w:proofErr w:type="spellEnd"/>
      <w:r w:rsidR="000C361A">
        <w:t xml:space="preserve"> </w:t>
      </w:r>
      <w:proofErr w:type="spellStart"/>
      <w:r w:rsidR="000C361A">
        <w:t>xúc</w:t>
      </w:r>
      <w:proofErr w:type="spellEnd"/>
      <w:r w:rsidR="000C361A">
        <w:t xml:space="preserve"> </w:t>
      </w:r>
      <w:proofErr w:type="spellStart"/>
      <w:r w:rsidR="000C361A">
        <w:t>còn</w:t>
      </w:r>
      <w:proofErr w:type="spellEnd"/>
      <w:r w:rsidR="000C361A">
        <w:t xml:space="preserve"> </w:t>
      </w:r>
      <w:proofErr w:type="spellStart"/>
      <w:r w:rsidR="000C361A">
        <w:t>lại</w:t>
      </w:r>
      <w:proofErr w:type="spellEnd"/>
      <w:r w:rsidR="000C361A">
        <w:t xml:space="preserve"> </w:t>
      </w:r>
      <w:proofErr w:type="spellStart"/>
      <w:r w:rsidR="000C361A">
        <w:t>là</w:t>
      </w:r>
      <w:proofErr w:type="spellEnd"/>
      <w:r w:rsidR="000C361A">
        <w:t xml:space="preserve"> </w:t>
      </w:r>
      <w:proofErr w:type="spellStart"/>
      <w:r w:rsidR="000C361A">
        <w:t>tức</w:t>
      </w:r>
      <w:proofErr w:type="spellEnd"/>
      <w:r w:rsidR="000C361A">
        <w:t xml:space="preserve"> </w:t>
      </w:r>
      <w:proofErr w:type="spellStart"/>
      <w:r w:rsidR="000C361A">
        <w:t>giận</w:t>
      </w:r>
      <w:proofErr w:type="spellEnd"/>
      <w:r w:rsidR="000C361A">
        <w:t xml:space="preserve">, </w:t>
      </w:r>
      <w:proofErr w:type="spellStart"/>
      <w:r w:rsidR="000C361A">
        <w:t>ghét</w:t>
      </w:r>
      <w:proofErr w:type="spellEnd"/>
      <w:r w:rsidR="000C361A">
        <w:t xml:space="preserve"> </w:t>
      </w:r>
      <w:proofErr w:type="spellStart"/>
      <w:r w:rsidR="000C361A">
        <w:t>bỏ</w:t>
      </w:r>
      <w:proofErr w:type="spellEnd"/>
      <w:r w:rsidR="000C361A">
        <w:t xml:space="preserve"> </w:t>
      </w:r>
      <w:proofErr w:type="spellStart"/>
      <w:r w:rsidR="000C361A">
        <w:t>và</w:t>
      </w:r>
      <w:proofErr w:type="spellEnd"/>
      <w:r w:rsidR="000C361A">
        <w:t xml:space="preserve"> </w:t>
      </w:r>
      <w:proofErr w:type="spellStart"/>
      <w:r w:rsidR="000C361A">
        <w:t>đau</w:t>
      </w:r>
      <w:proofErr w:type="spellEnd"/>
      <w:r w:rsidR="000C361A">
        <w:t xml:space="preserve"> </w:t>
      </w:r>
      <w:proofErr w:type="spellStart"/>
      <w:r w:rsidR="000C361A">
        <w:t>buồn</w:t>
      </w:r>
      <w:proofErr w:type="spellEnd"/>
      <w:r w:rsidR="000C361A">
        <w:t xml:space="preserve"> </w:t>
      </w:r>
      <w:proofErr w:type="spellStart"/>
      <w:r w:rsidR="000C361A">
        <w:t>thuộc</w:t>
      </w:r>
      <w:proofErr w:type="spellEnd"/>
      <w:r w:rsidR="000C361A">
        <w:t xml:space="preserve"> </w:t>
      </w:r>
      <w:proofErr w:type="spellStart"/>
      <w:r w:rsidR="000C361A">
        <w:t>về</w:t>
      </w:r>
      <w:proofErr w:type="spellEnd"/>
      <w:r w:rsidR="000C361A">
        <w:t xml:space="preserve"> </w:t>
      </w:r>
      <w:proofErr w:type="spellStart"/>
      <w:r w:rsidR="000C361A">
        <w:t>trạng</w:t>
      </w:r>
      <w:proofErr w:type="spellEnd"/>
      <w:r w:rsidR="000C361A">
        <w:t xml:space="preserve"> </w:t>
      </w:r>
      <w:proofErr w:type="spellStart"/>
      <w:r w:rsidR="000C361A">
        <w:t>thái</w:t>
      </w:r>
      <w:proofErr w:type="spellEnd"/>
      <w:r w:rsidR="000C361A">
        <w:t xml:space="preserve"> </w:t>
      </w:r>
      <w:proofErr w:type="spellStart"/>
      <w:r w:rsidR="000C361A">
        <w:t>tiêu</w:t>
      </w:r>
      <w:proofErr w:type="spellEnd"/>
      <w:r w:rsidR="000C361A">
        <w:t xml:space="preserve"> </w:t>
      </w:r>
      <w:proofErr w:type="spellStart"/>
      <w:r w:rsidR="000C361A">
        <w:t>cực</w:t>
      </w:r>
      <w:proofErr w:type="spellEnd"/>
      <w:r w:rsidR="000C361A">
        <w:t>.</w:t>
      </w:r>
      <w:r w:rsidR="000247BC">
        <w:t xml:space="preserve"> </w:t>
      </w:r>
    </w:p>
    <w:p w14:paraId="0A499635" w14:textId="36D24782" w:rsidR="009163FE" w:rsidRDefault="000247BC" w:rsidP="00121CA2">
      <w:pPr>
        <w:ind w:firstLine="562"/>
      </w:pP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của</w:t>
      </w:r>
      <w:proofErr w:type="spellEnd"/>
      <w:r>
        <w:t xml:space="preserve"> 2 </w:t>
      </w:r>
      <w:proofErr w:type="spellStart"/>
      <w:r>
        <w:t>mô</w:t>
      </w:r>
      <w:proofErr w:type="spellEnd"/>
      <w:r>
        <w:t xml:space="preserve"> </w:t>
      </w:r>
      <w:proofErr w:type="spellStart"/>
      <w:r>
        <w:t>hình</w:t>
      </w:r>
      <w:proofErr w:type="spellEnd"/>
      <w:r>
        <w:t xml:space="preserve"> SVM </w:t>
      </w:r>
      <w:proofErr w:type="spellStart"/>
      <w:r>
        <w:t>và</w:t>
      </w:r>
      <w:proofErr w:type="spellEnd"/>
      <w:r>
        <w:t xml:space="preserve"> Random</w:t>
      </w:r>
      <w:r w:rsidR="00727A44">
        <w:t xml:space="preserve"> </w:t>
      </w:r>
      <w:r>
        <w:t xml:space="preserve">Forest </w:t>
      </w:r>
      <w:proofErr w:type="spellStart"/>
      <w:r>
        <w:t>với</w:t>
      </w:r>
      <w:proofErr w:type="spellEnd"/>
      <w:r>
        <w:t xml:space="preserve"> 3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ins w:id="905" w:author="Cung Thanh Long" w:date="2021-04-14T18:27:00Z">
        <w:r w:rsidR="00992A5B">
          <w:t xml:space="preserve"> </w:t>
        </w:r>
        <w:proofErr w:type="spellStart"/>
        <w:r w:rsidR="00992A5B">
          <w:t>trong</w:t>
        </w:r>
        <w:proofErr w:type="spellEnd"/>
        <w:r w:rsidR="00992A5B">
          <w:t xml:space="preserve"> </w:t>
        </w:r>
        <w:proofErr w:type="spellStart"/>
        <w:r w:rsidR="00992A5B">
          <w:t>mô</w:t>
        </w:r>
        <w:proofErr w:type="spellEnd"/>
        <w:r w:rsidR="00992A5B">
          <w:t xml:space="preserve"> </w:t>
        </w:r>
        <w:proofErr w:type="spellStart"/>
        <w:r w:rsidR="00992A5B">
          <w:t>hình</w:t>
        </w:r>
        <w:proofErr w:type="spellEnd"/>
        <w:r w:rsidR="00992A5B">
          <w:t xml:space="preserve"> </w:t>
        </w:r>
        <w:proofErr w:type="spellStart"/>
        <w:r w:rsidR="00992A5B">
          <w:t>chúng</w:t>
        </w:r>
        <w:proofErr w:type="spellEnd"/>
        <w:r w:rsidR="00992A5B">
          <w:t xml:space="preserve"> </w:t>
        </w:r>
        <w:proofErr w:type="spellStart"/>
        <w:r w:rsidR="00992A5B">
          <w:t>tôi</w:t>
        </w:r>
        <w:proofErr w:type="spellEnd"/>
        <w:r w:rsidR="00992A5B">
          <w:t xml:space="preserve"> </w:t>
        </w:r>
        <w:proofErr w:type="spellStart"/>
        <w:r w:rsidR="00992A5B">
          <w:t>đề</w:t>
        </w:r>
        <w:proofErr w:type="spellEnd"/>
        <w:r w:rsidR="00992A5B">
          <w:t xml:space="preserve"> </w:t>
        </w:r>
        <w:proofErr w:type="spellStart"/>
        <w:r w:rsidR="00992A5B">
          <w:t>xuất</w:t>
        </w:r>
      </w:ins>
      <w:proofErr w:type="spellEnd"/>
      <w:r>
        <w:t xml:space="preserve"> </w:t>
      </w:r>
      <w:proofErr w:type="spellStart"/>
      <w:r>
        <w:t>được</w:t>
      </w:r>
      <w:proofErr w:type="spellEnd"/>
      <w:r>
        <w:t xml:space="preserve"> </w:t>
      </w:r>
      <w:proofErr w:type="spellStart"/>
      <w:ins w:id="906" w:author="Cung Thanh Long" w:date="2021-04-14T18:27:00Z">
        <w:r w:rsidR="00992A5B">
          <w:t>thể</w:t>
        </w:r>
        <w:proofErr w:type="spellEnd"/>
        <w:r w:rsidR="00992A5B">
          <w:t xml:space="preserve"> </w:t>
        </w:r>
        <w:proofErr w:type="spellStart"/>
        <w:r w:rsidR="00992A5B">
          <w:t>hiện</w:t>
        </w:r>
      </w:ins>
      <w:proofErr w:type="spellEnd"/>
      <w:del w:id="907" w:author="Cung Thanh Long" w:date="2021-04-14T18:27:00Z">
        <w:r w:rsidDel="00992A5B">
          <w:delText>biểu diễn</w:delText>
        </w:r>
      </w:del>
      <w:r>
        <w:t xml:space="preserve"> </w:t>
      </w:r>
      <w:proofErr w:type="spellStart"/>
      <w:r>
        <w:t>trong</w:t>
      </w:r>
      <w:proofErr w:type="spellEnd"/>
      <w:r>
        <w:t xml:space="preserve"> </w:t>
      </w:r>
      <w:r>
        <w:fldChar w:fldCharType="begin"/>
      </w:r>
      <w:r>
        <w:instrText xml:space="preserve"> REF _Ref68905453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30</w:t>
      </w:r>
      <w:r>
        <w:fldChar w:fldCharType="end"/>
      </w:r>
      <w:r>
        <w:t xml:space="preserve"> </w:t>
      </w:r>
      <w:proofErr w:type="spellStart"/>
      <w:r>
        <w:t>và</w:t>
      </w:r>
      <w:proofErr w:type="spellEnd"/>
      <w:r>
        <w:t xml:space="preserve"> </w:t>
      </w:r>
      <w:r>
        <w:fldChar w:fldCharType="begin"/>
      </w:r>
      <w:r>
        <w:instrText xml:space="preserve"> REF _Ref68905455 \h </w:instrText>
      </w:r>
      <w:r>
        <w:fldChar w:fldCharType="separate"/>
      </w:r>
      <w:proofErr w:type="spellStart"/>
      <w:r w:rsidR="0032158F">
        <w:t>Hình</w:t>
      </w:r>
      <w:proofErr w:type="spellEnd"/>
      <w:r w:rsidR="0032158F">
        <w:t xml:space="preserve"> </w:t>
      </w:r>
      <w:r w:rsidR="0032158F">
        <w:rPr>
          <w:noProof/>
        </w:rPr>
        <w:t>3</w:t>
      </w:r>
      <w:r w:rsidR="0032158F">
        <w:t>.</w:t>
      </w:r>
      <w:r w:rsidR="0032158F">
        <w:rPr>
          <w:noProof/>
        </w:rPr>
        <w:t>31</w:t>
      </w:r>
      <w:r>
        <w:fldChar w:fldCharType="end"/>
      </w:r>
      <w:r>
        <w:t>.</w:t>
      </w:r>
      <w:ins w:id="908" w:author="Cung Thanh Long" w:date="2021-04-14T18:28:00Z">
        <w:r w:rsidR="00992A5B">
          <w:t xml:space="preserve"> Ở </w:t>
        </w:r>
        <w:proofErr w:type="spellStart"/>
        <w:r w:rsidR="00992A5B">
          <w:t>đây</w:t>
        </w:r>
        <w:proofErr w:type="spellEnd"/>
        <w:r w:rsidR="00992A5B">
          <w:t xml:space="preserve">, </w:t>
        </w:r>
        <w:proofErr w:type="spellStart"/>
        <w:r w:rsidR="00992A5B">
          <w:t>chúng</w:t>
        </w:r>
        <w:proofErr w:type="spellEnd"/>
        <w:r w:rsidR="00992A5B">
          <w:t xml:space="preserve"> </w:t>
        </w:r>
        <w:proofErr w:type="spellStart"/>
        <w:r w:rsidR="00992A5B">
          <w:t>tôi</w:t>
        </w:r>
        <w:proofErr w:type="spellEnd"/>
        <w:r w:rsidR="00992A5B">
          <w:t xml:space="preserve"> </w:t>
        </w:r>
        <w:proofErr w:type="spellStart"/>
        <w:r w:rsidR="00992A5B">
          <w:t>sử</w:t>
        </w:r>
        <w:proofErr w:type="spellEnd"/>
        <w:r w:rsidR="00992A5B">
          <w:t xml:space="preserve"> </w:t>
        </w:r>
        <w:proofErr w:type="spellStart"/>
        <w:r w:rsidR="00992A5B">
          <w:t>dụng</w:t>
        </w:r>
        <w:proofErr w:type="spellEnd"/>
        <w:r w:rsidR="00992A5B">
          <w:t xml:space="preserve"> </w:t>
        </w:r>
        <w:proofErr w:type="spellStart"/>
        <w:r w:rsidR="00992A5B">
          <w:t>dữ</w:t>
        </w:r>
        <w:proofErr w:type="spellEnd"/>
        <w:r w:rsidR="00992A5B">
          <w:t xml:space="preserve"> </w:t>
        </w:r>
        <w:proofErr w:type="spellStart"/>
        <w:r w:rsidR="00992A5B">
          <w:t>liệu</w:t>
        </w:r>
        <w:proofErr w:type="spellEnd"/>
        <w:r w:rsidR="00992A5B">
          <w:t xml:space="preserve"> </w:t>
        </w:r>
        <w:proofErr w:type="spellStart"/>
        <w:r w:rsidR="00992A5B">
          <w:t>huấn</w:t>
        </w:r>
        <w:proofErr w:type="spellEnd"/>
        <w:r w:rsidR="00992A5B">
          <w:t xml:space="preserve"> </w:t>
        </w:r>
        <w:proofErr w:type="spellStart"/>
        <w:r w:rsidR="00992A5B">
          <w:t>luyện</w:t>
        </w:r>
        <w:proofErr w:type="spellEnd"/>
        <w:r w:rsidR="00992A5B">
          <w:t xml:space="preserve"> </w:t>
        </w:r>
        <w:proofErr w:type="spellStart"/>
        <w:r w:rsidR="00992A5B">
          <w:t>có</w:t>
        </w:r>
        <w:proofErr w:type="spellEnd"/>
        <w:r w:rsidR="00992A5B">
          <w:t xml:space="preserve"> </w:t>
        </w:r>
        <w:proofErr w:type="spellStart"/>
        <w:r w:rsidR="00992A5B">
          <w:t>độ</w:t>
        </w:r>
        <w:proofErr w:type="spellEnd"/>
        <w:r w:rsidR="00992A5B">
          <w:t xml:space="preserve"> </w:t>
        </w:r>
        <w:proofErr w:type="spellStart"/>
        <w:r w:rsidR="00992A5B">
          <w:t>dài</w:t>
        </w:r>
        <w:proofErr w:type="spellEnd"/>
        <w:r w:rsidR="00992A5B">
          <w:t xml:space="preserve"> 10s, </w:t>
        </w:r>
        <w:proofErr w:type="spellStart"/>
        <w:r w:rsidR="00992A5B">
          <w:t>với</w:t>
        </w:r>
        <w:proofErr w:type="spellEnd"/>
        <w:r w:rsidR="00992A5B">
          <w:t xml:space="preserve"> </w:t>
        </w:r>
        <w:proofErr w:type="spellStart"/>
        <w:r w:rsidR="00992A5B">
          <w:t>tỉ</w:t>
        </w:r>
        <w:proofErr w:type="spellEnd"/>
        <w:r w:rsidR="00992A5B">
          <w:t xml:space="preserve"> </w:t>
        </w:r>
        <w:proofErr w:type="spellStart"/>
        <w:r w:rsidR="00992A5B">
          <w:t>lệ</w:t>
        </w:r>
        <w:proofErr w:type="spellEnd"/>
        <w:r w:rsidR="00992A5B">
          <w:t xml:space="preserve"> </w:t>
        </w:r>
        <w:proofErr w:type="spellStart"/>
        <w:r w:rsidR="00992A5B">
          <w:t>chồng</w:t>
        </w:r>
        <w:proofErr w:type="spellEnd"/>
        <w:r w:rsidR="00992A5B">
          <w:t xml:space="preserve"> </w:t>
        </w:r>
        <w:proofErr w:type="spellStart"/>
        <w:r w:rsidR="00992A5B">
          <w:t>chập</w:t>
        </w:r>
        <w:proofErr w:type="spellEnd"/>
        <w:r w:rsidR="00992A5B">
          <w:t xml:space="preserve"> </w:t>
        </w:r>
        <w:commentRangeStart w:id="909"/>
        <w:r w:rsidR="00992A5B">
          <w:t>…</w:t>
        </w:r>
        <w:commentRangeEnd w:id="909"/>
        <w:r w:rsidR="00992A5B">
          <w:rPr>
            <w:rStyle w:val="CommentReference"/>
          </w:rPr>
          <w:commentReference w:id="909"/>
        </w:r>
        <w:r w:rsidR="00992A5B">
          <w:t xml:space="preserve"> %.</w:t>
        </w:r>
      </w:ins>
    </w:p>
    <w:p w14:paraId="44141AF0" w14:textId="77777777" w:rsidR="000C361A" w:rsidRDefault="000C361A" w:rsidP="000C361A">
      <w:pPr>
        <w:keepNext/>
        <w:ind w:firstLine="567"/>
        <w:jc w:val="center"/>
      </w:pPr>
      <w:r>
        <w:rPr>
          <w:noProof/>
        </w:rPr>
        <w:lastRenderedPageBreak/>
        <w:drawing>
          <wp:inline distT="0" distB="0" distL="0" distR="0" wp14:anchorId="2DCE500E" wp14:editId="5EE1FF54">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71">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14:paraId="525A3F0E" w14:textId="77777777" w:rsidR="000C361A" w:rsidRDefault="000C361A" w:rsidP="000C361A">
      <w:pPr>
        <w:pStyle w:val="Caption"/>
      </w:pPr>
      <w:bookmarkStart w:id="910" w:name="_Ref68905453"/>
      <w:bookmarkStart w:id="911" w:name="_Toc69243443"/>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30</w:t>
        </w:r>
      </w:fldSimple>
      <w:bookmarkEnd w:id="910"/>
      <w:r>
        <w:t xml:space="preserve"> </w:t>
      </w:r>
      <w:proofErr w:type="spellStart"/>
      <w:r w:rsidR="000247BC">
        <w:t>Kết</w:t>
      </w:r>
      <w:proofErr w:type="spellEnd"/>
      <w:r w:rsidR="000247BC">
        <w:t xml:space="preserve"> </w:t>
      </w:r>
      <w:proofErr w:type="spellStart"/>
      <w:r w:rsidR="000247BC">
        <w:t>quả</w:t>
      </w:r>
      <w:proofErr w:type="spellEnd"/>
      <w:r w:rsidR="000247BC">
        <w:t xml:space="preserve"> </w:t>
      </w:r>
      <w:proofErr w:type="spellStart"/>
      <w:r w:rsidR="000247BC">
        <w:t>nhận</w:t>
      </w:r>
      <w:proofErr w:type="spellEnd"/>
      <w:r w:rsidR="000247BC">
        <w:t xml:space="preserve"> </w:t>
      </w:r>
      <w:proofErr w:type="spellStart"/>
      <w:r w:rsidR="000247BC">
        <w:t>dạng</w:t>
      </w:r>
      <w:proofErr w:type="spellEnd"/>
      <w:r w:rsidR="000247BC">
        <w:t xml:space="preserve"> 3 </w:t>
      </w:r>
      <w:proofErr w:type="spellStart"/>
      <w:r w:rsidR="000247BC">
        <w:t>trạng</w:t>
      </w:r>
      <w:proofErr w:type="spellEnd"/>
      <w:r w:rsidR="000247BC">
        <w:t xml:space="preserve"> </w:t>
      </w:r>
      <w:proofErr w:type="spellStart"/>
      <w:r w:rsidR="000247BC">
        <w:t>thái</w:t>
      </w:r>
      <w:proofErr w:type="spellEnd"/>
      <w:r w:rsidR="000247BC">
        <w:t xml:space="preserve"> </w:t>
      </w:r>
      <w:proofErr w:type="spellStart"/>
      <w:r w:rsidR="000247BC">
        <w:t>của</w:t>
      </w:r>
      <w:proofErr w:type="spellEnd"/>
      <w:r w:rsidR="000247BC">
        <w:t xml:space="preserve"> </w:t>
      </w:r>
      <w:proofErr w:type="spellStart"/>
      <w:r w:rsidR="000247BC">
        <w:t>cảm</w:t>
      </w:r>
      <w:proofErr w:type="spellEnd"/>
      <w:r w:rsidR="000247BC">
        <w:t xml:space="preserve"> </w:t>
      </w:r>
      <w:proofErr w:type="spellStart"/>
      <w:r w:rsidR="000247BC">
        <w:t>xúc</w:t>
      </w:r>
      <w:proofErr w:type="spellEnd"/>
      <w:r w:rsidR="000247BC">
        <w:t xml:space="preserve"> </w:t>
      </w:r>
      <w:proofErr w:type="spellStart"/>
      <w:r w:rsidR="000247BC">
        <w:t>với</w:t>
      </w:r>
      <w:proofErr w:type="spellEnd"/>
      <w:del w:id="912" w:author="Cung Thanh Long" w:date="2021-04-14T18:29:00Z">
        <w:r w:rsidR="000247BC" w:rsidDel="00992A5B">
          <w:delText xml:space="preserve"> mô hình</w:delText>
        </w:r>
      </w:del>
      <w:r w:rsidR="000247BC">
        <w:t xml:space="preserve"> SVM</w:t>
      </w:r>
      <w:bookmarkEnd w:id="911"/>
    </w:p>
    <w:p w14:paraId="6B31DC11" w14:textId="77777777" w:rsidR="000C361A" w:rsidRDefault="000C361A" w:rsidP="000C361A">
      <w:pPr>
        <w:keepNext/>
        <w:ind w:firstLine="567"/>
        <w:jc w:val="center"/>
      </w:pPr>
      <w:r>
        <w:rPr>
          <w:noProof/>
        </w:rPr>
        <w:drawing>
          <wp:inline distT="0" distB="0" distL="0" distR="0" wp14:anchorId="1F0D15FB" wp14:editId="5410F734">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72">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14:paraId="72D46C29" w14:textId="77777777" w:rsidR="000C361A" w:rsidRDefault="000C361A" w:rsidP="000C361A">
      <w:pPr>
        <w:pStyle w:val="Caption"/>
      </w:pPr>
      <w:bookmarkStart w:id="913" w:name="_Ref68905455"/>
      <w:bookmarkStart w:id="914" w:name="_Toc69243444"/>
      <w:proofErr w:type="spellStart"/>
      <w:r>
        <w:t>Hình</w:t>
      </w:r>
      <w:proofErr w:type="spellEnd"/>
      <w:r>
        <w:t xml:space="preserve"> </w:t>
      </w:r>
      <w:fldSimple w:instr=" STYLEREF 1 \s ">
        <w:r w:rsidR="0032158F">
          <w:rPr>
            <w:noProof/>
          </w:rPr>
          <w:t>3</w:t>
        </w:r>
      </w:fldSimple>
      <w:r w:rsidR="0004619B">
        <w:t>.</w:t>
      </w:r>
      <w:fldSimple w:instr=" SEQ Hình \* ARABIC \s 1 ">
        <w:r w:rsidR="0032158F">
          <w:rPr>
            <w:noProof/>
          </w:rPr>
          <w:t>31</w:t>
        </w:r>
      </w:fldSimple>
      <w:bookmarkEnd w:id="913"/>
      <w:r w:rsidR="000247BC">
        <w:t xml:space="preserve"> </w:t>
      </w:r>
      <w:proofErr w:type="spellStart"/>
      <w:r w:rsidR="000247BC">
        <w:t>Kết</w:t>
      </w:r>
      <w:proofErr w:type="spellEnd"/>
      <w:r w:rsidR="000247BC">
        <w:t xml:space="preserve"> </w:t>
      </w:r>
      <w:proofErr w:type="spellStart"/>
      <w:r w:rsidR="000247BC">
        <w:t>quả</w:t>
      </w:r>
      <w:proofErr w:type="spellEnd"/>
      <w:r w:rsidR="000247BC">
        <w:t xml:space="preserve"> </w:t>
      </w:r>
      <w:proofErr w:type="spellStart"/>
      <w:r w:rsidR="000247BC">
        <w:t>nhận</w:t>
      </w:r>
      <w:proofErr w:type="spellEnd"/>
      <w:r w:rsidR="000247BC">
        <w:t xml:space="preserve"> </w:t>
      </w:r>
      <w:proofErr w:type="spellStart"/>
      <w:r w:rsidR="000247BC">
        <w:t>dạng</w:t>
      </w:r>
      <w:proofErr w:type="spellEnd"/>
      <w:r w:rsidR="000247BC">
        <w:t xml:space="preserve"> 3 </w:t>
      </w:r>
      <w:proofErr w:type="spellStart"/>
      <w:r w:rsidR="000247BC">
        <w:t>trạng</w:t>
      </w:r>
      <w:proofErr w:type="spellEnd"/>
      <w:r w:rsidR="000247BC">
        <w:t xml:space="preserve"> </w:t>
      </w:r>
      <w:proofErr w:type="spellStart"/>
      <w:r w:rsidR="000247BC">
        <w:t>thái</w:t>
      </w:r>
      <w:proofErr w:type="spellEnd"/>
      <w:r w:rsidR="000247BC">
        <w:t xml:space="preserve"> </w:t>
      </w:r>
      <w:proofErr w:type="spellStart"/>
      <w:r w:rsidR="000247BC">
        <w:t>của</w:t>
      </w:r>
      <w:proofErr w:type="spellEnd"/>
      <w:r w:rsidR="000247BC">
        <w:t xml:space="preserve"> </w:t>
      </w:r>
      <w:proofErr w:type="spellStart"/>
      <w:r w:rsidR="000247BC">
        <w:t>cảm</w:t>
      </w:r>
      <w:proofErr w:type="spellEnd"/>
      <w:r w:rsidR="000247BC">
        <w:t xml:space="preserve"> </w:t>
      </w:r>
      <w:proofErr w:type="spellStart"/>
      <w:r w:rsidR="000247BC">
        <w:t>xúc</w:t>
      </w:r>
      <w:proofErr w:type="spellEnd"/>
      <w:r w:rsidR="000247BC">
        <w:t xml:space="preserve"> </w:t>
      </w:r>
      <w:proofErr w:type="spellStart"/>
      <w:r w:rsidR="000247BC">
        <w:t>với</w:t>
      </w:r>
      <w:proofErr w:type="spellEnd"/>
      <w:del w:id="915" w:author="Cung Thanh Long" w:date="2021-04-14T18:29:00Z">
        <w:r w:rsidR="000247BC" w:rsidDel="00992A5B">
          <w:delText xml:space="preserve"> mô hình</w:delText>
        </w:r>
      </w:del>
      <w:r w:rsidR="000247BC">
        <w:t xml:space="preserve"> RF</w:t>
      </w:r>
      <w:bookmarkEnd w:id="914"/>
    </w:p>
    <w:p w14:paraId="5A4667FD" w14:textId="21ECECEB" w:rsidR="00292642" w:rsidRDefault="00992A5B" w:rsidP="00121CA2">
      <w:pPr>
        <w:ind w:firstLine="562"/>
      </w:pPr>
      <w:proofErr w:type="spellStart"/>
      <w:ins w:id="916" w:author="Cung Thanh Long" w:date="2021-04-14T18:29:00Z">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ba</w:t>
        </w:r>
      </w:ins>
      <w:proofErr w:type="spellEnd"/>
      <w:del w:id="917" w:author="Cung Thanh Long" w:date="2021-04-14T18:29:00Z">
        <w:r w:rsidR="000247BC" w:rsidDel="00992A5B">
          <w:delText>Khi nhận dạng 3</w:delText>
        </w:r>
      </w:del>
      <w:r w:rsidR="000247BC">
        <w:t xml:space="preserve"> </w:t>
      </w:r>
      <w:proofErr w:type="spellStart"/>
      <w:r w:rsidR="000247BC">
        <w:t>trạng</w:t>
      </w:r>
      <w:proofErr w:type="spellEnd"/>
      <w:r w:rsidR="000247BC">
        <w:t xml:space="preserve"> </w:t>
      </w:r>
      <w:proofErr w:type="spellStart"/>
      <w:r w:rsidR="000247BC">
        <w:t>thái</w:t>
      </w:r>
      <w:proofErr w:type="spellEnd"/>
      <w:r w:rsidR="000247BC">
        <w:t xml:space="preserve"> </w:t>
      </w:r>
      <w:proofErr w:type="spellStart"/>
      <w:r w:rsidR="000247BC">
        <w:t>cảm</w:t>
      </w:r>
      <w:proofErr w:type="spellEnd"/>
      <w:r w:rsidR="000247BC">
        <w:t xml:space="preserve"> </w:t>
      </w:r>
      <w:proofErr w:type="spellStart"/>
      <w:r w:rsidR="000247BC">
        <w:t>xúc</w:t>
      </w:r>
      <w:proofErr w:type="spellEnd"/>
      <w:r w:rsidR="000247BC">
        <w:t xml:space="preserve">, </w:t>
      </w:r>
      <w:proofErr w:type="spellStart"/>
      <w:r w:rsidR="000247BC">
        <w:t>tỉ</w:t>
      </w:r>
      <w:proofErr w:type="spellEnd"/>
      <w:r w:rsidR="000247BC">
        <w:t xml:space="preserve"> </w:t>
      </w:r>
      <w:proofErr w:type="spellStart"/>
      <w:r w:rsidR="000247BC">
        <w:t>lệ</w:t>
      </w:r>
      <w:proofErr w:type="spellEnd"/>
      <w:r w:rsidR="000247BC">
        <w:t xml:space="preserve"> </w:t>
      </w:r>
      <w:proofErr w:type="spellStart"/>
      <w:r w:rsidR="000247BC">
        <w:t>nhận</w:t>
      </w:r>
      <w:proofErr w:type="spellEnd"/>
      <w:r w:rsidR="000247BC">
        <w:t xml:space="preserve"> </w:t>
      </w:r>
      <w:proofErr w:type="spellStart"/>
      <w:r w:rsidR="000247BC">
        <w:t>dạng</w:t>
      </w:r>
      <w:proofErr w:type="spellEnd"/>
      <w:r w:rsidR="000247BC">
        <w:t xml:space="preserve"> </w:t>
      </w:r>
      <w:proofErr w:type="spellStart"/>
      <w:r w:rsidR="000247BC">
        <w:t>đúng</w:t>
      </w:r>
      <w:proofErr w:type="spellEnd"/>
      <w:ins w:id="918" w:author="Cung Thanh Long" w:date="2021-04-14T18:29:00Z">
        <w:r>
          <w:t xml:space="preserve"> </w:t>
        </w:r>
        <w:proofErr w:type="spellStart"/>
        <w:r>
          <w:t>trung</w:t>
        </w:r>
        <w:proofErr w:type="spellEnd"/>
        <w:r>
          <w:t xml:space="preserve"> </w:t>
        </w:r>
        <w:proofErr w:type="spellStart"/>
        <w:r>
          <w:t>bình</w:t>
        </w:r>
      </w:ins>
      <w:proofErr w:type="spellEnd"/>
      <w:r w:rsidR="000247BC">
        <w:t xml:space="preserve"> </w:t>
      </w:r>
      <w:proofErr w:type="spellStart"/>
      <w:r w:rsidR="000247BC">
        <w:t>là</w:t>
      </w:r>
      <w:proofErr w:type="spellEnd"/>
      <w:r w:rsidR="000247BC">
        <w:t xml:space="preserve"> </w:t>
      </w:r>
      <w:proofErr w:type="spellStart"/>
      <w:r w:rsidR="00727A44">
        <w:t>rất</w:t>
      </w:r>
      <w:proofErr w:type="spellEnd"/>
      <w:r w:rsidR="000247BC">
        <w:t xml:space="preserve"> </w:t>
      </w:r>
      <w:proofErr w:type="spellStart"/>
      <w:r w:rsidR="000247BC">
        <w:t>cao</w:t>
      </w:r>
      <w:proofErr w:type="spellEnd"/>
      <w:r w:rsidR="000247BC">
        <w:t xml:space="preserve">, 91,25% </w:t>
      </w:r>
      <w:proofErr w:type="spellStart"/>
      <w:ins w:id="919" w:author="Cung Thanh Long" w:date="2021-04-14T18:30:00Z">
        <w:r>
          <w:t>khi</w:t>
        </w:r>
        <w:proofErr w:type="spellEnd"/>
        <w:r>
          <w:t xml:space="preserve"> </w:t>
        </w:r>
        <w:proofErr w:type="spellStart"/>
        <w:r>
          <w:t>sử</w:t>
        </w:r>
        <w:proofErr w:type="spellEnd"/>
        <w:r>
          <w:t xml:space="preserve"> </w:t>
        </w:r>
        <w:proofErr w:type="spellStart"/>
        <w:r>
          <w:t>dụng</w:t>
        </w:r>
      </w:ins>
      <w:proofErr w:type="spellEnd"/>
      <w:del w:id="920" w:author="Cung Thanh Long" w:date="2021-04-14T18:30:00Z">
        <w:r w:rsidR="000247BC" w:rsidDel="00992A5B">
          <w:delText>với mô hình</w:delText>
        </w:r>
      </w:del>
      <w:r w:rsidR="000247BC">
        <w:t xml:space="preserve"> SVM </w:t>
      </w:r>
      <w:proofErr w:type="spellStart"/>
      <w:r w:rsidR="000247BC">
        <w:t>và</w:t>
      </w:r>
      <w:proofErr w:type="spellEnd"/>
      <w:r w:rsidR="000247BC">
        <w:t xml:space="preserve"> 92,50% </w:t>
      </w:r>
      <w:proofErr w:type="spellStart"/>
      <w:ins w:id="921" w:author="Cung Thanh Long" w:date="2021-04-14T18:30:00Z">
        <w:r>
          <w:t>khi</w:t>
        </w:r>
        <w:proofErr w:type="spellEnd"/>
        <w:r>
          <w:t xml:space="preserve"> </w:t>
        </w:r>
        <w:proofErr w:type="spellStart"/>
        <w:r>
          <w:t>sử</w:t>
        </w:r>
        <w:proofErr w:type="spellEnd"/>
        <w:r>
          <w:t xml:space="preserve"> </w:t>
        </w:r>
        <w:proofErr w:type="spellStart"/>
        <w:r>
          <w:t>dụng</w:t>
        </w:r>
      </w:ins>
      <w:proofErr w:type="spellEnd"/>
      <w:del w:id="922" w:author="Cung Thanh Long" w:date="2021-04-14T18:30:00Z">
        <w:r w:rsidR="000247BC" w:rsidDel="00992A5B">
          <w:delText>với mô hình</w:delText>
        </w:r>
      </w:del>
      <w:r w:rsidR="000247BC">
        <w:t xml:space="preserve"> </w:t>
      </w:r>
      <w:r w:rsidR="001B007E">
        <w:t>Random Forest</w:t>
      </w:r>
      <w:r w:rsidR="000247BC">
        <w:t xml:space="preserve">. </w:t>
      </w:r>
      <w:proofErr w:type="spellStart"/>
      <w:r w:rsidR="000247BC">
        <w:t>V</w:t>
      </w:r>
      <w:ins w:id="923" w:author="Cung Thanh Long" w:date="2021-04-14T18:32:00Z">
        <w:r w:rsidR="00854E34">
          <w:t>ới</w:t>
        </w:r>
        <w:proofErr w:type="spellEnd"/>
        <w:r w:rsidR="00854E34">
          <w:t xml:space="preserve"> </w:t>
        </w:r>
        <w:proofErr w:type="spellStart"/>
        <w:r w:rsidR="00854E34">
          <w:t>mô</w:t>
        </w:r>
        <w:proofErr w:type="spellEnd"/>
        <w:r w:rsidR="00854E34">
          <w:t xml:space="preserve"> </w:t>
        </w:r>
        <w:proofErr w:type="spellStart"/>
        <w:r w:rsidR="00854E34">
          <w:t>hình</w:t>
        </w:r>
        <w:proofErr w:type="spellEnd"/>
        <w:r w:rsidR="00854E34">
          <w:t xml:space="preserve"> </w:t>
        </w:r>
        <w:proofErr w:type="spellStart"/>
        <w:r w:rsidR="00854E34">
          <w:t>cảm</w:t>
        </w:r>
        <w:proofErr w:type="spellEnd"/>
        <w:r w:rsidR="00854E34">
          <w:t xml:space="preserve"> </w:t>
        </w:r>
        <w:proofErr w:type="spellStart"/>
        <w:r w:rsidR="00854E34">
          <w:t>xúc</w:t>
        </w:r>
        <w:proofErr w:type="spellEnd"/>
        <w:r w:rsidR="00854E34">
          <w:t xml:space="preserve"> </w:t>
        </w:r>
        <w:proofErr w:type="spellStart"/>
        <w:r w:rsidR="00854E34">
          <w:t>ít</w:t>
        </w:r>
        <w:proofErr w:type="spellEnd"/>
        <w:r w:rsidR="00854E34">
          <w:t xml:space="preserve"> </w:t>
        </w:r>
        <w:proofErr w:type="spellStart"/>
        <w:r w:rsidR="00854E34">
          <w:t>trạng</w:t>
        </w:r>
        <w:proofErr w:type="spellEnd"/>
        <w:r w:rsidR="00854E34">
          <w:t xml:space="preserve"> </w:t>
        </w:r>
        <w:proofErr w:type="spellStart"/>
        <w:r w:rsidR="00854E34">
          <w:t>thái</w:t>
        </w:r>
        <w:proofErr w:type="spellEnd"/>
        <w:r w:rsidR="00854E34">
          <w:t xml:space="preserve"> </w:t>
        </w:r>
        <w:proofErr w:type="spellStart"/>
        <w:r w:rsidR="00854E34">
          <w:t>riêng</w:t>
        </w:r>
        <w:proofErr w:type="spellEnd"/>
        <w:r w:rsidR="00854E34">
          <w:t xml:space="preserve"> </w:t>
        </w:r>
        <w:proofErr w:type="spellStart"/>
        <w:r w:rsidR="00854E34">
          <w:t>biệt</w:t>
        </w:r>
        <w:proofErr w:type="spellEnd"/>
        <w:r w:rsidR="00854E34">
          <w:t xml:space="preserve"> </w:t>
        </w:r>
        <w:proofErr w:type="spellStart"/>
        <w:r w:rsidR="00854E34">
          <w:t>hơn</w:t>
        </w:r>
        <w:proofErr w:type="spellEnd"/>
        <w:r w:rsidR="00854E34">
          <w:t xml:space="preserve">, </w:t>
        </w:r>
        <w:proofErr w:type="spellStart"/>
        <w:r w:rsidR="00854E34">
          <w:t>khiến</w:t>
        </w:r>
      </w:ins>
      <w:proofErr w:type="spellEnd"/>
      <w:del w:id="924" w:author="Cung Thanh Long" w:date="2021-04-14T18:32:00Z">
        <w:r w:rsidR="000247BC" w:rsidDel="00854E34">
          <w:delText>iệc phân loạ</w:delText>
        </w:r>
      </w:del>
      <w:del w:id="925" w:author="Cung Thanh Long" w:date="2021-04-14T18:31:00Z">
        <w:r w:rsidR="000247BC" w:rsidDel="00854E34">
          <w:delText>i</w:delText>
        </w:r>
      </w:del>
      <w:del w:id="926" w:author="Cung Thanh Long" w:date="2021-04-14T18:33:00Z">
        <w:r w:rsidR="000247BC" w:rsidDel="00854E34">
          <w:delText xml:space="preserve"> ít l</w:delText>
        </w:r>
      </w:del>
      <w:del w:id="927" w:author="Cung Thanh Long" w:date="2021-04-14T18:32:00Z">
        <w:r w:rsidR="000247BC" w:rsidDel="00854E34">
          <w:delText xml:space="preserve">ớp </w:delText>
        </w:r>
        <w:r w:rsidR="00160D18" w:rsidDel="00854E34">
          <w:delText>giúp cho</w:delText>
        </w:r>
      </w:del>
      <w:r w:rsidR="000247BC">
        <w:t xml:space="preserve"> </w:t>
      </w:r>
      <w:proofErr w:type="spellStart"/>
      <w:r w:rsidR="000247BC">
        <w:t>việc</w:t>
      </w:r>
      <w:proofErr w:type="spellEnd"/>
      <w:r w:rsidR="000247BC">
        <w:t xml:space="preserve"> </w:t>
      </w:r>
      <w:proofErr w:type="spellStart"/>
      <w:r w:rsidR="000247BC">
        <w:t>nhận</w:t>
      </w:r>
      <w:proofErr w:type="spellEnd"/>
      <w:r w:rsidR="000247BC">
        <w:t xml:space="preserve"> </w:t>
      </w:r>
      <w:proofErr w:type="spellStart"/>
      <w:r w:rsidR="000247BC">
        <w:t>dạng</w:t>
      </w:r>
      <w:proofErr w:type="spellEnd"/>
      <w:r w:rsidR="000247BC">
        <w:t xml:space="preserve"> </w:t>
      </w:r>
      <w:proofErr w:type="spellStart"/>
      <w:r w:rsidR="000247BC">
        <w:t>dễ</w:t>
      </w:r>
      <w:proofErr w:type="spellEnd"/>
      <w:r w:rsidR="000247BC">
        <w:t xml:space="preserve"> </w:t>
      </w:r>
      <w:proofErr w:type="spellStart"/>
      <w:r w:rsidR="000247BC">
        <w:t>dàng</w:t>
      </w:r>
      <w:proofErr w:type="spellEnd"/>
      <w:r w:rsidR="000247BC">
        <w:t xml:space="preserve"> </w:t>
      </w:r>
      <w:proofErr w:type="spellStart"/>
      <w:r w:rsidR="000247BC">
        <w:t>hơn</w:t>
      </w:r>
      <w:proofErr w:type="spellEnd"/>
      <w:r w:rsidR="000247BC">
        <w:t xml:space="preserve"> so </w:t>
      </w:r>
      <w:proofErr w:type="spellStart"/>
      <w:r w:rsidR="000247BC">
        <w:t>với</w:t>
      </w:r>
      <w:proofErr w:type="spellEnd"/>
      <w:r w:rsidR="000247BC">
        <w:t xml:space="preserve"> </w:t>
      </w:r>
      <w:proofErr w:type="spellStart"/>
      <w:r w:rsidR="000247BC">
        <w:t>khi</w:t>
      </w:r>
      <w:proofErr w:type="spellEnd"/>
      <w:r w:rsidR="000247BC">
        <w:t xml:space="preserve"> </w:t>
      </w:r>
      <w:proofErr w:type="spellStart"/>
      <w:r w:rsidR="000247BC">
        <w:t>phải</w:t>
      </w:r>
      <w:proofErr w:type="spellEnd"/>
      <w:r w:rsidR="000247BC">
        <w:t xml:space="preserve"> </w:t>
      </w:r>
      <w:proofErr w:type="spellStart"/>
      <w:r w:rsidR="000247BC">
        <w:t>nhận</w:t>
      </w:r>
      <w:proofErr w:type="spellEnd"/>
      <w:r w:rsidR="000247BC">
        <w:t xml:space="preserve"> </w:t>
      </w:r>
      <w:proofErr w:type="spellStart"/>
      <w:r w:rsidR="000247BC">
        <w:t>dạng</w:t>
      </w:r>
      <w:proofErr w:type="spellEnd"/>
      <w:r w:rsidR="000247BC">
        <w:t xml:space="preserve"> 8 </w:t>
      </w:r>
      <w:proofErr w:type="spellStart"/>
      <w:r w:rsidR="000247BC">
        <w:t>loại</w:t>
      </w:r>
      <w:proofErr w:type="spellEnd"/>
      <w:r w:rsidR="000247BC">
        <w:t xml:space="preserve"> </w:t>
      </w:r>
      <w:proofErr w:type="spellStart"/>
      <w:r w:rsidR="000247BC">
        <w:t>cảm</w:t>
      </w:r>
      <w:proofErr w:type="spellEnd"/>
      <w:r w:rsidR="000247BC">
        <w:t xml:space="preserve"> </w:t>
      </w:r>
      <w:proofErr w:type="spellStart"/>
      <w:r w:rsidR="000247BC">
        <w:t>xúc</w:t>
      </w:r>
      <w:proofErr w:type="spellEnd"/>
      <w:r w:rsidR="000247BC">
        <w:t xml:space="preserve"> </w:t>
      </w:r>
      <w:proofErr w:type="spellStart"/>
      <w:r w:rsidR="000247BC">
        <w:t>khác</w:t>
      </w:r>
      <w:proofErr w:type="spellEnd"/>
      <w:r w:rsidR="000247BC">
        <w:t xml:space="preserve"> </w:t>
      </w:r>
      <w:proofErr w:type="spellStart"/>
      <w:r w:rsidR="000247BC">
        <w:t>nhau</w:t>
      </w:r>
      <w:proofErr w:type="spellEnd"/>
      <w:r w:rsidR="000247BC">
        <w:t>.</w:t>
      </w:r>
      <w:ins w:id="928" w:author="Cung Thanh Long" w:date="2021-04-14T18:33:00Z">
        <w:r w:rsidR="00854E34">
          <w:t xml:space="preserve"> </w:t>
        </w:r>
        <w:proofErr w:type="spellStart"/>
        <w:r w:rsidR="00854E34">
          <w:t>Mặt</w:t>
        </w:r>
        <w:proofErr w:type="spellEnd"/>
        <w:r w:rsidR="00854E34">
          <w:t xml:space="preserve"> </w:t>
        </w:r>
        <w:proofErr w:type="spellStart"/>
        <w:r w:rsidR="00854E34">
          <w:t>khác</w:t>
        </w:r>
        <w:proofErr w:type="spellEnd"/>
        <w:r w:rsidR="00854E34">
          <w:t xml:space="preserve">, </w:t>
        </w:r>
        <w:proofErr w:type="spellStart"/>
        <w:r w:rsidR="00854E34">
          <w:t>các</w:t>
        </w:r>
        <w:proofErr w:type="spellEnd"/>
        <w:r w:rsidR="00854E34">
          <w:t xml:space="preserve"> </w:t>
        </w:r>
        <w:proofErr w:type="spellStart"/>
        <w:r w:rsidR="00854E34">
          <w:t>kết</w:t>
        </w:r>
        <w:proofErr w:type="spellEnd"/>
        <w:r w:rsidR="00854E34">
          <w:t xml:space="preserve"> </w:t>
        </w:r>
        <w:proofErr w:type="spellStart"/>
        <w:r w:rsidR="00854E34">
          <w:t>quả</w:t>
        </w:r>
        <w:proofErr w:type="spellEnd"/>
        <w:r w:rsidR="00854E34">
          <w:t xml:space="preserve"> </w:t>
        </w:r>
        <w:proofErr w:type="spellStart"/>
        <w:r w:rsidR="00854E34">
          <w:t>thu</w:t>
        </w:r>
        <w:proofErr w:type="spellEnd"/>
        <w:r w:rsidR="00854E34">
          <w:t xml:space="preserve"> </w:t>
        </w:r>
        <w:proofErr w:type="spellStart"/>
        <w:r w:rsidR="00854E34">
          <w:t>được</w:t>
        </w:r>
        <w:proofErr w:type="spellEnd"/>
        <w:r w:rsidR="00854E34">
          <w:t xml:space="preserve"> </w:t>
        </w:r>
        <w:proofErr w:type="spellStart"/>
        <w:r w:rsidR="00854E34">
          <w:t>cũng</w:t>
        </w:r>
        <w:proofErr w:type="spellEnd"/>
        <w:r w:rsidR="00854E34">
          <w:t xml:space="preserve"> </w:t>
        </w:r>
        <w:proofErr w:type="spellStart"/>
        <w:r w:rsidR="00854E34">
          <w:t>thể</w:t>
        </w:r>
        <w:proofErr w:type="spellEnd"/>
        <w:r w:rsidR="00854E34">
          <w:t xml:space="preserve"> </w:t>
        </w:r>
        <w:proofErr w:type="spellStart"/>
        <w:r w:rsidR="00854E34">
          <w:t>hiện</w:t>
        </w:r>
        <w:proofErr w:type="spellEnd"/>
        <w:r w:rsidR="00854E34">
          <w:t xml:space="preserve"> </w:t>
        </w:r>
        <w:proofErr w:type="spellStart"/>
        <w:r w:rsidR="00854E34">
          <w:t>tính</w:t>
        </w:r>
        <w:proofErr w:type="spellEnd"/>
        <w:r w:rsidR="00854E34">
          <w:t xml:space="preserve"> </w:t>
        </w:r>
        <w:proofErr w:type="spellStart"/>
        <w:r w:rsidR="00854E34">
          <w:t>hợp</w:t>
        </w:r>
        <w:proofErr w:type="spellEnd"/>
        <w:r w:rsidR="00854E34">
          <w:t xml:space="preserve"> </w:t>
        </w:r>
        <w:proofErr w:type="spellStart"/>
        <w:r w:rsidR="00854E34">
          <w:t>lý</w:t>
        </w:r>
        <w:proofErr w:type="spellEnd"/>
        <w:r w:rsidR="00854E34">
          <w:t xml:space="preserve"> </w:t>
        </w:r>
        <w:proofErr w:type="spellStart"/>
        <w:r w:rsidR="00854E34">
          <w:t>trong</w:t>
        </w:r>
      </w:ins>
      <w:proofErr w:type="spellEnd"/>
      <w:ins w:id="929" w:author="Cung Thanh Long" w:date="2021-04-14T18:34:00Z">
        <w:r w:rsidR="00854E34">
          <w:t xml:space="preserve"> </w:t>
        </w:r>
        <w:proofErr w:type="spellStart"/>
        <w:r w:rsidR="00854E34">
          <w:t>đề</w:t>
        </w:r>
        <w:proofErr w:type="spellEnd"/>
        <w:r w:rsidR="00854E34">
          <w:t xml:space="preserve"> </w:t>
        </w:r>
        <w:proofErr w:type="spellStart"/>
        <w:r w:rsidR="00854E34">
          <w:t>xuất</w:t>
        </w:r>
        <w:proofErr w:type="spellEnd"/>
        <w:r w:rsidR="00854E34">
          <w:t xml:space="preserve"> </w:t>
        </w:r>
        <w:proofErr w:type="spellStart"/>
        <w:r w:rsidR="00854E34">
          <w:t>của</w:t>
        </w:r>
      </w:ins>
      <w:proofErr w:type="spellEnd"/>
      <w:ins w:id="930" w:author="Cung Thanh Long" w:date="2021-04-14T18:35:00Z">
        <w:r w:rsidR="00854E34">
          <w:t xml:space="preserve"> </w:t>
        </w:r>
        <w:proofErr w:type="spellStart"/>
        <w:r w:rsidR="00854E34">
          <w:t>chúng</w:t>
        </w:r>
        <w:proofErr w:type="spellEnd"/>
        <w:r w:rsidR="00854E34">
          <w:t xml:space="preserve"> </w:t>
        </w:r>
        <w:proofErr w:type="spellStart"/>
        <w:r w:rsidR="00854E34">
          <w:t>tôi</w:t>
        </w:r>
        <w:proofErr w:type="spellEnd"/>
        <w:r w:rsidR="00854E34">
          <w:t xml:space="preserve"> </w:t>
        </w:r>
        <w:proofErr w:type="spellStart"/>
        <w:r w:rsidR="00854E34">
          <w:t>về</w:t>
        </w:r>
      </w:ins>
      <w:proofErr w:type="spellEnd"/>
      <w:ins w:id="931" w:author="Cung Thanh Long" w:date="2021-04-14T18:33:00Z">
        <w:r w:rsidR="00854E34">
          <w:t xml:space="preserve"> </w:t>
        </w:r>
        <w:proofErr w:type="spellStart"/>
        <w:r w:rsidR="00854E34">
          <w:t>việc</w:t>
        </w:r>
        <w:proofErr w:type="spellEnd"/>
        <w:r w:rsidR="00854E34">
          <w:t xml:space="preserve"> </w:t>
        </w:r>
        <w:proofErr w:type="spellStart"/>
        <w:r w:rsidR="00854E34">
          <w:t>nhóm</w:t>
        </w:r>
        <w:proofErr w:type="spellEnd"/>
        <w:r w:rsidR="00854E34">
          <w:t xml:space="preserve"> </w:t>
        </w:r>
      </w:ins>
      <w:proofErr w:type="spellStart"/>
      <w:ins w:id="932" w:author="Cung Thanh Long" w:date="2021-04-14T18:34:00Z">
        <w:r w:rsidR="00854E34">
          <w:t>các</w:t>
        </w:r>
        <w:proofErr w:type="spellEnd"/>
        <w:r w:rsidR="00854E34">
          <w:t xml:space="preserve"> </w:t>
        </w:r>
        <w:proofErr w:type="spellStart"/>
        <w:r w:rsidR="00854E34">
          <w:t>trạng</w:t>
        </w:r>
        <w:proofErr w:type="spellEnd"/>
        <w:r w:rsidR="00854E34">
          <w:t xml:space="preserve"> </w:t>
        </w:r>
        <w:proofErr w:type="spellStart"/>
        <w:r w:rsidR="00854E34">
          <w:t>thái</w:t>
        </w:r>
        <w:proofErr w:type="spellEnd"/>
        <w:r w:rsidR="00854E34">
          <w:t xml:space="preserve"> </w:t>
        </w:r>
        <w:proofErr w:type="spellStart"/>
        <w:r w:rsidR="00854E34">
          <w:t>cảm</w:t>
        </w:r>
        <w:proofErr w:type="spellEnd"/>
        <w:r w:rsidR="00854E34">
          <w:t xml:space="preserve"> </w:t>
        </w:r>
        <w:proofErr w:type="spellStart"/>
        <w:r w:rsidR="00854E34">
          <w:t>xúc</w:t>
        </w:r>
        <w:proofErr w:type="spellEnd"/>
        <w:r w:rsidR="00854E34">
          <w:t xml:space="preserve"> </w:t>
        </w:r>
        <w:proofErr w:type="spellStart"/>
        <w:r w:rsidR="00854E34">
          <w:t>khác</w:t>
        </w:r>
        <w:proofErr w:type="spellEnd"/>
        <w:r w:rsidR="00854E34">
          <w:t xml:space="preserve"> </w:t>
        </w:r>
        <w:proofErr w:type="spellStart"/>
        <w:r w:rsidR="00854E34">
          <w:t>nhau</w:t>
        </w:r>
        <w:proofErr w:type="spellEnd"/>
        <w:r w:rsidR="00854E34">
          <w:t xml:space="preserve"> </w:t>
        </w:r>
        <w:proofErr w:type="spellStart"/>
        <w:r w:rsidR="00854E34">
          <w:t>vào</w:t>
        </w:r>
      </w:ins>
      <w:proofErr w:type="spellEnd"/>
      <w:ins w:id="933" w:author="Cung Thanh Long" w:date="2021-04-14T18:35:00Z">
        <w:r w:rsidR="00854E34">
          <w:t xml:space="preserve"> </w:t>
        </w:r>
        <w:proofErr w:type="spellStart"/>
        <w:r w:rsidR="00854E34">
          <w:t>một</w:t>
        </w:r>
        <w:proofErr w:type="spellEnd"/>
        <w:r w:rsidR="00854E34">
          <w:t xml:space="preserve"> </w:t>
        </w:r>
        <w:proofErr w:type="spellStart"/>
        <w:r w:rsidR="00854E34">
          <w:t>mô</w:t>
        </w:r>
        <w:proofErr w:type="spellEnd"/>
        <w:r w:rsidR="00854E34">
          <w:t xml:space="preserve"> </w:t>
        </w:r>
        <w:proofErr w:type="spellStart"/>
        <w:r w:rsidR="00854E34">
          <w:t>hình</w:t>
        </w:r>
      </w:ins>
      <w:proofErr w:type="spellEnd"/>
      <w:ins w:id="934" w:author="Cung Thanh Long" w:date="2021-04-14T18:34:00Z">
        <w:r w:rsidR="00854E34">
          <w:t xml:space="preserve"> </w:t>
        </w:r>
        <w:proofErr w:type="spellStart"/>
        <w:r w:rsidR="00854E34">
          <w:t>ba</w:t>
        </w:r>
        <w:proofErr w:type="spellEnd"/>
        <w:r w:rsidR="00854E34">
          <w:t xml:space="preserve"> </w:t>
        </w:r>
      </w:ins>
      <w:proofErr w:type="spellStart"/>
      <w:ins w:id="935" w:author="Cung Thanh Long" w:date="2021-04-14T18:35:00Z">
        <w:r w:rsidR="00854E34">
          <w:t>trạng</w:t>
        </w:r>
        <w:proofErr w:type="spellEnd"/>
        <w:r w:rsidR="00854E34">
          <w:t xml:space="preserve"> </w:t>
        </w:r>
        <w:proofErr w:type="spellStart"/>
        <w:r w:rsidR="00854E34">
          <w:t>thái</w:t>
        </w:r>
      </w:ins>
      <w:proofErr w:type="spellEnd"/>
      <w:ins w:id="936" w:author="Cung Thanh Long" w:date="2021-04-14T18:34:00Z">
        <w:r w:rsidR="00854E34">
          <w:t xml:space="preserve"> </w:t>
        </w:r>
      </w:ins>
      <w:ins w:id="937" w:author="Cung Thanh Long" w:date="2021-04-14T18:35:00Z">
        <w:r w:rsidR="00854E34">
          <w:t>(</w:t>
        </w:r>
      </w:ins>
      <w:proofErr w:type="spellStart"/>
      <w:ins w:id="938" w:author="Cung Thanh Long" w:date="2021-04-14T18:34:00Z">
        <w:r w:rsidR="00854E34">
          <w:t>tích</w:t>
        </w:r>
        <w:proofErr w:type="spellEnd"/>
        <w:r w:rsidR="00854E34">
          <w:t xml:space="preserve"> </w:t>
        </w:r>
        <w:proofErr w:type="spellStart"/>
        <w:r w:rsidR="00854E34">
          <w:t>cực</w:t>
        </w:r>
        <w:proofErr w:type="spellEnd"/>
        <w:r w:rsidR="00854E34">
          <w:t xml:space="preserve"> </w:t>
        </w:r>
        <w:proofErr w:type="spellStart"/>
        <w:r w:rsidR="00854E34">
          <w:t>tiêu</w:t>
        </w:r>
        <w:proofErr w:type="spellEnd"/>
        <w:r w:rsidR="00854E34">
          <w:t xml:space="preserve"> </w:t>
        </w:r>
        <w:proofErr w:type="spellStart"/>
        <w:r w:rsidR="00854E34">
          <w:t>cực</w:t>
        </w:r>
        <w:proofErr w:type="spellEnd"/>
        <w:r w:rsidR="00854E34">
          <w:t xml:space="preserve"> </w:t>
        </w:r>
        <w:proofErr w:type="spellStart"/>
        <w:r w:rsidR="00854E34">
          <w:t>và</w:t>
        </w:r>
        <w:proofErr w:type="spellEnd"/>
        <w:r w:rsidR="00854E34">
          <w:t xml:space="preserve"> </w:t>
        </w:r>
        <w:proofErr w:type="spellStart"/>
        <w:r w:rsidR="00854E34">
          <w:t>trung</w:t>
        </w:r>
        <w:proofErr w:type="spellEnd"/>
        <w:r w:rsidR="00854E34">
          <w:t xml:space="preserve"> </w:t>
        </w:r>
        <w:proofErr w:type="spellStart"/>
        <w:r w:rsidR="00854E34">
          <w:t>lập</w:t>
        </w:r>
      </w:ins>
      <w:proofErr w:type="spellEnd"/>
      <w:ins w:id="939" w:author="Cung Thanh Long" w:date="2021-04-14T18:35:00Z">
        <w:r w:rsidR="00854E34">
          <w:t>).</w:t>
        </w:r>
      </w:ins>
    </w:p>
    <w:p w14:paraId="5A1041EE" w14:textId="77777777" w:rsidR="00292642" w:rsidRDefault="00292642">
      <w:pPr>
        <w:spacing w:before="0" w:line="240" w:lineRule="auto"/>
        <w:jc w:val="left"/>
      </w:pPr>
      <w:r>
        <w:br w:type="page"/>
      </w:r>
    </w:p>
    <w:p w14:paraId="3CBE2C51" w14:textId="77777777" w:rsidR="00292642" w:rsidRDefault="00292642" w:rsidP="00292642">
      <w:pPr>
        <w:pStyle w:val="Title"/>
      </w:pPr>
      <w:bookmarkStart w:id="940" w:name="_Toc69243388"/>
      <w:r>
        <w:lastRenderedPageBreak/>
        <w:t>KẾT LUẬN CHUNG VÀ HƯỚNG PHÁT TRIỂN</w:t>
      </w:r>
      <w:bookmarkEnd w:id="940"/>
    </w:p>
    <w:p w14:paraId="66B6E5A2" w14:textId="77777777" w:rsidR="001C2354" w:rsidRPr="001C2354" w:rsidRDefault="001C2354" w:rsidP="001C2354"/>
    <w:p w14:paraId="11945943" w14:textId="77777777" w:rsidR="00AA4C3E" w:rsidRDefault="00AA4C3E" w:rsidP="00AA4C3E">
      <w:pPr>
        <w:pStyle w:val="ListParagraph"/>
        <w:numPr>
          <w:ilvl w:val="0"/>
          <w:numId w:val="4"/>
        </w:numPr>
      </w:pPr>
      <w:proofErr w:type="spellStart"/>
      <w:r>
        <w:t>Kết</w:t>
      </w:r>
      <w:proofErr w:type="spellEnd"/>
      <w:r>
        <w:t xml:space="preserve"> </w:t>
      </w:r>
      <w:proofErr w:type="spellStart"/>
      <w:r>
        <w:t>luận</w:t>
      </w:r>
      <w:proofErr w:type="spellEnd"/>
      <w:r>
        <w:t xml:space="preserve"> </w:t>
      </w:r>
      <w:proofErr w:type="spellStart"/>
      <w:r>
        <w:t>chung</w:t>
      </w:r>
      <w:proofErr w:type="spellEnd"/>
      <w:r>
        <w:t>:</w:t>
      </w:r>
    </w:p>
    <w:p w14:paraId="033117EA" w14:textId="77777777" w:rsidR="00AA4C3E" w:rsidRDefault="00AA4C3E" w:rsidP="00AA4C3E">
      <w:pPr>
        <w:ind w:firstLine="720"/>
      </w:pPr>
      <w:proofErr w:type="spellStart"/>
      <w:r>
        <w:t>Luận</w:t>
      </w:r>
      <w:proofErr w:type="spellEnd"/>
      <w:r>
        <w:t xml:space="preserve"> </w:t>
      </w:r>
      <w:proofErr w:type="spellStart"/>
      <w:r>
        <w:t>văn</w:t>
      </w:r>
      <w:proofErr w:type="spellEnd"/>
      <w:r>
        <w:t xml:space="preserve"> </w:t>
      </w:r>
      <w:proofErr w:type="spellStart"/>
      <w:r>
        <w:t>đã</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học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đã</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những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ra ban </w:t>
      </w:r>
      <w:proofErr w:type="spellStart"/>
      <w:r>
        <w:t>đầu</w:t>
      </w:r>
      <w:proofErr w:type="spellEnd"/>
      <w:r>
        <w:t xml:space="preserve">, bao </w:t>
      </w:r>
      <w:proofErr w:type="spellStart"/>
      <w:r>
        <w:t>gồm</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nhằm</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
    <w:p w14:paraId="0D6F24CF" w14:textId="77777777" w:rsidR="00AA4C3E" w:rsidRDefault="00AA4C3E" w:rsidP="00AA4C3E">
      <w:pPr>
        <w:ind w:firstLine="720"/>
      </w:pP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cho</w:t>
      </w:r>
      <w:proofErr w:type="spellEnd"/>
      <w:r>
        <w:t xml:space="preserve"> </w:t>
      </w:r>
      <w:proofErr w:type="spellStart"/>
      <w:r>
        <w:t>thấy</w:t>
      </w:r>
      <w:proofErr w:type="spellEnd"/>
      <w:r>
        <w:t xml:space="preserve">, </w:t>
      </w:r>
      <w:proofErr w:type="spellStart"/>
      <w:r>
        <w:t>khi</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từ</w:t>
      </w:r>
      <w:proofErr w:type="spellEnd"/>
      <w:r w:rsidR="002B09C3">
        <w:t xml:space="preserve"> 7</w:t>
      </w:r>
      <w:r>
        <w:t xml:space="preserve">0% </w:t>
      </w:r>
      <w:proofErr w:type="spellStart"/>
      <w:r>
        <w:t>trở</w:t>
      </w:r>
      <w:proofErr w:type="spellEnd"/>
      <w:r>
        <w:t xml:space="preserve"> </w:t>
      </w:r>
      <w:proofErr w:type="spellStart"/>
      <w:r>
        <w:t>lên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luôn</w:t>
      </w:r>
      <w:proofErr w:type="spellEnd"/>
      <w:r>
        <w:t xml:space="preserve"> </w:t>
      </w:r>
      <w:proofErr w:type="spellStart"/>
      <w:r>
        <w:t>lớn</w:t>
      </w:r>
      <w:proofErr w:type="spellEnd"/>
      <w:r>
        <w:t xml:space="preserve"> </w:t>
      </w:r>
      <w:proofErr w:type="spellStart"/>
      <w:r>
        <w:t>hơn</w:t>
      </w:r>
      <w:proofErr w:type="spellEnd"/>
      <w:r>
        <w:t xml:space="preserve"> 80% </w:t>
      </w:r>
      <w:proofErr w:type="spellStart"/>
      <w:r>
        <w:t>cho</w:t>
      </w:r>
      <w:proofErr w:type="spellEnd"/>
      <w:r>
        <w:t xml:space="preserve"> </w:t>
      </w:r>
      <w:proofErr w:type="spellStart"/>
      <w:r>
        <w:t>cả</w:t>
      </w:r>
      <w:proofErr w:type="spellEnd"/>
      <w:r>
        <w:t xml:space="preserve"> 8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Với</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90%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đúng</w:t>
      </w:r>
      <w:proofErr w:type="spellEnd"/>
      <w:r>
        <w:t xml:space="preserve"> </w:t>
      </w:r>
      <w:proofErr w:type="spellStart"/>
      <w:r>
        <w:t>lên</w:t>
      </w:r>
      <w:proofErr w:type="spellEnd"/>
      <w:r>
        <w:t xml:space="preserve"> </w:t>
      </w:r>
      <w:proofErr w:type="spellStart"/>
      <w:r>
        <w:t>tới</w:t>
      </w:r>
      <w:proofErr w:type="spellEnd"/>
      <w:r>
        <w:t xml:space="preserve"> </w:t>
      </w:r>
      <w:proofErr w:type="spellStart"/>
      <w:r>
        <w:t>với</w:t>
      </w:r>
      <w:proofErr w:type="spellEnd"/>
      <w:r>
        <w:t xml:space="preserve"> 86.25%. </w:t>
      </w:r>
    </w:p>
    <w:p w14:paraId="7BE3C089" w14:textId="126509A1" w:rsidR="00AA4C3E" w:rsidRDefault="00AA4C3E" w:rsidP="00AA4C3E">
      <w:pPr>
        <w:ind w:firstLine="720"/>
      </w:pP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cũng</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phân</w:t>
      </w:r>
      <w:proofErr w:type="spellEnd"/>
      <w:r>
        <w:t xml:space="preserve"> chia </w:t>
      </w:r>
      <w:proofErr w:type="spellStart"/>
      <w:r>
        <w:t>lại</w:t>
      </w:r>
      <w:proofErr w:type="spellEnd"/>
      <w:r>
        <w:t xml:space="preserve"> 8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MIT </w:t>
      </w:r>
      <w:proofErr w:type="spellStart"/>
      <w:r>
        <w:t>thành</w:t>
      </w:r>
      <w:proofErr w:type="spellEnd"/>
      <w:r>
        <w:t xml:space="preserve"> 3 </w:t>
      </w:r>
      <w:proofErr w:type="spellStart"/>
      <w:r>
        <w:t>lớp</w:t>
      </w:r>
      <w:proofErr w:type="spellEnd"/>
      <w:r>
        <w:t xml:space="preserve"> </w:t>
      </w:r>
      <w:proofErr w:type="spellStart"/>
      <w:r>
        <w:t>cảm</w:t>
      </w:r>
      <w:proofErr w:type="spellEnd"/>
      <w:r>
        <w:t xml:space="preserve"> </w:t>
      </w:r>
      <w:proofErr w:type="spellStart"/>
      <w:r>
        <w:t>xúc</w:t>
      </w:r>
      <w:proofErr w:type="spellEnd"/>
      <w:r>
        <w:t xml:space="preserve"> </w:t>
      </w:r>
      <w:proofErr w:type="spellStart"/>
      <w:r>
        <w:t>xét</w:t>
      </w:r>
      <w:proofErr w:type="spellEnd"/>
      <w:r>
        <w:t xml:space="preserve"> </w:t>
      </w:r>
      <w:proofErr w:type="spellStart"/>
      <w:r>
        <w:t>theo</w:t>
      </w:r>
      <w:proofErr w:type="spellEnd"/>
      <w:r>
        <w:t xml:space="preserve"> </w:t>
      </w:r>
      <w:proofErr w:type="spellStart"/>
      <w:r>
        <w:t>tính</w:t>
      </w:r>
      <w:proofErr w:type="spellEnd"/>
      <w:r>
        <w:t xml:space="preserve"> </w:t>
      </w:r>
      <w:proofErr w:type="spellStart"/>
      <w:r>
        <w:t>chất</w:t>
      </w:r>
      <w:proofErr w:type="spellEnd"/>
      <w:r>
        <w:t xml:space="preserve">, bao </w:t>
      </w:r>
      <w:proofErr w:type="spellStart"/>
      <w:r>
        <w:t>gồm</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tiêu</w:t>
      </w:r>
      <w:proofErr w:type="spellEnd"/>
      <w:r>
        <w:t xml:space="preserve"> </w:t>
      </w:r>
      <w:proofErr w:type="spellStart"/>
      <w:r>
        <w:t>cực</w:t>
      </w:r>
      <w:proofErr w:type="spellEnd"/>
      <w:r>
        <w:t xml:space="preserve"> </w:t>
      </w:r>
      <w:proofErr w:type="spellStart"/>
      <w:r>
        <w:t>và</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3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này</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chồng</w:t>
      </w:r>
      <w:proofErr w:type="spellEnd"/>
      <w:r>
        <w:t xml:space="preserve"> </w:t>
      </w:r>
      <w:proofErr w:type="spellStart"/>
      <w:r>
        <w:t>chập</w:t>
      </w:r>
      <w:proofErr w:type="spellEnd"/>
      <w:r>
        <w:t xml:space="preserve"> </w:t>
      </w:r>
      <w:proofErr w:type="spellStart"/>
      <w:r>
        <w:t>dữ</w:t>
      </w:r>
      <w:proofErr w:type="spellEnd"/>
      <w:r>
        <w:t xml:space="preserve"> </w:t>
      </w:r>
      <w:proofErr w:type="spellStart"/>
      <w:r>
        <w:t>liệu</w:t>
      </w:r>
      <w:proofErr w:type="spellEnd"/>
      <w:ins w:id="941" w:author="Cung Thanh Long" w:date="2021-04-14T18:36:00Z">
        <w:r w:rsidR="00CE2B4E">
          <w:t xml:space="preserve"> </w:t>
        </w:r>
        <w:proofErr w:type="spellStart"/>
        <w:r w:rsidR="00CE2B4E">
          <w:t>với</w:t>
        </w:r>
        <w:proofErr w:type="spellEnd"/>
        <w:r w:rsidR="00CE2B4E">
          <w:t xml:space="preserve"> </w:t>
        </w:r>
        <w:proofErr w:type="spellStart"/>
        <w:r w:rsidR="00CE2B4E">
          <w:t>tỉ</w:t>
        </w:r>
        <w:proofErr w:type="spellEnd"/>
        <w:r w:rsidR="00CE2B4E">
          <w:t xml:space="preserve"> </w:t>
        </w:r>
        <w:proofErr w:type="spellStart"/>
        <w:r w:rsidR="00CE2B4E">
          <w:t>lệ</w:t>
        </w:r>
        <w:proofErr w:type="spellEnd"/>
        <w:r w:rsidR="00CE2B4E">
          <w:t xml:space="preserve"> …%</w:t>
        </w:r>
      </w:ins>
      <w:r>
        <w:t xml:space="preserve"> </w:t>
      </w:r>
      <w:proofErr w:type="spellStart"/>
      <w:r>
        <w:t>đã</w:t>
      </w:r>
      <w:del w:id="942" w:author="Cung Thanh Long" w:date="2021-04-14T18:37:00Z">
        <w:r w:rsidDel="00CE2B4E">
          <w:delText xml:space="preserve"> đề xuất</w:delText>
        </w:r>
      </w:del>
      <w:ins w:id="943" w:author="Cung Thanh Long" w:date="2021-04-14T18:37:00Z">
        <w:r w:rsidR="00CE2B4E">
          <w:t>thu</w:t>
        </w:r>
        <w:proofErr w:type="spellEnd"/>
        <w:r w:rsidR="00CE2B4E">
          <w:t xml:space="preserve"> </w:t>
        </w:r>
        <w:proofErr w:type="spellStart"/>
        <w:r w:rsidR="00CE2B4E">
          <w:t>được</w:t>
        </w:r>
      </w:ins>
      <w:proofErr w:type="spellEnd"/>
      <w:del w:id="944" w:author="Cung Thanh Long" w:date="2021-04-14T18:37:00Z">
        <w:r w:rsidDel="00CE2B4E">
          <w:delText xml:space="preserve">  đạt</w:delText>
        </w:r>
      </w:del>
      <w:r>
        <w:t xml:space="preserve"> </w:t>
      </w:r>
      <w:proofErr w:type="spellStart"/>
      <w:r>
        <w:t>tỉ</w:t>
      </w:r>
      <w:proofErr w:type="spellEnd"/>
      <w:r>
        <w:t xml:space="preserve"> </w:t>
      </w:r>
      <w:proofErr w:type="spellStart"/>
      <w:r>
        <w:t>lệ</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lên</w:t>
      </w:r>
      <w:proofErr w:type="spellEnd"/>
      <w:r>
        <w:t xml:space="preserve"> </w:t>
      </w:r>
      <w:proofErr w:type="spellStart"/>
      <w:r>
        <w:t>đến</w:t>
      </w:r>
      <w:proofErr w:type="spellEnd"/>
      <w:r>
        <w:t xml:space="preserve"> 92,5%. </w:t>
      </w:r>
    </w:p>
    <w:p w14:paraId="6B5E4679" w14:textId="77777777" w:rsidR="00AA4C3E" w:rsidRDefault="00AA4C3E" w:rsidP="00AA4C3E">
      <w:pPr>
        <w:ind w:firstLine="720"/>
      </w:pPr>
      <w:proofErr w:type="spellStart"/>
      <w:r>
        <w:t>Luận</w:t>
      </w:r>
      <w:proofErr w:type="spellEnd"/>
      <w:r>
        <w:t xml:space="preserve"> </w:t>
      </w:r>
      <w:proofErr w:type="spellStart"/>
      <w:r>
        <w:t>văn</w:t>
      </w:r>
      <w:proofErr w:type="spellEnd"/>
      <w:r>
        <w:t xml:space="preserve"> </w:t>
      </w:r>
      <w:proofErr w:type="spellStart"/>
      <w:r>
        <w:t>cho</w:t>
      </w:r>
      <w:proofErr w:type="spellEnd"/>
      <w:r>
        <w:t xml:space="preserve"> </w:t>
      </w:r>
      <w:proofErr w:type="spellStart"/>
      <w:r>
        <w:t>thấy</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thi</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đề</w:t>
      </w:r>
      <w:proofErr w:type="spellEnd"/>
      <w:r>
        <w:t xml:space="preserve"> ra </w:t>
      </w:r>
      <w:proofErr w:type="spellStart"/>
      <w:r>
        <w:t>trong</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này</w:t>
      </w:r>
      <w:proofErr w:type="spellEnd"/>
      <w:r>
        <w:t xml:space="preserve"> </w:t>
      </w:r>
      <w:proofErr w:type="spellStart"/>
      <w:r>
        <w:t>cũng</w:t>
      </w:r>
      <w:proofErr w:type="spellEnd"/>
      <w:r>
        <w:t xml:space="preserve"> </w:t>
      </w:r>
      <w:proofErr w:type="spellStart"/>
      <w:r>
        <w:t>mở</w:t>
      </w:r>
      <w:proofErr w:type="spellEnd"/>
      <w:r>
        <w:t xml:space="preserve"> ra </w:t>
      </w:r>
      <w:proofErr w:type="spellStart"/>
      <w:r>
        <w:t>khả</w:t>
      </w:r>
      <w:proofErr w:type="spellEnd"/>
      <w:r>
        <w:t xml:space="preserve"> </w:t>
      </w:r>
      <w:proofErr w:type="spellStart"/>
      <w:r>
        <w:t>năng</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1AC26FCB" w14:textId="77777777" w:rsidR="00AA4C3E" w:rsidRDefault="00AA4C3E" w:rsidP="00AA4C3E">
      <w:pPr>
        <w:ind w:firstLine="720"/>
      </w:pPr>
    </w:p>
    <w:p w14:paraId="30477E83" w14:textId="77777777" w:rsidR="00AA4C3E" w:rsidRDefault="00AA4C3E" w:rsidP="00AA4C3E">
      <w:pPr>
        <w:pStyle w:val="ListParagraph"/>
        <w:numPr>
          <w:ilvl w:val="0"/>
          <w:numId w:val="4"/>
        </w:numPr>
      </w:pP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đề</w:t>
      </w:r>
      <w:proofErr w:type="spellEnd"/>
      <w:r>
        <w:t xml:space="preserve"> </w:t>
      </w:r>
      <w:proofErr w:type="spellStart"/>
      <w:r>
        <w:t>tài</w:t>
      </w:r>
      <w:proofErr w:type="spellEnd"/>
      <w:r>
        <w:t>:</w:t>
      </w:r>
    </w:p>
    <w:p w14:paraId="41CD312B" w14:textId="77777777" w:rsidR="00AA4C3E" w:rsidRDefault="00AA4C3E" w:rsidP="00AA4C3E">
      <w:pPr>
        <w:ind w:firstLine="720"/>
      </w:pPr>
      <w:r>
        <w:t xml:space="preserve">Do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mặt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mới</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MIT,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là</w:t>
      </w:r>
      <w:proofErr w:type="spellEnd"/>
      <w:r>
        <w:t xml:space="preserve"> 4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hướng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theo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dưới</w:t>
      </w:r>
      <w:proofErr w:type="spellEnd"/>
      <w:r>
        <w:t xml:space="preserve"> </w:t>
      </w:r>
      <w:proofErr w:type="spellStart"/>
      <w:r>
        <w:t>đây</w:t>
      </w:r>
      <w:proofErr w:type="spellEnd"/>
      <w:r>
        <w:t>:</w:t>
      </w:r>
    </w:p>
    <w:p w14:paraId="77E426B2" w14:textId="77777777" w:rsidR="00AA4C3E" w:rsidRDefault="00AA4C3E" w:rsidP="00AA4C3E">
      <w:pPr>
        <w:pStyle w:val="ListParagraph"/>
        <w:numPr>
          <w:ilvl w:val="0"/>
          <w:numId w:val="13"/>
        </w:numPr>
        <w:spacing w:before="120" w:after="120"/>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khác</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của</w:t>
      </w:r>
      <w:proofErr w:type="spellEnd"/>
      <w:r>
        <w:t xml:space="preserve"> MIT.</w:t>
      </w:r>
    </w:p>
    <w:p w14:paraId="06AD5FF9" w14:textId="77777777" w:rsidR="00AA4C3E" w:rsidRDefault="00AA4C3E" w:rsidP="00AA4C3E">
      <w:pPr>
        <w:pStyle w:val="ListParagraph"/>
        <w:numPr>
          <w:ilvl w:val="0"/>
          <w:numId w:val="13"/>
        </w:numPr>
        <w:spacing w:before="120" w:after="120"/>
      </w:pP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ưu</w:t>
      </w:r>
      <w:proofErr w:type="spellEnd"/>
      <w:r>
        <w:t xml:space="preserve"> </w:t>
      </w:r>
      <w:proofErr w:type="spellStart"/>
      <w:r>
        <w:t>thế</w:t>
      </w:r>
      <w:proofErr w:type="spellEnd"/>
      <w:r>
        <w:t xml:space="preserve"> </w:t>
      </w:r>
      <w:proofErr w:type="spellStart"/>
      <w:r>
        <w:t>hơn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Từ</w:t>
      </w:r>
      <w:proofErr w:type="spellEnd"/>
      <w:r>
        <w:t xml:space="preserve"> </w:t>
      </w:r>
      <w:proofErr w:type="spellStart"/>
      <w:r>
        <w:t>đó</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 xml:space="preserve">. </w:t>
      </w:r>
    </w:p>
    <w:p w14:paraId="444776C0" w14:textId="77777777" w:rsidR="00AA4C3E" w:rsidRDefault="00AA4C3E" w:rsidP="00AA4C3E">
      <w:pPr>
        <w:pStyle w:val="ListParagraph"/>
        <w:numPr>
          <w:ilvl w:val="0"/>
          <w:numId w:val="13"/>
        </w:numPr>
        <w:spacing w:before="120" w:after="120"/>
      </w:pPr>
      <w:proofErr w:type="spellStart"/>
      <w:r>
        <w:t>Áp</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đề</w:t>
      </w:r>
      <w:proofErr w:type="spellEnd"/>
      <w:r>
        <w:t xml:space="preserve"> ra </w:t>
      </w:r>
      <w:proofErr w:type="spellStart"/>
      <w:r>
        <w:t>lên</w:t>
      </w:r>
      <w:proofErr w:type="spellEnd"/>
      <w:r>
        <w:t xml:space="preserve"> </w:t>
      </w:r>
      <w:proofErr w:type="spellStart"/>
      <w:r>
        <w:t>các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khác</w:t>
      </w:r>
      <w:proofErr w:type="spellEnd"/>
      <w:r>
        <w:t xml:space="preserve">, </w:t>
      </w:r>
      <w:proofErr w:type="spellStart"/>
      <w:r>
        <w:t>nhằm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hơn</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w:t>
      </w:r>
    </w:p>
    <w:p w14:paraId="04A36C6F" w14:textId="77777777" w:rsidR="00AA4C3E" w:rsidRPr="00B71184" w:rsidRDefault="00AA4C3E" w:rsidP="00AA4C3E">
      <w:pPr>
        <w:pStyle w:val="ListParagraph"/>
        <w:numPr>
          <w:ilvl w:val="0"/>
          <w:numId w:val="13"/>
        </w:numPr>
        <w:spacing w:before="120" w:after="120"/>
      </w:pPr>
      <w:proofErr w:type="spellStart"/>
      <w:r>
        <w:t>Thiết</w:t>
      </w:r>
      <w:proofErr w:type="spellEnd"/>
      <w:r>
        <w:t xml:space="preserve"> </w:t>
      </w:r>
      <w:proofErr w:type="spellStart"/>
      <w:r>
        <w:t>kế</w:t>
      </w:r>
      <w:proofErr w:type="spellEnd"/>
      <w:r>
        <w:t xml:space="preserve"> </w:t>
      </w:r>
      <w:proofErr w:type="spellStart"/>
      <w:r>
        <w:t>bộ</w:t>
      </w:r>
      <w:proofErr w:type="spellEnd"/>
      <w:r>
        <w:t xml:space="preserve"> </w:t>
      </w:r>
      <w:proofErr w:type="spellStart"/>
      <w:r>
        <w:t>thu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đa</w:t>
      </w:r>
      <w:proofErr w:type="spellEnd"/>
      <w:r>
        <w:t xml:space="preserve"> </w:t>
      </w:r>
      <w:proofErr w:type="spellStart"/>
      <w:r>
        <w:t>kênh</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cảm</w:t>
      </w:r>
      <w:proofErr w:type="spellEnd"/>
      <w:r>
        <w:t xml:space="preserve"> </w:t>
      </w:r>
      <w:proofErr w:type="spellStart"/>
      <w:r>
        <w:t>xúc</w:t>
      </w:r>
      <w:proofErr w:type="spellEnd"/>
      <w:r>
        <w:t xml:space="preserve"> online </w:t>
      </w:r>
      <w:proofErr w:type="spellStart"/>
      <w:r>
        <w:t>trên</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ngắn</w:t>
      </w:r>
      <w:proofErr w:type="spellEnd"/>
      <w:r>
        <w:t xml:space="preserve">. </w:t>
      </w:r>
    </w:p>
    <w:p w14:paraId="0C839925" w14:textId="77777777" w:rsidR="00061449" w:rsidRDefault="00061449">
      <w:pPr>
        <w:spacing w:before="0" w:line="240" w:lineRule="auto"/>
        <w:jc w:val="left"/>
      </w:pPr>
      <w:r>
        <w:br w:type="page"/>
      </w:r>
    </w:p>
    <w:bookmarkStart w:id="945" w:name="_Toc69243389" w:displacedByCustomXml="next"/>
    <w:sdt>
      <w:sdtPr>
        <w:rPr>
          <w:b w:val="0"/>
        </w:rPr>
        <w:id w:val="-533113486"/>
        <w:docPartObj>
          <w:docPartGallery w:val="Bibliographies"/>
          <w:docPartUnique/>
        </w:docPartObj>
      </w:sdtPr>
      <w:sdtEndPr>
        <w:rPr>
          <w:bCs/>
        </w:rPr>
      </w:sdtEndPr>
      <w:sdtContent>
        <w:p w14:paraId="2F96EA79" w14:textId="77777777" w:rsidR="00061449" w:rsidRDefault="00DC7437" w:rsidP="00DC7437">
          <w:pPr>
            <w:pStyle w:val="Title"/>
          </w:pP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bookmarkEnd w:id="945"/>
          <w:proofErr w:type="spellEnd"/>
        </w:p>
        <w:p w14:paraId="4BADE91E" w14:textId="77777777" w:rsidR="0032158F" w:rsidRDefault="00061449">
          <w:pPr>
            <w:rPr>
              <w:noProof/>
              <w:color w:val="auto"/>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8"/>
            <w:gridCol w:w="8051"/>
          </w:tblGrid>
          <w:tr w:rsidR="0032158F" w14:paraId="6FB8189E" w14:textId="77777777">
            <w:trPr>
              <w:divId w:val="1552889328"/>
              <w:tblCellSpacing w:w="15" w:type="dxa"/>
            </w:trPr>
            <w:tc>
              <w:tcPr>
                <w:tcW w:w="50" w:type="pct"/>
                <w:hideMark/>
              </w:tcPr>
              <w:p w14:paraId="69D4F079" w14:textId="77777777" w:rsidR="0032158F" w:rsidRDefault="0032158F">
                <w:pPr>
                  <w:pStyle w:val="Bibliography"/>
                  <w:rPr>
                    <w:noProof/>
                    <w:sz w:val="24"/>
                    <w:szCs w:val="24"/>
                  </w:rPr>
                </w:pPr>
                <w:r>
                  <w:rPr>
                    <w:noProof/>
                  </w:rPr>
                  <w:t xml:space="preserve">[1] </w:t>
                </w:r>
              </w:p>
            </w:tc>
            <w:tc>
              <w:tcPr>
                <w:tcW w:w="0" w:type="auto"/>
                <w:hideMark/>
              </w:tcPr>
              <w:p w14:paraId="291A4439" w14:textId="77777777" w:rsidR="0032158F" w:rsidRDefault="0032158F">
                <w:pPr>
                  <w:pStyle w:val="Bibliography"/>
                  <w:rPr>
                    <w:noProof/>
                  </w:rPr>
                </w:pPr>
                <w:r>
                  <w:rPr>
                    <w:noProof/>
                  </w:rPr>
                  <w:t xml:space="preserve">P.J.Lang, "The emotion probe: Studies of motivation and attention. Am. Psychol. 1995, 50, 372–385". </w:t>
                </w:r>
              </w:p>
            </w:tc>
          </w:tr>
          <w:tr w:rsidR="0032158F" w14:paraId="26A64669" w14:textId="77777777">
            <w:trPr>
              <w:divId w:val="1552889328"/>
              <w:tblCellSpacing w:w="15" w:type="dxa"/>
            </w:trPr>
            <w:tc>
              <w:tcPr>
                <w:tcW w:w="50" w:type="pct"/>
                <w:hideMark/>
              </w:tcPr>
              <w:p w14:paraId="04956468" w14:textId="77777777" w:rsidR="0032158F" w:rsidRDefault="0032158F">
                <w:pPr>
                  <w:pStyle w:val="Bibliography"/>
                  <w:rPr>
                    <w:noProof/>
                  </w:rPr>
                </w:pPr>
                <w:r>
                  <w:rPr>
                    <w:noProof/>
                  </w:rPr>
                  <w:t xml:space="preserve">[2] </w:t>
                </w:r>
              </w:p>
            </w:tc>
            <w:tc>
              <w:tcPr>
                <w:tcW w:w="0" w:type="auto"/>
                <w:hideMark/>
              </w:tcPr>
              <w:p w14:paraId="723998C2" w14:textId="77777777" w:rsidR="0032158F" w:rsidRDefault="0032158F">
                <w:pPr>
                  <w:pStyle w:val="Bibliography"/>
                  <w:rPr>
                    <w:noProof/>
                  </w:rPr>
                </w:pPr>
                <w:r>
                  <w:rPr>
                    <w:noProof/>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32158F" w14:paraId="57BD9939" w14:textId="77777777">
            <w:trPr>
              <w:divId w:val="1552889328"/>
              <w:tblCellSpacing w:w="15" w:type="dxa"/>
            </w:trPr>
            <w:tc>
              <w:tcPr>
                <w:tcW w:w="50" w:type="pct"/>
                <w:hideMark/>
              </w:tcPr>
              <w:p w14:paraId="53E7EE67" w14:textId="77777777" w:rsidR="0032158F" w:rsidRDefault="0032158F">
                <w:pPr>
                  <w:pStyle w:val="Bibliography"/>
                  <w:rPr>
                    <w:noProof/>
                  </w:rPr>
                </w:pPr>
                <w:r>
                  <w:rPr>
                    <w:noProof/>
                  </w:rPr>
                  <w:t xml:space="preserve">[3] </w:t>
                </w:r>
              </w:p>
            </w:tc>
            <w:tc>
              <w:tcPr>
                <w:tcW w:w="0" w:type="auto"/>
                <w:hideMark/>
              </w:tcPr>
              <w:p w14:paraId="03B1D178" w14:textId="77777777" w:rsidR="0032158F" w:rsidRDefault="0032158F">
                <w:pPr>
                  <w:pStyle w:val="Bibliography"/>
                  <w:rPr>
                    <w:noProof/>
                  </w:rPr>
                </w:pPr>
                <w:r>
                  <w:rPr>
                    <w:noProof/>
                  </w:rPr>
                  <w:t xml:space="preserve">"Tsang-Long Pao, Yu-Te Chen, Jun-Heng Yeh and Pei-Jia Li, "Mandarin Emotional Speech Recognition Based on SVM and NN," 18th International Conference on Pattern Recognition (ICPR'06), Hong Kong, China, 2006, pp. 1096-1100, doi: 10.1109/ICPR.2006.780.". </w:t>
                </w:r>
              </w:p>
            </w:tc>
          </w:tr>
          <w:tr w:rsidR="0032158F" w14:paraId="2C517040" w14:textId="77777777">
            <w:trPr>
              <w:divId w:val="1552889328"/>
              <w:tblCellSpacing w:w="15" w:type="dxa"/>
            </w:trPr>
            <w:tc>
              <w:tcPr>
                <w:tcW w:w="50" w:type="pct"/>
                <w:hideMark/>
              </w:tcPr>
              <w:p w14:paraId="1FABF521" w14:textId="77777777" w:rsidR="0032158F" w:rsidRDefault="0032158F">
                <w:pPr>
                  <w:pStyle w:val="Bibliography"/>
                  <w:rPr>
                    <w:noProof/>
                  </w:rPr>
                </w:pPr>
                <w:r>
                  <w:rPr>
                    <w:noProof/>
                  </w:rPr>
                  <w:t xml:space="preserve">[4] </w:t>
                </w:r>
              </w:p>
            </w:tc>
            <w:tc>
              <w:tcPr>
                <w:tcW w:w="0" w:type="auto"/>
                <w:hideMark/>
              </w:tcPr>
              <w:p w14:paraId="22E7A92A" w14:textId="77777777" w:rsidR="0032158F" w:rsidRDefault="0032158F">
                <w:pPr>
                  <w:pStyle w:val="Bibliography"/>
                  <w:rPr>
                    <w:noProof/>
                  </w:rPr>
                </w:pPr>
                <w:r>
                  <w:rPr>
                    <w:noProof/>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32158F" w14:paraId="746B6022" w14:textId="77777777">
            <w:trPr>
              <w:divId w:val="1552889328"/>
              <w:tblCellSpacing w:w="15" w:type="dxa"/>
            </w:trPr>
            <w:tc>
              <w:tcPr>
                <w:tcW w:w="50" w:type="pct"/>
                <w:hideMark/>
              </w:tcPr>
              <w:p w14:paraId="4B4BFF5F" w14:textId="77777777" w:rsidR="0032158F" w:rsidRDefault="0032158F">
                <w:pPr>
                  <w:pStyle w:val="Bibliography"/>
                  <w:rPr>
                    <w:noProof/>
                  </w:rPr>
                </w:pPr>
                <w:r>
                  <w:rPr>
                    <w:noProof/>
                  </w:rPr>
                  <w:t xml:space="preserve">[5] </w:t>
                </w:r>
              </w:p>
            </w:tc>
            <w:tc>
              <w:tcPr>
                <w:tcW w:w="0" w:type="auto"/>
                <w:hideMark/>
              </w:tcPr>
              <w:p w14:paraId="3D90BB39" w14:textId="77777777" w:rsidR="0032158F" w:rsidRDefault="0032158F">
                <w:pPr>
                  <w:pStyle w:val="Bibliography"/>
                  <w:rPr>
                    <w:noProof/>
                  </w:rPr>
                </w:pPr>
                <w:r>
                  <w:rPr>
                    <w:noProof/>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32158F" w14:paraId="0C099F25" w14:textId="77777777">
            <w:trPr>
              <w:divId w:val="1552889328"/>
              <w:tblCellSpacing w:w="15" w:type="dxa"/>
            </w:trPr>
            <w:tc>
              <w:tcPr>
                <w:tcW w:w="50" w:type="pct"/>
                <w:hideMark/>
              </w:tcPr>
              <w:p w14:paraId="5653DDCE" w14:textId="77777777" w:rsidR="0032158F" w:rsidRDefault="0032158F">
                <w:pPr>
                  <w:pStyle w:val="Bibliography"/>
                  <w:rPr>
                    <w:noProof/>
                  </w:rPr>
                </w:pPr>
                <w:r>
                  <w:rPr>
                    <w:noProof/>
                  </w:rPr>
                  <w:t xml:space="preserve">[6] </w:t>
                </w:r>
              </w:p>
            </w:tc>
            <w:tc>
              <w:tcPr>
                <w:tcW w:w="0" w:type="auto"/>
                <w:hideMark/>
              </w:tcPr>
              <w:p w14:paraId="6A70FF93" w14:textId="77777777" w:rsidR="0032158F" w:rsidRDefault="0032158F">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32158F" w14:paraId="08CBB99C" w14:textId="77777777">
            <w:trPr>
              <w:divId w:val="1552889328"/>
              <w:tblCellSpacing w:w="15" w:type="dxa"/>
            </w:trPr>
            <w:tc>
              <w:tcPr>
                <w:tcW w:w="50" w:type="pct"/>
                <w:hideMark/>
              </w:tcPr>
              <w:p w14:paraId="682B01C4" w14:textId="77777777" w:rsidR="0032158F" w:rsidRDefault="0032158F">
                <w:pPr>
                  <w:pStyle w:val="Bibliography"/>
                  <w:rPr>
                    <w:noProof/>
                  </w:rPr>
                </w:pPr>
                <w:r>
                  <w:rPr>
                    <w:noProof/>
                  </w:rPr>
                  <w:t xml:space="preserve">[7] </w:t>
                </w:r>
              </w:p>
            </w:tc>
            <w:tc>
              <w:tcPr>
                <w:tcW w:w="0" w:type="auto"/>
                <w:hideMark/>
              </w:tcPr>
              <w:p w14:paraId="54EFA64D" w14:textId="77777777" w:rsidR="0032158F" w:rsidRDefault="0032158F">
                <w:pPr>
                  <w:pStyle w:val="Bibliography"/>
                  <w:rPr>
                    <w:noProof/>
                  </w:rPr>
                </w:pPr>
                <w:r>
                  <w:rPr>
                    <w:noProof/>
                  </w:rPr>
                  <w:t xml:space="preserve">"L. C. De Silva, T. Miyasato and R. Nakatsu, "Facial emotion recognition using multi-modal information," Proceedings of ICICS, 1997 International Conference on Information, Communications and Signal Processing. Theme: Trends in Information Systems Engineer". </w:t>
                </w:r>
              </w:p>
            </w:tc>
          </w:tr>
          <w:tr w:rsidR="0032158F" w14:paraId="4A82C9C0" w14:textId="77777777">
            <w:trPr>
              <w:divId w:val="1552889328"/>
              <w:tblCellSpacing w:w="15" w:type="dxa"/>
            </w:trPr>
            <w:tc>
              <w:tcPr>
                <w:tcW w:w="50" w:type="pct"/>
                <w:hideMark/>
              </w:tcPr>
              <w:p w14:paraId="0A9C3CCA" w14:textId="77777777" w:rsidR="0032158F" w:rsidRDefault="0032158F">
                <w:pPr>
                  <w:pStyle w:val="Bibliography"/>
                  <w:rPr>
                    <w:noProof/>
                  </w:rPr>
                </w:pPr>
                <w:r>
                  <w:rPr>
                    <w:noProof/>
                  </w:rPr>
                  <w:t xml:space="preserve">[8] </w:t>
                </w:r>
              </w:p>
            </w:tc>
            <w:tc>
              <w:tcPr>
                <w:tcW w:w="0" w:type="auto"/>
                <w:hideMark/>
              </w:tcPr>
              <w:p w14:paraId="26D4BDD1" w14:textId="77777777" w:rsidR="0032158F" w:rsidRDefault="0032158F">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32158F" w14:paraId="29AE75A0" w14:textId="77777777">
            <w:trPr>
              <w:divId w:val="1552889328"/>
              <w:tblCellSpacing w:w="15" w:type="dxa"/>
            </w:trPr>
            <w:tc>
              <w:tcPr>
                <w:tcW w:w="50" w:type="pct"/>
                <w:hideMark/>
              </w:tcPr>
              <w:p w14:paraId="1682A7E4" w14:textId="77777777" w:rsidR="0032158F" w:rsidRDefault="0032158F">
                <w:pPr>
                  <w:pStyle w:val="Bibliography"/>
                  <w:rPr>
                    <w:noProof/>
                  </w:rPr>
                </w:pPr>
                <w:r>
                  <w:rPr>
                    <w:noProof/>
                  </w:rPr>
                  <w:t xml:space="preserve">[9] </w:t>
                </w:r>
              </w:p>
            </w:tc>
            <w:tc>
              <w:tcPr>
                <w:tcW w:w="0" w:type="auto"/>
                <w:hideMark/>
              </w:tcPr>
              <w:p w14:paraId="2D6F80D7" w14:textId="77777777" w:rsidR="0032158F" w:rsidRDefault="0032158F">
                <w:pPr>
                  <w:pStyle w:val="Bibliography"/>
                  <w:rPr>
                    <w:noProof/>
                  </w:rPr>
                </w:pPr>
                <w:r>
                  <w:rPr>
                    <w:noProof/>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32158F" w14:paraId="4C62B8AE" w14:textId="77777777">
            <w:trPr>
              <w:divId w:val="1552889328"/>
              <w:tblCellSpacing w:w="15" w:type="dxa"/>
            </w:trPr>
            <w:tc>
              <w:tcPr>
                <w:tcW w:w="50" w:type="pct"/>
                <w:hideMark/>
              </w:tcPr>
              <w:p w14:paraId="24E33379" w14:textId="77777777" w:rsidR="0032158F" w:rsidRDefault="0032158F">
                <w:pPr>
                  <w:pStyle w:val="Bibliography"/>
                  <w:rPr>
                    <w:noProof/>
                  </w:rPr>
                </w:pPr>
                <w:r>
                  <w:rPr>
                    <w:noProof/>
                  </w:rPr>
                  <w:t xml:space="preserve">[10] </w:t>
                </w:r>
              </w:p>
            </w:tc>
            <w:tc>
              <w:tcPr>
                <w:tcW w:w="0" w:type="auto"/>
                <w:hideMark/>
              </w:tcPr>
              <w:p w14:paraId="3B3A7336" w14:textId="77777777" w:rsidR="0032158F" w:rsidRDefault="0032158F">
                <w:pPr>
                  <w:pStyle w:val="Bibliography"/>
                  <w:rPr>
                    <w:noProof/>
                  </w:rPr>
                </w:pPr>
                <w:r>
                  <w:rPr>
                    <w:noProof/>
                  </w:rPr>
                  <w:t xml:space="preserve">"Cohen, Ira &amp; Garg, Ashutosh. (2000). Emotion Recognition from Facial Expressions using Multilevel HMM.". </w:t>
                </w:r>
              </w:p>
            </w:tc>
          </w:tr>
          <w:tr w:rsidR="0032158F" w14:paraId="028A2E80" w14:textId="77777777">
            <w:trPr>
              <w:divId w:val="1552889328"/>
              <w:tblCellSpacing w:w="15" w:type="dxa"/>
            </w:trPr>
            <w:tc>
              <w:tcPr>
                <w:tcW w:w="50" w:type="pct"/>
                <w:hideMark/>
              </w:tcPr>
              <w:p w14:paraId="0253D1CB" w14:textId="77777777" w:rsidR="0032158F" w:rsidRDefault="0032158F">
                <w:pPr>
                  <w:pStyle w:val="Bibliography"/>
                  <w:rPr>
                    <w:noProof/>
                  </w:rPr>
                </w:pPr>
                <w:r>
                  <w:rPr>
                    <w:noProof/>
                  </w:rPr>
                  <w:t xml:space="preserve">[11] </w:t>
                </w:r>
              </w:p>
            </w:tc>
            <w:tc>
              <w:tcPr>
                <w:tcW w:w="0" w:type="auto"/>
                <w:hideMark/>
              </w:tcPr>
              <w:p w14:paraId="64A3FF68" w14:textId="77777777" w:rsidR="0032158F" w:rsidRDefault="0032158F">
                <w:pPr>
                  <w:pStyle w:val="Bibliography"/>
                  <w:rPr>
                    <w:noProof/>
                  </w:rPr>
                </w:pPr>
                <w:r>
                  <w:rPr>
                    <w:noProof/>
                  </w:rPr>
                  <w:t xml:space="preserve">"Shu, L.; Xie, J.; Yang, M.; Li, Z.; Li, Z.; Liao, D.; Xu, X.; Yang, X. A Review of Emotion Recognition Using Physiological Signals. Sensors 2018, 18, 2074". </w:t>
                </w:r>
              </w:p>
            </w:tc>
          </w:tr>
          <w:tr w:rsidR="0032158F" w14:paraId="17CE6F91" w14:textId="77777777">
            <w:trPr>
              <w:divId w:val="1552889328"/>
              <w:tblCellSpacing w:w="15" w:type="dxa"/>
            </w:trPr>
            <w:tc>
              <w:tcPr>
                <w:tcW w:w="50" w:type="pct"/>
                <w:hideMark/>
              </w:tcPr>
              <w:p w14:paraId="0A269655" w14:textId="77777777" w:rsidR="0032158F" w:rsidRDefault="0032158F">
                <w:pPr>
                  <w:pStyle w:val="Bibliography"/>
                  <w:rPr>
                    <w:noProof/>
                  </w:rPr>
                </w:pPr>
                <w:r>
                  <w:rPr>
                    <w:noProof/>
                  </w:rPr>
                  <w:lastRenderedPageBreak/>
                  <w:t xml:space="preserve">[12] </w:t>
                </w:r>
              </w:p>
            </w:tc>
            <w:tc>
              <w:tcPr>
                <w:tcW w:w="0" w:type="auto"/>
                <w:hideMark/>
              </w:tcPr>
              <w:p w14:paraId="0561E658" w14:textId="77777777" w:rsidR="0032158F" w:rsidRDefault="0032158F">
                <w:pPr>
                  <w:pStyle w:val="Bibliography"/>
                  <w:rPr>
                    <w:noProof/>
                  </w:rPr>
                </w:pPr>
                <w:r>
                  <w:rPr>
                    <w:noProof/>
                  </w:rPr>
                  <w:t xml:space="preserve">"S. Wu, X. Xu, L. Shu and B. Hu, "Estimation of valence of emotion using two frontal EEG channels," 2017 IEEE International Conference on Bioinformatics and Biomedicine (BIBM), Kansas City, MO, USA, 2017, pp. 1127-1130, doi: 10.1109/BIBM.2017.8217815.". </w:t>
                </w:r>
              </w:p>
            </w:tc>
          </w:tr>
          <w:tr w:rsidR="0032158F" w14:paraId="4BEF7FB7" w14:textId="77777777">
            <w:trPr>
              <w:divId w:val="1552889328"/>
              <w:tblCellSpacing w:w="15" w:type="dxa"/>
            </w:trPr>
            <w:tc>
              <w:tcPr>
                <w:tcW w:w="50" w:type="pct"/>
                <w:hideMark/>
              </w:tcPr>
              <w:p w14:paraId="659ABB55" w14:textId="77777777" w:rsidR="0032158F" w:rsidRDefault="0032158F">
                <w:pPr>
                  <w:pStyle w:val="Bibliography"/>
                  <w:rPr>
                    <w:noProof/>
                  </w:rPr>
                </w:pPr>
                <w:r>
                  <w:rPr>
                    <w:noProof/>
                  </w:rPr>
                  <w:t xml:space="preserve">[13] </w:t>
                </w:r>
              </w:p>
            </w:tc>
            <w:tc>
              <w:tcPr>
                <w:tcW w:w="0" w:type="auto"/>
                <w:hideMark/>
              </w:tcPr>
              <w:p w14:paraId="7C11A4E2" w14:textId="77777777" w:rsidR="0032158F" w:rsidRDefault="0032158F">
                <w:pPr>
                  <w:pStyle w:val="Bibliography"/>
                  <w:rPr>
                    <w:noProof/>
                  </w:rPr>
                </w:pPr>
                <w:r>
                  <w:rPr>
                    <w:noProof/>
                  </w:rPr>
                  <w:t xml:space="preserve">"Li, Z.; Tian, X.; Shu, L.; Xu, X.; Hu, B. Emotion Recognition from EEG Using RASM and LSTM. In Proceedings of the International Conference on Internet Multimedia Computing and Service, Tsingtao, China, 23–25 August 2017; pp. 310–318.". </w:t>
                </w:r>
              </w:p>
            </w:tc>
          </w:tr>
          <w:tr w:rsidR="0032158F" w14:paraId="6C5A4F33" w14:textId="77777777">
            <w:trPr>
              <w:divId w:val="1552889328"/>
              <w:tblCellSpacing w:w="15" w:type="dxa"/>
            </w:trPr>
            <w:tc>
              <w:tcPr>
                <w:tcW w:w="50" w:type="pct"/>
                <w:hideMark/>
              </w:tcPr>
              <w:p w14:paraId="3E037502" w14:textId="77777777" w:rsidR="0032158F" w:rsidRDefault="0032158F">
                <w:pPr>
                  <w:pStyle w:val="Bibliography"/>
                  <w:rPr>
                    <w:noProof/>
                  </w:rPr>
                </w:pPr>
                <w:r>
                  <w:rPr>
                    <w:noProof/>
                  </w:rPr>
                  <w:t xml:space="preserve">[14] </w:t>
                </w:r>
              </w:p>
            </w:tc>
            <w:tc>
              <w:tcPr>
                <w:tcW w:w="0" w:type="auto"/>
                <w:hideMark/>
              </w:tcPr>
              <w:p w14:paraId="25ACAC4A" w14:textId="77777777" w:rsidR="0032158F" w:rsidRDefault="0032158F">
                <w:pPr>
                  <w:pStyle w:val="Bibliography"/>
                  <w:rPr>
                    <w:noProof/>
                  </w:rPr>
                </w:pPr>
                <w:r>
                  <w:rPr>
                    <w:noProof/>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32158F" w14:paraId="4DE97353" w14:textId="77777777">
            <w:trPr>
              <w:divId w:val="1552889328"/>
              <w:tblCellSpacing w:w="15" w:type="dxa"/>
            </w:trPr>
            <w:tc>
              <w:tcPr>
                <w:tcW w:w="50" w:type="pct"/>
                <w:hideMark/>
              </w:tcPr>
              <w:p w14:paraId="5F9D39D5" w14:textId="77777777" w:rsidR="0032158F" w:rsidRDefault="0032158F">
                <w:pPr>
                  <w:pStyle w:val="Bibliography"/>
                  <w:rPr>
                    <w:noProof/>
                  </w:rPr>
                </w:pPr>
                <w:r>
                  <w:rPr>
                    <w:noProof/>
                  </w:rPr>
                  <w:t xml:space="preserve">[15] </w:t>
                </w:r>
              </w:p>
            </w:tc>
            <w:tc>
              <w:tcPr>
                <w:tcW w:w="0" w:type="auto"/>
                <w:hideMark/>
              </w:tcPr>
              <w:p w14:paraId="2DC08635" w14:textId="77777777" w:rsidR="0032158F" w:rsidRDefault="0032158F">
                <w:pPr>
                  <w:pStyle w:val="Bibliography"/>
                  <w:rPr>
                    <w:noProof/>
                  </w:rPr>
                </w:pPr>
                <w:r>
                  <w:rPr>
                    <w:noProof/>
                  </w:rPr>
                  <w:t xml:space="preserve">"Lan, Z.; Sourina, O.; Wang, L.; Liu, Y. Real-time EEG-based emotion monitoring using stable features. Vis. Comput. 2016, 32, 347–358.". </w:t>
                </w:r>
              </w:p>
            </w:tc>
          </w:tr>
          <w:tr w:rsidR="0032158F" w14:paraId="332B3975" w14:textId="77777777">
            <w:trPr>
              <w:divId w:val="1552889328"/>
              <w:tblCellSpacing w:w="15" w:type="dxa"/>
            </w:trPr>
            <w:tc>
              <w:tcPr>
                <w:tcW w:w="50" w:type="pct"/>
                <w:hideMark/>
              </w:tcPr>
              <w:p w14:paraId="0FFA095A" w14:textId="77777777" w:rsidR="0032158F" w:rsidRDefault="0032158F">
                <w:pPr>
                  <w:pStyle w:val="Bibliography"/>
                  <w:rPr>
                    <w:noProof/>
                  </w:rPr>
                </w:pPr>
                <w:r>
                  <w:rPr>
                    <w:noProof/>
                  </w:rPr>
                  <w:t xml:space="preserve">[16] </w:t>
                </w:r>
              </w:p>
            </w:tc>
            <w:tc>
              <w:tcPr>
                <w:tcW w:w="0" w:type="auto"/>
                <w:hideMark/>
              </w:tcPr>
              <w:p w14:paraId="06457F24" w14:textId="77777777" w:rsidR="0032158F" w:rsidRDefault="0032158F">
                <w:pPr>
                  <w:pStyle w:val="Bibliography"/>
                  <w:rPr>
                    <w:noProof/>
                  </w:rPr>
                </w:pPr>
                <w:r>
                  <w:rPr>
                    <w:noProof/>
                  </w:rPr>
                  <w:t xml:space="preserve">"https://therbootcamp.github.io/ML_2019May/_sessions/WhatIsML/WhatIsML.html," [Online]. </w:t>
                </w:r>
              </w:p>
            </w:tc>
          </w:tr>
          <w:tr w:rsidR="0032158F" w14:paraId="7E3D8FB1" w14:textId="77777777">
            <w:trPr>
              <w:divId w:val="1552889328"/>
              <w:tblCellSpacing w:w="15" w:type="dxa"/>
            </w:trPr>
            <w:tc>
              <w:tcPr>
                <w:tcW w:w="50" w:type="pct"/>
                <w:hideMark/>
              </w:tcPr>
              <w:p w14:paraId="1C480BE2" w14:textId="77777777" w:rsidR="0032158F" w:rsidRDefault="0032158F">
                <w:pPr>
                  <w:pStyle w:val="Bibliography"/>
                  <w:rPr>
                    <w:noProof/>
                  </w:rPr>
                </w:pPr>
                <w:r>
                  <w:rPr>
                    <w:noProof/>
                  </w:rPr>
                  <w:t xml:space="preserve">[17] </w:t>
                </w:r>
              </w:p>
            </w:tc>
            <w:tc>
              <w:tcPr>
                <w:tcW w:w="0" w:type="auto"/>
                <w:hideMark/>
              </w:tcPr>
              <w:p w14:paraId="12FC906E" w14:textId="77777777" w:rsidR="0032158F" w:rsidRDefault="0032158F">
                <w:pPr>
                  <w:pStyle w:val="Bibliography"/>
                  <w:rPr>
                    <w:noProof/>
                  </w:rPr>
                </w:pPr>
                <w:r>
                  <w:rPr>
                    <w:noProof/>
                  </w:rPr>
                  <w:t xml:space="preserve">"Support Vector Machine, https://machinelearningcoban.com/2017/04/09/smv/," [Online]. </w:t>
                </w:r>
              </w:p>
            </w:tc>
          </w:tr>
          <w:tr w:rsidR="0032158F" w14:paraId="6DF314A8" w14:textId="77777777">
            <w:trPr>
              <w:divId w:val="1552889328"/>
              <w:tblCellSpacing w:w="15" w:type="dxa"/>
            </w:trPr>
            <w:tc>
              <w:tcPr>
                <w:tcW w:w="50" w:type="pct"/>
                <w:hideMark/>
              </w:tcPr>
              <w:p w14:paraId="1ABE814C" w14:textId="77777777" w:rsidR="0032158F" w:rsidRDefault="0032158F">
                <w:pPr>
                  <w:pStyle w:val="Bibliography"/>
                  <w:rPr>
                    <w:noProof/>
                  </w:rPr>
                </w:pPr>
                <w:r>
                  <w:rPr>
                    <w:noProof/>
                  </w:rPr>
                  <w:t xml:space="preserve">[18] </w:t>
                </w:r>
              </w:p>
            </w:tc>
            <w:tc>
              <w:tcPr>
                <w:tcW w:w="0" w:type="auto"/>
                <w:hideMark/>
              </w:tcPr>
              <w:p w14:paraId="19730E2A" w14:textId="77777777" w:rsidR="0032158F" w:rsidRDefault="0032158F">
                <w:pPr>
                  <w:pStyle w:val="Bibliography"/>
                  <w:rPr>
                    <w:noProof/>
                  </w:rPr>
                </w:pPr>
                <w:r>
                  <w:rPr>
                    <w:noProof/>
                  </w:rPr>
                  <w:t xml:space="preserve">"https://monkeylearn.com/blog/introduction-to-support-vector-machines-svm," [Online]. </w:t>
                </w:r>
              </w:p>
            </w:tc>
          </w:tr>
          <w:tr w:rsidR="0032158F" w14:paraId="47CA12F1" w14:textId="77777777">
            <w:trPr>
              <w:divId w:val="1552889328"/>
              <w:tblCellSpacing w:w="15" w:type="dxa"/>
            </w:trPr>
            <w:tc>
              <w:tcPr>
                <w:tcW w:w="50" w:type="pct"/>
                <w:hideMark/>
              </w:tcPr>
              <w:p w14:paraId="216C621A" w14:textId="77777777" w:rsidR="0032158F" w:rsidRDefault="0032158F">
                <w:pPr>
                  <w:pStyle w:val="Bibliography"/>
                  <w:rPr>
                    <w:noProof/>
                  </w:rPr>
                </w:pPr>
                <w:r>
                  <w:rPr>
                    <w:noProof/>
                  </w:rPr>
                  <w:t xml:space="preserve">[19] </w:t>
                </w:r>
              </w:p>
            </w:tc>
            <w:tc>
              <w:tcPr>
                <w:tcW w:w="0" w:type="auto"/>
                <w:hideMark/>
              </w:tcPr>
              <w:p w14:paraId="55FC36AB" w14:textId="77777777" w:rsidR="0032158F" w:rsidRDefault="0032158F">
                <w:pPr>
                  <w:pStyle w:val="Bibliography"/>
                  <w:rPr>
                    <w:noProof/>
                  </w:rPr>
                </w:pPr>
                <w:r>
                  <w:rPr>
                    <w:noProof/>
                  </w:rPr>
                  <w:t xml:space="preserve">"Linear Discriminant Analysis, https://machinelearningcoban.com/2017/06/30/lda/," [Online]. </w:t>
                </w:r>
              </w:p>
            </w:tc>
          </w:tr>
          <w:tr w:rsidR="0032158F" w14:paraId="0AA0E5D3" w14:textId="77777777">
            <w:trPr>
              <w:divId w:val="1552889328"/>
              <w:tblCellSpacing w:w="15" w:type="dxa"/>
            </w:trPr>
            <w:tc>
              <w:tcPr>
                <w:tcW w:w="50" w:type="pct"/>
                <w:hideMark/>
              </w:tcPr>
              <w:p w14:paraId="2E4572B5" w14:textId="77777777" w:rsidR="0032158F" w:rsidRDefault="0032158F">
                <w:pPr>
                  <w:pStyle w:val="Bibliography"/>
                  <w:rPr>
                    <w:noProof/>
                  </w:rPr>
                </w:pPr>
                <w:r>
                  <w:rPr>
                    <w:noProof/>
                  </w:rPr>
                  <w:t xml:space="preserve">[20] </w:t>
                </w:r>
              </w:p>
            </w:tc>
            <w:tc>
              <w:tcPr>
                <w:tcW w:w="0" w:type="auto"/>
                <w:hideMark/>
              </w:tcPr>
              <w:p w14:paraId="394E4459" w14:textId="77777777" w:rsidR="0032158F" w:rsidRDefault="0032158F">
                <w:pPr>
                  <w:pStyle w:val="Bibliography"/>
                  <w:rPr>
                    <w:noProof/>
                  </w:rPr>
                </w:pPr>
                <w:r>
                  <w:rPr>
                    <w:noProof/>
                  </w:rPr>
                  <w:t xml:space="preserve">"Decision Tree, https://machinelearningcoban.com/2018/01/14/id3/," [Online]. </w:t>
                </w:r>
              </w:p>
            </w:tc>
          </w:tr>
          <w:tr w:rsidR="0032158F" w14:paraId="2666F4EC" w14:textId="77777777">
            <w:trPr>
              <w:divId w:val="1552889328"/>
              <w:tblCellSpacing w:w="15" w:type="dxa"/>
            </w:trPr>
            <w:tc>
              <w:tcPr>
                <w:tcW w:w="50" w:type="pct"/>
                <w:hideMark/>
              </w:tcPr>
              <w:p w14:paraId="599D7ACF" w14:textId="77777777" w:rsidR="0032158F" w:rsidRDefault="0032158F">
                <w:pPr>
                  <w:pStyle w:val="Bibliography"/>
                  <w:rPr>
                    <w:noProof/>
                  </w:rPr>
                </w:pPr>
                <w:r>
                  <w:rPr>
                    <w:noProof/>
                  </w:rPr>
                  <w:t xml:space="preserve">[21] </w:t>
                </w:r>
              </w:p>
            </w:tc>
            <w:tc>
              <w:tcPr>
                <w:tcW w:w="0" w:type="auto"/>
                <w:hideMark/>
              </w:tcPr>
              <w:p w14:paraId="097D4905" w14:textId="77777777" w:rsidR="0032158F" w:rsidRDefault="0032158F">
                <w:pPr>
                  <w:pStyle w:val="Bibliography"/>
                  <w:rPr>
                    <w:noProof/>
                  </w:rPr>
                </w:pPr>
                <w:r>
                  <w:rPr>
                    <w:noProof/>
                  </w:rPr>
                  <w:t xml:space="preserve">"https://www.javatpoint.com/machine-learning-decision-tree-classification-algorithm," [Online]. </w:t>
                </w:r>
              </w:p>
            </w:tc>
          </w:tr>
          <w:tr w:rsidR="0032158F" w14:paraId="1D9193F1" w14:textId="77777777">
            <w:trPr>
              <w:divId w:val="1552889328"/>
              <w:tblCellSpacing w:w="15" w:type="dxa"/>
            </w:trPr>
            <w:tc>
              <w:tcPr>
                <w:tcW w:w="50" w:type="pct"/>
                <w:hideMark/>
              </w:tcPr>
              <w:p w14:paraId="56CECCBD" w14:textId="77777777" w:rsidR="0032158F" w:rsidRDefault="0032158F">
                <w:pPr>
                  <w:pStyle w:val="Bibliography"/>
                  <w:rPr>
                    <w:noProof/>
                  </w:rPr>
                </w:pPr>
                <w:r>
                  <w:rPr>
                    <w:noProof/>
                  </w:rPr>
                  <w:t xml:space="preserve">[22] </w:t>
                </w:r>
              </w:p>
            </w:tc>
            <w:tc>
              <w:tcPr>
                <w:tcW w:w="0" w:type="auto"/>
                <w:hideMark/>
              </w:tcPr>
              <w:p w14:paraId="569141AE" w14:textId="77777777" w:rsidR="0032158F" w:rsidRDefault="0032158F">
                <w:pPr>
                  <w:pStyle w:val="Bibliography"/>
                  <w:rPr>
                    <w:noProof/>
                  </w:rPr>
                </w:pPr>
                <w:r>
                  <w:rPr>
                    <w:noProof/>
                  </w:rPr>
                  <w:t xml:space="preserve">"https://www.javatpoint.com/machine-learning-random-forest-algorithm," [Online]. </w:t>
                </w:r>
              </w:p>
            </w:tc>
          </w:tr>
          <w:tr w:rsidR="0032158F" w14:paraId="35EF70B2" w14:textId="77777777">
            <w:trPr>
              <w:divId w:val="1552889328"/>
              <w:tblCellSpacing w:w="15" w:type="dxa"/>
            </w:trPr>
            <w:tc>
              <w:tcPr>
                <w:tcW w:w="50" w:type="pct"/>
                <w:hideMark/>
              </w:tcPr>
              <w:p w14:paraId="74E55552" w14:textId="77777777" w:rsidR="0032158F" w:rsidRDefault="0032158F">
                <w:pPr>
                  <w:pStyle w:val="Bibliography"/>
                  <w:rPr>
                    <w:noProof/>
                  </w:rPr>
                </w:pPr>
                <w:r>
                  <w:rPr>
                    <w:noProof/>
                  </w:rPr>
                  <w:t xml:space="preserve">[23] </w:t>
                </w:r>
              </w:p>
            </w:tc>
            <w:tc>
              <w:tcPr>
                <w:tcW w:w="0" w:type="auto"/>
                <w:hideMark/>
              </w:tcPr>
              <w:p w14:paraId="1D0723A7" w14:textId="77777777" w:rsidR="0032158F" w:rsidRDefault="0032158F">
                <w:pPr>
                  <w:pStyle w:val="Bibliography"/>
                  <w:rPr>
                    <w:noProof/>
                  </w:rPr>
                </w:pPr>
                <w:r>
                  <w:rPr>
                    <w:noProof/>
                  </w:rPr>
                  <w:t xml:space="preserve">"Random Forest, https://www.javatpoint.com/machine-learning-random-forest-algorithm," [Online]. </w:t>
                </w:r>
              </w:p>
            </w:tc>
          </w:tr>
        </w:tbl>
        <w:p w14:paraId="3DC32AE4" w14:textId="77777777" w:rsidR="0032158F" w:rsidRDefault="0032158F">
          <w:pPr>
            <w:divId w:val="1552889328"/>
            <w:rPr>
              <w:rFonts w:eastAsia="Times New Roman"/>
              <w:noProof/>
            </w:rPr>
          </w:pPr>
        </w:p>
        <w:p w14:paraId="03513896" w14:textId="77777777" w:rsidR="00061449" w:rsidRDefault="00061449">
          <w:r>
            <w:rPr>
              <w:b/>
              <w:bCs/>
            </w:rPr>
            <w:fldChar w:fldCharType="end"/>
          </w:r>
        </w:p>
      </w:sdtContent>
    </w:sdt>
    <w:p w14:paraId="5DF4781B" w14:textId="77777777" w:rsidR="000F7D4D" w:rsidRPr="000F7D4D" w:rsidRDefault="000F7D4D" w:rsidP="007322A4">
      <w:pPr>
        <w:jc w:val="center"/>
      </w:pPr>
    </w:p>
    <w:sectPr w:rsidR="000F7D4D" w:rsidRPr="000F7D4D" w:rsidSect="000F7D4D">
      <w:footerReference w:type="default" r:id="rId73"/>
      <w:pgSz w:w="11907" w:h="16840" w:code="9"/>
      <w:pgMar w:top="1138" w:right="1411" w:bottom="1138" w:left="1987" w:header="720" w:footer="389"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Cung Thanh Long" w:date="2021-04-14T10:28:00Z" w:initials="CTL">
    <w:p w14:paraId="7E2995E3" w14:textId="2524C218" w:rsidR="0082527F" w:rsidRDefault="0082527F">
      <w:pPr>
        <w:pStyle w:val="CommentText"/>
      </w:pPr>
      <w:r>
        <w:rPr>
          <w:rStyle w:val="CommentReference"/>
        </w:rPr>
        <w:annotationRef/>
      </w:r>
      <w:proofErr w:type="spellStart"/>
      <w:r>
        <w:t>Nêu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vào</w:t>
      </w:r>
      <w:proofErr w:type="spellEnd"/>
      <w:r>
        <w:t xml:space="preserve"> </w:t>
      </w:r>
      <w:proofErr w:type="spellStart"/>
      <w:r>
        <w:t>đây</w:t>
      </w:r>
      <w:proofErr w:type="spellEnd"/>
    </w:p>
  </w:comment>
  <w:comment w:id="31" w:author="Cung Thanh Long" w:date="2021-04-14T10:29:00Z" w:initials="CTL">
    <w:p w14:paraId="6574DB0D" w14:textId="3E78F621" w:rsidR="0082527F" w:rsidRDefault="0082527F">
      <w:pPr>
        <w:pStyle w:val="CommentText"/>
      </w:pPr>
      <w:r>
        <w:rPr>
          <w:rStyle w:val="CommentReference"/>
        </w:rPr>
        <w:annotationRef/>
      </w:r>
      <w:proofErr w:type="spellStart"/>
      <w:r>
        <w:t>Lấy</w:t>
      </w:r>
      <w:proofErr w:type="spellEnd"/>
      <w:r>
        <w:t xml:space="preserve"> </w:t>
      </w:r>
      <w:proofErr w:type="spellStart"/>
      <w:r>
        <w:t>từ</w:t>
      </w:r>
      <w:proofErr w:type="spellEnd"/>
      <w:r>
        <w:t xml:space="preserve"> TLTK </w:t>
      </w:r>
      <w:proofErr w:type="spellStart"/>
      <w:r>
        <w:t>số</w:t>
      </w:r>
      <w:proofErr w:type="spellEnd"/>
      <w:r>
        <w:t xml:space="preserve"> 6 à? </w:t>
      </w:r>
      <w:proofErr w:type="spellStart"/>
      <w:r>
        <w:t>Nếu</w:t>
      </w:r>
      <w:proofErr w:type="spellEnd"/>
      <w:r>
        <w:t xml:space="preserve"> </w:t>
      </w:r>
      <w:proofErr w:type="spellStart"/>
      <w:r>
        <w:t>đúng</w:t>
      </w:r>
      <w:proofErr w:type="spellEnd"/>
      <w:r>
        <w:t xml:space="preserve"> </w:t>
      </w:r>
      <w:proofErr w:type="spellStart"/>
      <w:r>
        <w:t>thì</w:t>
      </w:r>
      <w:proofErr w:type="spellEnd"/>
      <w:r>
        <w:t xml:space="preserve"> </w:t>
      </w:r>
      <w:proofErr w:type="spellStart"/>
      <w:r>
        <w:t>để</w:t>
      </w:r>
      <w:proofErr w:type="spellEnd"/>
      <w:r>
        <w:t xml:space="preserve"> </w:t>
      </w:r>
      <w:proofErr w:type="spellStart"/>
      <w:r>
        <w:t>nguyên</w:t>
      </w:r>
      <w:proofErr w:type="spellEnd"/>
      <w:r>
        <w:t xml:space="preserve">. </w:t>
      </w:r>
      <w:proofErr w:type="spellStart"/>
      <w:r>
        <w:t>Nếu</w:t>
      </w:r>
      <w:proofErr w:type="spellEnd"/>
      <w:r>
        <w:t xml:space="preserve"> ko </w:t>
      </w:r>
      <w:proofErr w:type="spellStart"/>
      <w:r>
        <w:t>thì</w:t>
      </w:r>
      <w:proofErr w:type="spellEnd"/>
      <w:r>
        <w:t xml:space="preserve"> </w:t>
      </w:r>
      <w:proofErr w:type="spellStart"/>
      <w:r>
        <w:t>cần</w:t>
      </w:r>
      <w:proofErr w:type="spellEnd"/>
      <w:r>
        <w:t xml:space="preserve"> </w:t>
      </w:r>
      <w:proofErr w:type="spellStart"/>
      <w:r>
        <w:t>chuyển</w:t>
      </w:r>
      <w:proofErr w:type="spellEnd"/>
      <w:r>
        <w:t xml:space="preserve"> TLTK </w:t>
      </w:r>
      <w:proofErr w:type="spellStart"/>
      <w:r>
        <w:t>đó</w:t>
      </w:r>
      <w:proofErr w:type="spellEnd"/>
      <w:r>
        <w:t xml:space="preserve"> </w:t>
      </w:r>
      <w:proofErr w:type="spellStart"/>
      <w:r>
        <w:t>lên</w:t>
      </w:r>
      <w:proofErr w:type="spellEnd"/>
      <w:r>
        <w:t xml:space="preserve"> </w:t>
      </w:r>
      <w:proofErr w:type="spellStart"/>
      <w:r>
        <w:t>thứ</w:t>
      </w:r>
      <w:proofErr w:type="spellEnd"/>
      <w:r>
        <w:t xml:space="preserve"> 6</w:t>
      </w:r>
    </w:p>
  </w:comment>
  <w:comment w:id="37" w:author="Cung Thanh Long" w:date="2021-04-14T10:32:00Z" w:initials="CTL">
    <w:p w14:paraId="13BDD8F3" w14:textId="57431800" w:rsidR="0082527F" w:rsidRDefault="0082527F">
      <w:pPr>
        <w:pStyle w:val="CommentText"/>
      </w:pPr>
      <w:r>
        <w:rPr>
          <w:rStyle w:val="CommentReference"/>
        </w:rPr>
        <w:annotationRef/>
      </w:r>
      <w:proofErr w:type="spellStart"/>
      <w:r>
        <w:t>Lưu</w:t>
      </w:r>
      <w:proofErr w:type="spellEnd"/>
      <w:r>
        <w:t xml:space="preserve"> ý TLTK </w:t>
      </w:r>
      <w:proofErr w:type="spellStart"/>
      <w:r>
        <w:t>này</w:t>
      </w:r>
      <w:proofErr w:type="spellEnd"/>
      <w:r>
        <w:t xml:space="preserve"> </w:t>
      </w:r>
      <w:proofErr w:type="spellStart"/>
      <w:r>
        <w:t>nếu</w:t>
      </w:r>
      <w:proofErr w:type="spellEnd"/>
      <w:r>
        <w:t xml:space="preserve"> </w:t>
      </w:r>
      <w:proofErr w:type="spellStart"/>
      <w:r>
        <w:t>chữa</w:t>
      </w:r>
      <w:proofErr w:type="spellEnd"/>
      <w:r>
        <w:t xml:space="preserve"> </w:t>
      </w:r>
      <w:proofErr w:type="spellStart"/>
      <w:r>
        <w:t>hình</w:t>
      </w:r>
      <w:proofErr w:type="spellEnd"/>
      <w:r>
        <w:t xml:space="preserve"> 1.2 </w:t>
      </w:r>
      <w:proofErr w:type="spellStart"/>
      <w:r>
        <w:t>thì</w:t>
      </w:r>
      <w:proofErr w:type="spellEnd"/>
      <w:r>
        <w:t xml:space="preserve"> </w:t>
      </w:r>
      <w:proofErr w:type="spellStart"/>
      <w:r>
        <w:t>giữ</w:t>
      </w:r>
      <w:proofErr w:type="spellEnd"/>
      <w:r>
        <w:t xml:space="preserve"> </w:t>
      </w:r>
      <w:proofErr w:type="spellStart"/>
      <w:r>
        <w:t>nguyên</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chứa</w:t>
      </w:r>
      <w:proofErr w:type="spellEnd"/>
      <w:r>
        <w:t xml:space="preserve"> </w:t>
      </w:r>
      <w:proofErr w:type="spellStart"/>
      <w:r>
        <w:t>hình</w:t>
      </w:r>
      <w:proofErr w:type="spellEnd"/>
      <w:r>
        <w:t xml:space="preserve"> 1.2 </w:t>
      </w:r>
      <w:proofErr w:type="spellStart"/>
      <w:r>
        <w:t>thì</w:t>
      </w:r>
      <w:proofErr w:type="spellEnd"/>
      <w:r>
        <w:t xml:space="preserve"> </w:t>
      </w:r>
      <w:proofErr w:type="spellStart"/>
      <w:r>
        <w:t>sẽ</w:t>
      </w:r>
      <w:proofErr w:type="spellEnd"/>
      <w:r>
        <w:t xml:space="preserve"> </w:t>
      </w:r>
      <w:proofErr w:type="spellStart"/>
      <w:r>
        <w:t>là</w:t>
      </w:r>
      <w:proofErr w:type="spellEnd"/>
      <w:r>
        <w:t xml:space="preserve"> </w:t>
      </w:r>
      <w:proofErr w:type="spellStart"/>
      <w:r>
        <w:t>số</w:t>
      </w:r>
      <w:proofErr w:type="spellEnd"/>
      <w:r>
        <w:t xml:space="preserve"> 7, </w:t>
      </w:r>
      <w:proofErr w:type="spellStart"/>
      <w:r>
        <w:t>và</w:t>
      </w:r>
      <w:proofErr w:type="spellEnd"/>
      <w:r>
        <w:t xml:space="preserve"> </w:t>
      </w:r>
      <w:proofErr w:type="spellStart"/>
      <w:r>
        <w:t>phải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các</w:t>
      </w:r>
      <w:proofErr w:type="spellEnd"/>
      <w:r>
        <w:t xml:space="preserve"> TLTK </w:t>
      </w:r>
      <w:proofErr w:type="spellStart"/>
      <w:r>
        <w:t>tiếp</w:t>
      </w:r>
      <w:proofErr w:type="spellEnd"/>
      <w:r>
        <w:t xml:space="preserve"> </w:t>
      </w:r>
      <w:proofErr w:type="spellStart"/>
      <w:r>
        <w:t>sau</w:t>
      </w:r>
      <w:proofErr w:type="spellEnd"/>
    </w:p>
  </w:comment>
  <w:comment w:id="49" w:author="Cung Thanh Long" w:date="2021-04-14T10:35:00Z" w:initials="CTL">
    <w:p w14:paraId="5772307C" w14:textId="40818F55" w:rsidR="0082527F" w:rsidRDefault="0082527F">
      <w:pPr>
        <w:pStyle w:val="CommentText"/>
      </w:pPr>
      <w:r>
        <w:rPr>
          <w:rStyle w:val="CommentReference"/>
        </w:rPr>
        <w:annotationRef/>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dạng</w:t>
      </w:r>
      <w:proofErr w:type="spellEnd"/>
      <w:r>
        <w:t xml:space="preserve"> ở [9] </w:t>
      </w:r>
      <w:proofErr w:type="spellStart"/>
      <w:r>
        <w:t>và</w:t>
      </w:r>
      <w:proofErr w:type="spellEnd"/>
      <w:r>
        <w:t xml:space="preserve"> [10] </w:t>
      </w:r>
      <w:proofErr w:type="spellStart"/>
      <w:r>
        <w:t>là</w:t>
      </w:r>
      <w:proofErr w:type="spellEnd"/>
      <w:r>
        <w:t xml:space="preserve"> bao </w:t>
      </w:r>
      <w:proofErr w:type="spellStart"/>
      <w:r>
        <w:t>nhiêu</w:t>
      </w:r>
      <w:proofErr w:type="spellEnd"/>
      <w:r>
        <w:t>?</w:t>
      </w:r>
    </w:p>
  </w:comment>
  <w:comment w:id="92" w:author="Cung Thanh Long" w:date="2021-04-14T10:53:00Z" w:initials="CTL">
    <w:p w14:paraId="073E86D2" w14:textId="5DF793A0" w:rsidR="0082527F" w:rsidRDefault="0082527F">
      <w:pPr>
        <w:pStyle w:val="CommentText"/>
      </w:pPr>
      <w:r>
        <w:rPr>
          <w:rStyle w:val="CommentReference"/>
        </w:rPr>
        <w:annotationRef/>
      </w:r>
      <w:proofErr w:type="spellStart"/>
      <w:r>
        <w:t>Ghi</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vào</w:t>
      </w:r>
      <w:proofErr w:type="spellEnd"/>
      <w:r>
        <w:t xml:space="preserve"> </w:t>
      </w:r>
      <w:proofErr w:type="spellStart"/>
      <w:r>
        <w:t>đây</w:t>
      </w:r>
      <w:proofErr w:type="spellEnd"/>
      <w:r>
        <w:t xml:space="preserve">. </w:t>
      </w:r>
      <w:proofErr w:type="spellStart"/>
      <w:r>
        <w:t>Lưu</w:t>
      </w:r>
      <w:proofErr w:type="spellEnd"/>
      <w:r>
        <w:t xml:space="preserve"> ý </w:t>
      </w:r>
      <w:proofErr w:type="spellStart"/>
      <w:r>
        <w:t>thứ</w:t>
      </w:r>
      <w:proofErr w:type="spellEnd"/>
      <w:r>
        <w:t xml:space="preserve"> </w:t>
      </w:r>
      <w:proofErr w:type="spellStart"/>
      <w:r>
        <w:t>tự</w:t>
      </w:r>
      <w:proofErr w:type="spellEnd"/>
      <w:r>
        <w:t xml:space="preserve"> TLTK</w:t>
      </w:r>
    </w:p>
  </w:comment>
  <w:comment w:id="274" w:author="Cung Thanh Long" w:date="2021-04-14T15:25:00Z" w:initials="CTL">
    <w:p w14:paraId="42F27821" w14:textId="293B36E3" w:rsidR="0082527F" w:rsidRDefault="0082527F">
      <w:pPr>
        <w:pStyle w:val="CommentText"/>
      </w:pPr>
      <w:r>
        <w:rPr>
          <w:rStyle w:val="CommentReference"/>
        </w:rPr>
        <w:annotationRef/>
      </w:r>
      <w:proofErr w:type="spellStart"/>
      <w:r>
        <w:t>Lưu</w:t>
      </w:r>
      <w:proofErr w:type="spellEnd"/>
      <w:r>
        <w:t xml:space="preserve"> ý, </w:t>
      </w:r>
      <w:proofErr w:type="spellStart"/>
      <w:r>
        <w:t>việc</w:t>
      </w:r>
      <w:proofErr w:type="spellEnd"/>
      <w:r>
        <w:t xml:space="preserve"> </w:t>
      </w:r>
      <w:proofErr w:type="spellStart"/>
      <w:r>
        <w:t>đánh</w:t>
      </w:r>
      <w:proofErr w:type="spellEnd"/>
      <w:r>
        <w:t xml:space="preserve"> </w:t>
      </w:r>
      <w:proofErr w:type="spellStart"/>
      <w:r>
        <w:t>đề</w:t>
      </w:r>
      <w:proofErr w:type="spellEnd"/>
      <w:r>
        <w:t xml:space="preserve"> </w:t>
      </w:r>
      <w:proofErr w:type="spellStart"/>
      <w:r>
        <w:t>mục</w:t>
      </w:r>
      <w:proofErr w:type="spellEnd"/>
      <w:r>
        <w:t xml:space="preserve"> </w:t>
      </w:r>
      <w:proofErr w:type="spellStart"/>
      <w:r>
        <w:t>cần</w:t>
      </w:r>
      <w:proofErr w:type="spellEnd"/>
      <w:r>
        <w:t xml:space="preserve"> </w:t>
      </w:r>
      <w:proofErr w:type="spellStart"/>
      <w:r>
        <w:t>làm</w:t>
      </w:r>
      <w:proofErr w:type="spellEnd"/>
      <w:r>
        <w:t xml:space="preserve"> </w:t>
      </w:r>
      <w:proofErr w:type="spellStart"/>
      <w:r>
        <w:t>lại</w:t>
      </w:r>
      <w:proofErr w:type="spellEnd"/>
      <w:r>
        <w:t xml:space="preserve"> </w:t>
      </w:r>
      <w:proofErr w:type="spellStart"/>
      <w:r>
        <w:t>như</w:t>
      </w:r>
      <w:proofErr w:type="spellEnd"/>
      <w:r>
        <w:t xml:space="preserve"> </w:t>
      </w:r>
      <w:proofErr w:type="spellStart"/>
      <w:r>
        <w:t>thầy</w:t>
      </w:r>
      <w:proofErr w:type="spellEnd"/>
      <w:r>
        <w:t xml:space="preserve"> </w:t>
      </w:r>
      <w:proofErr w:type="spellStart"/>
      <w:r>
        <w:t>đã</w:t>
      </w:r>
      <w:proofErr w:type="spellEnd"/>
      <w:r>
        <w:t xml:space="preserve"> </w:t>
      </w:r>
      <w:proofErr w:type="spellStart"/>
      <w:r>
        <w:t>sửa</w:t>
      </w:r>
      <w:proofErr w:type="spellEnd"/>
      <w:r>
        <w:t xml:space="preserve"> </w:t>
      </w:r>
      <w:proofErr w:type="spellStart"/>
      <w:r>
        <w:t>giúp</w:t>
      </w:r>
      <w:proofErr w:type="spellEnd"/>
      <w:r>
        <w:t xml:space="preserve">. Do </w:t>
      </w:r>
      <w:proofErr w:type="spellStart"/>
      <w:r>
        <w:t>có</w:t>
      </w:r>
      <w:proofErr w:type="spellEnd"/>
      <w:r>
        <w:t xml:space="preserve"> </w:t>
      </w:r>
      <w:proofErr w:type="spellStart"/>
      <w:r>
        <w:t>các</w:t>
      </w:r>
      <w:proofErr w:type="spellEnd"/>
      <w:r>
        <w:t xml:space="preserve"> </w:t>
      </w:r>
      <w:proofErr w:type="spellStart"/>
      <w:r>
        <w:t>mục</w:t>
      </w:r>
      <w:proofErr w:type="spellEnd"/>
      <w:r>
        <w:t xml:space="preserve"> </w:t>
      </w:r>
      <w:proofErr w:type="spellStart"/>
      <w:r>
        <w:t>nhỏ</w:t>
      </w:r>
      <w:proofErr w:type="spellEnd"/>
      <w:r>
        <w:t xml:space="preserve"> </w:t>
      </w:r>
      <w:proofErr w:type="spellStart"/>
      <w:r>
        <w:t>nên</w:t>
      </w:r>
      <w:proofErr w:type="spellEnd"/>
      <w:r>
        <w:t xml:space="preserve"> </w:t>
      </w:r>
      <w:proofErr w:type="spellStart"/>
      <w:r>
        <w:t>cần</w:t>
      </w:r>
      <w:proofErr w:type="spellEnd"/>
      <w:r>
        <w:t xml:space="preserve"> </w:t>
      </w:r>
      <w:proofErr w:type="spellStart"/>
      <w:r>
        <w:t>đưa</w:t>
      </w:r>
      <w:proofErr w:type="spellEnd"/>
      <w:r>
        <w:t xml:space="preserve"> </w:t>
      </w:r>
      <w:proofErr w:type="spellStart"/>
      <w:r>
        <w:t>vào</w:t>
      </w:r>
      <w:proofErr w:type="spellEnd"/>
      <w:r>
        <w:t xml:space="preserve"> form </w:t>
      </w:r>
      <w:proofErr w:type="spellStart"/>
      <w:r>
        <w:t>tự</w:t>
      </w:r>
      <w:proofErr w:type="spellEnd"/>
      <w:r>
        <w:t xml:space="preserve"> </w:t>
      </w:r>
      <w:proofErr w:type="spellStart"/>
      <w:r>
        <w:t>động</w:t>
      </w:r>
      <w:proofErr w:type="spellEnd"/>
      <w:r>
        <w:t xml:space="preserve"> </w:t>
      </w:r>
      <w:proofErr w:type="spellStart"/>
      <w:r>
        <w:t>để</w:t>
      </w:r>
      <w:proofErr w:type="spellEnd"/>
      <w:r>
        <w:t xml:space="preserve"> update </w:t>
      </w:r>
      <w:proofErr w:type="spellStart"/>
      <w:r>
        <w:t>mục</w:t>
      </w:r>
      <w:proofErr w:type="spellEnd"/>
      <w:r>
        <w:t xml:space="preserve"> </w:t>
      </w:r>
      <w:proofErr w:type="spellStart"/>
      <w:r>
        <w:t>lục</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p>
  </w:comment>
  <w:comment w:id="496" w:author="Cung Thanh Long" w:date="2021-04-14T16:26:00Z" w:initials="CTL">
    <w:p w14:paraId="0194F664" w14:textId="2F5B38C9" w:rsidR="0082527F" w:rsidRDefault="0082527F">
      <w:pPr>
        <w:pStyle w:val="CommentText"/>
      </w:pPr>
      <w:r>
        <w:rPr>
          <w:rStyle w:val="CommentReference"/>
        </w:rPr>
        <w:annotationRef/>
      </w:r>
      <w:proofErr w:type="spellStart"/>
      <w:r>
        <w:t>Bỏ</w:t>
      </w:r>
      <w:proofErr w:type="spellEnd"/>
      <w:r>
        <w:t xml:space="preserve"> </w:t>
      </w:r>
      <w:proofErr w:type="spellStart"/>
      <w:r>
        <w:t>bớt</w:t>
      </w:r>
      <w:proofErr w:type="spellEnd"/>
      <w:r>
        <w:t xml:space="preserve"> </w:t>
      </w:r>
      <w:proofErr w:type="spellStart"/>
      <w:r>
        <w:t>một</w:t>
      </w:r>
      <w:proofErr w:type="spellEnd"/>
      <w:r>
        <w:t xml:space="preserve"> </w:t>
      </w:r>
      <w:proofErr w:type="spellStart"/>
      <w:r>
        <w:t>dấu</w:t>
      </w:r>
      <w:proofErr w:type="spellEnd"/>
      <w:r>
        <w:t xml:space="preserve"> </w:t>
      </w:r>
      <w:proofErr w:type="spellStart"/>
      <w:r>
        <w:t>chấm</w:t>
      </w:r>
      <w:proofErr w:type="spellEnd"/>
      <w:r>
        <w:t xml:space="preserve"> ở </w:t>
      </w:r>
      <w:proofErr w:type="spellStart"/>
      <w:r>
        <w:t>mục</w:t>
      </w:r>
      <w:proofErr w:type="spellEnd"/>
      <w:r>
        <w:t xml:space="preserve"> 3.1</w:t>
      </w:r>
    </w:p>
  </w:comment>
  <w:comment w:id="589" w:author="Cung Thanh Long" w:date="2021-04-14T17:22:00Z" w:initials="CTL">
    <w:p w14:paraId="0AD6ABD4" w14:textId="2FC05582" w:rsidR="0082527F" w:rsidRDefault="0082527F">
      <w:pPr>
        <w:pStyle w:val="CommentText"/>
      </w:pPr>
      <w:r>
        <w:rPr>
          <w:rStyle w:val="CommentReference"/>
        </w:rPr>
        <w:annotationRef/>
      </w:r>
      <w:proofErr w:type="spellStart"/>
      <w:r>
        <w:t>Suửa</w:t>
      </w:r>
      <w:proofErr w:type="spellEnd"/>
      <w:r>
        <w:t xml:space="preserve"> </w:t>
      </w:r>
      <w:proofErr w:type="spellStart"/>
      <w:r>
        <w:t>lại</w:t>
      </w:r>
      <w:proofErr w:type="spellEnd"/>
      <w:r>
        <w:t xml:space="preserve"> </w:t>
      </w:r>
      <w:proofErr w:type="spellStart"/>
      <w:proofErr w:type="gramStart"/>
      <w:r>
        <w:t>các</w:t>
      </w:r>
      <w:proofErr w:type="spellEnd"/>
      <w:r>
        <w:t xml:space="preserve">  </w:t>
      </w:r>
      <w:proofErr w:type="spellStart"/>
      <w:r>
        <w:t>phần</w:t>
      </w:r>
      <w:proofErr w:type="spellEnd"/>
      <w:proofErr w:type="gramEnd"/>
      <w:r>
        <w:t xml:space="preserve"> </w:t>
      </w:r>
      <w:proofErr w:type="spellStart"/>
      <w:r>
        <w:t>trình</w:t>
      </w:r>
      <w:proofErr w:type="spellEnd"/>
      <w:r>
        <w:t xml:space="preserve"> </w:t>
      </w:r>
      <w:proofErr w:type="spellStart"/>
      <w:r>
        <w:t>bày</w:t>
      </w:r>
      <w:proofErr w:type="spellEnd"/>
      <w:r>
        <w:t xml:space="preserve"> </w:t>
      </w:r>
      <w:proofErr w:type="spellStart"/>
      <w:r>
        <w:t>cho</w:t>
      </w:r>
      <w:proofErr w:type="spellEnd"/>
      <w:r>
        <w:t xml:space="preserve"> </w:t>
      </w:r>
      <w:proofErr w:type="spellStart"/>
      <w:r>
        <w:t>tỉ</w:t>
      </w:r>
      <w:proofErr w:type="spellEnd"/>
      <w:r>
        <w:t xml:space="preserve"> </w:t>
      </w:r>
      <w:proofErr w:type="spellStart"/>
      <w:r>
        <w:t>lệ</w:t>
      </w:r>
      <w:proofErr w:type="spellEnd"/>
      <w:r>
        <w:t xml:space="preserve"> </w:t>
      </w:r>
      <w:proofErr w:type="spellStart"/>
      <w:r>
        <w:t>chồng</w:t>
      </w:r>
      <w:proofErr w:type="spellEnd"/>
      <w:r>
        <w:t xml:space="preserve"> </w:t>
      </w:r>
      <w:proofErr w:type="spellStart"/>
      <w:r>
        <w:t>chập</w:t>
      </w:r>
      <w:proofErr w:type="spellEnd"/>
      <w:r>
        <w:t xml:space="preserve"> 50 – 90% </w:t>
      </w:r>
      <w:proofErr w:type="spellStart"/>
      <w:r>
        <w:t>theo</w:t>
      </w:r>
      <w:proofErr w:type="spellEnd"/>
      <w:r>
        <w:t xml:space="preserve"> </w:t>
      </w:r>
      <w:proofErr w:type="spellStart"/>
      <w:r>
        <w:t>mẫu</w:t>
      </w:r>
      <w:proofErr w:type="spellEnd"/>
      <w:r>
        <w:t xml:space="preserve"> </w:t>
      </w:r>
      <w:proofErr w:type="spellStart"/>
      <w:r>
        <w:t>thầy</w:t>
      </w:r>
      <w:proofErr w:type="spellEnd"/>
      <w:r>
        <w:t xml:space="preserve"> </w:t>
      </w:r>
      <w:proofErr w:type="spellStart"/>
      <w:r>
        <w:t>đã</w:t>
      </w:r>
      <w:proofErr w:type="spellEnd"/>
      <w:r>
        <w:t xml:space="preserve"> </w:t>
      </w:r>
      <w:proofErr w:type="spellStart"/>
      <w:r>
        <w:t>sửa</w:t>
      </w:r>
      <w:proofErr w:type="spellEnd"/>
      <w:r>
        <w:t xml:space="preserve"> </w:t>
      </w:r>
      <w:proofErr w:type="spellStart"/>
      <w:r>
        <w:t>từ</w:t>
      </w:r>
      <w:proofErr w:type="spellEnd"/>
      <w:r>
        <w:t xml:space="preserve"> 10%-40%.</w:t>
      </w:r>
    </w:p>
  </w:comment>
  <w:comment w:id="638" w:author="Cung Thanh Long" w:date="2021-04-14T17:27:00Z" w:initials="CTL">
    <w:p w14:paraId="36C282B1" w14:textId="4B3939B5" w:rsidR="0082527F" w:rsidRDefault="0082527F">
      <w:pPr>
        <w:pStyle w:val="CommentText"/>
      </w:pPr>
      <w:r>
        <w:rPr>
          <w:rStyle w:val="CommentReference"/>
        </w:rPr>
        <w:annotationRef/>
      </w:r>
      <w:proofErr w:type="spellStart"/>
      <w:r>
        <w:t>Xem</w:t>
      </w:r>
      <w:proofErr w:type="spellEnd"/>
      <w:r>
        <w:t xml:space="preserve"> </w:t>
      </w:r>
      <w:proofErr w:type="spellStart"/>
      <w:r>
        <w:t>mẫu</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trên</w:t>
      </w:r>
      <w:proofErr w:type="spellEnd"/>
      <w:r>
        <w:t xml:space="preserve"> </w:t>
      </w:r>
      <w:proofErr w:type="spellStart"/>
      <w:r>
        <w:t>để</w:t>
      </w:r>
      <w:proofErr w:type="spellEnd"/>
      <w:r>
        <w:t xml:space="preserve"> copy </w:t>
      </w:r>
      <w:proofErr w:type="spellStart"/>
      <w:r>
        <w:t>vào</w:t>
      </w:r>
      <w:proofErr w:type="spellEnd"/>
      <w:r>
        <w:t xml:space="preserve"> </w:t>
      </w:r>
      <w:proofErr w:type="spellStart"/>
      <w:r>
        <w:t>đây</w:t>
      </w:r>
      <w:proofErr w:type="spellEnd"/>
    </w:p>
  </w:comment>
  <w:comment w:id="866" w:author="Cung Thanh Long" w:date="2021-04-14T18:21:00Z" w:initials="CTL">
    <w:p w14:paraId="6FA185B6" w14:textId="35BF06E0" w:rsidR="000E3C9C" w:rsidRDefault="000E3C9C">
      <w:pPr>
        <w:pStyle w:val="CommentText"/>
      </w:pPr>
      <w:r>
        <w:rPr>
          <w:rStyle w:val="CommentReference"/>
        </w:rPr>
        <w:annotationRef/>
      </w:r>
      <w:proofErr w:type="spellStart"/>
      <w:r>
        <w:t>Thêm</w:t>
      </w:r>
      <w:proofErr w:type="spellEnd"/>
      <w:r>
        <w:t xml:space="preserve"> </w:t>
      </w:r>
      <w:proofErr w:type="spellStart"/>
      <w:r>
        <w:t>mục</w:t>
      </w:r>
      <w:proofErr w:type="spellEnd"/>
      <w:r>
        <w:t xml:space="preserve"> </w:t>
      </w:r>
      <w:proofErr w:type="spellStart"/>
      <w:r>
        <w:t>này</w:t>
      </w:r>
      <w:proofErr w:type="spellEnd"/>
      <w:r>
        <w:t xml:space="preserve">, </w:t>
      </w:r>
      <w:proofErr w:type="spellStart"/>
      <w:r>
        <w:t>cần</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mục</w:t>
      </w:r>
      <w:proofErr w:type="spellEnd"/>
      <w:r>
        <w:t xml:space="preserve"> </w:t>
      </w:r>
      <w:proofErr w:type="spellStart"/>
      <w:r>
        <w:t>lục</w:t>
      </w:r>
      <w:proofErr w:type="spellEnd"/>
      <w:r>
        <w:t xml:space="preserve"> </w:t>
      </w:r>
      <w:proofErr w:type="spellStart"/>
      <w:r>
        <w:t>cho</w:t>
      </w:r>
      <w:proofErr w:type="spellEnd"/>
      <w:r>
        <w:t xml:space="preserve"> </w:t>
      </w:r>
      <w:proofErr w:type="spellStart"/>
      <w:r>
        <w:t>đúng</w:t>
      </w:r>
      <w:proofErr w:type="spellEnd"/>
    </w:p>
  </w:comment>
  <w:comment w:id="909" w:author="Cung Thanh Long" w:date="2021-04-14T18:28:00Z" w:initials="CTL">
    <w:p w14:paraId="3C0E28D5" w14:textId="0A0CE391" w:rsidR="00992A5B" w:rsidRDefault="00992A5B">
      <w:pPr>
        <w:pStyle w:val="CommentText"/>
      </w:pPr>
      <w:r>
        <w:rPr>
          <w:rStyle w:val="CommentReference"/>
        </w:rPr>
        <w:annotationRef/>
      </w:r>
      <w:proofErr w:type="spellStart"/>
      <w:r>
        <w:t>Điền</w:t>
      </w:r>
      <w:proofErr w:type="spellEnd"/>
      <w:r>
        <w:t xml:space="preserve"> </w:t>
      </w:r>
      <w:proofErr w:type="spellStart"/>
      <w:r>
        <w:t>cụ</w:t>
      </w:r>
      <w:proofErr w:type="spellEnd"/>
      <w:r>
        <w:t xml:space="preserve"> there </w:t>
      </w:r>
      <w:proofErr w:type="spellStart"/>
      <w:r>
        <w:t>vào</w:t>
      </w:r>
      <w:proofErr w:type="spellEnd"/>
      <w:r>
        <w:t xml:space="preserve"> </w:t>
      </w:r>
      <w:proofErr w:type="spellStart"/>
      <w:r>
        <w:t>đây</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2995E3" w15:done="0"/>
  <w15:commentEx w15:paraId="6574DB0D" w15:done="0"/>
  <w15:commentEx w15:paraId="13BDD8F3" w15:done="0"/>
  <w15:commentEx w15:paraId="5772307C" w15:done="0"/>
  <w15:commentEx w15:paraId="073E86D2" w15:done="0"/>
  <w15:commentEx w15:paraId="42F27821" w15:done="0"/>
  <w15:commentEx w15:paraId="0194F664" w15:done="0"/>
  <w15:commentEx w15:paraId="0AD6ABD4" w15:done="0"/>
  <w15:commentEx w15:paraId="36C282B1" w15:done="0"/>
  <w15:commentEx w15:paraId="6FA185B6" w15:done="0"/>
  <w15:commentEx w15:paraId="3C0E28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14245" w16cex:dateUtc="2021-04-14T03:28:00Z"/>
  <w16cex:commentExtensible w16cex:durableId="242142A1" w16cex:dateUtc="2021-04-14T03:29:00Z"/>
  <w16cex:commentExtensible w16cex:durableId="24214339" w16cex:dateUtc="2021-04-14T03:32:00Z"/>
  <w16cex:commentExtensible w16cex:durableId="242143FD" w16cex:dateUtc="2021-04-14T03:35:00Z"/>
  <w16cex:commentExtensible w16cex:durableId="24214827" w16cex:dateUtc="2021-04-14T03:53:00Z"/>
  <w16cex:commentExtensible w16cex:durableId="242187EC" w16cex:dateUtc="2021-04-14T08:25:00Z"/>
  <w16cex:commentExtensible w16cex:durableId="2421963B" w16cex:dateUtc="2021-04-14T09:26:00Z"/>
  <w16cex:commentExtensible w16cex:durableId="2421A342" w16cex:dateUtc="2021-04-14T10:22:00Z"/>
  <w16cex:commentExtensible w16cex:durableId="2421A47D" w16cex:dateUtc="2021-04-14T10:27:00Z"/>
  <w16cex:commentExtensible w16cex:durableId="2421B116" w16cex:dateUtc="2021-04-14T11:21:00Z"/>
  <w16cex:commentExtensible w16cex:durableId="2421B2E6" w16cex:dateUtc="2021-04-14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2995E3" w16cid:durableId="24214245"/>
  <w16cid:commentId w16cid:paraId="6574DB0D" w16cid:durableId="242142A1"/>
  <w16cid:commentId w16cid:paraId="13BDD8F3" w16cid:durableId="24214339"/>
  <w16cid:commentId w16cid:paraId="5772307C" w16cid:durableId="242143FD"/>
  <w16cid:commentId w16cid:paraId="073E86D2" w16cid:durableId="24214827"/>
  <w16cid:commentId w16cid:paraId="42F27821" w16cid:durableId="242187EC"/>
  <w16cid:commentId w16cid:paraId="0194F664" w16cid:durableId="2421963B"/>
  <w16cid:commentId w16cid:paraId="0AD6ABD4" w16cid:durableId="2421A342"/>
  <w16cid:commentId w16cid:paraId="36C282B1" w16cid:durableId="2421A47D"/>
  <w16cid:commentId w16cid:paraId="6FA185B6" w16cid:durableId="2421B116"/>
  <w16cid:commentId w16cid:paraId="3C0E28D5" w16cid:durableId="2421B2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E2BAF" w14:textId="77777777" w:rsidR="007F6641" w:rsidRDefault="007F6641" w:rsidP="00454810">
      <w:pPr>
        <w:spacing w:before="0" w:line="240" w:lineRule="auto"/>
      </w:pPr>
      <w:r>
        <w:separator/>
      </w:r>
    </w:p>
  </w:endnote>
  <w:endnote w:type="continuationSeparator" w:id="0">
    <w:p w14:paraId="2EB77B43" w14:textId="77777777" w:rsidR="007F6641" w:rsidRDefault="007F6641"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2871D" w14:textId="77777777" w:rsidR="0082527F" w:rsidRDefault="0082527F">
    <w:pPr>
      <w:pStyle w:val="Footer"/>
      <w:jc w:val="right"/>
    </w:pPr>
  </w:p>
  <w:p w14:paraId="69B66263" w14:textId="77777777" w:rsidR="0082527F" w:rsidRDefault="008252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AF33C" w14:textId="77777777" w:rsidR="0082527F" w:rsidRPr="00E62404" w:rsidRDefault="0082527F">
    <w:pPr>
      <w:pStyle w:val="Footer"/>
      <w:jc w:val="right"/>
      <w:rPr>
        <w:sz w:val="24"/>
        <w:szCs w:val="24"/>
      </w:rPr>
    </w:pPr>
  </w:p>
  <w:p w14:paraId="3A1232A4" w14:textId="77777777" w:rsidR="0082527F" w:rsidRDefault="008252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A62A9" w14:textId="77777777" w:rsidR="0082527F" w:rsidRPr="00BA193F" w:rsidRDefault="0082527F"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6</w:t>
    </w:r>
    <w:r w:rsidRPr="00BA193F">
      <w:rPr>
        <w:noProof/>
        <w:sz w:val="24"/>
        <w:szCs w:val="24"/>
      </w:rPr>
      <w:fldChar w:fldCharType="end"/>
    </w:r>
  </w:p>
  <w:p w14:paraId="7567D2EB" w14:textId="77777777" w:rsidR="0082527F" w:rsidRDefault="00825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25FF7" w14:textId="77777777" w:rsidR="007F6641" w:rsidRDefault="007F6641" w:rsidP="00454810">
      <w:pPr>
        <w:spacing w:before="0" w:line="240" w:lineRule="auto"/>
      </w:pPr>
      <w:r>
        <w:separator/>
      </w:r>
    </w:p>
  </w:footnote>
  <w:footnote w:type="continuationSeparator" w:id="0">
    <w:p w14:paraId="3C9EBD21" w14:textId="77777777" w:rsidR="007F6641" w:rsidRDefault="007F6641"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60F8B"/>
    <w:multiLevelType w:val="multilevel"/>
    <w:tmpl w:val="D9D079B4"/>
    <w:lvl w:ilvl="0">
      <w:start w:val="1"/>
      <w:numFmt w:val="decimal"/>
      <w:pStyle w:val="Heading1"/>
      <w:suff w:val="space"/>
      <w:lvlText w:val="CHƯƠNG %1."/>
      <w:lvlJc w:val="left"/>
      <w:pPr>
        <w:ind w:left="567" w:hanging="567"/>
      </w:pPr>
      <w:rPr>
        <w:rFonts w:hint="default"/>
      </w:rPr>
    </w:lvl>
    <w:lvl w:ilvl="1">
      <w:start w:val="1"/>
      <w:numFmt w:val="bullet"/>
      <w:pStyle w:val="Heading2"/>
      <w:lvlText w:val=""/>
      <w:lvlJc w:val="left"/>
      <w:pPr>
        <w:ind w:left="567" w:hanging="567"/>
      </w:pPr>
      <w:rPr>
        <w:rFonts w:ascii="Symbol" w:hAnsi="Symbol" w:hint="default"/>
        <w:b/>
        <w:i w:val="0"/>
      </w:rPr>
    </w:lvl>
    <w:lvl w:ilvl="2">
      <w:start w:val="1"/>
      <w:numFmt w:val="decimal"/>
      <w:pStyle w:val="Heading3"/>
      <w:lvlText w:val="%1.%2.%3"/>
      <w:lvlJc w:val="left"/>
      <w:pPr>
        <w:ind w:left="852"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F35719"/>
    <w:multiLevelType w:val="hybridMultilevel"/>
    <w:tmpl w:val="5BC4D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1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0"/>
  </w:num>
  <w:num w:numId="8">
    <w:abstractNumId w:val="4"/>
  </w:num>
  <w:num w:numId="9">
    <w:abstractNumId w:val="5"/>
  </w:num>
  <w:num w:numId="10">
    <w:abstractNumId w:val="7"/>
  </w:num>
  <w:num w:numId="11">
    <w:abstractNumId w:val="13"/>
  </w:num>
  <w:num w:numId="12">
    <w:abstractNumId w:val="9"/>
  </w:num>
  <w:num w:numId="13">
    <w:abstractNumId w:val="6"/>
  </w:num>
  <w:num w:numId="14">
    <w:abstractNumId w:val="3"/>
  </w:num>
  <w:num w:numId="15">
    <w:abstractNumId w:val="1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ung Thanh Long">
    <w15:presenceInfo w15:providerId="AD" w15:userId="S::long.cungthanh@hust.edu.vn::8fcff8ce-4e7f-4901-8523-5e9e494034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01BA"/>
    <w:rsid w:val="00001BC6"/>
    <w:rsid w:val="00003C5C"/>
    <w:rsid w:val="000103CB"/>
    <w:rsid w:val="00021094"/>
    <w:rsid w:val="00022A30"/>
    <w:rsid w:val="000247BC"/>
    <w:rsid w:val="00025E44"/>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3C9C"/>
    <w:rsid w:val="000E64C8"/>
    <w:rsid w:val="000E6933"/>
    <w:rsid w:val="000E6F00"/>
    <w:rsid w:val="000F061E"/>
    <w:rsid w:val="000F0D5F"/>
    <w:rsid w:val="000F1AC2"/>
    <w:rsid w:val="000F5469"/>
    <w:rsid w:val="000F57E0"/>
    <w:rsid w:val="000F76A7"/>
    <w:rsid w:val="000F7D4D"/>
    <w:rsid w:val="00101E79"/>
    <w:rsid w:val="00103187"/>
    <w:rsid w:val="001051CA"/>
    <w:rsid w:val="00110C30"/>
    <w:rsid w:val="00120C98"/>
    <w:rsid w:val="00121CA2"/>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61F00"/>
    <w:rsid w:val="0016214C"/>
    <w:rsid w:val="00170EAE"/>
    <w:rsid w:val="0017157D"/>
    <w:rsid w:val="00174838"/>
    <w:rsid w:val="00175018"/>
    <w:rsid w:val="00176002"/>
    <w:rsid w:val="00180456"/>
    <w:rsid w:val="00182674"/>
    <w:rsid w:val="00182F9A"/>
    <w:rsid w:val="00185D2C"/>
    <w:rsid w:val="0019225B"/>
    <w:rsid w:val="00197453"/>
    <w:rsid w:val="00197BEA"/>
    <w:rsid w:val="00197F05"/>
    <w:rsid w:val="001A0E74"/>
    <w:rsid w:val="001B007E"/>
    <w:rsid w:val="001B2481"/>
    <w:rsid w:val="001B2FAF"/>
    <w:rsid w:val="001B3186"/>
    <w:rsid w:val="001C0BDA"/>
    <w:rsid w:val="001C11F5"/>
    <w:rsid w:val="001C2354"/>
    <w:rsid w:val="001C4A39"/>
    <w:rsid w:val="001C77C9"/>
    <w:rsid w:val="001D55E2"/>
    <w:rsid w:val="001E11D7"/>
    <w:rsid w:val="001E2EC6"/>
    <w:rsid w:val="001E3BDF"/>
    <w:rsid w:val="001E41C1"/>
    <w:rsid w:val="001E6107"/>
    <w:rsid w:val="001E6B3C"/>
    <w:rsid w:val="001F2848"/>
    <w:rsid w:val="001F2C3A"/>
    <w:rsid w:val="001F4C91"/>
    <w:rsid w:val="001F4FA3"/>
    <w:rsid w:val="001F6414"/>
    <w:rsid w:val="001F64DD"/>
    <w:rsid w:val="001F7750"/>
    <w:rsid w:val="00200822"/>
    <w:rsid w:val="002036D0"/>
    <w:rsid w:val="002050C4"/>
    <w:rsid w:val="00214A8C"/>
    <w:rsid w:val="00230212"/>
    <w:rsid w:val="00230DEB"/>
    <w:rsid w:val="00234724"/>
    <w:rsid w:val="002413A2"/>
    <w:rsid w:val="002442E8"/>
    <w:rsid w:val="00246CD8"/>
    <w:rsid w:val="00250017"/>
    <w:rsid w:val="00255950"/>
    <w:rsid w:val="00261153"/>
    <w:rsid w:val="002620DA"/>
    <w:rsid w:val="00262B73"/>
    <w:rsid w:val="00274869"/>
    <w:rsid w:val="00284C88"/>
    <w:rsid w:val="0028540D"/>
    <w:rsid w:val="00286B8A"/>
    <w:rsid w:val="00292642"/>
    <w:rsid w:val="00292A65"/>
    <w:rsid w:val="0029326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58F"/>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68B"/>
    <w:rsid w:val="00326872"/>
    <w:rsid w:val="00327892"/>
    <w:rsid w:val="00330619"/>
    <w:rsid w:val="003427D4"/>
    <w:rsid w:val="003438C4"/>
    <w:rsid w:val="00345947"/>
    <w:rsid w:val="0034615D"/>
    <w:rsid w:val="00346C6C"/>
    <w:rsid w:val="003474FE"/>
    <w:rsid w:val="00347885"/>
    <w:rsid w:val="00347994"/>
    <w:rsid w:val="00347B19"/>
    <w:rsid w:val="00347E6C"/>
    <w:rsid w:val="00350C03"/>
    <w:rsid w:val="00351A7D"/>
    <w:rsid w:val="003638A2"/>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46CD"/>
    <w:rsid w:val="003D5A1D"/>
    <w:rsid w:val="003D689F"/>
    <w:rsid w:val="003D7D04"/>
    <w:rsid w:val="003E415C"/>
    <w:rsid w:val="003E4BE4"/>
    <w:rsid w:val="003E69A5"/>
    <w:rsid w:val="003E7DF1"/>
    <w:rsid w:val="003F2BB8"/>
    <w:rsid w:val="003F34DF"/>
    <w:rsid w:val="003F59CF"/>
    <w:rsid w:val="003F6E36"/>
    <w:rsid w:val="003F7EDF"/>
    <w:rsid w:val="00402425"/>
    <w:rsid w:val="00404CEB"/>
    <w:rsid w:val="00411D61"/>
    <w:rsid w:val="00414F59"/>
    <w:rsid w:val="00416196"/>
    <w:rsid w:val="004175D3"/>
    <w:rsid w:val="004270E9"/>
    <w:rsid w:val="00431906"/>
    <w:rsid w:val="00440979"/>
    <w:rsid w:val="0044319F"/>
    <w:rsid w:val="00447928"/>
    <w:rsid w:val="00450641"/>
    <w:rsid w:val="004509E9"/>
    <w:rsid w:val="00454810"/>
    <w:rsid w:val="00457EE6"/>
    <w:rsid w:val="00463801"/>
    <w:rsid w:val="004663F3"/>
    <w:rsid w:val="00466DF4"/>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7E71"/>
    <w:rsid w:val="004C1764"/>
    <w:rsid w:val="004C1D97"/>
    <w:rsid w:val="004C1FFF"/>
    <w:rsid w:val="004C5F66"/>
    <w:rsid w:val="004C6F8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4817"/>
    <w:rsid w:val="0054248E"/>
    <w:rsid w:val="00542917"/>
    <w:rsid w:val="00550FB4"/>
    <w:rsid w:val="005535A2"/>
    <w:rsid w:val="00553798"/>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A0D32"/>
    <w:rsid w:val="005A1EA7"/>
    <w:rsid w:val="005A2513"/>
    <w:rsid w:val="005A2E37"/>
    <w:rsid w:val="005A64EC"/>
    <w:rsid w:val="005A6510"/>
    <w:rsid w:val="005B22A9"/>
    <w:rsid w:val="005B2DEF"/>
    <w:rsid w:val="005B40A2"/>
    <w:rsid w:val="005B4AC5"/>
    <w:rsid w:val="005C3AEE"/>
    <w:rsid w:val="005E15FF"/>
    <w:rsid w:val="005E1668"/>
    <w:rsid w:val="005E37C0"/>
    <w:rsid w:val="005E3A96"/>
    <w:rsid w:val="005E4678"/>
    <w:rsid w:val="005F7D20"/>
    <w:rsid w:val="006002F7"/>
    <w:rsid w:val="00600E92"/>
    <w:rsid w:val="00610FE0"/>
    <w:rsid w:val="006137CF"/>
    <w:rsid w:val="006169B4"/>
    <w:rsid w:val="00616C1B"/>
    <w:rsid w:val="00616F13"/>
    <w:rsid w:val="00622550"/>
    <w:rsid w:val="006241B3"/>
    <w:rsid w:val="00624CF6"/>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5028"/>
    <w:rsid w:val="006667A7"/>
    <w:rsid w:val="00671E26"/>
    <w:rsid w:val="006726CF"/>
    <w:rsid w:val="00673C4F"/>
    <w:rsid w:val="00673EB0"/>
    <w:rsid w:val="006758E6"/>
    <w:rsid w:val="00676493"/>
    <w:rsid w:val="00676543"/>
    <w:rsid w:val="00677A34"/>
    <w:rsid w:val="0068069B"/>
    <w:rsid w:val="00681A0B"/>
    <w:rsid w:val="0068279A"/>
    <w:rsid w:val="00682852"/>
    <w:rsid w:val="0068460D"/>
    <w:rsid w:val="006924F5"/>
    <w:rsid w:val="00697AC7"/>
    <w:rsid w:val="00697D49"/>
    <w:rsid w:val="006A0387"/>
    <w:rsid w:val="006A123C"/>
    <w:rsid w:val="006A6DB3"/>
    <w:rsid w:val="006B1BE4"/>
    <w:rsid w:val="006B3154"/>
    <w:rsid w:val="006B4237"/>
    <w:rsid w:val="006C1D6F"/>
    <w:rsid w:val="006C1E04"/>
    <w:rsid w:val="006C2359"/>
    <w:rsid w:val="006C64F2"/>
    <w:rsid w:val="006D0028"/>
    <w:rsid w:val="006D0691"/>
    <w:rsid w:val="006D39AF"/>
    <w:rsid w:val="006E10D0"/>
    <w:rsid w:val="006E1C36"/>
    <w:rsid w:val="006E1E8A"/>
    <w:rsid w:val="006E2404"/>
    <w:rsid w:val="006E3D8C"/>
    <w:rsid w:val="006F0120"/>
    <w:rsid w:val="006F1EE6"/>
    <w:rsid w:val="006F2414"/>
    <w:rsid w:val="006F2934"/>
    <w:rsid w:val="006F50D4"/>
    <w:rsid w:val="006F7479"/>
    <w:rsid w:val="00701381"/>
    <w:rsid w:val="007014A0"/>
    <w:rsid w:val="0070221C"/>
    <w:rsid w:val="00706E8F"/>
    <w:rsid w:val="0070778F"/>
    <w:rsid w:val="00710B0F"/>
    <w:rsid w:val="007201AE"/>
    <w:rsid w:val="007201E7"/>
    <w:rsid w:val="00720D2E"/>
    <w:rsid w:val="0072688D"/>
    <w:rsid w:val="0072707A"/>
    <w:rsid w:val="00727A44"/>
    <w:rsid w:val="00730DE5"/>
    <w:rsid w:val="007322A4"/>
    <w:rsid w:val="007332F9"/>
    <w:rsid w:val="00736580"/>
    <w:rsid w:val="00736F30"/>
    <w:rsid w:val="007434AB"/>
    <w:rsid w:val="00743C63"/>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53E1"/>
    <w:rsid w:val="00782446"/>
    <w:rsid w:val="007833B9"/>
    <w:rsid w:val="00786B60"/>
    <w:rsid w:val="00793FD2"/>
    <w:rsid w:val="007944CC"/>
    <w:rsid w:val="007949D8"/>
    <w:rsid w:val="00794C67"/>
    <w:rsid w:val="00794E94"/>
    <w:rsid w:val="007966E1"/>
    <w:rsid w:val="00797AA0"/>
    <w:rsid w:val="007A00EA"/>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6641"/>
    <w:rsid w:val="007F688B"/>
    <w:rsid w:val="00803568"/>
    <w:rsid w:val="00803C6F"/>
    <w:rsid w:val="008042CC"/>
    <w:rsid w:val="008043A2"/>
    <w:rsid w:val="008059D1"/>
    <w:rsid w:val="00807D4B"/>
    <w:rsid w:val="008115DD"/>
    <w:rsid w:val="00812AE0"/>
    <w:rsid w:val="008148F4"/>
    <w:rsid w:val="00815003"/>
    <w:rsid w:val="00820D10"/>
    <w:rsid w:val="00821AB5"/>
    <w:rsid w:val="00825233"/>
    <w:rsid w:val="0082527F"/>
    <w:rsid w:val="00826628"/>
    <w:rsid w:val="00832688"/>
    <w:rsid w:val="00833205"/>
    <w:rsid w:val="0083435A"/>
    <w:rsid w:val="00837795"/>
    <w:rsid w:val="00842871"/>
    <w:rsid w:val="0084325B"/>
    <w:rsid w:val="0084628A"/>
    <w:rsid w:val="00847CAC"/>
    <w:rsid w:val="00850DDC"/>
    <w:rsid w:val="00853B88"/>
    <w:rsid w:val="00854E34"/>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A5A"/>
    <w:rsid w:val="008A5C49"/>
    <w:rsid w:val="008B0B52"/>
    <w:rsid w:val="008B5B94"/>
    <w:rsid w:val="008B7023"/>
    <w:rsid w:val="008C0065"/>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8F596D"/>
    <w:rsid w:val="0090235C"/>
    <w:rsid w:val="00905A44"/>
    <w:rsid w:val="0090611B"/>
    <w:rsid w:val="00910911"/>
    <w:rsid w:val="00910F17"/>
    <w:rsid w:val="009119FF"/>
    <w:rsid w:val="0091261B"/>
    <w:rsid w:val="009130F7"/>
    <w:rsid w:val="009155DC"/>
    <w:rsid w:val="009163FE"/>
    <w:rsid w:val="00921F75"/>
    <w:rsid w:val="009244C3"/>
    <w:rsid w:val="00925F4E"/>
    <w:rsid w:val="00926001"/>
    <w:rsid w:val="00931DCE"/>
    <w:rsid w:val="009338CE"/>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D83"/>
    <w:rsid w:val="009847CB"/>
    <w:rsid w:val="00984CBC"/>
    <w:rsid w:val="009915B7"/>
    <w:rsid w:val="00992A5B"/>
    <w:rsid w:val="0099340B"/>
    <w:rsid w:val="00995199"/>
    <w:rsid w:val="0099550C"/>
    <w:rsid w:val="009968BD"/>
    <w:rsid w:val="00997FFB"/>
    <w:rsid w:val="009A1578"/>
    <w:rsid w:val="009A25A1"/>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8C6"/>
    <w:rsid w:val="009D1919"/>
    <w:rsid w:val="009D1968"/>
    <w:rsid w:val="009D5879"/>
    <w:rsid w:val="009D736E"/>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4504"/>
    <w:rsid w:val="00A51DBD"/>
    <w:rsid w:val="00A54C81"/>
    <w:rsid w:val="00A552F7"/>
    <w:rsid w:val="00A5672B"/>
    <w:rsid w:val="00A56759"/>
    <w:rsid w:val="00A56FA1"/>
    <w:rsid w:val="00A57B9E"/>
    <w:rsid w:val="00A61E3B"/>
    <w:rsid w:val="00A63FFB"/>
    <w:rsid w:val="00A64D22"/>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C78C0"/>
    <w:rsid w:val="00AD2102"/>
    <w:rsid w:val="00AD2B15"/>
    <w:rsid w:val="00AD6549"/>
    <w:rsid w:val="00AE1511"/>
    <w:rsid w:val="00AE1A6F"/>
    <w:rsid w:val="00AE1CC1"/>
    <w:rsid w:val="00AE3A85"/>
    <w:rsid w:val="00AE4DF7"/>
    <w:rsid w:val="00AE64D6"/>
    <w:rsid w:val="00AF18ED"/>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1E06"/>
    <w:rsid w:val="00B934C7"/>
    <w:rsid w:val="00B956EB"/>
    <w:rsid w:val="00B97512"/>
    <w:rsid w:val="00BA193F"/>
    <w:rsid w:val="00BA2E93"/>
    <w:rsid w:val="00BA51C3"/>
    <w:rsid w:val="00BA7C85"/>
    <w:rsid w:val="00BB027F"/>
    <w:rsid w:val="00BB072A"/>
    <w:rsid w:val="00BB0AA4"/>
    <w:rsid w:val="00BB0C7D"/>
    <w:rsid w:val="00BB0FD9"/>
    <w:rsid w:val="00BB3D01"/>
    <w:rsid w:val="00BB4B93"/>
    <w:rsid w:val="00BB5ACB"/>
    <w:rsid w:val="00BB6070"/>
    <w:rsid w:val="00BC2D7D"/>
    <w:rsid w:val="00BC6AD5"/>
    <w:rsid w:val="00BC7930"/>
    <w:rsid w:val="00BD061F"/>
    <w:rsid w:val="00BD4EFF"/>
    <w:rsid w:val="00BD62B8"/>
    <w:rsid w:val="00BD713E"/>
    <w:rsid w:val="00BD7CB2"/>
    <w:rsid w:val="00BE25B9"/>
    <w:rsid w:val="00BE418D"/>
    <w:rsid w:val="00BE4351"/>
    <w:rsid w:val="00BF15E1"/>
    <w:rsid w:val="00BF1F35"/>
    <w:rsid w:val="00BF27AB"/>
    <w:rsid w:val="00BF576E"/>
    <w:rsid w:val="00C00674"/>
    <w:rsid w:val="00C033A9"/>
    <w:rsid w:val="00C03BD4"/>
    <w:rsid w:val="00C066AF"/>
    <w:rsid w:val="00C1242D"/>
    <w:rsid w:val="00C128A7"/>
    <w:rsid w:val="00C160E5"/>
    <w:rsid w:val="00C2168E"/>
    <w:rsid w:val="00C22D0B"/>
    <w:rsid w:val="00C23D06"/>
    <w:rsid w:val="00C246EC"/>
    <w:rsid w:val="00C31F3D"/>
    <w:rsid w:val="00C34A41"/>
    <w:rsid w:val="00C36CF9"/>
    <w:rsid w:val="00C3704B"/>
    <w:rsid w:val="00C420D0"/>
    <w:rsid w:val="00C4213E"/>
    <w:rsid w:val="00C5146C"/>
    <w:rsid w:val="00C53967"/>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2B4E"/>
    <w:rsid w:val="00CE58FF"/>
    <w:rsid w:val="00CE713A"/>
    <w:rsid w:val="00CE71DE"/>
    <w:rsid w:val="00CF0E1A"/>
    <w:rsid w:val="00CF1B7A"/>
    <w:rsid w:val="00CF20DD"/>
    <w:rsid w:val="00CF25A6"/>
    <w:rsid w:val="00CF3E1E"/>
    <w:rsid w:val="00D009F0"/>
    <w:rsid w:val="00D01AC4"/>
    <w:rsid w:val="00D03BC4"/>
    <w:rsid w:val="00D0797C"/>
    <w:rsid w:val="00D20B5E"/>
    <w:rsid w:val="00D2474F"/>
    <w:rsid w:val="00D27090"/>
    <w:rsid w:val="00D3254B"/>
    <w:rsid w:val="00D32BBF"/>
    <w:rsid w:val="00D32C3D"/>
    <w:rsid w:val="00D32E05"/>
    <w:rsid w:val="00D36778"/>
    <w:rsid w:val="00D4116E"/>
    <w:rsid w:val="00D4388B"/>
    <w:rsid w:val="00D43F09"/>
    <w:rsid w:val="00D464C9"/>
    <w:rsid w:val="00D466EE"/>
    <w:rsid w:val="00D520D0"/>
    <w:rsid w:val="00D5476B"/>
    <w:rsid w:val="00D6256F"/>
    <w:rsid w:val="00D63740"/>
    <w:rsid w:val="00D6455F"/>
    <w:rsid w:val="00D76ED1"/>
    <w:rsid w:val="00D8221F"/>
    <w:rsid w:val="00D84403"/>
    <w:rsid w:val="00D85E59"/>
    <w:rsid w:val="00DA4D36"/>
    <w:rsid w:val="00DA5803"/>
    <w:rsid w:val="00DA7177"/>
    <w:rsid w:val="00DB0AB0"/>
    <w:rsid w:val="00DB17FF"/>
    <w:rsid w:val="00DB3C98"/>
    <w:rsid w:val="00DB5B4F"/>
    <w:rsid w:val="00DC2E58"/>
    <w:rsid w:val="00DC351F"/>
    <w:rsid w:val="00DC4546"/>
    <w:rsid w:val="00DC61A9"/>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14F25"/>
    <w:rsid w:val="00E24132"/>
    <w:rsid w:val="00E32F2C"/>
    <w:rsid w:val="00E34725"/>
    <w:rsid w:val="00E40B4C"/>
    <w:rsid w:val="00E4617B"/>
    <w:rsid w:val="00E47528"/>
    <w:rsid w:val="00E47593"/>
    <w:rsid w:val="00E47A27"/>
    <w:rsid w:val="00E50958"/>
    <w:rsid w:val="00E535F8"/>
    <w:rsid w:val="00E57B57"/>
    <w:rsid w:val="00E60E9E"/>
    <w:rsid w:val="00E62404"/>
    <w:rsid w:val="00E62C83"/>
    <w:rsid w:val="00E63E00"/>
    <w:rsid w:val="00E64876"/>
    <w:rsid w:val="00E67A37"/>
    <w:rsid w:val="00E7238E"/>
    <w:rsid w:val="00E72E40"/>
    <w:rsid w:val="00E84112"/>
    <w:rsid w:val="00E97F5F"/>
    <w:rsid w:val="00EA0333"/>
    <w:rsid w:val="00EA08E6"/>
    <w:rsid w:val="00EA0CE6"/>
    <w:rsid w:val="00EB0D7A"/>
    <w:rsid w:val="00EB2CE6"/>
    <w:rsid w:val="00EB2D48"/>
    <w:rsid w:val="00EB4C0F"/>
    <w:rsid w:val="00EC00DD"/>
    <w:rsid w:val="00EC13B2"/>
    <w:rsid w:val="00EC451C"/>
    <w:rsid w:val="00EC4587"/>
    <w:rsid w:val="00ED04DD"/>
    <w:rsid w:val="00ED2CCB"/>
    <w:rsid w:val="00ED496F"/>
    <w:rsid w:val="00ED4B6B"/>
    <w:rsid w:val="00ED7E15"/>
    <w:rsid w:val="00EE07BC"/>
    <w:rsid w:val="00EE0D8D"/>
    <w:rsid w:val="00EE1021"/>
    <w:rsid w:val="00EE1F29"/>
    <w:rsid w:val="00EE3BC4"/>
    <w:rsid w:val="00EE5F53"/>
    <w:rsid w:val="00EE7AD6"/>
    <w:rsid w:val="00EF3BF0"/>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56F2"/>
    <w:rsid w:val="00F95B23"/>
    <w:rsid w:val="00F95C8F"/>
    <w:rsid w:val="00F97AAA"/>
    <w:rsid w:val="00FA0A30"/>
    <w:rsid w:val="00FA15CB"/>
    <w:rsid w:val="00FA263C"/>
    <w:rsid w:val="00FA2C69"/>
    <w:rsid w:val="00FA33EF"/>
    <w:rsid w:val="00FB171E"/>
    <w:rsid w:val="00FB3261"/>
    <w:rsid w:val="00FB4AFC"/>
    <w:rsid w:val="00FC0296"/>
    <w:rsid w:val="00FC0827"/>
    <w:rsid w:val="00FC0E18"/>
    <w:rsid w:val="00FC26B5"/>
    <w:rsid w:val="00FC3782"/>
    <w:rsid w:val="00FC38CA"/>
    <w:rsid w:val="00FC5A07"/>
    <w:rsid w:val="00FC5FE8"/>
    <w:rsid w:val="00FD2480"/>
    <w:rsid w:val="00FD32CA"/>
    <w:rsid w:val="00FD420F"/>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4982"/>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ind w:left="851"/>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CommentReference">
    <w:name w:val="annotation reference"/>
    <w:basedOn w:val="DefaultParagraphFont"/>
    <w:uiPriority w:val="99"/>
    <w:semiHidden/>
    <w:unhideWhenUsed/>
    <w:rsid w:val="006C64F2"/>
    <w:rPr>
      <w:sz w:val="16"/>
      <w:szCs w:val="16"/>
    </w:rPr>
  </w:style>
  <w:style w:type="paragraph" w:styleId="CommentText">
    <w:name w:val="annotation text"/>
    <w:basedOn w:val="Normal"/>
    <w:link w:val="CommentTextChar"/>
    <w:uiPriority w:val="99"/>
    <w:semiHidden/>
    <w:unhideWhenUsed/>
    <w:rsid w:val="006C64F2"/>
    <w:pPr>
      <w:spacing w:line="240" w:lineRule="auto"/>
    </w:pPr>
    <w:rPr>
      <w:sz w:val="20"/>
      <w:szCs w:val="20"/>
    </w:rPr>
  </w:style>
  <w:style w:type="character" w:customStyle="1" w:styleId="CommentTextChar">
    <w:name w:val="Comment Text Char"/>
    <w:basedOn w:val="DefaultParagraphFont"/>
    <w:link w:val="CommentText"/>
    <w:uiPriority w:val="99"/>
    <w:semiHidden/>
    <w:rsid w:val="006C64F2"/>
    <w:rPr>
      <w:color w:val="000000"/>
    </w:rPr>
  </w:style>
  <w:style w:type="paragraph" w:styleId="CommentSubject">
    <w:name w:val="annotation subject"/>
    <w:basedOn w:val="CommentText"/>
    <w:next w:val="CommentText"/>
    <w:link w:val="CommentSubjectChar"/>
    <w:uiPriority w:val="99"/>
    <w:semiHidden/>
    <w:unhideWhenUsed/>
    <w:rsid w:val="006C64F2"/>
    <w:rPr>
      <w:b/>
      <w:bCs/>
    </w:rPr>
  </w:style>
  <w:style w:type="character" w:customStyle="1" w:styleId="CommentSubjectChar">
    <w:name w:val="Comment Subject Char"/>
    <w:basedOn w:val="CommentTextChar"/>
    <w:link w:val="CommentSubject"/>
    <w:uiPriority w:val="99"/>
    <w:semiHidden/>
    <w:rsid w:val="006C64F2"/>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microsoft.com/office/2018/08/relationships/commentsExtensible" Target="commentsExtensible.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20</b:RefOrder>
  </b:Source>
  <b:Source>
    <b:Tag>Sup</b:Tag>
    <b:SourceType>InternetSite</b:SourceType>
    <b:Guid>{F8FC5277-7EA2-4893-A004-A4AA7B5F0DA0}</b:Guid>
    <b:Title>Support Vector Machine, https://machinelearningcoban.com/2017/04/09/smv/</b:Title>
    <b:RefOrder>17</b:RefOrder>
  </b:Source>
  <b:Source>
    <b:Tag>Lin</b:Tag>
    <b:SourceType>InternetSite</b:SourceType>
    <b:Guid>{4767E908-22A2-4AD1-B1EB-3C03CEB9FB16}</b:Guid>
    <b:Title>Linear Discriminant Analysis, https://machinelearningcoban.com/2017/06/30/lda/</b:Title>
    <b:RefOrder>19</b:RefOrder>
  </b:Source>
  <b:Source>
    <b:Tag>Ran</b:Tag>
    <b:SourceType>InternetSite</b:SourceType>
    <b:Guid>{E23AE08F-4C40-4905-835F-F12DC81D003C}</b:Guid>
    <b:Title>Random Forest, https://www.javatpoint.com/machine-learning-random-forest-algorithm</b:Title>
    <b:RefOrder>23</b:RefOrder>
  </b:Source>
  <b:Source>
    <b:Tag>2</b:Tag>
    <b:SourceType>JournalArticle</b:SourceType>
    <b:Guid>{B9B8E225-AED8-4D69-BABC-84D6525C5DD4}</b:Guid>
    <b:Title>L. C. De Silva, T. Miyasato and R. Nakatsu, "Facial emotion recognition using multi-modal information," Proceedings of ICICS, 1997 International Conference on Information, Communications and Signal Processing. Theme: Trends in Information Systems Engineer</b:Title>
    <b:RefOrder>7</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6</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8</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9</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10</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12</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13</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14</b:RefOrder>
  </b:Source>
  <b:Source>
    <b:Tag>Lan</b:Tag>
    <b:SourceType>JournalArticle</b:SourceType>
    <b:Guid>{4072095C-E2A1-4CC1-9E90-F545381B1403}</b:Guid>
    <b:Title>Lan, Z.; Sourina, O.; Wang, L.; Liu, Y. Real-time EEG-based emotion monitoring using stable features. Vis. Comput. 2016, 32, 347–358.</b:Title>
    <b:RefOrder>15</b:RefOrder>
  </b:Source>
  <b:Source>
    <b:Tag>Shu</b:Tag>
    <b:SourceType>JournalArticle</b:SourceType>
    <b:Guid>{38507970-69BC-44FA-A3F8-DDF68C06962C}</b:Guid>
    <b:Title>Shu, L.; Xie, J.; Yang, M.; Li, Z.; Li, Z.; Liao, D.; Xu, X.; Yang, X. A Review of Emotion Recognition Using Physiological Signals. Sensors 2018, 18, 2074</b:Title>
    <b:RefOrder>11</b:RefOrder>
  </b:Source>
  <b:Source>
    <b:Tag>htt</b:Tag>
    <b:SourceType>InternetSite</b:SourceType>
    <b:Guid>{5F75448C-ACAA-4CD9-AA8F-67AA43447817}</b:Guid>
    <b:Title>https://therbootcamp.github.io/ML_2019May/_sessions/WhatIsML/WhatIsML.html</b:Title>
    <b:RefOrder>16</b:RefOrder>
  </b:Source>
  <b:Source>
    <b:Tag>htt1</b:Tag>
    <b:SourceType>InternetSite</b:SourceType>
    <b:Guid>{D2E63DCF-875B-44EF-BDA3-F27BB189CCC9}</b:Guid>
    <b:Title>https://monkeylearn.com/blog/introduction-to-support-vector-machines-svm</b:Title>
    <b:RefOrder>18</b:RefOrder>
  </b:Source>
  <b:Source>
    <b:Tag>htt2</b:Tag>
    <b:SourceType>InternetSite</b:SourceType>
    <b:Guid>{3273FF87-5159-4799-BA02-7E9B2FE940E5}</b:Guid>
    <b:Title>https://www.javatpoint.com/machine-learning-decision-tree-classification-algorithm</b:Title>
    <b:RefOrder>21</b:RefOrder>
  </b:Source>
  <b:Source>
    <b:Tag>htt3</b:Tag>
    <b:SourceType>InternetSite</b:SourceType>
    <b:Guid>{A9869DE2-7B8C-45CB-A1DE-77A34D0B0212}</b:Guid>
    <b:Title>https://www.javatpoint.com/machine-learning-random-forest-algorithm</b:Title>
    <b:RefOrder>22</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174D2A-84AA-4785-B7CA-0790668C7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12267</Words>
  <Characters>69924</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82027</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Cung Thanh Long</cp:lastModifiedBy>
  <cp:revision>2</cp:revision>
  <cp:lastPrinted>2019-10-09T00:50:00Z</cp:lastPrinted>
  <dcterms:created xsi:type="dcterms:W3CDTF">2021-04-14T11:41:00Z</dcterms:created>
  <dcterms:modified xsi:type="dcterms:W3CDTF">2021-04-14T11:41:00Z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