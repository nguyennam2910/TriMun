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EAE89" w14:textId="77777777" w:rsidR="0068279A" w:rsidRPr="0068279A" w:rsidRDefault="0068279A" w:rsidP="0068279A">
      <w:pPr>
        <w:pStyle w:val="Subtitle"/>
        <w:rPr>
          <w:b/>
          <w:sz w:val="32"/>
          <w:szCs w:val="46"/>
        </w:rPr>
      </w:pPr>
      <w:r w:rsidRPr="006B3154">
        <w:rPr>
          <w:b/>
          <w:sz w:val="30"/>
          <w:szCs w:val="46"/>
        </w:rPr>
        <w:t>TRƯỜNG ĐẠI HỌC BÁCH KHOA HÀ NỘI</w:t>
      </w:r>
    </w:p>
    <w:p w14:paraId="628A8194" w14:textId="77777777" w:rsidR="00BA7C85" w:rsidRDefault="00BA7C85" w:rsidP="00B71184"/>
    <w:p w14:paraId="7699F35D" w14:textId="77777777" w:rsidR="0068279A" w:rsidRPr="00B5528F" w:rsidRDefault="00B5528F" w:rsidP="00B5528F">
      <w:pPr>
        <w:pStyle w:val="Subtitle"/>
        <w:rPr>
          <w:b/>
        </w:rPr>
      </w:pPr>
      <w:r>
        <w:rPr>
          <w:b/>
          <w:noProof/>
        </w:rPr>
        <w:drawing>
          <wp:inline distT="0" distB="0" distL="0" distR="0" wp14:anchorId="23A8C7FB" wp14:editId="1D0C9D89">
            <wp:extent cx="1447800" cy="21810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st-lo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394" cy="22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2682" w14:textId="77777777" w:rsidR="00B716A0" w:rsidRDefault="00B716A0" w:rsidP="00B71184">
      <w:pPr>
        <w:pStyle w:val="Subtitle"/>
        <w:rPr>
          <w:b/>
          <w:sz w:val="46"/>
          <w:szCs w:val="46"/>
        </w:rPr>
      </w:pPr>
    </w:p>
    <w:p w14:paraId="0543F61D" w14:textId="77777777" w:rsidR="00BA7C85" w:rsidRDefault="00CB4077" w:rsidP="00B71184">
      <w:pPr>
        <w:pStyle w:val="Subtitle"/>
        <w:rPr>
          <w:b/>
          <w:sz w:val="50"/>
          <w:szCs w:val="46"/>
        </w:rPr>
      </w:pPr>
      <w:r>
        <w:rPr>
          <w:b/>
          <w:sz w:val="50"/>
          <w:szCs w:val="46"/>
        </w:rPr>
        <w:t>LUẬN VĂN THẠC SĨ</w:t>
      </w:r>
    </w:p>
    <w:p w14:paraId="1B456272" w14:textId="77777777" w:rsidR="00B5528F" w:rsidRPr="00B5528F" w:rsidRDefault="00B5528F" w:rsidP="00B5528F"/>
    <w:p w14:paraId="4FDE73D3" w14:textId="77777777" w:rsidR="00B5528F" w:rsidRPr="00B5528F" w:rsidRDefault="00750FC8" w:rsidP="00B5528F">
      <w:pPr>
        <w:pStyle w:val="Subtitle"/>
        <w:spacing w:before="0"/>
        <w:rPr>
          <w:b/>
          <w:sz w:val="46"/>
          <w:szCs w:val="46"/>
        </w:rPr>
      </w:pPr>
      <w:proofErr w:type="spellStart"/>
      <w:r>
        <w:rPr>
          <w:b/>
          <w:sz w:val="46"/>
          <w:szCs w:val="46"/>
        </w:rPr>
        <w:t>Tối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ưu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hóa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dữ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liệu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và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mô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hình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phân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lớp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nhằm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nâng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cao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chất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lượng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nhận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dạng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cảm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xúc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sử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dụng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bộ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dữ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liệu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sinh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học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của</w:t>
      </w:r>
      <w:proofErr w:type="spellEnd"/>
      <w:r>
        <w:rPr>
          <w:b/>
          <w:sz w:val="46"/>
          <w:szCs w:val="46"/>
        </w:rPr>
        <w:t xml:space="preserve"> MIT</w:t>
      </w:r>
    </w:p>
    <w:p w14:paraId="240E3946" w14:textId="77777777" w:rsidR="00EE1F29" w:rsidRPr="005A2E37" w:rsidRDefault="00EE1F29" w:rsidP="00842871">
      <w:pPr>
        <w:spacing w:before="360" w:line="240" w:lineRule="auto"/>
        <w:jc w:val="center"/>
        <w:rPr>
          <w:b/>
          <w:sz w:val="28"/>
        </w:rPr>
      </w:pPr>
      <w:r w:rsidRPr="005A2E37">
        <w:rPr>
          <w:b/>
          <w:sz w:val="28"/>
        </w:rPr>
        <w:t xml:space="preserve">NGUYỄN </w:t>
      </w:r>
      <w:r w:rsidR="009C3460">
        <w:rPr>
          <w:b/>
          <w:sz w:val="28"/>
        </w:rPr>
        <w:t>TIẾN NAM</w:t>
      </w:r>
    </w:p>
    <w:p w14:paraId="50B8012E" w14:textId="77777777" w:rsidR="00197BEA" w:rsidRPr="00DC4546" w:rsidRDefault="00B5528F" w:rsidP="0019225B">
      <w:pPr>
        <w:spacing w:line="240" w:lineRule="auto"/>
        <w:jc w:val="center"/>
      </w:pPr>
      <w:r>
        <w:t>n</w:t>
      </w:r>
      <w:r w:rsidR="009C3460">
        <w:t>guyennam291096@gmail.com</w:t>
      </w:r>
    </w:p>
    <w:p w14:paraId="3E1217E1" w14:textId="77777777" w:rsidR="00025E44" w:rsidRPr="00B5528F" w:rsidRDefault="006C1D6F" w:rsidP="00B5528F">
      <w:pPr>
        <w:spacing w:before="240"/>
        <w:jc w:val="center"/>
        <w:rPr>
          <w:b/>
          <w:sz w:val="28"/>
        </w:rPr>
      </w:pPr>
      <w:proofErr w:type="spellStart"/>
      <w:r>
        <w:rPr>
          <w:b/>
          <w:sz w:val="28"/>
        </w:rPr>
        <w:t>Kỹ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thuật</w:t>
      </w:r>
      <w:proofErr w:type="spellEnd"/>
      <w:r>
        <w:rPr>
          <w:b/>
          <w:sz w:val="28"/>
        </w:rPr>
        <w:t xml:space="preserve"> </w:t>
      </w:r>
      <w:proofErr w:type="spellStart"/>
      <w:r w:rsidR="009C3460">
        <w:rPr>
          <w:b/>
          <w:sz w:val="28"/>
        </w:rPr>
        <w:t>Điều</w:t>
      </w:r>
      <w:proofErr w:type="spellEnd"/>
      <w:r w:rsidR="009C3460">
        <w:rPr>
          <w:b/>
          <w:sz w:val="28"/>
        </w:rPr>
        <w:t xml:space="preserve"> </w:t>
      </w:r>
      <w:proofErr w:type="spellStart"/>
      <w:r w:rsidR="009C3460">
        <w:rPr>
          <w:b/>
          <w:sz w:val="28"/>
        </w:rPr>
        <w:t>khiển</w:t>
      </w:r>
      <w:proofErr w:type="spellEnd"/>
      <w:r w:rsidR="009C3460">
        <w:rPr>
          <w:b/>
          <w:sz w:val="28"/>
        </w:rPr>
        <w:t xml:space="preserve"> </w:t>
      </w:r>
      <w:proofErr w:type="spellStart"/>
      <w:r w:rsidR="009C3460">
        <w:rPr>
          <w:b/>
          <w:sz w:val="28"/>
        </w:rPr>
        <w:t>và</w:t>
      </w:r>
      <w:proofErr w:type="spellEnd"/>
      <w:r w:rsidR="009C3460">
        <w:rPr>
          <w:b/>
          <w:sz w:val="28"/>
        </w:rPr>
        <w:t xml:space="preserve"> </w:t>
      </w:r>
      <w:proofErr w:type="spellStart"/>
      <w:r w:rsidR="009C3460">
        <w:rPr>
          <w:b/>
          <w:sz w:val="28"/>
        </w:rPr>
        <w:t>tự</w:t>
      </w:r>
      <w:proofErr w:type="spellEnd"/>
      <w:r w:rsidR="009C3460">
        <w:rPr>
          <w:b/>
          <w:sz w:val="28"/>
        </w:rPr>
        <w:t xml:space="preserve"> </w:t>
      </w:r>
      <w:proofErr w:type="spellStart"/>
      <w:r w:rsidR="009C3460">
        <w:rPr>
          <w:b/>
          <w:sz w:val="28"/>
        </w:rPr>
        <w:t>động</w:t>
      </w:r>
      <w:proofErr w:type="spellEnd"/>
      <w:r w:rsidR="009C3460">
        <w:rPr>
          <w:b/>
          <w:sz w:val="28"/>
        </w:rPr>
        <w:t xml:space="preserve"> </w:t>
      </w:r>
      <w:proofErr w:type="spellStart"/>
      <w:r w:rsidR="009C3460">
        <w:rPr>
          <w:b/>
          <w:sz w:val="28"/>
        </w:rPr>
        <w:t>hóa</w:t>
      </w:r>
      <w:proofErr w:type="spellEnd"/>
    </w:p>
    <w:p w14:paraId="572AE83B" w14:textId="77777777" w:rsidR="00025E44" w:rsidRPr="00847CAC" w:rsidRDefault="00025E44" w:rsidP="00B71184"/>
    <w:p w14:paraId="241C02F1" w14:textId="77777777" w:rsidR="00025E44" w:rsidRPr="00847CAC" w:rsidRDefault="00025E44" w:rsidP="00B71184"/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193"/>
        <w:gridCol w:w="5203"/>
      </w:tblGrid>
      <w:tr w:rsidR="00EE1F29" w:rsidRPr="008115DD" w14:paraId="4B9E3420" w14:textId="77777777" w:rsidTr="008115DD">
        <w:tc>
          <w:tcPr>
            <w:tcW w:w="3261" w:type="dxa"/>
            <w:shd w:val="clear" w:color="auto" w:fill="auto"/>
          </w:tcPr>
          <w:p w14:paraId="61A9936B" w14:textId="77777777" w:rsidR="00EE1F29" w:rsidRPr="008115DD" w:rsidRDefault="00EE5F53" w:rsidP="008115DD">
            <w:pPr>
              <w:spacing w:line="240" w:lineRule="auto"/>
              <w:ind w:firstLine="318"/>
              <w:rPr>
                <w:b/>
              </w:rPr>
            </w:pPr>
            <w:proofErr w:type="spellStart"/>
            <w:r w:rsidRPr="008115DD">
              <w:rPr>
                <w:b/>
              </w:rPr>
              <w:t>Giảng</w:t>
            </w:r>
            <w:proofErr w:type="spellEnd"/>
            <w:r w:rsidRPr="008115DD">
              <w:rPr>
                <w:b/>
              </w:rPr>
              <w:t xml:space="preserve"> </w:t>
            </w:r>
            <w:proofErr w:type="spellStart"/>
            <w:r w:rsidRPr="008115DD">
              <w:rPr>
                <w:b/>
              </w:rPr>
              <w:t>viên</w:t>
            </w:r>
            <w:proofErr w:type="spellEnd"/>
            <w:r w:rsidRPr="008115DD">
              <w:rPr>
                <w:b/>
              </w:rPr>
              <w:t xml:space="preserve"> </w:t>
            </w:r>
            <w:proofErr w:type="spellStart"/>
            <w:r w:rsidRPr="008115DD">
              <w:rPr>
                <w:b/>
              </w:rPr>
              <w:t>hướng</w:t>
            </w:r>
            <w:proofErr w:type="spellEnd"/>
            <w:r w:rsidRPr="008115DD">
              <w:rPr>
                <w:b/>
              </w:rPr>
              <w:t xml:space="preserve"> </w:t>
            </w:r>
            <w:proofErr w:type="spellStart"/>
            <w:r w:rsidRPr="008115DD">
              <w:rPr>
                <w:b/>
              </w:rPr>
              <w:t>dẫn</w:t>
            </w:r>
            <w:proofErr w:type="spellEnd"/>
            <w:r w:rsidRPr="008115DD">
              <w:rPr>
                <w:b/>
              </w:rPr>
              <w:t>:</w:t>
            </w:r>
          </w:p>
        </w:tc>
        <w:tc>
          <w:tcPr>
            <w:tcW w:w="5351" w:type="dxa"/>
            <w:shd w:val="clear" w:color="auto" w:fill="auto"/>
          </w:tcPr>
          <w:p w14:paraId="41894EBB" w14:textId="77777777" w:rsidR="00EE1F29" w:rsidRPr="008115DD" w:rsidRDefault="001F64DD" w:rsidP="009C3460">
            <w:pPr>
              <w:spacing w:line="24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80450D6" wp14:editId="289DE0D5">
                      <wp:simplePos x="0" y="0"/>
                      <wp:positionH relativeFrom="column">
                        <wp:posOffset>1871980</wp:posOffset>
                      </wp:positionH>
                      <wp:positionV relativeFrom="paragraph">
                        <wp:posOffset>112395</wp:posOffset>
                      </wp:positionV>
                      <wp:extent cx="1903095" cy="310515"/>
                      <wp:effectExtent l="0" t="0" r="0" b="0"/>
                      <wp:wrapNone/>
                      <wp:docPr id="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903095" cy="3105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AB697B5" w14:textId="77777777" w:rsidR="00B6521B" w:rsidRPr="007A73B4" w:rsidRDefault="00B6521B" w:rsidP="00B71184">
                                  <w:r w:rsidRPr="004270E9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</w:t>
                                  </w:r>
                                  <w:proofErr w:type="spellStart"/>
                                  <w:r w:rsidRPr="004270E9">
                                    <w:rPr>
                                      <w:sz w:val="20"/>
                                    </w:rPr>
                                    <w:t>Chữ</w:t>
                                  </w:r>
                                  <w:proofErr w:type="spellEnd"/>
                                  <w:r w:rsidRPr="004270E9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270E9">
                                    <w:rPr>
                                      <w:sz w:val="20"/>
                                    </w:rPr>
                                    <w:t>ký</w:t>
                                  </w:r>
                                  <w:proofErr w:type="spellEnd"/>
                                  <w:r w:rsidRPr="004270E9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270E9">
                                    <w:rPr>
                                      <w:sz w:val="20"/>
                                    </w:rPr>
                                    <w:t>của</w:t>
                                  </w:r>
                                  <w:proofErr w:type="spellEnd"/>
                                  <w:r w:rsidRPr="004270E9">
                                    <w:rPr>
                                      <w:sz w:val="20"/>
                                    </w:rPr>
                                    <w:t xml:space="preserve"> GVHD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0450D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47.4pt;margin-top:8.85pt;width:149.85pt;height:24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" filled="f" stroked="f" strokeweight=".5pt">
                      <v:textbox>
                        <w:txbxContent>
                          <w:p w14:paraId="0AB697B5" w14:textId="77777777" w:rsidR="00B6521B" w:rsidRPr="007A73B4" w:rsidRDefault="00B6521B" w:rsidP="00B71184">
                            <w:r w:rsidRPr="004270E9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4270E9">
                              <w:rPr>
                                <w:sz w:val="20"/>
                              </w:rPr>
                              <w:t>Chữ</w:t>
                            </w:r>
                            <w:proofErr w:type="spellEnd"/>
                            <w:r w:rsidRPr="004270E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270E9">
                              <w:rPr>
                                <w:sz w:val="20"/>
                              </w:rPr>
                              <w:t>ký</w:t>
                            </w:r>
                            <w:proofErr w:type="spellEnd"/>
                            <w:r w:rsidRPr="004270E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270E9">
                              <w:rPr>
                                <w:sz w:val="20"/>
                              </w:rPr>
                              <w:t>của</w:t>
                            </w:r>
                            <w:proofErr w:type="spellEnd"/>
                            <w:r w:rsidRPr="004270E9">
                              <w:rPr>
                                <w:sz w:val="20"/>
                              </w:rPr>
                              <w:t xml:space="preserve"> GVHD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6192" behindDoc="0" locked="0" layoutInCell="1" allowOverlap="1" wp14:anchorId="4BC722F8" wp14:editId="31956AE6">
                      <wp:simplePos x="0" y="0"/>
                      <wp:positionH relativeFrom="column">
                        <wp:posOffset>2223135</wp:posOffset>
                      </wp:positionH>
                      <wp:positionV relativeFrom="paragraph">
                        <wp:posOffset>172719</wp:posOffset>
                      </wp:positionV>
                      <wp:extent cx="1475740" cy="0"/>
                      <wp:effectExtent l="0" t="0" r="29210" b="19050"/>
                      <wp:wrapNone/>
                      <wp:docPr id="58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47574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7E2E4A" id="Straight Connector 1" o:spid="_x0000_s1026" style="position:absolute;flip:y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75.05pt,13.6pt" to="291.2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" strokecolor="windowText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="00157574" w:rsidRPr="008115DD">
              <w:t xml:space="preserve">TS. </w:t>
            </w:r>
            <w:r w:rsidR="009C3460">
              <w:t xml:space="preserve">Cung </w:t>
            </w:r>
            <w:proofErr w:type="spellStart"/>
            <w:r w:rsidR="009C3460">
              <w:t>Thành</w:t>
            </w:r>
            <w:proofErr w:type="spellEnd"/>
            <w:r w:rsidR="009C3460">
              <w:t xml:space="preserve"> Long</w:t>
            </w:r>
          </w:p>
        </w:tc>
      </w:tr>
      <w:tr w:rsidR="00EE1F29" w:rsidRPr="008115DD" w14:paraId="281B655F" w14:textId="77777777" w:rsidTr="008115DD">
        <w:tc>
          <w:tcPr>
            <w:tcW w:w="3261" w:type="dxa"/>
            <w:shd w:val="clear" w:color="auto" w:fill="auto"/>
          </w:tcPr>
          <w:p w14:paraId="0F428173" w14:textId="77777777" w:rsidR="003F7EDF" w:rsidRPr="008115DD" w:rsidRDefault="003F7EDF" w:rsidP="008115DD">
            <w:pPr>
              <w:spacing w:line="240" w:lineRule="auto"/>
              <w:ind w:firstLine="318"/>
              <w:rPr>
                <w:b/>
              </w:rPr>
            </w:pPr>
          </w:p>
          <w:p w14:paraId="056CD9BE" w14:textId="77777777" w:rsidR="00EE1F29" w:rsidRPr="008115DD" w:rsidRDefault="00CB4077" w:rsidP="008115DD">
            <w:pPr>
              <w:spacing w:line="240" w:lineRule="auto"/>
              <w:ind w:firstLine="318"/>
              <w:rPr>
                <w:b/>
              </w:rPr>
            </w:pPr>
            <w:proofErr w:type="spellStart"/>
            <w:r w:rsidRPr="008115DD">
              <w:rPr>
                <w:b/>
              </w:rPr>
              <w:t>Viện</w:t>
            </w:r>
            <w:proofErr w:type="spellEnd"/>
            <w:r w:rsidRPr="008115DD">
              <w:rPr>
                <w:b/>
              </w:rPr>
              <w:t>:</w:t>
            </w:r>
          </w:p>
        </w:tc>
        <w:tc>
          <w:tcPr>
            <w:tcW w:w="5351" w:type="dxa"/>
            <w:shd w:val="clear" w:color="auto" w:fill="auto"/>
          </w:tcPr>
          <w:p w14:paraId="3BEA1402" w14:textId="77777777" w:rsidR="003F7EDF" w:rsidRPr="008115DD" w:rsidRDefault="003F7EDF" w:rsidP="008115DD">
            <w:pPr>
              <w:spacing w:line="240" w:lineRule="auto"/>
            </w:pPr>
          </w:p>
          <w:p w14:paraId="1E0E5D3B" w14:textId="77777777" w:rsidR="00EE1F29" w:rsidRPr="008115DD" w:rsidRDefault="009C3460" w:rsidP="008115DD">
            <w:pPr>
              <w:spacing w:line="240" w:lineRule="auto"/>
            </w:pPr>
            <w:proofErr w:type="spellStart"/>
            <w:r>
              <w:t>Điện</w:t>
            </w:r>
            <w:proofErr w:type="spellEnd"/>
            <w:r w:rsidR="003F7EDF" w:rsidRPr="008115DD">
              <w:t xml:space="preserve"> </w:t>
            </w:r>
          </w:p>
        </w:tc>
      </w:tr>
      <w:tr w:rsidR="00EE1F29" w:rsidRPr="008115DD" w14:paraId="2F6A93E6" w14:textId="77777777" w:rsidTr="008115DD">
        <w:tc>
          <w:tcPr>
            <w:tcW w:w="3261" w:type="dxa"/>
            <w:shd w:val="clear" w:color="auto" w:fill="auto"/>
          </w:tcPr>
          <w:p w14:paraId="3E0CA52F" w14:textId="77777777" w:rsidR="00EE1F29" w:rsidRPr="008115DD" w:rsidRDefault="00EE1F29" w:rsidP="008115DD">
            <w:pPr>
              <w:spacing w:line="240" w:lineRule="auto"/>
              <w:ind w:firstLine="318"/>
              <w:rPr>
                <w:b/>
              </w:rPr>
            </w:pPr>
          </w:p>
        </w:tc>
        <w:tc>
          <w:tcPr>
            <w:tcW w:w="5351" w:type="dxa"/>
            <w:shd w:val="clear" w:color="auto" w:fill="auto"/>
          </w:tcPr>
          <w:p w14:paraId="0629D458" w14:textId="77777777" w:rsidR="00B716A0" w:rsidRPr="008115DD" w:rsidRDefault="00B716A0" w:rsidP="008115DD">
            <w:pPr>
              <w:spacing w:line="240" w:lineRule="auto"/>
            </w:pPr>
          </w:p>
          <w:p w14:paraId="0DC3E666" w14:textId="77777777" w:rsidR="00B716A0" w:rsidRPr="008115DD" w:rsidRDefault="00B716A0" w:rsidP="008115DD">
            <w:pPr>
              <w:spacing w:line="240" w:lineRule="auto"/>
            </w:pPr>
          </w:p>
        </w:tc>
      </w:tr>
      <w:tr w:rsidR="00B716A0" w:rsidRPr="008115DD" w14:paraId="5114F1F3" w14:textId="77777777" w:rsidTr="008115DD">
        <w:tc>
          <w:tcPr>
            <w:tcW w:w="8612" w:type="dxa"/>
            <w:gridSpan w:val="2"/>
            <w:shd w:val="clear" w:color="auto" w:fill="auto"/>
          </w:tcPr>
          <w:p w14:paraId="26B8A4EA" w14:textId="77777777" w:rsidR="00B716A0" w:rsidRPr="008115DD" w:rsidRDefault="00B716A0" w:rsidP="008115DD">
            <w:pPr>
              <w:spacing w:line="240" w:lineRule="auto"/>
            </w:pPr>
          </w:p>
          <w:p w14:paraId="149B6DFE" w14:textId="77777777" w:rsidR="00B716A0" w:rsidRPr="008115DD" w:rsidRDefault="00B716A0" w:rsidP="008115DD">
            <w:pPr>
              <w:spacing w:line="240" w:lineRule="auto"/>
            </w:pPr>
          </w:p>
          <w:p w14:paraId="29D7599B" w14:textId="77777777" w:rsidR="00B716A0" w:rsidRPr="008115DD" w:rsidRDefault="00B716A0" w:rsidP="008115DD">
            <w:pPr>
              <w:spacing w:line="240" w:lineRule="auto"/>
              <w:jc w:val="center"/>
              <w:rPr>
                <w:b/>
              </w:rPr>
            </w:pPr>
          </w:p>
          <w:p w14:paraId="459548DA" w14:textId="77777777" w:rsidR="00B716A0" w:rsidRPr="008115DD" w:rsidRDefault="00B716A0" w:rsidP="00B5528F">
            <w:pPr>
              <w:spacing w:line="240" w:lineRule="auto"/>
              <w:rPr>
                <w:b/>
              </w:rPr>
            </w:pPr>
          </w:p>
          <w:p w14:paraId="0B18C038" w14:textId="77777777" w:rsidR="00B716A0" w:rsidRPr="008115DD" w:rsidRDefault="00B716A0" w:rsidP="008115DD">
            <w:pPr>
              <w:spacing w:line="240" w:lineRule="auto"/>
              <w:jc w:val="center"/>
              <w:rPr>
                <w:b/>
              </w:rPr>
            </w:pPr>
          </w:p>
          <w:p w14:paraId="4F92E2D5" w14:textId="77777777" w:rsidR="00B716A0" w:rsidRPr="008115DD" w:rsidRDefault="00B716A0" w:rsidP="008115DD">
            <w:pPr>
              <w:spacing w:line="240" w:lineRule="auto"/>
              <w:jc w:val="center"/>
            </w:pPr>
            <w:r w:rsidRPr="008115DD">
              <w:rPr>
                <w:b/>
              </w:rPr>
              <w:t xml:space="preserve">HÀ NỘI, </w:t>
            </w:r>
            <w:r w:rsidR="009C3460">
              <w:rPr>
                <w:b/>
              </w:rPr>
              <w:t>3/2021</w:t>
            </w:r>
          </w:p>
        </w:tc>
      </w:tr>
    </w:tbl>
    <w:p w14:paraId="2B92D8B0" w14:textId="77777777" w:rsidR="00C53967" w:rsidRDefault="00C53967" w:rsidP="00C53967">
      <w:pPr>
        <w:jc w:val="center"/>
      </w:pPr>
    </w:p>
    <w:p w14:paraId="3B8F9082" w14:textId="77777777" w:rsidR="000F7D4D" w:rsidRDefault="000F7D4D">
      <w:pPr>
        <w:spacing w:before="0" w:line="240" w:lineRule="auto"/>
        <w:jc w:val="left"/>
      </w:pPr>
      <w:r>
        <w:lastRenderedPageBreak/>
        <w:br w:type="page"/>
      </w:r>
    </w:p>
    <w:p w14:paraId="0DA7AA64" w14:textId="77777777" w:rsidR="00C53967" w:rsidRDefault="00C53967" w:rsidP="00C53967">
      <w:pPr>
        <w:jc w:val="center"/>
      </w:pPr>
      <w:r>
        <w:lastRenderedPageBreak/>
        <w:t>CỘNG HÒA XÃ HỘI CHỦ NGHĨA VIỆT NAM</w:t>
      </w:r>
    </w:p>
    <w:p w14:paraId="744065AA" w14:textId="77777777" w:rsidR="00C53967" w:rsidRDefault="00C53967" w:rsidP="00C53967">
      <w:pPr>
        <w:jc w:val="center"/>
        <w:rPr>
          <w:b/>
        </w:rPr>
      </w:pPr>
      <w:proofErr w:type="spellStart"/>
      <w:r>
        <w:rPr>
          <w:b/>
        </w:rPr>
        <w:t>Độc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lập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Tự</w:t>
      </w:r>
      <w:proofErr w:type="spellEnd"/>
      <w:r>
        <w:rPr>
          <w:b/>
        </w:rPr>
        <w:t xml:space="preserve"> do – </w:t>
      </w:r>
      <w:proofErr w:type="spellStart"/>
      <w:r>
        <w:rPr>
          <w:b/>
        </w:rPr>
        <w:t>Hạnh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phúc</w:t>
      </w:r>
      <w:proofErr w:type="spellEnd"/>
    </w:p>
    <w:p w14:paraId="65891275" w14:textId="77777777" w:rsidR="00C53967" w:rsidRDefault="001F64DD" w:rsidP="00C53967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4C32B51F" wp14:editId="505B4F9C">
                <wp:simplePos x="0" y="0"/>
                <wp:positionH relativeFrom="column">
                  <wp:posOffset>1905635</wp:posOffset>
                </wp:positionH>
                <wp:positionV relativeFrom="paragraph">
                  <wp:posOffset>45084</wp:posOffset>
                </wp:positionV>
                <wp:extent cx="2139315" cy="0"/>
                <wp:effectExtent l="0" t="0" r="32385" b="19050"/>
                <wp:wrapNone/>
                <wp:docPr id="5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93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AA00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50.05pt;margin-top:3.55pt;width:168.45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"/>
            </w:pict>
          </mc:Fallback>
        </mc:AlternateContent>
      </w:r>
    </w:p>
    <w:p w14:paraId="5695FB54" w14:textId="77777777" w:rsidR="00C53967" w:rsidRDefault="00C53967" w:rsidP="00C53967">
      <w:pPr>
        <w:jc w:val="center"/>
        <w:rPr>
          <w:b/>
          <w:sz w:val="8"/>
        </w:rPr>
      </w:pPr>
    </w:p>
    <w:p w14:paraId="52D7A3C6" w14:textId="77777777" w:rsidR="00C53967" w:rsidRDefault="00C53967" w:rsidP="00C53967">
      <w:pPr>
        <w:jc w:val="center"/>
        <w:rPr>
          <w:b/>
        </w:rPr>
      </w:pPr>
    </w:p>
    <w:p w14:paraId="35B2D01A" w14:textId="77777777" w:rsidR="00C53967" w:rsidRDefault="00C53967" w:rsidP="00C539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BẢN XÁC NHẬN CHỈNH SỬA LUẬN VĂN THẠC SĨ</w:t>
      </w:r>
    </w:p>
    <w:p w14:paraId="27E641E0" w14:textId="77777777" w:rsidR="00C53967" w:rsidRDefault="00C53967" w:rsidP="00C53967">
      <w:pPr>
        <w:rPr>
          <w:b/>
        </w:rPr>
      </w:pPr>
    </w:p>
    <w:p w14:paraId="4779EC57" w14:textId="77777777" w:rsidR="00C53967" w:rsidRDefault="00C53967" w:rsidP="00C53967">
      <w:pPr>
        <w:rPr>
          <w:b/>
          <w:sz w:val="16"/>
        </w:rPr>
      </w:pPr>
    </w:p>
    <w:p w14:paraId="2B6CA7C3" w14:textId="77777777" w:rsidR="00C53967" w:rsidRDefault="00C53967" w:rsidP="00C53967">
      <w:pPr>
        <w:rPr>
          <w:b/>
        </w:rPr>
      </w:pPr>
      <w:r>
        <w:rPr>
          <w:b/>
        </w:rPr>
        <w:tab/>
      </w:r>
      <w:proofErr w:type="spellStart"/>
      <w:r>
        <w:rPr>
          <w:b/>
        </w:rPr>
        <w:t>Họ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văn</w:t>
      </w:r>
      <w:proofErr w:type="spellEnd"/>
      <w:r>
        <w:rPr>
          <w:b/>
        </w:rPr>
        <w:t xml:space="preserve"> : </w:t>
      </w:r>
      <w:r>
        <w:rPr>
          <w:sz w:val="20"/>
          <w:szCs w:val="20"/>
        </w:rPr>
        <w:t>…………………………………........……………..</w:t>
      </w:r>
    </w:p>
    <w:p w14:paraId="026CBBBC" w14:textId="77777777" w:rsidR="00C53967" w:rsidRDefault="00C53967" w:rsidP="00C53967">
      <w:r>
        <w:rPr>
          <w:b/>
        </w:rPr>
        <w:tab/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văn</w:t>
      </w:r>
      <w:proofErr w:type="spellEnd"/>
      <w:r>
        <w:rPr>
          <w:b/>
        </w:rPr>
        <w:t xml:space="preserve">: </w:t>
      </w:r>
      <w:r>
        <w:rPr>
          <w:sz w:val="20"/>
          <w:szCs w:val="20"/>
        </w:rPr>
        <w:t>………………………………………….....……………...............….</w:t>
      </w:r>
    </w:p>
    <w:p w14:paraId="206AD13F" w14:textId="77777777" w:rsidR="00C53967" w:rsidRDefault="00C53967" w:rsidP="00C53967">
      <w:pPr>
        <w:ind w:firstLine="720"/>
        <w:rPr>
          <w:b/>
        </w:rPr>
      </w:pPr>
      <w:proofErr w:type="spellStart"/>
      <w:r>
        <w:rPr>
          <w:b/>
        </w:rPr>
        <w:t>Chuyên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ngành</w:t>
      </w:r>
      <w:proofErr w:type="spellEnd"/>
      <w:r>
        <w:rPr>
          <w:b/>
        </w:rPr>
        <w:t>:</w:t>
      </w:r>
      <w:r>
        <w:rPr>
          <w:sz w:val="20"/>
          <w:szCs w:val="20"/>
        </w:rPr>
        <w:t>……………………………...…………………........................…..........</w:t>
      </w:r>
    </w:p>
    <w:p w14:paraId="3CEA2F56" w14:textId="77777777" w:rsidR="00C53967" w:rsidRDefault="00C53967" w:rsidP="00C53967">
      <w:pPr>
        <w:ind w:firstLine="720"/>
        <w:rPr>
          <w:b/>
        </w:rPr>
      </w:pPr>
      <w:proofErr w:type="spellStart"/>
      <w:r>
        <w:rPr>
          <w:b/>
        </w:rPr>
        <w:t>Mã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SV</w:t>
      </w:r>
      <w:r>
        <w:rPr>
          <w:sz w:val="20"/>
          <w:szCs w:val="20"/>
        </w:rPr>
        <w:t>:………………………………….. …………………....................................…...</w:t>
      </w:r>
    </w:p>
    <w:p w14:paraId="7F26D1BA" w14:textId="77777777" w:rsidR="00C53967" w:rsidRDefault="00C53967" w:rsidP="00C53967">
      <w:pPr>
        <w:ind w:firstLine="720"/>
        <w:rPr>
          <w:b/>
          <w:sz w:val="12"/>
        </w:rPr>
      </w:pPr>
    </w:p>
    <w:p w14:paraId="0F48C475" w14:textId="77777777" w:rsidR="00C53967" w:rsidRDefault="00C53967" w:rsidP="00C53967">
      <w:pPr>
        <w:ind w:firstLine="720"/>
        <w:rPr>
          <w:b/>
        </w:rPr>
      </w:pPr>
    </w:p>
    <w:p w14:paraId="75A587F4" w14:textId="77777777" w:rsidR="00C53967" w:rsidRDefault="00C53967" w:rsidP="00C53967">
      <w:pPr>
        <w:ind w:left="426" w:firstLine="1014"/>
      </w:pP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ngày</w:t>
      </w:r>
      <w:proofErr w:type="spellEnd"/>
      <w:r>
        <w:rPr>
          <w:sz w:val="20"/>
          <w:szCs w:val="20"/>
        </w:rPr>
        <w:t>….........................…………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14:paraId="6A5D9878" w14:textId="77777777" w:rsidR="00C53967" w:rsidRDefault="00C53967" w:rsidP="00C53967">
      <w:pPr>
        <w:ind w:firstLine="720"/>
        <w:rPr>
          <w:b/>
        </w:rPr>
      </w:pPr>
    </w:p>
    <w:p w14:paraId="23AF251D" w14:textId="77777777" w:rsidR="00C53967" w:rsidRDefault="00C53967" w:rsidP="00C53967">
      <w:pPr>
        <w:spacing w:line="360" w:lineRule="auto"/>
        <w:ind w:left="426" w:firstLine="294"/>
        <w:rPr>
          <w:sz w:val="20"/>
          <w:szCs w:val="20"/>
        </w:rPr>
      </w:pPr>
      <w:r>
        <w:rPr>
          <w:sz w:val="20"/>
          <w:szCs w:val="20"/>
        </w:rPr>
        <w:t>……………………………………………………………………………………………………..……………………………………………………………………………………………………..……………………………………………………………………………………………………..……………………………………………………………………………………………………..……………………………………………………………………………………………………..……………………………………………………………………………………………………..……………………………………………………………………………………..</w:t>
      </w:r>
    </w:p>
    <w:p w14:paraId="112F8422" w14:textId="77777777" w:rsidR="00C53967" w:rsidRDefault="00C53967" w:rsidP="00C5396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proofErr w:type="spellStart"/>
      <w:r>
        <w:t>Ngày</w:t>
      </w:r>
      <w:proofErr w:type="spellEnd"/>
      <w:r>
        <w:t xml:space="preserve">     </w:t>
      </w:r>
      <w:proofErr w:type="spellStart"/>
      <w:r>
        <w:t>tháng</w:t>
      </w:r>
      <w:proofErr w:type="spellEnd"/>
      <w:r>
        <w:t xml:space="preserve">     </w:t>
      </w:r>
      <w:proofErr w:type="spellStart"/>
      <w:r>
        <w:t>năm</w:t>
      </w:r>
      <w:proofErr w:type="spellEnd"/>
      <w:r>
        <w:t xml:space="preserve">  </w:t>
      </w:r>
    </w:p>
    <w:p w14:paraId="66ECC179" w14:textId="77777777" w:rsidR="00C53967" w:rsidRDefault="00C53967" w:rsidP="00C53967">
      <w:pPr>
        <w:rPr>
          <w:b/>
        </w:rPr>
      </w:pPr>
    </w:p>
    <w:p w14:paraId="23C736D8" w14:textId="77777777" w:rsidR="00C53967" w:rsidRDefault="00C53967" w:rsidP="00C53967">
      <w:pPr>
        <w:rPr>
          <w:b/>
        </w:rPr>
      </w:pPr>
      <w:proofErr w:type="spellStart"/>
      <w:r>
        <w:rPr>
          <w:b/>
        </w:rPr>
        <w:t>Giáo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proofErr w:type="spellStart"/>
      <w:r>
        <w:rPr>
          <w:b/>
        </w:rPr>
        <w:t>Tác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văn</w:t>
      </w:r>
      <w:proofErr w:type="spellEnd"/>
    </w:p>
    <w:p w14:paraId="2C8FC7EC" w14:textId="77777777" w:rsidR="00C53967" w:rsidRDefault="00C53967" w:rsidP="00C53967">
      <w:pPr>
        <w:rPr>
          <w:b/>
        </w:rPr>
      </w:pPr>
    </w:p>
    <w:p w14:paraId="22F57F34" w14:textId="77777777" w:rsidR="00C53967" w:rsidRDefault="00C53967" w:rsidP="00C5396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3F1DB8E5" w14:textId="77777777" w:rsidR="00C53967" w:rsidRDefault="00C53967" w:rsidP="00C53967">
      <w:pPr>
        <w:rPr>
          <w:b/>
        </w:rPr>
      </w:pPr>
    </w:p>
    <w:p w14:paraId="724AFC36" w14:textId="77777777" w:rsidR="00C53967" w:rsidRDefault="00C53967" w:rsidP="00C53967">
      <w:pPr>
        <w:rPr>
          <w:b/>
        </w:rPr>
      </w:pPr>
    </w:p>
    <w:p w14:paraId="41BA8759" w14:textId="77777777" w:rsidR="00C53967" w:rsidRDefault="00C53967" w:rsidP="00C53967">
      <w:pPr>
        <w:rPr>
          <w:b/>
        </w:rPr>
      </w:pPr>
    </w:p>
    <w:p w14:paraId="2BE7322E" w14:textId="77777777" w:rsidR="00C53967" w:rsidRDefault="00C53967" w:rsidP="00C5396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CHỦ TỊCH HỘI ĐỒNG</w:t>
      </w:r>
    </w:p>
    <w:p w14:paraId="5F7CE82C" w14:textId="77777777" w:rsidR="00C53967" w:rsidRDefault="00C53967" w:rsidP="00C53967">
      <w:pPr>
        <w:rPr>
          <w:b/>
        </w:rPr>
      </w:pPr>
    </w:p>
    <w:p w14:paraId="55E3DB8A" w14:textId="77777777" w:rsidR="00C53967" w:rsidRDefault="00C53967" w:rsidP="00C53967"/>
    <w:p w14:paraId="216A2B21" w14:textId="77777777" w:rsidR="00C53967" w:rsidRDefault="00C53967" w:rsidP="00C53967">
      <w:pPr>
        <w:jc w:val="right"/>
        <w:rPr>
          <w:b/>
          <w:noProof/>
        </w:rPr>
      </w:pPr>
    </w:p>
    <w:p w14:paraId="01055D58" w14:textId="77777777" w:rsidR="00C53967" w:rsidRPr="00320883" w:rsidRDefault="00C53967" w:rsidP="00C53967">
      <w:pPr>
        <w:jc w:val="right"/>
        <w:rPr>
          <w:b/>
          <w:bCs/>
          <w:u w:val="single"/>
        </w:rPr>
      </w:pPr>
    </w:p>
    <w:p w14:paraId="45DAAFF7" w14:textId="77777777" w:rsidR="00C53967" w:rsidRDefault="00C53967" w:rsidP="007753E1">
      <w:pPr>
        <w:spacing w:before="480"/>
        <w:jc w:val="center"/>
        <w:rPr>
          <w:b/>
        </w:rPr>
      </w:pPr>
    </w:p>
    <w:p w14:paraId="719D7D02" w14:textId="77777777" w:rsidR="007753E1" w:rsidRPr="00B71184" w:rsidRDefault="007753E1" w:rsidP="007753E1">
      <w:pPr>
        <w:spacing w:before="480"/>
        <w:jc w:val="center"/>
        <w:rPr>
          <w:b/>
        </w:rPr>
      </w:pPr>
      <w:r>
        <w:rPr>
          <w:b/>
        </w:rPr>
        <w:t xml:space="preserve">ĐỀ TÀI </w:t>
      </w:r>
      <w:r w:rsidR="00FE1C1A">
        <w:rPr>
          <w:b/>
        </w:rPr>
        <w:t>LUẬN VĂN</w:t>
      </w:r>
    </w:p>
    <w:p w14:paraId="41D198B5" w14:textId="77777777" w:rsidR="007753E1" w:rsidRDefault="007753E1" w:rsidP="004E5152"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="0016177E">
        <w:t>/</w:t>
      </w:r>
      <w:proofErr w:type="spellStart"/>
      <w:r w:rsidR="00CB4077">
        <w:t>Luận</w:t>
      </w:r>
      <w:proofErr w:type="spellEnd"/>
      <w:r w:rsidR="00CB4077">
        <w:t xml:space="preserve"> </w:t>
      </w:r>
      <w:proofErr w:type="spellStart"/>
      <w:r w:rsidR="00CB4077">
        <w:t>văn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CB4077">
        <w:t>V</w:t>
      </w:r>
      <w:r>
        <w:t>iện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 w:rsidRPr="00DC4546">
        <w:t>.</w:t>
      </w:r>
      <w:r>
        <w:t xml:space="preserve"> </w:t>
      </w:r>
    </w:p>
    <w:p w14:paraId="20DC2FA6" w14:textId="77777777" w:rsidR="007753E1" w:rsidRDefault="007753E1" w:rsidP="007753E1"/>
    <w:p w14:paraId="3A1CA941" w14:textId="77777777" w:rsidR="007753E1" w:rsidRPr="00B71184" w:rsidRDefault="007753E1" w:rsidP="007753E1"/>
    <w:p w14:paraId="7895F40F" w14:textId="77777777" w:rsidR="007753E1" w:rsidRDefault="001F64DD" w:rsidP="007753E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09FC58" wp14:editId="4C22B2A8">
                <wp:simplePos x="0" y="0"/>
                <wp:positionH relativeFrom="column">
                  <wp:posOffset>2880995</wp:posOffset>
                </wp:positionH>
                <wp:positionV relativeFrom="paragraph">
                  <wp:posOffset>5224145</wp:posOffset>
                </wp:positionV>
                <wp:extent cx="2353310" cy="470535"/>
                <wp:effectExtent l="0" t="0" r="0" b="5715"/>
                <wp:wrapNone/>
                <wp:docPr id="5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53310" cy="47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2A8543E" w14:textId="77777777" w:rsidR="00B6521B" w:rsidRDefault="00B6521B" w:rsidP="007753E1">
                            <w:pPr>
                              <w:spacing w:before="0" w:line="240" w:lineRule="auto"/>
                              <w:jc w:val="center"/>
                            </w:pPr>
                            <w:proofErr w:type="spellStart"/>
                            <w:r>
                              <w:t>Giáo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hướng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dẫn</w:t>
                            </w:r>
                            <w:proofErr w:type="spellEnd"/>
                          </w:p>
                          <w:p w14:paraId="4EB4A703" w14:textId="77777777" w:rsidR="00B6521B" w:rsidRDefault="00B6521B" w:rsidP="007753E1">
                            <w:pPr>
                              <w:spacing w:before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K</w:t>
                            </w:r>
                            <w:r w:rsidRPr="004270E9">
                              <w:rPr>
                                <w:sz w:val="20"/>
                              </w:rPr>
                              <w:t>ý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tên</w:t>
                            </w:r>
                            <w:proofErr w:type="spellEnd"/>
                          </w:p>
                          <w:p w14:paraId="03780BCA" w14:textId="77777777" w:rsidR="00B6521B" w:rsidRPr="00DD3675" w:rsidRDefault="00B6521B" w:rsidP="007753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FC58" id="Text Box 43" o:spid="_x0000_s1027" type="#_x0000_t202" style="position:absolute;left:0;text-align:left;margin-left:226.85pt;margin-top:411.35pt;width:185.3pt;height:37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" filled="f" stroked="f" strokeweight=".5pt">
                <v:textbox>
                  <w:txbxContent>
                    <w:p w14:paraId="42A8543E" w14:textId="77777777" w:rsidR="00B6521B" w:rsidRDefault="00B6521B" w:rsidP="007753E1">
                      <w:pPr>
                        <w:spacing w:before="0" w:line="240" w:lineRule="auto"/>
                        <w:jc w:val="center"/>
                      </w:pPr>
                      <w:proofErr w:type="spellStart"/>
                      <w:r>
                        <w:t>Giáo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hướng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dẫn</w:t>
                      </w:r>
                      <w:proofErr w:type="spellEnd"/>
                    </w:p>
                    <w:p w14:paraId="4EB4A703" w14:textId="77777777" w:rsidR="00B6521B" w:rsidRDefault="00B6521B" w:rsidP="007753E1">
                      <w:pPr>
                        <w:spacing w:before="0" w:line="240" w:lineRule="auto"/>
                        <w:jc w:val="center"/>
                      </w:pPr>
                      <w:proofErr w:type="spellStart"/>
                      <w:r>
                        <w:rPr>
                          <w:sz w:val="20"/>
                        </w:rPr>
                        <w:t>K</w:t>
                      </w:r>
                      <w:r w:rsidRPr="004270E9">
                        <w:rPr>
                          <w:sz w:val="20"/>
                        </w:rPr>
                        <w:t>ý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và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ghi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rõ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họ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tên</w:t>
                      </w:r>
                      <w:proofErr w:type="spellEnd"/>
                    </w:p>
                    <w:p w14:paraId="03780BCA" w14:textId="77777777" w:rsidR="00B6521B" w:rsidRPr="00DD3675" w:rsidRDefault="00B6521B" w:rsidP="007753E1"/>
                  </w:txbxContent>
                </v:textbox>
              </v:shape>
            </w:pict>
          </mc:Fallback>
        </mc:AlternateContent>
      </w:r>
      <w:r w:rsidR="007753E1">
        <w:br w:type="page"/>
      </w:r>
    </w:p>
    <w:p w14:paraId="2BC0CE4C" w14:textId="77777777" w:rsidR="00503C51" w:rsidRPr="00B71184" w:rsidRDefault="00503C51" w:rsidP="00FC3782">
      <w:pPr>
        <w:spacing w:before="480"/>
        <w:jc w:val="center"/>
        <w:rPr>
          <w:b/>
        </w:rPr>
      </w:pPr>
      <w:proofErr w:type="spellStart"/>
      <w:r w:rsidRPr="00B71184">
        <w:rPr>
          <w:b/>
        </w:rPr>
        <w:lastRenderedPageBreak/>
        <w:t>Lời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cảm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ơn</w:t>
      </w:r>
      <w:proofErr w:type="spellEnd"/>
    </w:p>
    <w:p w14:paraId="1EB7145A" w14:textId="77777777" w:rsidR="00503C51" w:rsidRDefault="00503C51" w:rsidP="00B71184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 w:rsidR="00794C67">
        <w:t xml:space="preserve">, </w:t>
      </w:r>
      <w:proofErr w:type="spellStart"/>
      <w:r w:rsidR="00794C67">
        <w:t>tránh</w:t>
      </w:r>
      <w:proofErr w:type="spellEnd"/>
      <w:r w:rsidR="00794C67">
        <w:t xml:space="preserve"> </w:t>
      </w:r>
      <w:proofErr w:type="spellStart"/>
      <w:r w:rsidR="00794C67">
        <w:t>dùng</w:t>
      </w:r>
      <w:proofErr w:type="spellEnd"/>
      <w:r w:rsidR="00794C67">
        <w:t xml:space="preserve"> </w:t>
      </w:r>
      <w:proofErr w:type="spellStart"/>
      <w:r w:rsidR="00794C67">
        <w:t>các</w:t>
      </w:r>
      <w:proofErr w:type="spellEnd"/>
      <w:r w:rsidR="00794C67">
        <w:t xml:space="preserve"> </w:t>
      </w:r>
      <w:proofErr w:type="spellStart"/>
      <w:r w:rsidR="00794C67">
        <w:t>từ</w:t>
      </w:r>
      <w:proofErr w:type="spellEnd"/>
      <w:r w:rsidR="00794C67">
        <w:t xml:space="preserve"> </w:t>
      </w:r>
      <w:proofErr w:type="spellStart"/>
      <w:r w:rsidR="00794C67">
        <w:t>sáo</w:t>
      </w:r>
      <w:proofErr w:type="spellEnd"/>
      <w:r w:rsidR="00794C67">
        <w:t xml:space="preserve"> </w:t>
      </w:r>
      <w:proofErr w:type="spellStart"/>
      <w:r w:rsidR="00794C67">
        <w:t>rỗng</w:t>
      </w:r>
      <w:proofErr w:type="spellEnd"/>
      <w:r w:rsidR="00B8043C">
        <w:t xml:space="preserve">, </w:t>
      </w:r>
      <w:proofErr w:type="spellStart"/>
      <w:r w:rsidR="00794C67">
        <w:t>giới</w:t>
      </w:r>
      <w:proofErr w:type="spellEnd"/>
      <w:r w:rsidR="00794C67">
        <w:t xml:space="preserve"> </w:t>
      </w:r>
      <w:proofErr w:type="spellStart"/>
      <w:r w:rsidR="00794C67">
        <w:t>hạn</w:t>
      </w:r>
      <w:proofErr w:type="spellEnd"/>
      <w:r w:rsidR="00794C67">
        <w:t xml:space="preserve"> </w:t>
      </w:r>
      <w:proofErr w:type="spellStart"/>
      <w:r w:rsidR="00794C67">
        <w:t>trong</w:t>
      </w:r>
      <w:proofErr w:type="spellEnd"/>
      <w:r w:rsidR="00794C67">
        <w:t xml:space="preserve"> </w:t>
      </w:r>
      <w:proofErr w:type="spellStart"/>
      <w:r w:rsidR="00794C67">
        <w:t>khoảng</w:t>
      </w:r>
      <w:proofErr w:type="spellEnd"/>
      <w:r w:rsidR="00794C67">
        <w:t xml:space="preserve"> 1</w:t>
      </w:r>
      <w:r w:rsidR="00305129">
        <w:t>0</w:t>
      </w:r>
      <w:r w:rsidR="00794C67">
        <w:t>0</w:t>
      </w:r>
      <w:r w:rsidR="00B8043C">
        <w:t>-150</w:t>
      </w:r>
      <w:r w:rsidR="00794C67">
        <w:t xml:space="preserve"> </w:t>
      </w:r>
      <w:proofErr w:type="spellStart"/>
      <w:r w:rsidR="00B8043C">
        <w:t>từ</w:t>
      </w:r>
      <w:proofErr w:type="spellEnd"/>
      <w:r w:rsidRPr="00DC4546">
        <w:t>.</w:t>
      </w:r>
      <w:r w:rsidR="00305129">
        <w:t xml:space="preserve"> </w:t>
      </w:r>
    </w:p>
    <w:p w14:paraId="709472E5" w14:textId="77777777" w:rsidR="00503C51" w:rsidRDefault="00503C51" w:rsidP="00B71184"/>
    <w:p w14:paraId="0A08AFDC" w14:textId="77777777" w:rsidR="001E41C1" w:rsidRDefault="001E41C1" w:rsidP="00B71184"/>
    <w:p w14:paraId="0A4F375C" w14:textId="77777777" w:rsidR="001E41C1" w:rsidRDefault="001E41C1" w:rsidP="00B71184"/>
    <w:p w14:paraId="1C0B6CE3" w14:textId="77777777" w:rsidR="001E41C1" w:rsidRPr="00B71184" w:rsidRDefault="001E41C1" w:rsidP="00FC3782">
      <w:pPr>
        <w:spacing w:before="960"/>
        <w:jc w:val="center"/>
        <w:rPr>
          <w:b/>
        </w:rPr>
      </w:pPr>
      <w:proofErr w:type="spellStart"/>
      <w:r w:rsidRPr="00B71184">
        <w:rPr>
          <w:b/>
        </w:rPr>
        <w:t>Tóm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tắt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nội</w:t>
      </w:r>
      <w:proofErr w:type="spellEnd"/>
      <w:r w:rsidRPr="00B71184">
        <w:rPr>
          <w:b/>
        </w:rPr>
        <w:t xml:space="preserve"> dung</w:t>
      </w:r>
      <w:r w:rsidR="007833B9">
        <w:rPr>
          <w:b/>
        </w:rPr>
        <w:t xml:space="preserve"> </w:t>
      </w:r>
      <w:proofErr w:type="spellStart"/>
      <w:r w:rsidR="007833B9">
        <w:rPr>
          <w:b/>
        </w:rPr>
        <w:t>luận</w:t>
      </w:r>
      <w:proofErr w:type="spellEnd"/>
      <w:r w:rsidR="007833B9">
        <w:rPr>
          <w:b/>
        </w:rPr>
        <w:t xml:space="preserve"> </w:t>
      </w:r>
      <w:proofErr w:type="spellStart"/>
      <w:r w:rsidR="007833B9">
        <w:rPr>
          <w:b/>
        </w:rPr>
        <w:t>văn</w:t>
      </w:r>
      <w:proofErr w:type="spellEnd"/>
    </w:p>
    <w:p w14:paraId="7D5CF73C" w14:textId="77777777" w:rsidR="00B22998" w:rsidRPr="00B71184" w:rsidRDefault="001E41C1" w:rsidP="00B71184">
      <w:proofErr w:type="spellStart"/>
      <w:r w:rsidRPr="00B71184">
        <w:t>Tóm</w:t>
      </w:r>
      <w:proofErr w:type="spellEnd"/>
      <w:r w:rsidRPr="00B71184">
        <w:t xml:space="preserve"> </w:t>
      </w:r>
      <w:proofErr w:type="spellStart"/>
      <w:r w:rsidRPr="00B71184">
        <w:t>tắt</w:t>
      </w:r>
      <w:proofErr w:type="spellEnd"/>
      <w:r w:rsidRPr="00B71184">
        <w:t xml:space="preserve"> </w:t>
      </w:r>
      <w:proofErr w:type="spellStart"/>
      <w:r w:rsidRPr="00B71184">
        <w:t>nội</w:t>
      </w:r>
      <w:proofErr w:type="spellEnd"/>
      <w:r w:rsidRPr="00B71184">
        <w:t xml:space="preserve"> dung </w:t>
      </w:r>
      <w:proofErr w:type="spellStart"/>
      <w:r w:rsidRPr="00B71184">
        <w:t>của</w:t>
      </w:r>
      <w:proofErr w:type="spellEnd"/>
      <w:r w:rsidR="008E3303">
        <w:t xml:space="preserve"> </w:t>
      </w:r>
      <w:proofErr w:type="spellStart"/>
      <w:r w:rsidR="008E3303">
        <w:t>luận</w:t>
      </w:r>
      <w:proofErr w:type="spellEnd"/>
      <w:r w:rsidR="008E3303">
        <w:t xml:space="preserve"> </w:t>
      </w:r>
      <w:proofErr w:type="spellStart"/>
      <w:r w:rsidR="008E3303">
        <w:t>văn</w:t>
      </w:r>
      <w:proofErr w:type="spellEnd"/>
      <w:r w:rsidR="008E3303">
        <w:t xml:space="preserve"> </w:t>
      </w:r>
      <w:proofErr w:type="spellStart"/>
      <w:r w:rsidR="008E3303">
        <w:t>thạc</w:t>
      </w:r>
      <w:proofErr w:type="spellEnd"/>
      <w:r w:rsidR="008E3303">
        <w:t xml:space="preserve"> </w:t>
      </w:r>
      <w:proofErr w:type="spellStart"/>
      <w:r w:rsidR="008E3303">
        <w:t>sĩ</w:t>
      </w:r>
      <w:proofErr w:type="spellEnd"/>
      <w:r w:rsidRPr="00B71184">
        <w:t xml:space="preserve"> </w:t>
      </w:r>
      <w:proofErr w:type="spellStart"/>
      <w:r w:rsidRPr="00B71184">
        <w:t>trong</w:t>
      </w:r>
      <w:proofErr w:type="spellEnd"/>
      <w:r w:rsidRPr="00B71184">
        <w:t xml:space="preserve"> </w:t>
      </w:r>
      <w:proofErr w:type="spellStart"/>
      <w:r w:rsidRPr="00B71184">
        <w:t>khoảng</w:t>
      </w:r>
      <w:proofErr w:type="spellEnd"/>
      <w:r w:rsidRPr="00B71184">
        <w:t xml:space="preserve"> </w:t>
      </w:r>
      <w:proofErr w:type="spellStart"/>
      <w:r w:rsidRPr="00B71184">
        <w:t>tối</w:t>
      </w:r>
      <w:proofErr w:type="spellEnd"/>
      <w:r w:rsidRPr="00B71184">
        <w:t xml:space="preserve"> </w:t>
      </w:r>
      <w:proofErr w:type="spellStart"/>
      <w:r w:rsidRPr="00B71184">
        <w:t>đa</w:t>
      </w:r>
      <w:proofErr w:type="spellEnd"/>
      <w:r w:rsidRPr="00B71184">
        <w:t xml:space="preserve"> </w:t>
      </w:r>
      <w:r w:rsidR="008E3303">
        <w:t>5</w:t>
      </w:r>
      <w:r w:rsidR="00E84112">
        <w:t>0</w:t>
      </w:r>
      <w:r w:rsidRPr="00B71184">
        <w:t xml:space="preserve">0 </w:t>
      </w:r>
      <w:proofErr w:type="spellStart"/>
      <w:r w:rsidRPr="00B71184">
        <w:t>chữ</w:t>
      </w:r>
      <w:proofErr w:type="spellEnd"/>
      <w:r w:rsidRPr="00B71184">
        <w:t>.</w:t>
      </w:r>
      <w:r w:rsidR="00B8043C" w:rsidRPr="00B71184">
        <w:t xml:space="preserve"> </w:t>
      </w:r>
      <w:proofErr w:type="spellStart"/>
      <w:r w:rsidRPr="00B71184">
        <w:t>Phần</w:t>
      </w:r>
      <w:proofErr w:type="spellEnd"/>
      <w:r w:rsidRPr="00B71184">
        <w:t xml:space="preserve"> </w:t>
      </w:r>
      <w:proofErr w:type="spellStart"/>
      <w:r w:rsidRPr="00B71184">
        <w:t>tóm</w:t>
      </w:r>
      <w:proofErr w:type="spellEnd"/>
      <w:r w:rsidRPr="00B71184">
        <w:t xml:space="preserve"> </w:t>
      </w:r>
      <w:proofErr w:type="spellStart"/>
      <w:r w:rsidRPr="00B71184">
        <w:t>tắt</w:t>
      </w:r>
      <w:proofErr w:type="spellEnd"/>
      <w:r w:rsidRPr="00B71184">
        <w:t xml:space="preserve"> </w:t>
      </w:r>
      <w:proofErr w:type="spellStart"/>
      <w:r w:rsidRPr="00B71184">
        <w:t>cần</w:t>
      </w:r>
      <w:proofErr w:type="spellEnd"/>
      <w:r w:rsidRPr="00B71184">
        <w:t xml:space="preserve"> </w:t>
      </w:r>
      <w:proofErr w:type="spellStart"/>
      <w:r w:rsidR="00B8043C" w:rsidRPr="00B71184">
        <w:t>nêu</w:t>
      </w:r>
      <w:proofErr w:type="spellEnd"/>
      <w:r w:rsidR="00B8043C" w:rsidRPr="00B71184">
        <w:t xml:space="preserve"> </w:t>
      </w:r>
      <w:proofErr w:type="spellStart"/>
      <w:r w:rsidR="00B8043C" w:rsidRPr="00B71184">
        <w:t>được</w:t>
      </w:r>
      <w:proofErr w:type="spellEnd"/>
      <w:r w:rsidR="00B8043C" w:rsidRPr="00B71184">
        <w:t xml:space="preserve"> </w:t>
      </w:r>
      <w:proofErr w:type="spellStart"/>
      <w:r w:rsidR="00B8043C" w:rsidRPr="00B71184">
        <w:t>các</w:t>
      </w:r>
      <w:proofErr w:type="spellEnd"/>
      <w:r w:rsidR="00B8043C" w:rsidRPr="00B71184">
        <w:t xml:space="preserve"> ý</w:t>
      </w:r>
      <w:r w:rsidR="009B49AA" w:rsidRPr="00B71184">
        <w:t>:</w:t>
      </w:r>
      <w:r w:rsidRPr="00B71184">
        <w:t xml:space="preserve"> </w:t>
      </w:r>
      <w:proofErr w:type="spellStart"/>
      <w:r w:rsidRPr="00B71184">
        <w:t>vấn</w:t>
      </w:r>
      <w:proofErr w:type="spellEnd"/>
      <w:r w:rsidRPr="00B71184">
        <w:t xml:space="preserve"> </w:t>
      </w:r>
      <w:proofErr w:type="spellStart"/>
      <w:r w:rsidRPr="00B71184">
        <w:t>đề</w:t>
      </w:r>
      <w:proofErr w:type="spellEnd"/>
      <w:r w:rsidRPr="00B71184">
        <w:t xml:space="preserve"> </w:t>
      </w:r>
      <w:proofErr w:type="spellStart"/>
      <w:r w:rsidRPr="00B71184">
        <w:t>cần</w:t>
      </w:r>
      <w:proofErr w:type="spellEnd"/>
      <w:r w:rsidRPr="00B71184">
        <w:t xml:space="preserve"> </w:t>
      </w:r>
      <w:proofErr w:type="spellStart"/>
      <w:r w:rsidRPr="00B71184">
        <w:t>thực</w:t>
      </w:r>
      <w:proofErr w:type="spellEnd"/>
      <w:r w:rsidRPr="00B71184">
        <w:t xml:space="preserve"> </w:t>
      </w:r>
      <w:proofErr w:type="spellStart"/>
      <w:r w:rsidRPr="00B71184">
        <w:t>hiện</w:t>
      </w:r>
      <w:proofErr w:type="spellEnd"/>
      <w:r w:rsidR="009B49AA" w:rsidRPr="00B71184">
        <w:t>;</w:t>
      </w:r>
      <w:r w:rsidRPr="00B71184">
        <w:t xml:space="preserve"> </w:t>
      </w:r>
      <w:proofErr w:type="spellStart"/>
      <w:r w:rsidRPr="00B71184">
        <w:t>phương</w:t>
      </w:r>
      <w:proofErr w:type="spellEnd"/>
      <w:r w:rsidRPr="00B71184">
        <w:t xml:space="preserve"> </w:t>
      </w:r>
      <w:proofErr w:type="spellStart"/>
      <w:r w:rsidRPr="00B71184">
        <w:t>pháp</w:t>
      </w:r>
      <w:proofErr w:type="spellEnd"/>
      <w:r w:rsidRPr="00B71184">
        <w:t xml:space="preserve"> </w:t>
      </w:r>
      <w:proofErr w:type="spellStart"/>
      <w:r w:rsidRPr="00B71184">
        <w:t>thực</w:t>
      </w:r>
      <w:proofErr w:type="spellEnd"/>
      <w:r w:rsidRPr="00B71184">
        <w:t xml:space="preserve"> </w:t>
      </w:r>
      <w:proofErr w:type="spellStart"/>
      <w:r w:rsidRPr="00B71184">
        <w:t>hiện</w:t>
      </w:r>
      <w:proofErr w:type="spellEnd"/>
      <w:r w:rsidR="009B49AA" w:rsidRPr="00B71184">
        <w:t>;</w:t>
      </w:r>
      <w:r w:rsidRPr="00B71184">
        <w:t xml:space="preserve"> </w:t>
      </w:r>
      <w:proofErr w:type="spellStart"/>
      <w:r w:rsidRPr="00B71184">
        <w:t>công</w:t>
      </w:r>
      <w:proofErr w:type="spellEnd"/>
      <w:r w:rsidRPr="00B71184">
        <w:t xml:space="preserve"> </w:t>
      </w:r>
      <w:proofErr w:type="spellStart"/>
      <w:r w:rsidRPr="00B71184">
        <w:t>cụ</w:t>
      </w:r>
      <w:proofErr w:type="spellEnd"/>
      <w:r w:rsidRPr="00B71184">
        <w:t xml:space="preserve"> </w:t>
      </w:r>
      <w:proofErr w:type="spellStart"/>
      <w:r w:rsidR="00B8043C" w:rsidRPr="00B71184">
        <w:t>sử</w:t>
      </w:r>
      <w:proofErr w:type="spellEnd"/>
      <w:r w:rsidR="00B8043C" w:rsidRPr="00B71184">
        <w:t xml:space="preserve"> </w:t>
      </w:r>
      <w:proofErr w:type="spellStart"/>
      <w:r w:rsidR="00B8043C" w:rsidRPr="00B71184">
        <w:t>dụng</w:t>
      </w:r>
      <w:proofErr w:type="spellEnd"/>
      <w:r w:rsidR="00B8043C" w:rsidRPr="00B71184">
        <w:t xml:space="preserve"> (</w:t>
      </w:r>
      <w:proofErr w:type="spellStart"/>
      <w:r w:rsidRPr="00B71184">
        <w:t>phần</w:t>
      </w:r>
      <w:proofErr w:type="spellEnd"/>
      <w:r w:rsidRPr="00B71184">
        <w:t xml:space="preserve"> </w:t>
      </w:r>
      <w:proofErr w:type="spellStart"/>
      <w:r w:rsidRPr="00B71184">
        <w:t>mềm</w:t>
      </w:r>
      <w:proofErr w:type="spellEnd"/>
      <w:r w:rsidRPr="00B71184">
        <w:t xml:space="preserve">, </w:t>
      </w:r>
      <w:proofErr w:type="spellStart"/>
      <w:r w:rsidRPr="00B71184">
        <w:t>phần</w:t>
      </w:r>
      <w:proofErr w:type="spellEnd"/>
      <w:r w:rsidRPr="00B71184">
        <w:t xml:space="preserve"> </w:t>
      </w:r>
      <w:proofErr w:type="spellStart"/>
      <w:r w:rsidRPr="00B71184">
        <w:t>cứng</w:t>
      </w:r>
      <w:proofErr w:type="spellEnd"/>
      <w:r w:rsidR="003F6E36">
        <w:t>…</w:t>
      </w:r>
      <w:r w:rsidR="00B8043C" w:rsidRPr="00B71184">
        <w:t>)</w:t>
      </w:r>
      <w:r w:rsidR="009B49AA" w:rsidRPr="00B71184">
        <w:t xml:space="preserve">; </w:t>
      </w:r>
      <w:proofErr w:type="spellStart"/>
      <w:r w:rsidR="009B49AA" w:rsidRPr="00B71184">
        <w:t>k</w:t>
      </w:r>
      <w:r w:rsidRPr="00B71184">
        <w:t>ết</w:t>
      </w:r>
      <w:proofErr w:type="spellEnd"/>
      <w:r w:rsidRPr="00B71184">
        <w:t xml:space="preserve"> </w:t>
      </w:r>
      <w:proofErr w:type="spellStart"/>
      <w:r w:rsidRPr="00B71184">
        <w:t>quả</w:t>
      </w:r>
      <w:proofErr w:type="spellEnd"/>
      <w:r w:rsidRPr="00B71184">
        <w:t xml:space="preserve"> </w:t>
      </w:r>
      <w:proofErr w:type="spellStart"/>
      <w:r w:rsidRPr="00B71184">
        <w:t>của</w:t>
      </w:r>
      <w:proofErr w:type="spellEnd"/>
      <w:r w:rsidRPr="00B71184">
        <w:t xml:space="preserve"> </w:t>
      </w:r>
      <w:proofErr w:type="spellStart"/>
      <w:r w:rsidR="008E3303">
        <w:t>luận</w:t>
      </w:r>
      <w:proofErr w:type="spellEnd"/>
      <w:r w:rsidR="008E3303">
        <w:t xml:space="preserve"> </w:t>
      </w:r>
      <w:proofErr w:type="spellStart"/>
      <w:r w:rsidR="008E3303">
        <w:t>văn</w:t>
      </w:r>
      <w:proofErr w:type="spellEnd"/>
      <w:r w:rsidR="00B8043C" w:rsidRPr="00B71184">
        <w:t xml:space="preserve"> </w:t>
      </w:r>
      <w:proofErr w:type="spellStart"/>
      <w:r w:rsidRPr="00B71184">
        <w:t>có</w:t>
      </w:r>
      <w:proofErr w:type="spellEnd"/>
      <w:r w:rsidRPr="00B71184">
        <w:t xml:space="preserve"> </w:t>
      </w:r>
      <w:proofErr w:type="spellStart"/>
      <w:r w:rsidRPr="00B71184">
        <w:t>phù</w:t>
      </w:r>
      <w:proofErr w:type="spellEnd"/>
      <w:r w:rsidRPr="00B71184">
        <w:t xml:space="preserve"> </w:t>
      </w:r>
      <w:proofErr w:type="spellStart"/>
      <w:r w:rsidRPr="00B71184">
        <w:t>hợp</w:t>
      </w:r>
      <w:proofErr w:type="spellEnd"/>
      <w:r w:rsidRPr="00B71184">
        <w:t xml:space="preserve"> </w:t>
      </w:r>
      <w:proofErr w:type="spellStart"/>
      <w:r w:rsidRPr="00B71184">
        <w:t>với</w:t>
      </w:r>
      <w:proofErr w:type="spellEnd"/>
      <w:r w:rsidRPr="00B71184">
        <w:t xml:space="preserve"> </w:t>
      </w:r>
      <w:proofErr w:type="spellStart"/>
      <w:r w:rsidRPr="00B71184">
        <w:t>các</w:t>
      </w:r>
      <w:proofErr w:type="spellEnd"/>
      <w:r w:rsidRPr="00B71184">
        <w:t xml:space="preserve"> </w:t>
      </w:r>
      <w:proofErr w:type="spellStart"/>
      <w:r w:rsidRPr="00B71184">
        <w:t>vấn</w:t>
      </w:r>
      <w:proofErr w:type="spellEnd"/>
      <w:r w:rsidRPr="00B71184">
        <w:t xml:space="preserve"> </w:t>
      </w:r>
      <w:proofErr w:type="spellStart"/>
      <w:r w:rsidRPr="00B71184">
        <w:t>đề</w:t>
      </w:r>
      <w:proofErr w:type="spellEnd"/>
      <w:r w:rsidRPr="00B71184">
        <w:t xml:space="preserve"> </w:t>
      </w:r>
      <w:proofErr w:type="spellStart"/>
      <w:r w:rsidRPr="00B71184">
        <w:t>đã</w:t>
      </w:r>
      <w:proofErr w:type="spellEnd"/>
      <w:r w:rsidRPr="00B71184">
        <w:t xml:space="preserve"> </w:t>
      </w:r>
      <w:proofErr w:type="spellStart"/>
      <w:r w:rsidRPr="00B71184">
        <w:t>đặt</w:t>
      </w:r>
      <w:proofErr w:type="spellEnd"/>
      <w:r w:rsidRPr="00B71184">
        <w:t xml:space="preserve"> ra hay </w:t>
      </w:r>
      <w:proofErr w:type="spellStart"/>
      <w:r w:rsidRPr="00B71184">
        <w:t>không</w:t>
      </w:r>
      <w:proofErr w:type="spellEnd"/>
      <w:r w:rsidR="009B49AA" w:rsidRPr="00B71184">
        <w:t>;</w:t>
      </w:r>
      <w:r w:rsidR="00A77775">
        <w:t xml:space="preserve"> </w:t>
      </w:r>
      <w:proofErr w:type="spellStart"/>
      <w:r w:rsidR="00926001">
        <w:t>tính</w:t>
      </w:r>
      <w:proofErr w:type="spellEnd"/>
      <w:r w:rsidR="00BE25B9">
        <w:t xml:space="preserve"> khoa </w:t>
      </w:r>
      <w:proofErr w:type="spellStart"/>
      <w:r w:rsidR="00BE25B9">
        <w:t>học</w:t>
      </w:r>
      <w:proofErr w:type="spellEnd"/>
      <w:r w:rsidR="00BE25B9">
        <w:t xml:space="preserve"> </w:t>
      </w:r>
      <w:proofErr w:type="spellStart"/>
      <w:r w:rsidR="00BE25B9">
        <w:t>thực</w:t>
      </w:r>
      <w:proofErr w:type="spellEnd"/>
      <w:r w:rsidR="00BE25B9">
        <w:t xml:space="preserve"> </w:t>
      </w:r>
      <w:proofErr w:type="spellStart"/>
      <w:r w:rsidR="00BE25B9">
        <w:t>tiễn</w:t>
      </w:r>
      <w:proofErr w:type="spellEnd"/>
      <w:r w:rsidR="00926001">
        <w:t xml:space="preserve"> </w:t>
      </w:r>
      <w:proofErr w:type="spellStart"/>
      <w:r w:rsidR="00926001">
        <w:t>của</w:t>
      </w:r>
      <w:proofErr w:type="spellEnd"/>
      <w:r w:rsidR="00926001">
        <w:t xml:space="preserve"> </w:t>
      </w:r>
      <w:proofErr w:type="spellStart"/>
      <w:r w:rsidR="00BE25B9">
        <w:t>luận</w:t>
      </w:r>
      <w:proofErr w:type="spellEnd"/>
      <w:r w:rsidR="00BE25B9">
        <w:t xml:space="preserve"> </w:t>
      </w:r>
      <w:proofErr w:type="spellStart"/>
      <w:r w:rsidR="00BE25B9">
        <w:t>văn</w:t>
      </w:r>
      <w:proofErr w:type="spellEnd"/>
      <w:r w:rsidR="00926001">
        <w:t xml:space="preserve">, </w:t>
      </w:r>
      <w:proofErr w:type="spellStart"/>
      <w:r w:rsidR="009B49AA" w:rsidRPr="00B71184">
        <w:t>định</w:t>
      </w:r>
      <w:proofErr w:type="spellEnd"/>
      <w:r w:rsidR="009B49AA" w:rsidRPr="00B71184">
        <w:t xml:space="preserve"> </w:t>
      </w:r>
      <w:proofErr w:type="spellStart"/>
      <w:r w:rsidR="009B49AA" w:rsidRPr="00B71184">
        <w:t>hướng</w:t>
      </w:r>
      <w:proofErr w:type="spellEnd"/>
      <w:r w:rsidR="009B49AA" w:rsidRPr="00B71184">
        <w:t xml:space="preserve"> </w:t>
      </w:r>
      <w:proofErr w:type="spellStart"/>
      <w:r w:rsidR="009B49AA" w:rsidRPr="00B71184">
        <w:t>phát</w:t>
      </w:r>
      <w:proofErr w:type="spellEnd"/>
      <w:r w:rsidR="009B49AA" w:rsidRPr="00B71184">
        <w:t xml:space="preserve"> </w:t>
      </w:r>
      <w:proofErr w:type="spellStart"/>
      <w:r w:rsidR="009B49AA" w:rsidRPr="00B71184">
        <w:t>triển</w:t>
      </w:r>
      <w:proofErr w:type="spellEnd"/>
      <w:r w:rsidR="009B49AA" w:rsidRPr="00B71184">
        <w:t xml:space="preserve"> </w:t>
      </w:r>
      <w:proofErr w:type="spellStart"/>
      <w:r w:rsidR="009B49AA" w:rsidRPr="00B71184">
        <w:t>mở</w:t>
      </w:r>
      <w:proofErr w:type="spellEnd"/>
      <w:r w:rsidR="009B49AA" w:rsidRPr="00B71184">
        <w:t xml:space="preserve"> </w:t>
      </w:r>
      <w:proofErr w:type="spellStart"/>
      <w:r w:rsidR="009B49AA" w:rsidRPr="00B71184">
        <w:t>rộng</w:t>
      </w:r>
      <w:proofErr w:type="spellEnd"/>
      <w:r w:rsidR="009B49AA" w:rsidRPr="00B71184">
        <w:t xml:space="preserve"> </w:t>
      </w:r>
      <w:proofErr w:type="spellStart"/>
      <w:r w:rsidR="00B8043C" w:rsidRPr="00B71184">
        <w:t>của</w:t>
      </w:r>
      <w:proofErr w:type="spellEnd"/>
      <w:r w:rsidR="00B8043C" w:rsidRPr="00B71184">
        <w:t xml:space="preserve"> </w:t>
      </w:r>
      <w:proofErr w:type="spellStart"/>
      <w:r w:rsidR="00347885">
        <w:t>luận</w:t>
      </w:r>
      <w:proofErr w:type="spellEnd"/>
      <w:r w:rsidR="00347885">
        <w:t xml:space="preserve"> </w:t>
      </w:r>
      <w:proofErr w:type="spellStart"/>
      <w:r w:rsidR="00347885">
        <w:t>văn</w:t>
      </w:r>
      <w:proofErr w:type="spellEnd"/>
      <w:r w:rsidR="00B8043C" w:rsidRPr="00B71184">
        <w:t xml:space="preserve"> (</w:t>
      </w:r>
      <w:proofErr w:type="spellStart"/>
      <w:r w:rsidR="00B8043C" w:rsidRPr="00B71184">
        <w:t>nếu</w:t>
      </w:r>
      <w:proofErr w:type="spellEnd"/>
      <w:r w:rsidR="00B8043C" w:rsidRPr="00B71184">
        <w:t xml:space="preserve"> </w:t>
      </w:r>
      <w:proofErr w:type="spellStart"/>
      <w:r w:rsidR="00B8043C" w:rsidRPr="00B71184">
        <w:t>có</w:t>
      </w:r>
      <w:proofErr w:type="spellEnd"/>
      <w:r w:rsidR="00B8043C" w:rsidRPr="00B71184">
        <w:t>)</w:t>
      </w:r>
      <w:r w:rsidR="00A77775">
        <w:t xml:space="preserve">; </w:t>
      </w:r>
    </w:p>
    <w:p w14:paraId="7285B088" w14:textId="77777777" w:rsidR="00B22998" w:rsidRDefault="001F64DD" w:rsidP="00B7118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CA614" wp14:editId="4DEC3F4E">
                <wp:simplePos x="0" y="0"/>
                <wp:positionH relativeFrom="column">
                  <wp:posOffset>2881630</wp:posOffset>
                </wp:positionH>
                <wp:positionV relativeFrom="paragraph">
                  <wp:posOffset>4499610</wp:posOffset>
                </wp:positionV>
                <wp:extent cx="2353310" cy="470535"/>
                <wp:effectExtent l="0" t="0" r="0" b="5715"/>
                <wp:wrapNone/>
                <wp:docPr id="5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53310" cy="47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88689C4" w14:textId="77777777" w:rsidR="00B6521B" w:rsidRDefault="00B6521B" w:rsidP="00DD3675">
                            <w:pPr>
                              <w:spacing w:before="0" w:line="240" w:lineRule="auto"/>
                              <w:jc w:val="center"/>
                            </w:pPr>
                            <w:r>
                              <w:t>HỌC VIÊN</w:t>
                            </w:r>
                          </w:p>
                          <w:p w14:paraId="0C6008FC" w14:textId="77777777" w:rsidR="00B6521B" w:rsidRDefault="00B6521B" w:rsidP="00DD3675">
                            <w:pPr>
                              <w:spacing w:before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K</w:t>
                            </w:r>
                            <w:r w:rsidRPr="004270E9">
                              <w:rPr>
                                <w:sz w:val="20"/>
                              </w:rPr>
                              <w:t>ý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tên</w:t>
                            </w:r>
                            <w:proofErr w:type="spellEnd"/>
                          </w:p>
                          <w:p w14:paraId="5B456AC9" w14:textId="77777777" w:rsidR="00B6521B" w:rsidRPr="00DD3675" w:rsidRDefault="00B6521B" w:rsidP="00DD36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CA614" id="Text Box 35" o:spid="_x0000_s1028" type="#_x0000_t202" style="position:absolute;left:0;text-align:left;margin-left:226.9pt;margin-top:354.3pt;width:185.3pt;height:3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" filled="f" stroked="f" strokeweight=".5pt">
                <v:textbox>
                  <w:txbxContent>
                    <w:p w14:paraId="688689C4" w14:textId="77777777" w:rsidR="00B6521B" w:rsidRDefault="00B6521B" w:rsidP="00DD3675">
                      <w:pPr>
                        <w:spacing w:before="0" w:line="240" w:lineRule="auto"/>
                        <w:jc w:val="center"/>
                      </w:pPr>
                      <w:r>
                        <w:t>HỌC VIÊN</w:t>
                      </w:r>
                    </w:p>
                    <w:p w14:paraId="0C6008FC" w14:textId="77777777" w:rsidR="00B6521B" w:rsidRDefault="00B6521B" w:rsidP="00DD3675">
                      <w:pPr>
                        <w:spacing w:before="0" w:line="240" w:lineRule="auto"/>
                        <w:jc w:val="center"/>
                      </w:pPr>
                      <w:proofErr w:type="spellStart"/>
                      <w:r>
                        <w:rPr>
                          <w:sz w:val="20"/>
                        </w:rPr>
                        <w:t>K</w:t>
                      </w:r>
                      <w:r w:rsidRPr="004270E9">
                        <w:rPr>
                          <w:sz w:val="20"/>
                        </w:rPr>
                        <w:t>ý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và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ghi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rõ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họ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tên</w:t>
                      </w:r>
                      <w:proofErr w:type="spellEnd"/>
                    </w:p>
                    <w:p w14:paraId="5B456AC9" w14:textId="77777777" w:rsidR="00B6521B" w:rsidRPr="00DD3675" w:rsidRDefault="00B6521B" w:rsidP="00DD3675"/>
                  </w:txbxContent>
                </v:textbox>
              </v:shape>
            </w:pict>
          </mc:Fallback>
        </mc:AlternateContent>
      </w:r>
      <w:r w:rsidR="00B22998">
        <w:br w:type="page"/>
      </w:r>
    </w:p>
    <w:p w14:paraId="0DD23570" w14:textId="77777777" w:rsidR="00FB171E" w:rsidRPr="00120C98" w:rsidRDefault="00F15E73" w:rsidP="00120C98">
      <w:pPr>
        <w:jc w:val="center"/>
        <w:rPr>
          <w:b/>
        </w:rPr>
      </w:pPr>
      <w:r w:rsidRPr="00120C98">
        <w:rPr>
          <w:b/>
        </w:rPr>
        <w:lastRenderedPageBreak/>
        <w:t>MỤC LỤC</w:t>
      </w:r>
    </w:p>
    <w:p w14:paraId="5458D00B" w14:textId="77777777" w:rsidR="00120C98" w:rsidRDefault="00120C98" w:rsidP="00120C98">
      <w:pPr>
        <w:pStyle w:val="TOCHeading"/>
        <w:spacing w:before="0" w:after="0" w:line="240" w:lineRule="auto"/>
      </w:pPr>
    </w:p>
    <w:commentRangeStart w:id="0"/>
    <w:p w14:paraId="6E322556" w14:textId="77777777" w:rsidR="00A83C5A" w:rsidRDefault="003F7ED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68526704" w:history="1">
        <w:r w:rsidR="00A83C5A" w:rsidRPr="004B1050">
          <w:rPr>
            <w:rStyle w:val="Hyperlink"/>
            <w:noProof/>
          </w:rPr>
          <w:t>CHƯƠNG 1. TỔNG QUAN VỀ NHẬN DẠNG CẢM XÚC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_Toc68526704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1</w:t>
        </w:r>
        <w:r w:rsidR="00A83C5A">
          <w:rPr>
            <w:noProof/>
            <w:webHidden/>
          </w:rPr>
          <w:fldChar w:fldCharType="end"/>
        </w:r>
      </w:hyperlink>
    </w:p>
    <w:p w14:paraId="14CF514D" w14:textId="77777777" w:rsidR="00A83C5A" w:rsidRDefault="00B6521B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05" w:history="1">
        <w:r w:rsidR="00A83C5A" w:rsidRPr="004B1050">
          <w:rPr>
            <w:rStyle w:val="Hyperlink"/>
            <w:noProof/>
          </w:rPr>
          <w:t>1.1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Bài toán nhận dạng cảm xúc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_Toc68526705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1</w:t>
        </w:r>
        <w:r w:rsidR="00A83C5A">
          <w:rPr>
            <w:noProof/>
            <w:webHidden/>
          </w:rPr>
          <w:fldChar w:fldCharType="end"/>
        </w:r>
      </w:hyperlink>
    </w:p>
    <w:p w14:paraId="706EB097" w14:textId="77777777" w:rsidR="00A83C5A" w:rsidRDefault="00B6521B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06" w:history="1">
        <w:r w:rsidR="00A83C5A" w:rsidRPr="004B1050">
          <w:rPr>
            <w:rStyle w:val="Hyperlink"/>
            <w:noProof/>
          </w:rPr>
          <w:t>1.1.1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Nhận dạng cảm xúc thông qua tín hiệu giọng nói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_Toc68526706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2</w:t>
        </w:r>
        <w:r w:rsidR="00A83C5A">
          <w:rPr>
            <w:noProof/>
            <w:webHidden/>
          </w:rPr>
          <w:fldChar w:fldCharType="end"/>
        </w:r>
      </w:hyperlink>
    </w:p>
    <w:p w14:paraId="617984D8" w14:textId="77777777" w:rsidR="00A83C5A" w:rsidRDefault="00B6521B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07" w:history="1">
        <w:r w:rsidR="00A83C5A" w:rsidRPr="004B1050">
          <w:rPr>
            <w:rStyle w:val="Hyperlink"/>
            <w:noProof/>
          </w:rPr>
          <w:t>1.1.2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Nhận dạng cảm xúc thông qua biểu cảm khuôn mặt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_Toc68526707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2</w:t>
        </w:r>
        <w:r w:rsidR="00A83C5A">
          <w:rPr>
            <w:noProof/>
            <w:webHidden/>
          </w:rPr>
          <w:fldChar w:fldCharType="end"/>
        </w:r>
      </w:hyperlink>
    </w:p>
    <w:p w14:paraId="0DEA3334" w14:textId="77777777" w:rsidR="00A83C5A" w:rsidRDefault="00B6521B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08" w:history="1">
        <w:r w:rsidR="00A83C5A" w:rsidRPr="004B1050">
          <w:rPr>
            <w:rStyle w:val="Hyperlink"/>
            <w:noProof/>
          </w:rPr>
          <w:t>1.1.3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Nhận dạng cảm xúc thông qua tín hiệu sinh học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_Toc68526708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2</w:t>
        </w:r>
        <w:r w:rsidR="00A83C5A">
          <w:rPr>
            <w:noProof/>
            <w:webHidden/>
          </w:rPr>
          <w:fldChar w:fldCharType="end"/>
        </w:r>
      </w:hyperlink>
    </w:p>
    <w:p w14:paraId="6CBB1878" w14:textId="77777777" w:rsidR="00A83C5A" w:rsidRDefault="00B6521B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09" w:history="1">
        <w:r w:rsidR="00A83C5A" w:rsidRPr="004B1050">
          <w:rPr>
            <w:rStyle w:val="Hyperlink"/>
            <w:noProof/>
          </w:rPr>
          <w:t>1.2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Bộ dữ liệu sinh học của MIT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_Toc68526709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2</w:t>
        </w:r>
        <w:r w:rsidR="00A83C5A">
          <w:rPr>
            <w:noProof/>
            <w:webHidden/>
          </w:rPr>
          <w:fldChar w:fldCharType="end"/>
        </w:r>
      </w:hyperlink>
    </w:p>
    <w:p w14:paraId="60A6B7D7" w14:textId="77777777" w:rsidR="00A83C5A" w:rsidRDefault="00B6521B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68526710" w:history="1">
        <w:r w:rsidR="00A83C5A" w:rsidRPr="004B1050">
          <w:rPr>
            <w:rStyle w:val="Hyperlink"/>
            <w:noProof/>
          </w:rPr>
          <w:t>CHƯƠNG 2. HỌC MÁY VÀ ỨNG DỤNG TRONG NHẬN DẠNG CẢM XÚC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_Toc68526710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8</w:t>
        </w:r>
        <w:r w:rsidR="00A83C5A">
          <w:rPr>
            <w:noProof/>
            <w:webHidden/>
          </w:rPr>
          <w:fldChar w:fldCharType="end"/>
        </w:r>
      </w:hyperlink>
    </w:p>
    <w:p w14:paraId="76E7A3DF" w14:textId="77777777" w:rsidR="00A83C5A" w:rsidRDefault="00B6521B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11" w:history="1">
        <w:r w:rsidR="00A83C5A" w:rsidRPr="004B1050">
          <w:rPr>
            <w:rStyle w:val="Hyperlink"/>
            <w:noProof/>
          </w:rPr>
          <w:t>2.1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Học máy và các kỹ thuật sử dụng trong bài toán phân loại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_Toc68526711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8</w:t>
        </w:r>
        <w:r w:rsidR="00A83C5A">
          <w:rPr>
            <w:noProof/>
            <w:webHidden/>
          </w:rPr>
          <w:fldChar w:fldCharType="end"/>
        </w:r>
      </w:hyperlink>
    </w:p>
    <w:p w14:paraId="2F868A03" w14:textId="77777777" w:rsidR="00A83C5A" w:rsidRDefault="00B6521B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12" w:history="1">
        <w:r w:rsidR="00A83C5A" w:rsidRPr="004B1050">
          <w:rPr>
            <w:rStyle w:val="Hyperlink"/>
            <w:noProof/>
          </w:rPr>
          <w:t>2.1.1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Lựa chọn đặc trưng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_Toc68526712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10</w:t>
        </w:r>
        <w:r w:rsidR="00A83C5A">
          <w:rPr>
            <w:noProof/>
            <w:webHidden/>
          </w:rPr>
          <w:fldChar w:fldCharType="end"/>
        </w:r>
      </w:hyperlink>
    </w:p>
    <w:p w14:paraId="5769736C" w14:textId="77777777" w:rsidR="00A83C5A" w:rsidRDefault="00B6521B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13" w:history="1">
        <w:r w:rsidR="00A83C5A" w:rsidRPr="004B1050">
          <w:rPr>
            <w:rStyle w:val="Hyperlink"/>
            <w:noProof/>
          </w:rPr>
          <w:t>2.1.2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Phân lớp và ra quyết định nhận dạng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_Toc68526713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12</w:t>
        </w:r>
        <w:r w:rsidR="00A83C5A">
          <w:rPr>
            <w:noProof/>
            <w:webHidden/>
          </w:rPr>
          <w:fldChar w:fldCharType="end"/>
        </w:r>
      </w:hyperlink>
    </w:p>
    <w:p w14:paraId="037DEA61" w14:textId="77777777" w:rsidR="00A83C5A" w:rsidRDefault="00B6521B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14" w:history="1">
        <w:r w:rsidR="00A83C5A" w:rsidRPr="004B1050">
          <w:rPr>
            <w:rStyle w:val="Hyperlink"/>
            <w:noProof/>
          </w:rPr>
          <w:t>2.2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Áp dụng với bộ dữ liệu MIT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_Toc68526714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12</w:t>
        </w:r>
        <w:r w:rsidR="00A83C5A">
          <w:rPr>
            <w:noProof/>
            <w:webHidden/>
          </w:rPr>
          <w:fldChar w:fldCharType="end"/>
        </w:r>
      </w:hyperlink>
    </w:p>
    <w:p w14:paraId="10952D2F" w14:textId="77777777" w:rsidR="00A83C5A" w:rsidRDefault="00B6521B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68526715" w:history="1">
        <w:r w:rsidR="00A83C5A" w:rsidRPr="004B1050">
          <w:rPr>
            <w:rStyle w:val="Hyperlink"/>
            <w:noProof/>
          </w:rPr>
          <w:t>CHƯƠNG 3. TỔ CHỨC DỮ LIỆU ĐẦU VÀO NÂNG CAO CHẤT LƯỢNG NHẬN DẠNG CẢM XÚC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_Toc68526715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13</w:t>
        </w:r>
        <w:r w:rsidR="00A83C5A">
          <w:rPr>
            <w:noProof/>
            <w:webHidden/>
          </w:rPr>
          <w:fldChar w:fldCharType="end"/>
        </w:r>
      </w:hyperlink>
    </w:p>
    <w:p w14:paraId="45F3226A" w14:textId="77777777" w:rsidR="00A83C5A" w:rsidRDefault="00B6521B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16" w:history="1">
        <w:r w:rsidR="00A83C5A" w:rsidRPr="004B1050">
          <w:rPr>
            <w:rStyle w:val="Hyperlink"/>
            <w:noProof/>
          </w:rPr>
          <w:t>3.1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Thử nghiệm một số kỹ thuật nhận dạng lên bộ dữ liệu MIT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_Toc68526716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13</w:t>
        </w:r>
        <w:r w:rsidR="00A83C5A">
          <w:rPr>
            <w:noProof/>
            <w:webHidden/>
          </w:rPr>
          <w:fldChar w:fldCharType="end"/>
        </w:r>
      </w:hyperlink>
    </w:p>
    <w:p w14:paraId="1B7C1B25" w14:textId="77777777" w:rsidR="00A83C5A" w:rsidRDefault="00B6521B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17" w:history="1">
        <w:r w:rsidR="00A83C5A" w:rsidRPr="004B1050">
          <w:rPr>
            <w:rStyle w:val="Hyperlink"/>
            <w:noProof/>
          </w:rPr>
          <w:t>3.2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Thay đổi tỉ lệ chồng chập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_Toc68526717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14</w:t>
        </w:r>
        <w:r w:rsidR="00A83C5A">
          <w:rPr>
            <w:noProof/>
            <w:webHidden/>
          </w:rPr>
          <w:fldChar w:fldCharType="end"/>
        </w:r>
      </w:hyperlink>
    </w:p>
    <w:p w14:paraId="032A1DBB" w14:textId="77777777" w:rsidR="00A83C5A" w:rsidRDefault="00B6521B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526718" w:history="1">
        <w:r w:rsidR="00A83C5A" w:rsidRPr="004B1050">
          <w:rPr>
            <w:rStyle w:val="Hyperlink"/>
            <w:noProof/>
          </w:rPr>
          <w:t>3.3</w:t>
        </w:r>
        <w:r w:rsidR="00A83C5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83C5A" w:rsidRPr="004B1050">
          <w:rPr>
            <w:rStyle w:val="Hyperlink"/>
            <w:noProof/>
          </w:rPr>
          <w:t>Phân tích kết quả đạt được</w:t>
        </w:r>
        <w:r w:rsidR="00A83C5A">
          <w:rPr>
            <w:noProof/>
            <w:webHidden/>
          </w:rPr>
          <w:tab/>
        </w:r>
        <w:r w:rsidR="00A83C5A">
          <w:rPr>
            <w:noProof/>
            <w:webHidden/>
          </w:rPr>
          <w:fldChar w:fldCharType="begin"/>
        </w:r>
        <w:r w:rsidR="00A83C5A">
          <w:rPr>
            <w:noProof/>
            <w:webHidden/>
          </w:rPr>
          <w:instrText xml:space="preserve"> PAGEREF _Toc68526718 \h </w:instrText>
        </w:r>
        <w:r w:rsidR="00A83C5A">
          <w:rPr>
            <w:noProof/>
            <w:webHidden/>
          </w:rPr>
        </w:r>
        <w:r w:rsidR="00A83C5A">
          <w:rPr>
            <w:noProof/>
            <w:webHidden/>
          </w:rPr>
          <w:fldChar w:fldCharType="separate"/>
        </w:r>
        <w:r w:rsidR="00A83C5A">
          <w:rPr>
            <w:noProof/>
            <w:webHidden/>
          </w:rPr>
          <w:t>23</w:t>
        </w:r>
        <w:r w:rsidR="00A83C5A">
          <w:rPr>
            <w:noProof/>
            <w:webHidden/>
          </w:rPr>
          <w:fldChar w:fldCharType="end"/>
        </w:r>
      </w:hyperlink>
    </w:p>
    <w:p w14:paraId="01C346C2" w14:textId="77777777" w:rsidR="00120C98" w:rsidRDefault="003F7EDF">
      <w:r>
        <w:rPr>
          <w:b/>
        </w:rPr>
        <w:fldChar w:fldCharType="end"/>
      </w:r>
      <w:commentRangeEnd w:id="0"/>
      <w:r w:rsidR="000B6ED8">
        <w:rPr>
          <w:rStyle w:val="CommentReference"/>
        </w:rPr>
        <w:commentReference w:id="0"/>
      </w:r>
    </w:p>
    <w:p w14:paraId="3B7E4052" w14:textId="77777777" w:rsidR="00B82CBE" w:rsidRPr="00D36778" w:rsidRDefault="00FB171E" w:rsidP="00D36778">
      <w:pPr>
        <w:spacing w:after="160" w:line="259" w:lineRule="auto"/>
        <w:jc w:val="center"/>
        <w:rPr>
          <w:b/>
        </w:rPr>
      </w:pPr>
      <w:r>
        <w:br w:type="page"/>
      </w:r>
      <w:r w:rsidR="00D36778" w:rsidRPr="00D36778">
        <w:rPr>
          <w:b/>
        </w:rPr>
        <w:lastRenderedPageBreak/>
        <w:t>DANH MỤC HÌNH VẼ</w:t>
      </w:r>
    </w:p>
    <w:p w14:paraId="75764AF8" w14:textId="77777777" w:rsidR="00BB027F" w:rsidRDefault="00B71FD6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68164704" w:history="1">
        <w:r w:rsidR="00BB027F" w:rsidRPr="003749CD">
          <w:rPr>
            <w:rStyle w:val="Hyperlink"/>
            <w:noProof/>
          </w:rPr>
          <w:t>Hình 1.1 Mô hình trạng thái cảm xúc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_Toc68164704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</w:t>
        </w:r>
        <w:r w:rsidR="00BB027F">
          <w:rPr>
            <w:noProof/>
            <w:webHidden/>
          </w:rPr>
          <w:fldChar w:fldCharType="end"/>
        </w:r>
      </w:hyperlink>
    </w:p>
    <w:p w14:paraId="562705B4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05" w:history="1">
        <w:r w:rsidR="00BB027F" w:rsidRPr="003749CD">
          <w:rPr>
            <w:rStyle w:val="Hyperlink"/>
            <w:noProof/>
          </w:rPr>
          <w:t>Hình 1.2 Nhận diện cảm xúc bằng biểu hiện khuôn mặt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_Toc68164705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</w:t>
        </w:r>
        <w:r w:rsidR="00BB027F">
          <w:rPr>
            <w:noProof/>
            <w:webHidden/>
          </w:rPr>
          <w:fldChar w:fldCharType="end"/>
        </w:r>
      </w:hyperlink>
    </w:p>
    <w:p w14:paraId="32129CBD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06" w:history="1">
        <w:r w:rsidR="00BB027F" w:rsidRPr="003749CD">
          <w:rPr>
            <w:rStyle w:val="Hyperlink"/>
            <w:noProof/>
          </w:rPr>
          <w:t>Hình 1.3 Vị trí gắn các cảm biến sinh học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_Toc68164706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3</w:t>
        </w:r>
        <w:r w:rsidR="00BB027F">
          <w:rPr>
            <w:noProof/>
            <w:webHidden/>
          </w:rPr>
          <w:fldChar w:fldCharType="end"/>
        </w:r>
      </w:hyperlink>
    </w:p>
    <w:p w14:paraId="0F13CA0B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07" w:history="1">
        <w:r w:rsidR="00BB027F" w:rsidRPr="003749CD">
          <w:rPr>
            <w:rStyle w:val="Hyperlink"/>
            <w:noProof/>
          </w:rPr>
          <w:t>Hình 1.4 Đồ thị trạng thái cảm xúc trung tính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_Toc68164707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4</w:t>
        </w:r>
        <w:r w:rsidR="00BB027F">
          <w:rPr>
            <w:noProof/>
            <w:webHidden/>
          </w:rPr>
          <w:fldChar w:fldCharType="end"/>
        </w:r>
      </w:hyperlink>
    </w:p>
    <w:p w14:paraId="053AB123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08" w:history="1">
        <w:r w:rsidR="00BB027F" w:rsidRPr="003749CD">
          <w:rPr>
            <w:rStyle w:val="Hyperlink"/>
            <w:noProof/>
          </w:rPr>
          <w:t>Hình 1.5 Đồ thị trạng thái cảm xúc tức giận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_Toc68164708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4</w:t>
        </w:r>
        <w:r w:rsidR="00BB027F">
          <w:rPr>
            <w:noProof/>
            <w:webHidden/>
          </w:rPr>
          <w:fldChar w:fldCharType="end"/>
        </w:r>
      </w:hyperlink>
    </w:p>
    <w:p w14:paraId="37AA347A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09" w:history="1">
        <w:r w:rsidR="00BB027F" w:rsidRPr="003749CD">
          <w:rPr>
            <w:rStyle w:val="Hyperlink"/>
            <w:noProof/>
          </w:rPr>
          <w:t>Hình 1.6 Đồ thị trạng thái cảm xúc ghét bỏ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_Toc68164709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5</w:t>
        </w:r>
        <w:r w:rsidR="00BB027F">
          <w:rPr>
            <w:noProof/>
            <w:webHidden/>
          </w:rPr>
          <w:fldChar w:fldCharType="end"/>
        </w:r>
      </w:hyperlink>
    </w:p>
    <w:p w14:paraId="17ABFEF8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0" w:history="1">
        <w:r w:rsidR="00BB027F" w:rsidRPr="003749CD">
          <w:rPr>
            <w:rStyle w:val="Hyperlink"/>
            <w:noProof/>
          </w:rPr>
          <w:t>Hình 1.7 Đồ thị trạng thái cảm xúc đau buồn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_Toc68164710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5</w:t>
        </w:r>
        <w:r w:rsidR="00BB027F">
          <w:rPr>
            <w:noProof/>
            <w:webHidden/>
          </w:rPr>
          <w:fldChar w:fldCharType="end"/>
        </w:r>
      </w:hyperlink>
    </w:p>
    <w:p w14:paraId="3C6130FB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1" w:history="1">
        <w:r w:rsidR="00BB027F" w:rsidRPr="003749CD">
          <w:rPr>
            <w:rStyle w:val="Hyperlink"/>
            <w:noProof/>
          </w:rPr>
          <w:t>Hình 1.8 Đồ thị trạng thái cảm xúc đồng cảm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_Toc68164711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6</w:t>
        </w:r>
        <w:r w:rsidR="00BB027F">
          <w:rPr>
            <w:noProof/>
            <w:webHidden/>
          </w:rPr>
          <w:fldChar w:fldCharType="end"/>
        </w:r>
      </w:hyperlink>
    </w:p>
    <w:p w14:paraId="77A0F28F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2" w:history="1">
        <w:r w:rsidR="00BB027F" w:rsidRPr="003749CD">
          <w:rPr>
            <w:rStyle w:val="Hyperlink"/>
            <w:noProof/>
          </w:rPr>
          <w:t>Hình 1.9 Đồ thị trạng thái cảm xúc lãng mạn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_Toc68164712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6</w:t>
        </w:r>
        <w:r w:rsidR="00BB027F">
          <w:rPr>
            <w:noProof/>
            <w:webHidden/>
          </w:rPr>
          <w:fldChar w:fldCharType="end"/>
        </w:r>
      </w:hyperlink>
    </w:p>
    <w:p w14:paraId="74864EEF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3" w:history="1">
        <w:r w:rsidR="00BB027F" w:rsidRPr="003749CD">
          <w:rPr>
            <w:rStyle w:val="Hyperlink"/>
            <w:noProof/>
          </w:rPr>
          <w:t>Hình 1.10 Đồ thị trạng thái cảm xúc vui vẻ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_Toc68164713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7</w:t>
        </w:r>
        <w:r w:rsidR="00BB027F">
          <w:rPr>
            <w:noProof/>
            <w:webHidden/>
          </w:rPr>
          <w:fldChar w:fldCharType="end"/>
        </w:r>
      </w:hyperlink>
    </w:p>
    <w:p w14:paraId="5F8F11BF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4" w:history="1">
        <w:r w:rsidR="00BB027F" w:rsidRPr="003749CD">
          <w:rPr>
            <w:rStyle w:val="Hyperlink"/>
            <w:noProof/>
          </w:rPr>
          <w:t>Hình 1.11 Đồ thị trạng thái cảm xúc tôn trọng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_Toc68164714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7</w:t>
        </w:r>
        <w:r w:rsidR="00BB027F">
          <w:rPr>
            <w:noProof/>
            <w:webHidden/>
          </w:rPr>
          <w:fldChar w:fldCharType="end"/>
        </w:r>
      </w:hyperlink>
    </w:p>
    <w:p w14:paraId="0EA8AE06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5" w:history="1">
        <w:r w:rsidR="00BB027F" w:rsidRPr="003749CD">
          <w:rPr>
            <w:rStyle w:val="Hyperlink"/>
            <w:noProof/>
          </w:rPr>
          <w:t>Hình 2.1 Học máy và ứng dụng của học máy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_Toc68164715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8</w:t>
        </w:r>
        <w:r w:rsidR="00BB027F">
          <w:rPr>
            <w:noProof/>
            <w:webHidden/>
          </w:rPr>
          <w:fldChar w:fldCharType="end"/>
        </w:r>
      </w:hyperlink>
    </w:p>
    <w:p w14:paraId="7828C34A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6" w:history="1">
        <w:r w:rsidR="00BB027F" w:rsidRPr="003749CD">
          <w:rPr>
            <w:rStyle w:val="Hyperlink"/>
            <w:noProof/>
          </w:rPr>
          <w:t>Hình 2.2 Lựa chọn đặc trưng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_Toc68164716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10</w:t>
        </w:r>
        <w:r w:rsidR="00BB027F">
          <w:rPr>
            <w:noProof/>
            <w:webHidden/>
          </w:rPr>
          <w:fldChar w:fldCharType="end"/>
        </w:r>
      </w:hyperlink>
    </w:p>
    <w:p w14:paraId="4ED8E70B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7" w:history="1">
        <w:r w:rsidR="00BB027F" w:rsidRPr="003749CD">
          <w:rPr>
            <w:rStyle w:val="Hyperlink"/>
            <w:noProof/>
          </w:rPr>
          <w:t>Hình 2.3 Sơ đồ hoạt động thuật toán RFE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_Toc68164717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11</w:t>
        </w:r>
        <w:r w:rsidR="00BB027F">
          <w:rPr>
            <w:noProof/>
            <w:webHidden/>
          </w:rPr>
          <w:fldChar w:fldCharType="end"/>
        </w:r>
      </w:hyperlink>
    </w:p>
    <w:p w14:paraId="72245FE5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8" w:history="1">
        <w:r w:rsidR="00BB027F" w:rsidRPr="003749CD">
          <w:rPr>
            <w:rStyle w:val="Hyperlink"/>
            <w:noProof/>
          </w:rPr>
          <w:t>Hình 2.4 Phép chiếu lên đường thẳng thuật toán LDA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_Toc68164718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12</w:t>
        </w:r>
        <w:r w:rsidR="00BB027F">
          <w:rPr>
            <w:noProof/>
            <w:webHidden/>
          </w:rPr>
          <w:fldChar w:fldCharType="end"/>
        </w:r>
      </w:hyperlink>
    </w:p>
    <w:p w14:paraId="787FB84B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19" w:history="1">
        <w:r w:rsidR="00BB027F" w:rsidRPr="003749CD">
          <w:rPr>
            <w:rStyle w:val="Hyperlink"/>
            <w:noProof/>
          </w:rPr>
          <w:t>Hình 3.1 Kết quả nhận dạng bằng mô hình SVM tỉ lệ chồng chập 10%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_Toc68164719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14</w:t>
        </w:r>
        <w:r w:rsidR="00BB027F">
          <w:rPr>
            <w:noProof/>
            <w:webHidden/>
          </w:rPr>
          <w:fldChar w:fldCharType="end"/>
        </w:r>
      </w:hyperlink>
    </w:p>
    <w:p w14:paraId="56CE08DC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0" w:history="1">
        <w:r w:rsidR="00BB027F" w:rsidRPr="003749CD">
          <w:rPr>
            <w:rStyle w:val="Hyperlink"/>
            <w:noProof/>
          </w:rPr>
          <w:t>Hình 3.2 Kết quả nhận dạng bằng mô hình RF tỉ lệ chồng chập 10%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_Toc68164720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14</w:t>
        </w:r>
        <w:r w:rsidR="00BB027F">
          <w:rPr>
            <w:noProof/>
            <w:webHidden/>
          </w:rPr>
          <w:fldChar w:fldCharType="end"/>
        </w:r>
      </w:hyperlink>
    </w:p>
    <w:p w14:paraId="3936C440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1" w:history="1">
        <w:r w:rsidR="00BB027F" w:rsidRPr="003749CD">
          <w:rPr>
            <w:rStyle w:val="Hyperlink"/>
            <w:noProof/>
          </w:rPr>
          <w:t>Hình 3.3 Kết quả nhận dạng bằng mô hình SVM tỉ lệ chồng chập 20%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_Toc68164721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15</w:t>
        </w:r>
        <w:r w:rsidR="00BB027F">
          <w:rPr>
            <w:noProof/>
            <w:webHidden/>
          </w:rPr>
          <w:fldChar w:fldCharType="end"/>
        </w:r>
      </w:hyperlink>
    </w:p>
    <w:p w14:paraId="0513AD69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2" w:history="1">
        <w:r w:rsidR="00BB027F" w:rsidRPr="003749CD">
          <w:rPr>
            <w:rStyle w:val="Hyperlink"/>
            <w:noProof/>
          </w:rPr>
          <w:t>Hình 3.4 Kết quả nhận dạng bằng mô hình RF tỉ lệ chồng chập 20%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_Toc68164722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15</w:t>
        </w:r>
        <w:r w:rsidR="00BB027F">
          <w:rPr>
            <w:noProof/>
            <w:webHidden/>
          </w:rPr>
          <w:fldChar w:fldCharType="end"/>
        </w:r>
      </w:hyperlink>
    </w:p>
    <w:p w14:paraId="5EF046AC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3" w:history="1">
        <w:r w:rsidR="00BB027F" w:rsidRPr="003749CD">
          <w:rPr>
            <w:rStyle w:val="Hyperlink"/>
            <w:noProof/>
          </w:rPr>
          <w:t>Hình 3.5 Kết quả nhận dạng bằng mô hình SVM tỉ lệ chồng chập 30%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_Toc68164723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16</w:t>
        </w:r>
        <w:r w:rsidR="00BB027F">
          <w:rPr>
            <w:noProof/>
            <w:webHidden/>
          </w:rPr>
          <w:fldChar w:fldCharType="end"/>
        </w:r>
      </w:hyperlink>
    </w:p>
    <w:p w14:paraId="42D410CC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4" w:history="1">
        <w:r w:rsidR="00BB027F" w:rsidRPr="003749CD">
          <w:rPr>
            <w:rStyle w:val="Hyperlink"/>
            <w:noProof/>
          </w:rPr>
          <w:t>Hình 3.6 Kết quả nhận dạng bằng mô hình RF tỉ lệ chồng chập 30%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_Toc68164724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16</w:t>
        </w:r>
        <w:r w:rsidR="00BB027F">
          <w:rPr>
            <w:noProof/>
            <w:webHidden/>
          </w:rPr>
          <w:fldChar w:fldCharType="end"/>
        </w:r>
      </w:hyperlink>
    </w:p>
    <w:p w14:paraId="5C95338E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5" w:history="1">
        <w:r w:rsidR="00BB027F" w:rsidRPr="003749CD">
          <w:rPr>
            <w:rStyle w:val="Hyperlink"/>
            <w:noProof/>
          </w:rPr>
          <w:t>Hình 3.7 Kết quả nhận dạng bằng mô hình SVM tỉ lệ chồng chập 40%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_Toc68164725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17</w:t>
        </w:r>
        <w:r w:rsidR="00BB027F">
          <w:rPr>
            <w:noProof/>
            <w:webHidden/>
          </w:rPr>
          <w:fldChar w:fldCharType="end"/>
        </w:r>
      </w:hyperlink>
    </w:p>
    <w:p w14:paraId="62E7B96F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6" w:history="1">
        <w:r w:rsidR="00BB027F" w:rsidRPr="003749CD">
          <w:rPr>
            <w:rStyle w:val="Hyperlink"/>
            <w:noProof/>
          </w:rPr>
          <w:t>Hình 3.8 Kết quả nhận dạng bằng mô hình RF tỉ lệ chồng chập 40%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_Toc68164726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17</w:t>
        </w:r>
        <w:r w:rsidR="00BB027F">
          <w:rPr>
            <w:noProof/>
            <w:webHidden/>
          </w:rPr>
          <w:fldChar w:fldCharType="end"/>
        </w:r>
      </w:hyperlink>
    </w:p>
    <w:p w14:paraId="6EC1B1E9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7" w:history="1">
        <w:r w:rsidR="00BB027F" w:rsidRPr="003749CD">
          <w:rPr>
            <w:rStyle w:val="Hyperlink"/>
            <w:noProof/>
          </w:rPr>
          <w:t>Hình 3.9 Kết quả nhận dạng bằng mô hình SVM tỉ lệ chồng chập 50%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_Toc68164727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18</w:t>
        </w:r>
        <w:r w:rsidR="00BB027F">
          <w:rPr>
            <w:noProof/>
            <w:webHidden/>
          </w:rPr>
          <w:fldChar w:fldCharType="end"/>
        </w:r>
      </w:hyperlink>
    </w:p>
    <w:p w14:paraId="17D328A4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8" w:history="1">
        <w:r w:rsidR="00BB027F" w:rsidRPr="003749CD">
          <w:rPr>
            <w:rStyle w:val="Hyperlink"/>
            <w:noProof/>
          </w:rPr>
          <w:t>Hình 3.10 Kết quả nhận dạng bằng mô hình RF tỉ lệ chồng chập 50%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_Toc68164728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18</w:t>
        </w:r>
        <w:r w:rsidR="00BB027F">
          <w:rPr>
            <w:noProof/>
            <w:webHidden/>
          </w:rPr>
          <w:fldChar w:fldCharType="end"/>
        </w:r>
      </w:hyperlink>
    </w:p>
    <w:p w14:paraId="1ACACBC2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29" w:history="1">
        <w:r w:rsidR="00BB027F" w:rsidRPr="003749CD">
          <w:rPr>
            <w:rStyle w:val="Hyperlink"/>
            <w:noProof/>
          </w:rPr>
          <w:t>Hình 3.11 Kết quả nhận dạng bằng mô hình SVM tỉ lệ chồng chập 60%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_Toc68164729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19</w:t>
        </w:r>
        <w:r w:rsidR="00BB027F">
          <w:rPr>
            <w:noProof/>
            <w:webHidden/>
          </w:rPr>
          <w:fldChar w:fldCharType="end"/>
        </w:r>
      </w:hyperlink>
    </w:p>
    <w:p w14:paraId="70F7A372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0" w:history="1">
        <w:r w:rsidR="00BB027F" w:rsidRPr="003749CD">
          <w:rPr>
            <w:rStyle w:val="Hyperlink"/>
            <w:noProof/>
          </w:rPr>
          <w:t>Hình 3.12 Kết quả nhận dạng bằng mô hình RF tỉ lệ chồng chập 60%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_Toc68164730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19</w:t>
        </w:r>
        <w:r w:rsidR="00BB027F">
          <w:rPr>
            <w:noProof/>
            <w:webHidden/>
          </w:rPr>
          <w:fldChar w:fldCharType="end"/>
        </w:r>
      </w:hyperlink>
    </w:p>
    <w:p w14:paraId="674641AD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1" w:history="1">
        <w:r w:rsidR="00BB027F" w:rsidRPr="003749CD">
          <w:rPr>
            <w:rStyle w:val="Hyperlink"/>
            <w:noProof/>
          </w:rPr>
          <w:t>Hình 3.13 Kết quả nhận dạng bằng mô hình SVM tỉ lệ chồng chập 70%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_Toc68164731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20</w:t>
        </w:r>
        <w:r w:rsidR="00BB027F">
          <w:rPr>
            <w:noProof/>
            <w:webHidden/>
          </w:rPr>
          <w:fldChar w:fldCharType="end"/>
        </w:r>
      </w:hyperlink>
    </w:p>
    <w:p w14:paraId="0D526E08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2" w:history="1">
        <w:r w:rsidR="00BB027F" w:rsidRPr="003749CD">
          <w:rPr>
            <w:rStyle w:val="Hyperlink"/>
            <w:noProof/>
          </w:rPr>
          <w:t>Hình 3.14 Kết quả nhận dạng bằng mô hình RF tỉ lệ chồng chập 70%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_Toc68164732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20</w:t>
        </w:r>
        <w:r w:rsidR="00BB027F">
          <w:rPr>
            <w:noProof/>
            <w:webHidden/>
          </w:rPr>
          <w:fldChar w:fldCharType="end"/>
        </w:r>
      </w:hyperlink>
    </w:p>
    <w:p w14:paraId="2E53D6C4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3" w:history="1">
        <w:r w:rsidR="00BB027F" w:rsidRPr="003749CD">
          <w:rPr>
            <w:rStyle w:val="Hyperlink"/>
            <w:noProof/>
          </w:rPr>
          <w:t>Hình 3.15 Kết quả nhận dạng bằng mô hình SVM tỉ lệ chồng chập 80%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_Toc68164733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21</w:t>
        </w:r>
        <w:r w:rsidR="00BB027F">
          <w:rPr>
            <w:noProof/>
            <w:webHidden/>
          </w:rPr>
          <w:fldChar w:fldCharType="end"/>
        </w:r>
      </w:hyperlink>
    </w:p>
    <w:p w14:paraId="6162D6F9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4" w:history="1">
        <w:r w:rsidR="00BB027F" w:rsidRPr="003749CD">
          <w:rPr>
            <w:rStyle w:val="Hyperlink"/>
            <w:noProof/>
          </w:rPr>
          <w:t>Hình 3.16 Kết quả nhận dạng bằng mô hình RF tỉ lệ chồng chập 80%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_Toc68164734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21</w:t>
        </w:r>
        <w:r w:rsidR="00BB027F">
          <w:rPr>
            <w:noProof/>
            <w:webHidden/>
          </w:rPr>
          <w:fldChar w:fldCharType="end"/>
        </w:r>
      </w:hyperlink>
    </w:p>
    <w:p w14:paraId="27DDEA05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5" w:history="1">
        <w:r w:rsidR="00BB027F" w:rsidRPr="003749CD">
          <w:rPr>
            <w:rStyle w:val="Hyperlink"/>
            <w:noProof/>
          </w:rPr>
          <w:t>Hình 3.17 Kết quả nhận dạng bằng mô hình SVM tỉ lệ chồng chập 90%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_Toc68164735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22</w:t>
        </w:r>
        <w:r w:rsidR="00BB027F">
          <w:rPr>
            <w:noProof/>
            <w:webHidden/>
          </w:rPr>
          <w:fldChar w:fldCharType="end"/>
        </w:r>
      </w:hyperlink>
    </w:p>
    <w:p w14:paraId="07679A4F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6" w:history="1">
        <w:r w:rsidR="00BB027F" w:rsidRPr="003749CD">
          <w:rPr>
            <w:rStyle w:val="Hyperlink"/>
            <w:noProof/>
          </w:rPr>
          <w:t>Hình 3.18 Kết quả nhận dạng bằng mô hình RF tỉ lệ chồng chập 90%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_Toc68164736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22</w:t>
        </w:r>
        <w:r w:rsidR="00BB027F">
          <w:rPr>
            <w:noProof/>
            <w:webHidden/>
          </w:rPr>
          <w:fldChar w:fldCharType="end"/>
        </w:r>
      </w:hyperlink>
    </w:p>
    <w:p w14:paraId="2C979008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7" w:history="1">
        <w:r w:rsidR="00BB027F" w:rsidRPr="003749CD">
          <w:rPr>
            <w:rStyle w:val="Hyperlink"/>
            <w:noProof/>
          </w:rPr>
          <w:t>Hình 3.19 Tổng hợp kết quả nhận dạng cảm xúc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_Toc68164737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23</w:t>
        </w:r>
        <w:r w:rsidR="00BB027F">
          <w:rPr>
            <w:noProof/>
            <w:webHidden/>
          </w:rPr>
          <w:fldChar w:fldCharType="end"/>
        </w:r>
      </w:hyperlink>
    </w:p>
    <w:p w14:paraId="4D7D59BF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8" w:history="1">
        <w:r w:rsidR="00BB027F" w:rsidRPr="003749CD">
          <w:rPr>
            <w:rStyle w:val="Hyperlink"/>
            <w:noProof/>
          </w:rPr>
          <w:t>Hình 3.20 Kết quả nhận dạng cảm xúc trung tính với từng tỉ lệ chồng chập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_Toc68164738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24</w:t>
        </w:r>
        <w:r w:rsidR="00BB027F">
          <w:rPr>
            <w:noProof/>
            <w:webHidden/>
          </w:rPr>
          <w:fldChar w:fldCharType="end"/>
        </w:r>
      </w:hyperlink>
    </w:p>
    <w:p w14:paraId="5CE8E23B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39" w:history="1">
        <w:r w:rsidR="00BB027F" w:rsidRPr="003749CD">
          <w:rPr>
            <w:rStyle w:val="Hyperlink"/>
            <w:noProof/>
          </w:rPr>
          <w:t>Hình 3.21 Kết quả nhận dạng cảm xúc tức giận với từng tỉ lệ chồng chập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_Toc68164739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24</w:t>
        </w:r>
        <w:r w:rsidR="00BB027F">
          <w:rPr>
            <w:noProof/>
            <w:webHidden/>
          </w:rPr>
          <w:fldChar w:fldCharType="end"/>
        </w:r>
      </w:hyperlink>
    </w:p>
    <w:p w14:paraId="6D3BD636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40" w:history="1">
        <w:r w:rsidR="00BB027F" w:rsidRPr="003749CD">
          <w:rPr>
            <w:rStyle w:val="Hyperlink"/>
            <w:noProof/>
          </w:rPr>
          <w:t>Hình 3.22 Kết quả nhận dạng cảm xúc ghét bỏ với từng tỉ lệ chồng chập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_Toc68164740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25</w:t>
        </w:r>
        <w:r w:rsidR="00BB027F">
          <w:rPr>
            <w:noProof/>
            <w:webHidden/>
          </w:rPr>
          <w:fldChar w:fldCharType="end"/>
        </w:r>
      </w:hyperlink>
    </w:p>
    <w:p w14:paraId="2B95BB39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41" w:history="1">
        <w:r w:rsidR="00BB027F" w:rsidRPr="003749CD">
          <w:rPr>
            <w:rStyle w:val="Hyperlink"/>
            <w:noProof/>
          </w:rPr>
          <w:t>Hình 3.23 Kết quả nhận dạng cảm xúc đau buồn với từng tỉ lệ chồng chập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_Toc68164741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25</w:t>
        </w:r>
        <w:r w:rsidR="00BB027F">
          <w:rPr>
            <w:noProof/>
            <w:webHidden/>
          </w:rPr>
          <w:fldChar w:fldCharType="end"/>
        </w:r>
      </w:hyperlink>
    </w:p>
    <w:p w14:paraId="2A3C38E0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42" w:history="1">
        <w:r w:rsidR="00BB027F" w:rsidRPr="003749CD">
          <w:rPr>
            <w:rStyle w:val="Hyperlink"/>
            <w:noProof/>
          </w:rPr>
          <w:t>Hình 3.24 Kết quả nhận dạng cảm xúc đồng cảm với từng tỉ lệ chồng chập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_Toc68164742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26</w:t>
        </w:r>
        <w:r w:rsidR="00BB027F">
          <w:rPr>
            <w:noProof/>
            <w:webHidden/>
          </w:rPr>
          <w:fldChar w:fldCharType="end"/>
        </w:r>
      </w:hyperlink>
    </w:p>
    <w:p w14:paraId="635EA192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43" w:history="1">
        <w:r w:rsidR="00BB027F" w:rsidRPr="003749CD">
          <w:rPr>
            <w:rStyle w:val="Hyperlink"/>
            <w:noProof/>
          </w:rPr>
          <w:t>Hình 3.25 Kết quả nhận dạng cảm xúc lãng mạn với từng tỉ lệ chồng chập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_Toc68164743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26</w:t>
        </w:r>
        <w:r w:rsidR="00BB027F">
          <w:rPr>
            <w:noProof/>
            <w:webHidden/>
          </w:rPr>
          <w:fldChar w:fldCharType="end"/>
        </w:r>
      </w:hyperlink>
    </w:p>
    <w:p w14:paraId="406940B8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44" w:history="1">
        <w:r w:rsidR="00BB027F" w:rsidRPr="003749CD">
          <w:rPr>
            <w:rStyle w:val="Hyperlink"/>
            <w:noProof/>
          </w:rPr>
          <w:t>Hình 3.26 Kết quả nhận dạng cảm xúc vui vẻ với từng tỉ lệ chồng chập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_Toc68164744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27</w:t>
        </w:r>
        <w:r w:rsidR="00BB027F">
          <w:rPr>
            <w:noProof/>
            <w:webHidden/>
          </w:rPr>
          <w:fldChar w:fldCharType="end"/>
        </w:r>
      </w:hyperlink>
    </w:p>
    <w:p w14:paraId="20E4B527" w14:textId="77777777" w:rsidR="00BB027F" w:rsidRDefault="00B652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68164745" w:history="1">
        <w:r w:rsidR="00BB027F" w:rsidRPr="003749CD">
          <w:rPr>
            <w:rStyle w:val="Hyperlink"/>
            <w:noProof/>
          </w:rPr>
          <w:t>Hình 3.27 Kết quả nhận dạng cảm xúc tôn trọng với từng tỉ lệ chồng chập</w:t>
        </w:r>
        <w:r w:rsidR="00BB027F">
          <w:rPr>
            <w:noProof/>
            <w:webHidden/>
          </w:rPr>
          <w:tab/>
        </w:r>
        <w:r w:rsidR="00BB027F">
          <w:rPr>
            <w:noProof/>
            <w:webHidden/>
          </w:rPr>
          <w:fldChar w:fldCharType="begin"/>
        </w:r>
        <w:r w:rsidR="00BB027F">
          <w:rPr>
            <w:noProof/>
            <w:webHidden/>
          </w:rPr>
          <w:instrText xml:space="preserve"> PAGEREF _Toc68164745 \h </w:instrText>
        </w:r>
        <w:r w:rsidR="00BB027F">
          <w:rPr>
            <w:noProof/>
            <w:webHidden/>
          </w:rPr>
        </w:r>
        <w:r w:rsidR="00BB027F">
          <w:rPr>
            <w:noProof/>
            <w:webHidden/>
          </w:rPr>
          <w:fldChar w:fldCharType="separate"/>
        </w:r>
        <w:r w:rsidR="00BB027F">
          <w:rPr>
            <w:noProof/>
            <w:webHidden/>
          </w:rPr>
          <w:t>27</w:t>
        </w:r>
        <w:r w:rsidR="00BB027F">
          <w:rPr>
            <w:noProof/>
            <w:webHidden/>
          </w:rPr>
          <w:fldChar w:fldCharType="end"/>
        </w:r>
      </w:hyperlink>
    </w:p>
    <w:p w14:paraId="010658A3" w14:textId="77777777" w:rsidR="00DD469A" w:rsidRDefault="00B71FD6">
      <w:pPr>
        <w:spacing w:after="160" w:line="259" w:lineRule="auto"/>
        <w:jc w:val="left"/>
      </w:pPr>
      <w:r>
        <w:fldChar w:fldCharType="end"/>
      </w:r>
    </w:p>
    <w:p w14:paraId="6B8312EB" w14:textId="77777777" w:rsidR="00DD469A" w:rsidRDefault="00DD469A">
      <w:pPr>
        <w:spacing w:after="160" w:line="259" w:lineRule="auto"/>
        <w:jc w:val="left"/>
      </w:pPr>
      <w:r>
        <w:br w:type="page"/>
      </w:r>
    </w:p>
    <w:p w14:paraId="1E79B9EF" w14:textId="77777777" w:rsidR="00D36778" w:rsidRDefault="00DD469A" w:rsidP="004509E9">
      <w:pPr>
        <w:spacing w:after="160" w:line="259" w:lineRule="auto"/>
        <w:jc w:val="center"/>
        <w:rPr>
          <w:b/>
        </w:rPr>
      </w:pPr>
      <w:r w:rsidRPr="00D36778">
        <w:rPr>
          <w:b/>
        </w:rPr>
        <w:lastRenderedPageBreak/>
        <w:t xml:space="preserve">DANH MỤC </w:t>
      </w:r>
      <w:r w:rsidR="009C3460">
        <w:rPr>
          <w:b/>
        </w:rPr>
        <w:t>BẢNG</w:t>
      </w:r>
    </w:p>
    <w:p w14:paraId="3EDECEE1" w14:textId="77777777" w:rsidR="00D4116E" w:rsidRDefault="00B6521B" w:rsidP="009C3460">
      <w:pPr>
        <w:spacing w:after="160" w:line="259" w:lineRule="auto"/>
        <w:jc w:val="center"/>
      </w:pPr>
      <w:fldSimple w:instr=" TOC \h \z \c &quot;Bảng&quot; ">
        <w:r w:rsidR="00D4116E">
          <w:rPr>
            <w:b/>
            <w:bCs/>
            <w:noProof/>
          </w:rPr>
          <w:t>No table of figures entries found.</w:t>
        </w:r>
      </w:fldSimple>
    </w:p>
    <w:p w14:paraId="04B36B67" w14:textId="77777777" w:rsidR="00D4116E" w:rsidRDefault="00D4116E" w:rsidP="00D4116E">
      <w:r>
        <w:br w:type="page"/>
      </w:r>
    </w:p>
    <w:p w14:paraId="722C03D7" w14:textId="77777777" w:rsidR="00DD469A" w:rsidRDefault="009C3460" w:rsidP="009C3460">
      <w:pPr>
        <w:spacing w:after="160" w:line="259" w:lineRule="auto"/>
        <w:jc w:val="center"/>
        <w:rPr>
          <w:b/>
        </w:rPr>
      </w:pPr>
      <w:r w:rsidRPr="009C3460">
        <w:rPr>
          <w:b/>
        </w:rPr>
        <w:lastRenderedPageBreak/>
        <w:t>DANH MỤC TỪ VIẾT TẮT</w:t>
      </w:r>
    </w:p>
    <w:p w14:paraId="1D9C3C81" w14:textId="77777777" w:rsidR="009C3460" w:rsidRDefault="009C3460" w:rsidP="009C3460">
      <w:pPr>
        <w:spacing w:after="160" w:line="259" w:lineRule="auto"/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C3460" w14:paraId="5E7ADD3F" w14:textId="77777777" w:rsidTr="009C3460">
        <w:tc>
          <w:tcPr>
            <w:tcW w:w="4247" w:type="dxa"/>
          </w:tcPr>
          <w:p w14:paraId="0DC9DBD6" w14:textId="77777777" w:rsidR="009C3460" w:rsidRDefault="009C3460" w:rsidP="009C3460">
            <w:pPr>
              <w:spacing w:after="160" w:line="259" w:lineRule="auto"/>
              <w:jc w:val="center"/>
              <w:rPr>
                <w:b/>
              </w:rPr>
            </w:pPr>
          </w:p>
        </w:tc>
        <w:tc>
          <w:tcPr>
            <w:tcW w:w="4247" w:type="dxa"/>
          </w:tcPr>
          <w:p w14:paraId="14035259" w14:textId="77777777" w:rsidR="009C3460" w:rsidRDefault="009C3460" w:rsidP="009C3460">
            <w:pPr>
              <w:spacing w:after="160" w:line="259" w:lineRule="auto"/>
              <w:jc w:val="center"/>
              <w:rPr>
                <w:b/>
              </w:rPr>
            </w:pPr>
          </w:p>
        </w:tc>
      </w:tr>
    </w:tbl>
    <w:p w14:paraId="2A86AD94" w14:textId="77777777" w:rsidR="009C3460" w:rsidRPr="009C3460" w:rsidRDefault="009C3460" w:rsidP="009C3460">
      <w:pPr>
        <w:spacing w:after="160" w:line="259" w:lineRule="auto"/>
        <w:jc w:val="center"/>
        <w:rPr>
          <w:b/>
        </w:rPr>
      </w:pPr>
    </w:p>
    <w:p w14:paraId="0BBDCBA1" w14:textId="77777777" w:rsidR="00D36778" w:rsidRDefault="00D36778">
      <w:pPr>
        <w:spacing w:after="160" w:line="259" w:lineRule="auto"/>
        <w:jc w:val="left"/>
      </w:pPr>
    </w:p>
    <w:p w14:paraId="0B399032" w14:textId="77777777" w:rsidR="00FB171E" w:rsidRDefault="00FB171E">
      <w:pPr>
        <w:spacing w:after="160" w:line="259" w:lineRule="auto"/>
        <w:jc w:val="left"/>
      </w:pPr>
    </w:p>
    <w:p w14:paraId="3A5D8430" w14:textId="77777777" w:rsidR="00653189" w:rsidRDefault="00653189" w:rsidP="009C3460">
      <w:pPr>
        <w:spacing w:before="0" w:line="240" w:lineRule="auto"/>
        <w:jc w:val="left"/>
        <w:sectPr w:rsidR="00653189" w:rsidSect="00F00969">
          <w:footerReference w:type="default" r:id="rId16"/>
          <w:footerReference w:type="first" r:id="rId17"/>
          <w:pgSz w:w="11907" w:h="16840" w:code="9"/>
          <w:pgMar w:top="1134" w:right="1418" w:bottom="1134" w:left="1985" w:header="720" w:footer="386" w:gutter="0"/>
          <w:pgNumType w:fmt="lowerRoman"/>
          <w:cols w:space="720"/>
          <w:titlePg/>
          <w:docGrid w:linePitch="360"/>
        </w:sectPr>
      </w:pPr>
    </w:p>
    <w:p w14:paraId="30A4FDDB" w14:textId="77777777" w:rsidR="00C066AF" w:rsidRPr="00C066AF" w:rsidRDefault="00673EB0" w:rsidP="00C066AF">
      <w:pPr>
        <w:pStyle w:val="Heading1"/>
      </w:pPr>
      <w:bookmarkStart w:id="1" w:name="_Toc68526704"/>
      <w:r>
        <w:lastRenderedPageBreak/>
        <w:t>TỔNG QUAN VỀ NHẬN DẠNG CẢM XÚC</w:t>
      </w:r>
      <w:bookmarkEnd w:id="1"/>
    </w:p>
    <w:p w14:paraId="44AB7AEC" w14:textId="77777777" w:rsidR="00673EB0" w:rsidRDefault="00B74B73" w:rsidP="00C066AF">
      <w:pPr>
        <w:pStyle w:val="Heading2"/>
      </w:pPr>
      <w:bookmarkStart w:id="2" w:name="_Toc68526705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 w:rsidR="00673EB0">
        <w:t xml:space="preserve"> </w:t>
      </w:r>
      <w:proofErr w:type="spellStart"/>
      <w:r w:rsidR="00673EB0">
        <w:t>nhận</w:t>
      </w:r>
      <w:proofErr w:type="spellEnd"/>
      <w:r w:rsidR="00673EB0">
        <w:t xml:space="preserve"> </w:t>
      </w:r>
      <w:proofErr w:type="spellStart"/>
      <w:r w:rsidR="00673EB0" w:rsidRPr="00C066AF">
        <w:t>dạng</w:t>
      </w:r>
      <w:proofErr w:type="spellEnd"/>
      <w:r w:rsidR="00673EB0">
        <w:t xml:space="preserve"> </w:t>
      </w:r>
      <w:proofErr w:type="spellStart"/>
      <w:r w:rsidR="00673EB0">
        <w:t>cảm</w:t>
      </w:r>
      <w:proofErr w:type="spellEnd"/>
      <w:r w:rsidR="00673EB0">
        <w:t xml:space="preserve"> </w:t>
      </w:r>
      <w:proofErr w:type="spellStart"/>
      <w:r w:rsidR="00673EB0">
        <w:t>xúc</w:t>
      </w:r>
      <w:bookmarkEnd w:id="2"/>
      <w:proofErr w:type="spellEnd"/>
    </w:p>
    <w:p w14:paraId="01978AB4" w14:textId="77777777" w:rsidR="00525AD8" w:rsidRDefault="008A35DA" w:rsidP="00525AD8">
      <w:proofErr w:type="spellStart"/>
      <w:r w:rsidRPr="008A35DA">
        <w:t>Cảm</w:t>
      </w:r>
      <w:proofErr w:type="spellEnd"/>
      <w:r w:rsidRPr="008A35DA">
        <w:t xml:space="preserve"> </w:t>
      </w:r>
      <w:proofErr w:type="spellStart"/>
      <w:r w:rsidRPr="008A35DA">
        <w:t>xúc</w:t>
      </w:r>
      <w:proofErr w:type="spellEnd"/>
      <w:r w:rsidRPr="008A35DA">
        <w:t xml:space="preserve">, </w:t>
      </w:r>
      <w:proofErr w:type="spellStart"/>
      <w:r w:rsidRPr="008A35DA">
        <w:t>ảnh</w:t>
      </w:r>
      <w:proofErr w:type="spellEnd"/>
      <w:r w:rsidRPr="008A35DA">
        <w:t xml:space="preserve"> </w:t>
      </w:r>
      <w:proofErr w:type="spellStart"/>
      <w:r w:rsidRPr="008A35DA">
        <w:t>hưởng</w:t>
      </w:r>
      <w:proofErr w:type="spellEnd"/>
      <w:r w:rsidRPr="008A35DA">
        <w:t xml:space="preserve"> </w:t>
      </w:r>
      <w:proofErr w:type="spellStart"/>
      <w:r w:rsidRPr="008A35DA">
        <w:t>đế</w:t>
      </w:r>
      <w:r w:rsidR="007747B3">
        <w:t>n</w:t>
      </w:r>
      <w:proofErr w:type="spellEnd"/>
      <w:r w:rsidR="007747B3">
        <w:t xml:space="preserve"> </w:t>
      </w:r>
      <w:proofErr w:type="spellStart"/>
      <w:r w:rsidRPr="008A35DA">
        <w:t>tâm</w:t>
      </w:r>
      <w:proofErr w:type="spellEnd"/>
      <w:r w:rsidRPr="008A35DA">
        <w:t xml:space="preserve"> </w:t>
      </w:r>
      <w:proofErr w:type="spellStart"/>
      <w:r w:rsidRPr="008A35DA">
        <w:t>sinh</w:t>
      </w:r>
      <w:proofErr w:type="spellEnd"/>
      <w:r w:rsidRPr="008A35DA">
        <w:t xml:space="preserve"> </w:t>
      </w:r>
      <w:proofErr w:type="spellStart"/>
      <w:r w:rsidRPr="008A35DA">
        <w:t>lý</w:t>
      </w:r>
      <w:proofErr w:type="spellEnd"/>
      <w:r w:rsidRPr="008A35DA">
        <w:t xml:space="preserve"> </w:t>
      </w:r>
      <w:proofErr w:type="spellStart"/>
      <w:r w:rsidRPr="008A35DA">
        <w:t>của</w:t>
      </w:r>
      <w:proofErr w:type="spellEnd"/>
      <w:r w:rsidRPr="008A35DA">
        <w:t xml:space="preserve"> </w:t>
      </w:r>
      <w:proofErr w:type="spellStart"/>
      <w:r w:rsidR="007747B3">
        <w:t>mỗi</w:t>
      </w:r>
      <w:proofErr w:type="spellEnd"/>
      <w:r w:rsidRPr="008A35DA">
        <w:t xml:space="preserve"> </w:t>
      </w:r>
      <w:proofErr w:type="spellStart"/>
      <w:r w:rsidRPr="008A35DA">
        <w:t>người</w:t>
      </w:r>
      <w:proofErr w:type="spellEnd"/>
      <w:r w:rsidRPr="008A35DA">
        <w:t xml:space="preserve">, </w:t>
      </w:r>
      <w:proofErr w:type="spellStart"/>
      <w:r w:rsidRPr="008A35DA">
        <w:t>đóng</w:t>
      </w:r>
      <w:proofErr w:type="spellEnd"/>
      <w:r w:rsidRPr="008A35DA">
        <w:t xml:space="preserve"> </w:t>
      </w:r>
      <w:proofErr w:type="spellStart"/>
      <w:r w:rsidRPr="008A35DA">
        <w:t>một</w:t>
      </w:r>
      <w:proofErr w:type="spellEnd"/>
      <w:r w:rsidRPr="008A35DA">
        <w:t xml:space="preserve"> </w:t>
      </w:r>
      <w:proofErr w:type="spellStart"/>
      <w:r w:rsidRPr="008A35DA">
        <w:t>vai</w:t>
      </w:r>
      <w:proofErr w:type="spellEnd"/>
      <w:r w:rsidRPr="008A35DA">
        <w:t xml:space="preserve"> </w:t>
      </w:r>
      <w:proofErr w:type="spellStart"/>
      <w:r w:rsidRPr="008A35DA">
        <w:t>trò</w:t>
      </w:r>
      <w:proofErr w:type="spellEnd"/>
      <w:r w:rsidRPr="008A35DA">
        <w:t xml:space="preserve"> </w:t>
      </w:r>
      <w:proofErr w:type="spellStart"/>
      <w:r w:rsidRPr="008A35DA">
        <w:t>rất</w:t>
      </w:r>
      <w:proofErr w:type="spellEnd"/>
      <w:r w:rsidRPr="008A35DA">
        <w:t xml:space="preserve"> </w:t>
      </w:r>
      <w:proofErr w:type="spellStart"/>
      <w:r w:rsidRPr="008A35DA">
        <w:t>quan</w:t>
      </w:r>
      <w:proofErr w:type="spellEnd"/>
      <w:r w:rsidRPr="008A35DA">
        <w:t xml:space="preserve"> </w:t>
      </w:r>
      <w:proofErr w:type="spellStart"/>
      <w:r w:rsidRPr="008A35DA">
        <w:t>trọng</w:t>
      </w:r>
      <w:proofErr w:type="spellEnd"/>
      <w:r w:rsidRPr="008A35DA">
        <w:t xml:space="preserve"> </w:t>
      </w:r>
      <w:proofErr w:type="spellStart"/>
      <w:r w:rsidRPr="008A35DA">
        <w:t>trong</w:t>
      </w:r>
      <w:proofErr w:type="spellEnd"/>
      <w:r w:rsidRPr="008A35DA">
        <w:t xml:space="preserve"> </w:t>
      </w:r>
      <w:proofErr w:type="spellStart"/>
      <w:r w:rsidRPr="008A35DA">
        <w:t>cuộc</w:t>
      </w:r>
      <w:proofErr w:type="spellEnd"/>
      <w:r w:rsidRPr="008A35DA">
        <w:t xml:space="preserve"> </w:t>
      </w:r>
      <w:proofErr w:type="spellStart"/>
      <w:r w:rsidRPr="008A35DA">
        <w:t>sống</w:t>
      </w:r>
      <w:proofErr w:type="spellEnd"/>
      <w:r w:rsidRPr="008A35DA">
        <w:t xml:space="preserve"> </w:t>
      </w:r>
      <w:proofErr w:type="spellStart"/>
      <w:r w:rsidRPr="008A35DA">
        <w:t>của</w:t>
      </w:r>
      <w:proofErr w:type="spellEnd"/>
      <w:r w:rsidRPr="008A35DA">
        <w:t xml:space="preserve"> con </w:t>
      </w:r>
      <w:proofErr w:type="spellStart"/>
      <w:r w:rsidRPr="008A35DA">
        <w:t>người</w:t>
      </w:r>
      <w:proofErr w:type="spellEnd"/>
      <w:r w:rsidRPr="008A35DA">
        <w:t xml:space="preserve">. </w:t>
      </w:r>
      <w:proofErr w:type="spellStart"/>
      <w:r w:rsidRPr="008A35DA">
        <w:t>Cảm</w:t>
      </w:r>
      <w:proofErr w:type="spellEnd"/>
      <w:r w:rsidRPr="008A35DA">
        <w:t xml:space="preserve"> </w:t>
      </w:r>
      <w:proofErr w:type="spellStart"/>
      <w:r w:rsidRPr="008A35DA">
        <w:t>xúc</w:t>
      </w:r>
      <w:proofErr w:type="spellEnd"/>
      <w:r w:rsidRPr="008A35DA">
        <w:t xml:space="preserve"> </w:t>
      </w:r>
      <w:proofErr w:type="spellStart"/>
      <w:r w:rsidRPr="008A35DA">
        <w:t>tích</w:t>
      </w:r>
      <w:proofErr w:type="spellEnd"/>
      <w:r w:rsidRPr="008A35DA">
        <w:t xml:space="preserve"> </w:t>
      </w:r>
      <w:proofErr w:type="spellStart"/>
      <w:r w:rsidRPr="008A35DA">
        <w:t>cực</w:t>
      </w:r>
      <w:proofErr w:type="spellEnd"/>
      <w:r w:rsidRPr="008A35DA">
        <w:t xml:space="preserve"> </w:t>
      </w:r>
      <w:proofErr w:type="spellStart"/>
      <w:r w:rsidRPr="008A35DA">
        <w:t>giúp</w:t>
      </w:r>
      <w:proofErr w:type="spellEnd"/>
      <w:r w:rsidRPr="008A35DA">
        <w:t xml:space="preserve"> </w:t>
      </w:r>
      <w:proofErr w:type="spellStart"/>
      <w:r w:rsidRPr="008A35DA">
        <w:t>cải</w:t>
      </w:r>
      <w:proofErr w:type="spellEnd"/>
      <w:r w:rsidRPr="008A35DA">
        <w:t xml:space="preserve"> </w:t>
      </w:r>
      <w:proofErr w:type="spellStart"/>
      <w:r w:rsidRPr="008A35DA">
        <w:t>thiện</w:t>
      </w:r>
      <w:proofErr w:type="spellEnd"/>
      <w:r w:rsidRPr="008A35DA">
        <w:t xml:space="preserve"> </w:t>
      </w:r>
      <w:proofErr w:type="spellStart"/>
      <w:r w:rsidRPr="008A35DA">
        <w:t>sức</w:t>
      </w:r>
      <w:proofErr w:type="spellEnd"/>
      <w:r w:rsidRPr="008A35DA">
        <w:t xml:space="preserve"> </w:t>
      </w:r>
      <w:proofErr w:type="spellStart"/>
      <w:r w:rsidRPr="008A35DA">
        <w:t>khỏe</w:t>
      </w:r>
      <w:proofErr w:type="spellEnd"/>
      <w:r w:rsidRPr="008A35DA">
        <w:t xml:space="preserve"> con </w:t>
      </w:r>
      <w:proofErr w:type="spellStart"/>
      <w:r w:rsidRPr="008A35DA">
        <w:t>người</w:t>
      </w:r>
      <w:proofErr w:type="spellEnd"/>
      <w:r w:rsidRPr="008A35DA">
        <w:t xml:space="preserve"> </w:t>
      </w:r>
      <w:proofErr w:type="spellStart"/>
      <w:r w:rsidRPr="008A35DA">
        <w:t>và</w:t>
      </w:r>
      <w:proofErr w:type="spellEnd"/>
      <w:r w:rsidRPr="008A35DA">
        <w:t xml:space="preserve"> </w:t>
      </w:r>
      <w:proofErr w:type="spellStart"/>
      <w:r w:rsidRPr="008A35DA">
        <w:t>hiệu</w:t>
      </w:r>
      <w:proofErr w:type="spellEnd"/>
      <w:r w:rsidRPr="008A35DA">
        <w:t xml:space="preserve"> </w:t>
      </w:r>
      <w:proofErr w:type="spellStart"/>
      <w:r w:rsidRPr="008A35DA">
        <w:t>quả</w:t>
      </w:r>
      <w:proofErr w:type="spellEnd"/>
      <w:r w:rsidRPr="008A35DA">
        <w:t xml:space="preserve"> </w:t>
      </w:r>
      <w:proofErr w:type="spellStart"/>
      <w:r w:rsidRPr="008A35DA">
        <w:t>công</w:t>
      </w:r>
      <w:proofErr w:type="spellEnd"/>
      <w:r w:rsidRPr="008A35DA">
        <w:t xml:space="preserve"> </w:t>
      </w:r>
      <w:proofErr w:type="spellStart"/>
      <w:r w:rsidRPr="008A35DA">
        <w:t>việc</w:t>
      </w:r>
      <w:proofErr w:type="spellEnd"/>
      <w:r w:rsidRPr="008A35DA">
        <w:t xml:space="preserve">, </w:t>
      </w:r>
      <w:proofErr w:type="spellStart"/>
      <w:r w:rsidRPr="008A35DA">
        <w:t>trong</w:t>
      </w:r>
      <w:proofErr w:type="spellEnd"/>
      <w:r w:rsidRPr="008A35DA">
        <w:t xml:space="preserve"> </w:t>
      </w:r>
      <w:proofErr w:type="spellStart"/>
      <w:r w:rsidRPr="008A35DA">
        <w:t>khi</w:t>
      </w:r>
      <w:proofErr w:type="spellEnd"/>
      <w:r w:rsidRPr="008A35DA">
        <w:t xml:space="preserve"> </w:t>
      </w:r>
      <w:proofErr w:type="spellStart"/>
      <w:r w:rsidRPr="008A35DA">
        <w:t>cảm</w:t>
      </w:r>
      <w:proofErr w:type="spellEnd"/>
      <w:r w:rsidRPr="008A35DA">
        <w:t xml:space="preserve"> </w:t>
      </w:r>
      <w:proofErr w:type="spellStart"/>
      <w:r w:rsidRPr="008A35DA">
        <w:t>xúc</w:t>
      </w:r>
      <w:proofErr w:type="spellEnd"/>
      <w:r w:rsidRPr="008A35DA">
        <w:t xml:space="preserve"> </w:t>
      </w:r>
      <w:proofErr w:type="spellStart"/>
      <w:r w:rsidRPr="008A35DA">
        <w:t>tiêu</w:t>
      </w:r>
      <w:proofErr w:type="spellEnd"/>
      <w:r w:rsidRPr="008A35DA">
        <w:t xml:space="preserve"> </w:t>
      </w:r>
      <w:proofErr w:type="spellStart"/>
      <w:r w:rsidRPr="008A35DA">
        <w:t>cực</w:t>
      </w:r>
      <w:proofErr w:type="spellEnd"/>
      <w:r w:rsidRPr="008A35DA">
        <w:t xml:space="preserve"> </w:t>
      </w:r>
      <w:proofErr w:type="spellStart"/>
      <w:r w:rsidRPr="008A35DA">
        <w:t>có</w:t>
      </w:r>
      <w:proofErr w:type="spellEnd"/>
      <w:r w:rsidRPr="008A35DA">
        <w:t xml:space="preserve"> </w:t>
      </w:r>
      <w:proofErr w:type="spellStart"/>
      <w:r w:rsidRPr="008A35DA">
        <w:t>thể</w:t>
      </w:r>
      <w:proofErr w:type="spellEnd"/>
      <w:r w:rsidRPr="008A35DA">
        <w:t xml:space="preserve"> </w:t>
      </w:r>
      <w:proofErr w:type="spellStart"/>
      <w:r w:rsidRPr="008A35DA">
        <w:t>gây</w:t>
      </w:r>
      <w:proofErr w:type="spellEnd"/>
      <w:r w:rsidRPr="008A35DA">
        <w:t xml:space="preserve"> ra </w:t>
      </w:r>
      <w:proofErr w:type="spellStart"/>
      <w:r w:rsidRPr="008A35DA">
        <w:t>các</w:t>
      </w:r>
      <w:proofErr w:type="spellEnd"/>
      <w:r w:rsidRPr="008A35DA">
        <w:t xml:space="preserve"> </w:t>
      </w:r>
      <w:proofErr w:type="spellStart"/>
      <w:r w:rsidRPr="008A35DA">
        <w:t>vấn</w:t>
      </w:r>
      <w:proofErr w:type="spellEnd"/>
      <w:r w:rsidRPr="008A35DA">
        <w:t xml:space="preserve"> </w:t>
      </w:r>
      <w:proofErr w:type="spellStart"/>
      <w:r w:rsidRPr="008A35DA">
        <w:t>đề</w:t>
      </w:r>
      <w:proofErr w:type="spellEnd"/>
      <w:r w:rsidRPr="008A35DA">
        <w:t xml:space="preserve"> </w:t>
      </w:r>
      <w:proofErr w:type="spellStart"/>
      <w:r w:rsidRPr="008A35DA">
        <w:t>về</w:t>
      </w:r>
      <w:proofErr w:type="spellEnd"/>
      <w:r w:rsidRPr="008A35DA">
        <w:t xml:space="preserve"> </w:t>
      </w:r>
      <w:proofErr w:type="spellStart"/>
      <w:r w:rsidRPr="008A35DA">
        <w:t>sức</w:t>
      </w:r>
      <w:proofErr w:type="spellEnd"/>
      <w:r w:rsidRPr="008A35DA">
        <w:t xml:space="preserve"> </w:t>
      </w:r>
      <w:proofErr w:type="spellStart"/>
      <w:r w:rsidRPr="008A35DA">
        <w:t>khỏe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 w:rsidRPr="008A35DA">
        <w:t xml:space="preserve">. </w:t>
      </w:r>
      <w:proofErr w:type="spellStart"/>
      <w:r w:rsidR="007747B3">
        <w:t>C</w:t>
      </w:r>
      <w:r w:rsidR="007747B3" w:rsidRPr="007747B3">
        <w:t>ảm</w:t>
      </w:r>
      <w:proofErr w:type="spellEnd"/>
      <w:r w:rsidR="007747B3" w:rsidRPr="007747B3">
        <w:t xml:space="preserve"> </w:t>
      </w:r>
      <w:proofErr w:type="spellStart"/>
      <w:r w:rsidR="007747B3" w:rsidRPr="007747B3">
        <w:t>xúc</w:t>
      </w:r>
      <w:proofErr w:type="spellEnd"/>
      <w:r w:rsidR="007747B3" w:rsidRPr="007747B3">
        <w:t xml:space="preserve"> </w:t>
      </w:r>
      <w:proofErr w:type="spellStart"/>
      <w:r w:rsidR="007747B3" w:rsidRPr="007747B3">
        <w:t>tương</w:t>
      </w:r>
      <w:proofErr w:type="spellEnd"/>
      <w:r w:rsidR="007747B3" w:rsidRPr="007747B3">
        <w:t xml:space="preserve"> </w:t>
      </w:r>
      <w:proofErr w:type="spellStart"/>
      <w:r w:rsidR="007747B3" w:rsidRPr="007747B3">
        <w:t>tác</w:t>
      </w:r>
      <w:proofErr w:type="spellEnd"/>
      <w:r w:rsidR="007747B3" w:rsidRPr="007747B3">
        <w:t xml:space="preserve"> </w:t>
      </w:r>
      <w:proofErr w:type="spellStart"/>
      <w:r w:rsidR="007747B3" w:rsidRPr="007747B3">
        <w:t>với</w:t>
      </w:r>
      <w:proofErr w:type="spellEnd"/>
      <w:r w:rsidR="007747B3" w:rsidRPr="007747B3">
        <w:t xml:space="preserve"> </w:t>
      </w:r>
      <w:proofErr w:type="spellStart"/>
      <w:r w:rsidR="007747B3" w:rsidRPr="007747B3">
        <w:t>suy</w:t>
      </w:r>
      <w:proofErr w:type="spellEnd"/>
      <w:r w:rsidR="007747B3" w:rsidRPr="007747B3">
        <w:t xml:space="preserve"> </w:t>
      </w:r>
      <w:proofErr w:type="spellStart"/>
      <w:r w:rsidR="007747B3" w:rsidRPr="007747B3">
        <w:t>nghĩ</w:t>
      </w:r>
      <w:proofErr w:type="spellEnd"/>
      <w:r w:rsidR="007747B3" w:rsidRPr="007747B3">
        <w:t xml:space="preserve"> </w:t>
      </w:r>
      <w:proofErr w:type="spellStart"/>
      <w:r w:rsidR="007747B3" w:rsidRPr="007747B3">
        <w:t>theo</w:t>
      </w:r>
      <w:proofErr w:type="spellEnd"/>
      <w:r w:rsidR="007747B3" w:rsidRPr="007747B3">
        <w:t xml:space="preserve"> </w:t>
      </w:r>
      <w:proofErr w:type="spellStart"/>
      <w:r w:rsidR="007747B3" w:rsidRPr="007747B3">
        <w:t>những</w:t>
      </w:r>
      <w:proofErr w:type="spellEnd"/>
      <w:r w:rsidR="007747B3" w:rsidRPr="007747B3">
        <w:t xml:space="preserve"> </w:t>
      </w:r>
      <w:proofErr w:type="spellStart"/>
      <w:r w:rsidR="007747B3" w:rsidRPr="007747B3">
        <w:t>cách</w:t>
      </w:r>
      <w:proofErr w:type="spellEnd"/>
      <w:r w:rsidR="007747B3" w:rsidRPr="007747B3">
        <w:t xml:space="preserve"> </w:t>
      </w:r>
      <w:proofErr w:type="spellStart"/>
      <w:r w:rsidR="007747B3" w:rsidRPr="007747B3">
        <w:t>không</w:t>
      </w:r>
      <w:proofErr w:type="spellEnd"/>
      <w:r w:rsidR="007747B3" w:rsidRPr="007747B3">
        <w:t xml:space="preserve"> </w:t>
      </w:r>
      <w:proofErr w:type="spellStart"/>
      <w:r w:rsidR="007747B3" w:rsidRPr="007747B3">
        <w:t>rõ</w:t>
      </w:r>
      <w:proofErr w:type="spellEnd"/>
      <w:r w:rsidR="007747B3" w:rsidRPr="007747B3">
        <w:t xml:space="preserve"> </w:t>
      </w:r>
      <w:proofErr w:type="spellStart"/>
      <w:r w:rsidR="007747B3" w:rsidRPr="007747B3">
        <w:t>ràng</w:t>
      </w:r>
      <w:proofErr w:type="spellEnd"/>
      <w:r w:rsidR="007747B3" w:rsidRPr="007747B3">
        <w:t xml:space="preserve"> </w:t>
      </w:r>
      <w:proofErr w:type="spellStart"/>
      <w:r w:rsidR="007747B3" w:rsidRPr="007747B3">
        <w:t>nhưng</w:t>
      </w:r>
      <w:proofErr w:type="spellEnd"/>
      <w:r w:rsidR="007747B3" w:rsidRPr="007747B3">
        <w:t xml:space="preserve"> </w:t>
      </w:r>
      <w:proofErr w:type="spellStart"/>
      <w:r w:rsidR="007747B3" w:rsidRPr="007747B3">
        <w:t>lại</w:t>
      </w:r>
      <w:proofErr w:type="spellEnd"/>
      <w:r w:rsidR="007747B3" w:rsidRPr="007747B3">
        <w:t xml:space="preserve"> </w:t>
      </w:r>
      <w:proofErr w:type="spellStart"/>
      <w:r w:rsidR="007747B3" w:rsidRPr="007747B3">
        <w:t>đóng</w:t>
      </w:r>
      <w:proofErr w:type="spellEnd"/>
      <w:r w:rsidR="007747B3" w:rsidRPr="007747B3">
        <w:t xml:space="preserve"> </w:t>
      </w:r>
      <w:proofErr w:type="spellStart"/>
      <w:r w:rsidR="007747B3" w:rsidRPr="007747B3">
        <w:t>vai</w:t>
      </w:r>
      <w:proofErr w:type="spellEnd"/>
      <w:r w:rsidR="007747B3" w:rsidRPr="007747B3">
        <w:t xml:space="preserve"> </w:t>
      </w:r>
      <w:proofErr w:type="spellStart"/>
      <w:r w:rsidR="007747B3" w:rsidRPr="007747B3">
        <w:t>trò</w:t>
      </w:r>
      <w:proofErr w:type="spellEnd"/>
      <w:r w:rsidR="007747B3" w:rsidRPr="007747B3">
        <w:t xml:space="preserve"> </w:t>
      </w:r>
      <w:proofErr w:type="spellStart"/>
      <w:r w:rsidR="007747B3" w:rsidRPr="007747B3">
        <w:t>quan</w:t>
      </w:r>
      <w:proofErr w:type="spellEnd"/>
      <w:r w:rsidR="007747B3" w:rsidRPr="007747B3">
        <w:t xml:space="preserve"> </w:t>
      </w:r>
      <w:proofErr w:type="spellStart"/>
      <w:r w:rsidR="007747B3" w:rsidRPr="007747B3">
        <w:t>trọng</w:t>
      </w:r>
      <w:proofErr w:type="spellEnd"/>
      <w:r w:rsidR="007747B3" w:rsidRPr="007747B3">
        <w:t xml:space="preserve"> </w:t>
      </w:r>
      <w:proofErr w:type="spellStart"/>
      <w:r w:rsidR="007747B3" w:rsidRPr="007747B3">
        <w:t>đối</w:t>
      </w:r>
      <w:proofErr w:type="spellEnd"/>
      <w:r w:rsidR="007747B3" w:rsidRPr="007747B3">
        <w:t xml:space="preserve"> </w:t>
      </w:r>
      <w:proofErr w:type="spellStart"/>
      <w:r w:rsidR="007747B3" w:rsidRPr="007747B3">
        <w:t>với</w:t>
      </w:r>
      <w:proofErr w:type="spellEnd"/>
      <w:r w:rsidR="007747B3" w:rsidRPr="007747B3">
        <w:t xml:space="preserve"> </w:t>
      </w:r>
      <w:proofErr w:type="spellStart"/>
      <w:r w:rsidR="007747B3" w:rsidRPr="007747B3">
        <w:t>hoạt</w:t>
      </w:r>
      <w:proofErr w:type="spellEnd"/>
      <w:r w:rsidR="007747B3" w:rsidRPr="007747B3">
        <w:t xml:space="preserve"> </w:t>
      </w:r>
      <w:proofErr w:type="spellStart"/>
      <w:r w:rsidR="007747B3" w:rsidRPr="007747B3">
        <w:t>động</w:t>
      </w:r>
      <w:proofErr w:type="spellEnd"/>
      <w:r w:rsidR="007747B3" w:rsidRPr="007747B3">
        <w:t xml:space="preserve"> </w:t>
      </w:r>
      <w:proofErr w:type="spellStart"/>
      <w:r w:rsidR="007747B3" w:rsidRPr="007747B3">
        <w:t>đòi</w:t>
      </w:r>
      <w:proofErr w:type="spellEnd"/>
      <w:r w:rsidR="007747B3" w:rsidRPr="007747B3">
        <w:t xml:space="preserve"> </w:t>
      </w:r>
      <w:proofErr w:type="spellStart"/>
      <w:r w:rsidR="007747B3" w:rsidRPr="007747B3">
        <w:t>hỏi</w:t>
      </w:r>
      <w:proofErr w:type="spellEnd"/>
      <w:r w:rsidR="007747B3" w:rsidRPr="007747B3">
        <w:t xml:space="preserve"> </w:t>
      </w:r>
      <w:proofErr w:type="spellStart"/>
      <w:r w:rsidR="007747B3" w:rsidRPr="007747B3">
        <w:t>trí</w:t>
      </w:r>
      <w:proofErr w:type="spellEnd"/>
      <w:r w:rsidR="007747B3" w:rsidRPr="007747B3">
        <w:t xml:space="preserve"> </w:t>
      </w:r>
      <w:proofErr w:type="spellStart"/>
      <w:r w:rsidR="007747B3" w:rsidRPr="007747B3">
        <w:t>thông</w:t>
      </w:r>
      <w:proofErr w:type="spellEnd"/>
      <w:r w:rsidR="007747B3" w:rsidRPr="007747B3">
        <w:t xml:space="preserve"> </w:t>
      </w:r>
      <w:proofErr w:type="spellStart"/>
      <w:r w:rsidR="007747B3" w:rsidRPr="007747B3">
        <w:t>minh</w:t>
      </w:r>
      <w:proofErr w:type="spellEnd"/>
      <w:r w:rsidR="007747B3">
        <w:t>.</w:t>
      </w:r>
      <w:r w:rsidR="007747B3" w:rsidRPr="007747B3">
        <w:t xml:space="preserve"> </w:t>
      </w:r>
      <w:proofErr w:type="spellStart"/>
      <w:r w:rsidRPr="008A35DA">
        <w:t>Ngược</w:t>
      </w:r>
      <w:proofErr w:type="spellEnd"/>
      <w:r w:rsidRPr="008A35DA">
        <w:t xml:space="preserve"> </w:t>
      </w:r>
      <w:proofErr w:type="spellStart"/>
      <w:r w:rsidRPr="008A35DA">
        <w:t>lại</w:t>
      </w:r>
      <w:proofErr w:type="spellEnd"/>
      <w:r w:rsidRPr="008A35DA">
        <w:t xml:space="preserve">, </w:t>
      </w:r>
      <w:proofErr w:type="spellStart"/>
      <w:r w:rsidRPr="008A35DA">
        <w:t>sự</w:t>
      </w:r>
      <w:proofErr w:type="spellEnd"/>
      <w:r w:rsidRPr="008A35DA">
        <w:t xml:space="preserve"> </w:t>
      </w:r>
      <w:proofErr w:type="spellStart"/>
      <w:r w:rsidRPr="008A35DA">
        <w:t>tích</w:t>
      </w:r>
      <w:proofErr w:type="spellEnd"/>
      <w:r w:rsidRPr="008A35DA">
        <w:t xml:space="preserve"> </w:t>
      </w:r>
      <w:proofErr w:type="spellStart"/>
      <w:r w:rsidRPr="008A35DA">
        <w:t>tụ</w:t>
      </w:r>
      <w:proofErr w:type="spellEnd"/>
      <w:r w:rsidRPr="008A35DA">
        <w:t xml:space="preserve"> </w:t>
      </w:r>
      <w:proofErr w:type="spellStart"/>
      <w:r w:rsidRPr="008A35DA">
        <w:t>lâu</w:t>
      </w:r>
      <w:proofErr w:type="spellEnd"/>
      <w:r w:rsidRPr="008A35DA">
        <w:t xml:space="preserve"> </w:t>
      </w:r>
      <w:proofErr w:type="spellStart"/>
      <w:r w:rsidRPr="008A35DA">
        <w:t>dài</w:t>
      </w:r>
      <w:proofErr w:type="spellEnd"/>
      <w:r w:rsidRPr="008A35DA">
        <w:t xml:space="preserve"> </w:t>
      </w:r>
      <w:proofErr w:type="spellStart"/>
      <w:r w:rsidRPr="008A35DA">
        <w:t>của</w:t>
      </w:r>
      <w:proofErr w:type="spellEnd"/>
      <w:r w:rsidRPr="008A35DA">
        <w:t xml:space="preserve"> </w:t>
      </w:r>
      <w:proofErr w:type="spellStart"/>
      <w:r w:rsidRPr="008A35DA">
        <w:t>những</w:t>
      </w:r>
      <w:proofErr w:type="spellEnd"/>
      <w:r w:rsidRPr="008A35DA">
        <w:t xml:space="preserve"> </w:t>
      </w:r>
      <w:proofErr w:type="spellStart"/>
      <w:r w:rsidRPr="008A35DA">
        <w:t>cảm</w:t>
      </w:r>
      <w:proofErr w:type="spellEnd"/>
      <w:r w:rsidRPr="008A35DA">
        <w:t xml:space="preserve"> </w:t>
      </w:r>
      <w:proofErr w:type="spellStart"/>
      <w:r w:rsidRPr="008A35DA">
        <w:t>xúc</w:t>
      </w:r>
      <w:proofErr w:type="spellEnd"/>
      <w:r w:rsidRPr="008A35DA">
        <w:t xml:space="preserve"> </w:t>
      </w:r>
      <w:proofErr w:type="spellStart"/>
      <w:r w:rsidRPr="008A35DA">
        <w:t>tiêu</w:t>
      </w:r>
      <w:proofErr w:type="spellEnd"/>
      <w:r w:rsidRPr="008A35DA">
        <w:t xml:space="preserve"> </w:t>
      </w:r>
      <w:proofErr w:type="spellStart"/>
      <w:r w:rsidRPr="008A35DA">
        <w:t>cực</w:t>
      </w:r>
      <w:proofErr w:type="spellEnd"/>
      <w:r w:rsidRPr="008A35DA">
        <w:t xml:space="preserve"> </w:t>
      </w:r>
      <w:proofErr w:type="spellStart"/>
      <w:r w:rsidRPr="008A35DA">
        <w:t>là</w:t>
      </w:r>
      <w:proofErr w:type="spellEnd"/>
      <w:r w:rsidRPr="008A35DA">
        <w:t xml:space="preserve"> </w:t>
      </w:r>
      <w:proofErr w:type="spellStart"/>
      <w:r w:rsidRPr="008A35DA">
        <w:t>yếu</w:t>
      </w:r>
      <w:proofErr w:type="spellEnd"/>
      <w:r w:rsidRPr="008A35DA">
        <w:t xml:space="preserve"> </w:t>
      </w:r>
      <w:proofErr w:type="spellStart"/>
      <w:r w:rsidRPr="008A35DA">
        <w:t>tố</w:t>
      </w:r>
      <w:proofErr w:type="spellEnd"/>
      <w:r w:rsidRPr="008A35DA">
        <w:t xml:space="preserve"> </w:t>
      </w:r>
      <w:proofErr w:type="spellStart"/>
      <w:r w:rsidRPr="008A35DA">
        <w:t>dẫn</w:t>
      </w:r>
      <w:proofErr w:type="spellEnd"/>
      <w:r w:rsidRPr="008A35DA">
        <w:t xml:space="preserve"> </w:t>
      </w:r>
      <w:proofErr w:type="spellStart"/>
      <w:r w:rsidRPr="008A35DA">
        <w:t>đến</w:t>
      </w:r>
      <w:proofErr w:type="spellEnd"/>
      <w:r w:rsidRPr="008A35DA">
        <w:t xml:space="preserve"> </w:t>
      </w:r>
      <w:proofErr w:type="spellStart"/>
      <w:r w:rsidRPr="008A35DA">
        <w:t>các</w:t>
      </w:r>
      <w:proofErr w:type="spellEnd"/>
      <w:r w:rsidRPr="008A35DA">
        <w:t xml:space="preserve"> </w:t>
      </w:r>
      <w:proofErr w:type="spellStart"/>
      <w:r w:rsidRPr="008A35DA">
        <w:t>bệnh</w:t>
      </w:r>
      <w:proofErr w:type="spellEnd"/>
      <w:r w:rsidRPr="008A35DA">
        <w:t xml:space="preserve"> </w:t>
      </w:r>
      <w:proofErr w:type="spellStart"/>
      <w:r w:rsidRPr="008A35DA">
        <w:t>lý</w:t>
      </w:r>
      <w:proofErr w:type="spellEnd"/>
      <w:r w:rsidRPr="008A35DA">
        <w:t xml:space="preserve"> </w:t>
      </w:r>
      <w:proofErr w:type="spellStart"/>
      <w:r w:rsidRPr="008A35DA">
        <w:t>nghiêm</w:t>
      </w:r>
      <w:proofErr w:type="spellEnd"/>
      <w:r w:rsidRPr="008A35DA">
        <w:t xml:space="preserve"> </w:t>
      </w:r>
      <w:proofErr w:type="spellStart"/>
      <w:r w:rsidRPr="008A35DA">
        <w:t>trọng</w:t>
      </w:r>
      <w:proofErr w:type="spellEnd"/>
      <w:r w:rsidRPr="008A35DA">
        <w:t xml:space="preserve">. </w:t>
      </w:r>
      <w:proofErr w:type="spellStart"/>
      <w:r w:rsidRPr="008A35DA">
        <w:t>Cả</w:t>
      </w:r>
      <w:r w:rsidR="007747B3">
        <w:t>m</w:t>
      </w:r>
      <w:proofErr w:type="spellEnd"/>
      <w:r w:rsidR="007747B3">
        <w:t xml:space="preserve"> </w:t>
      </w:r>
      <w:proofErr w:type="spellStart"/>
      <w:r w:rsidR="007747B3">
        <w:t>xúc</w:t>
      </w:r>
      <w:proofErr w:type="spellEnd"/>
      <w:r w:rsidR="007747B3">
        <w:t xml:space="preserve"> </w:t>
      </w:r>
      <w:proofErr w:type="spellStart"/>
      <w:r w:rsidRPr="008A35DA">
        <w:t>phản</w:t>
      </w:r>
      <w:proofErr w:type="spellEnd"/>
      <w:r w:rsidRPr="008A35DA">
        <w:t xml:space="preserve"> </w:t>
      </w:r>
      <w:proofErr w:type="spellStart"/>
      <w:r w:rsidRPr="008A35DA">
        <w:t>ánh</w:t>
      </w:r>
      <w:proofErr w:type="spellEnd"/>
      <w:r w:rsidRPr="008A35DA">
        <w:t xml:space="preserve"> </w:t>
      </w:r>
      <w:proofErr w:type="spellStart"/>
      <w:r w:rsidRPr="008A35DA">
        <w:t>trạng</w:t>
      </w:r>
      <w:proofErr w:type="spellEnd"/>
      <w:r w:rsidRPr="008A35DA">
        <w:t xml:space="preserve"> </w:t>
      </w:r>
      <w:proofErr w:type="spellStart"/>
      <w:r w:rsidRPr="008A35DA">
        <w:t>thái</w:t>
      </w:r>
      <w:proofErr w:type="spellEnd"/>
      <w:r w:rsidRPr="008A35DA">
        <w:t xml:space="preserve"> </w:t>
      </w:r>
      <w:proofErr w:type="spellStart"/>
      <w:r w:rsidRPr="008A35DA">
        <w:t>tinh</w:t>
      </w:r>
      <w:proofErr w:type="spellEnd"/>
      <w:r w:rsidRPr="008A35DA">
        <w:t xml:space="preserve"> </w:t>
      </w:r>
      <w:proofErr w:type="spellStart"/>
      <w:r w:rsidRPr="008A35DA">
        <w:t>thần</w:t>
      </w:r>
      <w:proofErr w:type="spellEnd"/>
      <w:r w:rsidRPr="008A35DA">
        <w:t xml:space="preserve"> </w:t>
      </w:r>
      <w:proofErr w:type="spellStart"/>
      <w:r w:rsidRPr="008A35DA">
        <w:t>một</w:t>
      </w:r>
      <w:proofErr w:type="spellEnd"/>
      <w:r w:rsidRPr="008A35DA">
        <w:t xml:space="preserve"> </w:t>
      </w:r>
      <w:proofErr w:type="spellStart"/>
      <w:r w:rsidRPr="008A35DA">
        <w:t>cách</w:t>
      </w:r>
      <w:proofErr w:type="spellEnd"/>
      <w:r w:rsidRPr="008A35DA">
        <w:t xml:space="preserve"> </w:t>
      </w:r>
      <w:proofErr w:type="spellStart"/>
      <w:r w:rsidRPr="008A35DA">
        <w:t>tự</w:t>
      </w:r>
      <w:proofErr w:type="spellEnd"/>
      <w:r w:rsidRPr="008A35DA">
        <w:t xml:space="preserve"> </w:t>
      </w:r>
      <w:proofErr w:type="spellStart"/>
      <w:r w:rsidRPr="008A35DA">
        <w:t>phát</w:t>
      </w:r>
      <w:proofErr w:type="spellEnd"/>
      <w:r w:rsidRPr="008A35DA">
        <w:t xml:space="preserve"> </w:t>
      </w:r>
      <w:proofErr w:type="spellStart"/>
      <w:r w:rsidRPr="008A35DA">
        <w:t>chứ</w:t>
      </w:r>
      <w:proofErr w:type="spellEnd"/>
      <w:r w:rsidRPr="008A35DA">
        <w:t xml:space="preserve"> </w:t>
      </w:r>
      <w:proofErr w:type="spellStart"/>
      <w:r w:rsidRPr="008A35DA">
        <w:t>không</w:t>
      </w:r>
      <w:proofErr w:type="spellEnd"/>
      <w:r w:rsidRPr="008A35DA">
        <w:t xml:space="preserve"> </w:t>
      </w:r>
      <w:proofErr w:type="spellStart"/>
      <w:r w:rsidRPr="008A35DA">
        <w:t>thông</w:t>
      </w:r>
      <w:proofErr w:type="spellEnd"/>
      <w:r w:rsidRPr="008A35DA">
        <w:t xml:space="preserve"> qua </w:t>
      </w:r>
      <w:proofErr w:type="spellStart"/>
      <w:r w:rsidRPr="008A35DA">
        <w:t>nỗ</w:t>
      </w:r>
      <w:proofErr w:type="spellEnd"/>
      <w:r w:rsidRPr="008A35DA">
        <w:t xml:space="preserve"> </w:t>
      </w:r>
      <w:proofErr w:type="spellStart"/>
      <w:r w:rsidRPr="008A35DA">
        <w:t>lực</w:t>
      </w:r>
      <w:proofErr w:type="spellEnd"/>
      <w:r w:rsidRPr="008A35DA">
        <w:t xml:space="preserve"> </w:t>
      </w:r>
      <w:proofErr w:type="spellStart"/>
      <w:r w:rsidRPr="008A35DA">
        <w:t>có</w:t>
      </w:r>
      <w:proofErr w:type="spellEnd"/>
      <w:r w:rsidRPr="008A35DA">
        <w:t xml:space="preserve"> ý </w:t>
      </w:r>
      <w:proofErr w:type="spellStart"/>
      <w:r w:rsidRPr="008A35DA">
        <w:t>thức</w:t>
      </w:r>
      <w:proofErr w:type="spellEnd"/>
      <w:r w:rsidRPr="008A35DA">
        <w:t xml:space="preserve"> </w:t>
      </w:r>
      <w:proofErr w:type="spellStart"/>
      <w:r w:rsidRPr="008A35DA">
        <w:t>và</w:t>
      </w:r>
      <w:proofErr w:type="spellEnd"/>
      <w:r w:rsidRPr="008A35DA">
        <w:t xml:space="preserve"> </w:t>
      </w:r>
      <w:proofErr w:type="spellStart"/>
      <w:r w:rsidRPr="008A35DA">
        <w:t>đi</w:t>
      </w:r>
      <w:proofErr w:type="spellEnd"/>
      <w:r w:rsidRPr="008A35DA">
        <w:t xml:space="preserve"> </w:t>
      </w:r>
      <w:proofErr w:type="spellStart"/>
      <w:r w:rsidRPr="008A35DA">
        <w:t>kèm</w:t>
      </w:r>
      <w:proofErr w:type="spellEnd"/>
      <w:r w:rsidRPr="008A35DA">
        <w:t xml:space="preserve"> </w:t>
      </w:r>
      <w:proofErr w:type="spellStart"/>
      <w:r w:rsidRPr="008A35DA">
        <w:t>với</w:t>
      </w:r>
      <w:proofErr w:type="spellEnd"/>
      <w:r w:rsidRPr="008A35DA">
        <w:t xml:space="preserve"> </w:t>
      </w:r>
      <w:proofErr w:type="spellStart"/>
      <w:r w:rsidRPr="008A35DA">
        <w:t>những</w:t>
      </w:r>
      <w:proofErr w:type="spellEnd"/>
      <w:r w:rsidRPr="008A35DA">
        <w:t xml:space="preserve"> </w:t>
      </w:r>
      <w:proofErr w:type="spellStart"/>
      <w:r w:rsidRPr="008A35DA">
        <w:t>thay</w:t>
      </w:r>
      <w:proofErr w:type="spellEnd"/>
      <w:r w:rsidRPr="008A35DA">
        <w:t xml:space="preserve"> </w:t>
      </w:r>
      <w:proofErr w:type="spellStart"/>
      <w:r w:rsidRPr="008A35DA">
        <w:t>đổi</w:t>
      </w:r>
      <w:proofErr w:type="spellEnd"/>
      <w:r w:rsidRPr="008A35DA">
        <w:t xml:space="preserve"> </w:t>
      </w:r>
      <w:proofErr w:type="spellStart"/>
      <w:r w:rsidRPr="008A35DA">
        <w:t>về</w:t>
      </w:r>
      <w:proofErr w:type="spellEnd"/>
      <w:r w:rsidRPr="008A35DA">
        <w:t xml:space="preserve"> </w:t>
      </w:r>
      <w:proofErr w:type="spellStart"/>
      <w:r w:rsidRPr="008A35DA">
        <w:t>thể</w:t>
      </w:r>
      <w:proofErr w:type="spellEnd"/>
      <w:r w:rsidRPr="008A35DA">
        <w:t xml:space="preserve"> </w:t>
      </w:r>
      <w:proofErr w:type="spellStart"/>
      <w:r w:rsidRPr="008A35DA">
        <w:t>chất</w:t>
      </w:r>
      <w:proofErr w:type="spellEnd"/>
      <w:r w:rsidRPr="008A35DA">
        <w:t xml:space="preserve"> </w:t>
      </w:r>
      <w:proofErr w:type="spellStart"/>
      <w:r w:rsidRPr="008A35DA">
        <w:t>và</w:t>
      </w:r>
      <w:proofErr w:type="spellEnd"/>
      <w:r w:rsidRPr="008A35DA">
        <w:t xml:space="preserve"> </w:t>
      </w:r>
      <w:proofErr w:type="spellStart"/>
      <w:r w:rsidRPr="008A35DA">
        <w:t>sinh</w:t>
      </w:r>
      <w:proofErr w:type="spellEnd"/>
      <w:r w:rsidRPr="008A35DA">
        <w:t xml:space="preserve"> </w:t>
      </w:r>
      <w:proofErr w:type="spellStart"/>
      <w:r w:rsidRPr="008A35DA">
        <w:t>lý</w:t>
      </w:r>
      <w:proofErr w:type="spellEnd"/>
      <w:r w:rsidRPr="008A35DA">
        <w:t xml:space="preserve"> </w:t>
      </w:r>
      <w:proofErr w:type="spellStart"/>
      <w:r w:rsidRPr="008A35DA">
        <w:t>liên</w:t>
      </w:r>
      <w:proofErr w:type="spellEnd"/>
      <w:r w:rsidRPr="008A35DA">
        <w:t xml:space="preserve"> </w:t>
      </w:r>
      <w:proofErr w:type="spellStart"/>
      <w:r w:rsidRPr="008A35DA">
        <w:t>quan</w:t>
      </w:r>
      <w:proofErr w:type="spellEnd"/>
      <w:r w:rsidRPr="008A35DA">
        <w:t xml:space="preserve"> </w:t>
      </w:r>
      <w:proofErr w:type="spellStart"/>
      <w:r w:rsidRPr="008A35DA">
        <w:t>đến</w:t>
      </w:r>
      <w:proofErr w:type="spellEnd"/>
      <w:r w:rsidRPr="008A35DA">
        <w:t xml:space="preserve"> </w:t>
      </w:r>
      <w:proofErr w:type="spellStart"/>
      <w:r w:rsidRPr="008A35DA">
        <w:t>các</w:t>
      </w:r>
      <w:proofErr w:type="spellEnd"/>
      <w:r w:rsidRPr="008A35DA">
        <w:t xml:space="preserve"> </w:t>
      </w:r>
      <w:proofErr w:type="spellStart"/>
      <w:r w:rsidRPr="008A35DA">
        <w:t>cơ</w:t>
      </w:r>
      <w:proofErr w:type="spellEnd"/>
      <w:r w:rsidRPr="008A35DA">
        <w:t xml:space="preserve"> </w:t>
      </w:r>
      <w:proofErr w:type="spellStart"/>
      <w:r w:rsidRPr="008A35DA">
        <w:t>quan</w:t>
      </w:r>
      <w:proofErr w:type="spellEnd"/>
      <w:r w:rsidRPr="008A35DA">
        <w:t xml:space="preserve"> </w:t>
      </w:r>
      <w:proofErr w:type="spellStart"/>
      <w:r w:rsidRPr="008A35DA">
        <w:t>của</w:t>
      </w:r>
      <w:proofErr w:type="spellEnd"/>
      <w:r w:rsidRPr="008A35DA">
        <w:t xml:space="preserve"> con </w:t>
      </w:r>
      <w:proofErr w:type="spellStart"/>
      <w:r w:rsidRPr="008A35DA">
        <w:t>ngườ</w:t>
      </w:r>
      <w:r>
        <w:t>i</w:t>
      </w:r>
      <w:proofErr w:type="spellEnd"/>
      <w:r>
        <w:t xml:space="preserve"> </w:t>
      </w:r>
      <w:proofErr w:type="spellStart"/>
      <w:r w:rsidRPr="008A35DA">
        <w:t>như</w:t>
      </w:r>
      <w:proofErr w:type="spellEnd"/>
      <w:r w:rsidRPr="008A35DA">
        <w:t xml:space="preserve"> </w:t>
      </w:r>
      <w:proofErr w:type="spellStart"/>
      <w:r w:rsidRPr="008A35DA">
        <w:t>não</w:t>
      </w:r>
      <w:proofErr w:type="spellEnd"/>
      <w:r w:rsidRPr="008A35DA">
        <w:t xml:space="preserve">, </w:t>
      </w:r>
      <w:proofErr w:type="spellStart"/>
      <w:r w:rsidRPr="008A35DA">
        <w:t>tim</w:t>
      </w:r>
      <w:proofErr w:type="spellEnd"/>
      <w:r w:rsidRPr="008A35DA">
        <w:t xml:space="preserve">, da, </w:t>
      </w:r>
      <w:proofErr w:type="spellStart"/>
      <w:r w:rsidRPr="008A35DA">
        <w:t>lưu</w:t>
      </w:r>
      <w:proofErr w:type="spellEnd"/>
      <w:r w:rsidRPr="008A35DA">
        <w:t xml:space="preserve"> </w:t>
      </w:r>
      <w:proofErr w:type="spellStart"/>
      <w:r w:rsidRPr="008A35DA">
        <w:t>lượng</w:t>
      </w:r>
      <w:proofErr w:type="spellEnd"/>
      <w:r w:rsidRPr="008A35DA">
        <w:t xml:space="preserve"> </w:t>
      </w:r>
      <w:proofErr w:type="spellStart"/>
      <w:r w:rsidRPr="008A35DA">
        <w:t>máu</w:t>
      </w:r>
      <w:proofErr w:type="spellEnd"/>
      <w:r w:rsidRPr="008A35DA">
        <w:t xml:space="preserve">, </w:t>
      </w:r>
      <w:proofErr w:type="spellStart"/>
      <w:r w:rsidRPr="008A35DA">
        <w:t>cơ</w:t>
      </w:r>
      <w:proofErr w:type="spellEnd"/>
      <w:r w:rsidRPr="008A35DA">
        <w:t xml:space="preserve">, </w:t>
      </w:r>
      <w:proofErr w:type="spellStart"/>
      <w:r w:rsidRPr="008A35DA">
        <w:t>nét</w:t>
      </w:r>
      <w:proofErr w:type="spellEnd"/>
      <w:r w:rsidRPr="008A35DA">
        <w:t xml:space="preserve"> </w:t>
      </w:r>
      <w:proofErr w:type="spellStart"/>
      <w:r w:rsidRPr="008A35DA">
        <w:t>mặt</w:t>
      </w:r>
      <w:proofErr w:type="spellEnd"/>
      <w:r w:rsidRPr="008A35DA">
        <w:t xml:space="preserve">, </w:t>
      </w:r>
      <w:proofErr w:type="spellStart"/>
      <w:r w:rsidRPr="008A35DA">
        <w:t>giọng</w:t>
      </w:r>
      <w:proofErr w:type="spellEnd"/>
      <w:r w:rsidRPr="008A35DA">
        <w:t xml:space="preserve"> </w:t>
      </w:r>
      <w:proofErr w:type="spellStart"/>
      <w:r w:rsidRPr="008A35DA">
        <w:t>nói</w:t>
      </w:r>
      <w:proofErr w:type="spellEnd"/>
      <w:r w:rsidRPr="008A35DA">
        <w:t xml:space="preserve">,... Do </w:t>
      </w:r>
      <w:proofErr w:type="spellStart"/>
      <w:r w:rsidRPr="008A35DA">
        <w:t>mức</w:t>
      </w:r>
      <w:proofErr w:type="spellEnd"/>
      <w:r w:rsidRPr="008A35DA">
        <w:t xml:space="preserve"> </w:t>
      </w:r>
      <w:proofErr w:type="spellStart"/>
      <w:r w:rsidRPr="008A35DA">
        <w:t>độ</w:t>
      </w:r>
      <w:proofErr w:type="spellEnd"/>
      <w:r w:rsidRPr="008A35DA">
        <w:t xml:space="preserve"> </w:t>
      </w:r>
      <w:proofErr w:type="spellStart"/>
      <w:r w:rsidRPr="008A35DA">
        <w:t>phức</w:t>
      </w:r>
      <w:proofErr w:type="spellEnd"/>
      <w:r w:rsidRPr="008A35DA">
        <w:t xml:space="preserve"> </w:t>
      </w:r>
      <w:proofErr w:type="spellStart"/>
      <w:r w:rsidRPr="008A35DA">
        <w:t>tạp</w:t>
      </w:r>
      <w:proofErr w:type="spellEnd"/>
      <w:r w:rsidRPr="008A35DA">
        <w:t xml:space="preserve"> </w:t>
      </w:r>
      <w:proofErr w:type="spellStart"/>
      <w:r w:rsidRPr="008A35DA">
        <w:t>của</w:t>
      </w:r>
      <w:proofErr w:type="spellEnd"/>
      <w:r w:rsidRPr="008A35DA">
        <w:t xml:space="preserve"> </w:t>
      </w:r>
      <w:proofErr w:type="spellStart"/>
      <w:r w:rsidRPr="008A35DA">
        <w:t>sự</w:t>
      </w:r>
      <w:proofErr w:type="spellEnd"/>
      <w:r w:rsidRPr="008A35DA">
        <w:t xml:space="preserve"> </w:t>
      </w:r>
      <w:proofErr w:type="spellStart"/>
      <w:r w:rsidRPr="008A35DA">
        <w:t>tương</w:t>
      </w:r>
      <w:proofErr w:type="spellEnd"/>
      <w:r w:rsidRPr="008A35DA">
        <w:t xml:space="preserve"> </w:t>
      </w:r>
      <w:proofErr w:type="spellStart"/>
      <w:r w:rsidRPr="008A35DA">
        <w:t>tác</w:t>
      </w:r>
      <w:proofErr w:type="spellEnd"/>
      <w:r w:rsidRPr="008A35DA">
        <w:t xml:space="preserve"> </w:t>
      </w:r>
      <w:proofErr w:type="spellStart"/>
      <w:r w:rsidRPr="008A35DA">
        <w:t>lẫn</w:t>
      </w:r>
      <w:proofErr w:type="spellEnd"/>
      <w:r w:rsidRPr="008A35DA">
        <w:t xml:space="preserve"> </w:t>
      </w:r>
      <w:proofErr w:type="spellStart"/>
      <w:r w:rsidRPr="008A35DA">
        <w:t>nhau</w:t>
      </w:r>
      <w:proofErr w:type="spellEnd"/>
      <w:r w:rsidRPr="008A35DA">
        <w:t xml:space="preserve"> </w:t>
      </w:r>
      <w:proofErr w:type="spellStart"/>
      <w:r w:rsidRPr="008A35DA">
        <w:t>giữa</w:t>
      </w:r>
      <w:proofErr w:type="spellEnd"/>
      <w:r w:rsidRPr="008A35DA">
        <w:t xml:space="preserve"> </w:t>
      </w:r>
      <w:proofErr w:type="spellStart"/>
      <w:r w:rsidRPr="008A35DA">
        <w:t>sinh</w:t>
      </w:r>
      <w:proofErr w:type="spellEnd"/>
      <w:r w:rsidRPr="008A35DA">
        <w:t xml:space="preserve"> </w:t>
      </w:r>
      <w:proofErr w:type="spellStart"/>
      <w:r w:rsidRPr="008A35DA">
        <w:t>lý</w:t>
      </w:r>
      <w:proofErr w:type="spellEnd"/>
      <w:r w:rsidRPr="008A35DA">
        <w:t xml:space="preserve"> </w:t>
      </w:r>
      <w:proofErr w:type="spellStart"/>
      <w:r w:rsidRPr="008A35DA">
        <w:t>và</w:t>
      </w:r>
      <w:proofErr w:type="spellEnd"/>
      <w:r w:rsidRPr="008A35DA">
        <w:t xml:space="preserve"> </w:t>
      </w:r>
      <w:proofErr w:type="spellStart"/>
      <w:r w:rsidRPr="008A35DA">
        <w:t>tâm</w:t>
      </w:r>
      <w:proofErr w:type="spellEnd"/>
      <w:r w:rsidRPr="008A35DA">
        <w:t xml:space="preserve"> </w:t>
      </w:r>
      <w:proofErr w:type="spellStart"/>
      <w:r w:rsidRPr="008A35DA">
        <w:t>lý</w:t>
      </w:r>
      <w:proofErr w:type="spellEnd"/>
      <w:r w:rsidRPr="008A35DA">
        <w:t xml:space="preserve"> </w:t>
      </w:r>
      <w:proofErr w:type="spellStart"/>
      <w:r w:rsidRPr="008A35DA">
        <w:t>trong</w:t>
      </w:r>
      <w:proofErr w:type="spellEnd"/>
      <w:r w:rsidRPr="008A35DA">
        <w:t xml:space="preserve"> </w:t>
      </w:r>
      <w:proofErr w:type="spellStart"/>
      <w:r w:rsidRPr="008A35DA">
        <w:t>cảm</w:t>
      </w:r>
      <w:proofErr w:type="spellEnd"/>
      <w:r w:rsidRPr="008A35DA">
        <w:t xml:space="preserve"> </w:t>
      </w:r>
      <w:proofErr w:type="spellStart"/>
      <w:r w:rsidRPr="008A35DA">
        <w:t>xúc</w:t>
      </w:r>
      <w:proofErr w:type="spellEnd"/>
      <w:r w:rsidRPr="008A35DA">
        <w:t xml:space="preserve">, </w:t>
      </w:r>
      <w:proofErr w:type="spellStart"/>
      <w:r w:rsidRPr="008A35DA">
        <w:t>việc</w:t>
      </w:r>
      <w:proofErr w:type="spellEnd"/>
      <w:r w:rsidRPr="008A35DA">
        <w:t xml:space="preserve"> </w:t>
      </w:r>
      <w:proofErr w:type="spellStart"/>
      <w:r w:rsidRPr="008A35DA">
        <w:t>nhận</w:t>
      </w:r>
      <w:proofErr w:type="spellEnd"/>
      <w:r w:rsidRPr="008A35DA">
        <w:t xml:space="preserve"> </w:t>
      </w:r>
      <w:proofErr w:type="spellStart"/>
      <w:r w:rsidRPr="008A35DA">
        <w:t>biết</w:t>
      </w:r>
      <w:proofErr w:type="spellEnd"/>
      <w:r w:rsidRPr="008A35DA">
        <w:t xml:space="preserve"> </w:t>
      </w:r>
      <w:proofErr w:type="spellStart"/>
      <w:r w:rsidRPr="008A35DA">
        <w:t>cảm</w:t>
      </w:r>
      <w:proofErr w:type="spellEnd"/>
      <w:r w:rsidRPr="008A35DA">
        <w:t xml:space="preserve"> </w:t>
      </w:r>
      <w:proofErr w:type="spellStart"/>
      <w:r w:rsidRPr="008A35DA">
        <w:t>xúc</w:t>
      </w:r>
      <w:proofErr w:type="spellEnd"/>
      <w:r w:rsidRPr="008A35DA">
        <w:t xml:space="preserve"> </w:t>
      </w:r>
      <w:proofErr w:type="spellStart"/>
      <w:r w:rsidRPr="008A35DA">
        <w:t>của</w:t>
      </w:r>
      <w:proofErr w:type="spellEnd"/>
      <w:r w:rsidRPr="008A35DA">
        <w:t xml:space="preserve"> con </w:t>
      </w:r>
      <w:proofErr w:type="spellStart"/>
      <w:r w:rsidRPr="008A35DA">
        <w:t>người</w:t>
      </w:r>
      <w:proofErr w:type="spellEnd"/>
      <w:r w:rsidRPr="008A35DA">
        <w:t xml:space="preserve"> </w:t>
      </w:r>
      <w:proofErr w:type="spellStart"/>
      <w:r w:rsidRPr="008A35DA">
        <w:t>một</w:t>
      </w:r>
      <w:proofErr w:type="spellEnd"/>
      <w:r w:rsidRPr="008A35DA">
        <w:t xml:space="preserve"> </w:t>
      </w:r>
      <w:proofErr w:type="spellStart"/>
      <w:r w:rsidRPr="008A35DA">
        <w:t>cách</w:t>
      </w:r>
      <w:proofErr w:type="spellEnd"/>
      <w:r w:rsidRPr="008A35DA">
        <w:t xml:space="preserve"> </w:t>
      </w:r>
      <w:proofErr w:type="spellStart"/>
      <w:r w:rsidRPr="008A35DA">
        <w:t>chính</w:t>
      </w:r>
      <w:proofErr w:type="spellEnd"/>
      <w:r w:rsidRPr="008A35DA">
        <w:t xml:space="preserve"> </w:t>
      </w:r>
      <w:proofErr w:type="spellStart"/>
      <w:r w:rsidRPr="008A35DA">
        <w:t>xác</w:t>
      </w:r>
      <w:proofErr w:type="spellEnd"/>
      <w:r w:rsidRPr="008A35DA">
        <w:t xml:space="preserve"> </w:t>
      </w:r>
      <w:proofErr w:type="spellStart"/>
      <w:r w:rsidRPr="008A35DA">
        <w:t>vẫn</w:t>
      </w:r>
      <w:proofErr w:type="spellEnd"/>
      <w:r w:rsidRPr="008A35DA">
        <w:t xml:space="preserve"> </w:t>
      </w:r>
      <w:proofErr w:type="spellStart"/>
      <w:r w:rsidRPr="008A35DA">
        <w:t>là</w:t>
      </w:r>
      <w:proofErr w:type="spellEnd"/>
      <w:r w:rsidRPr="008A35DA">
        <w:t xml:space="preserve"> </w:t>
      </w:r>
      <w:proofErr w:type="spellStart"/>
      <w:r w:rsidRPr="008A35DA">
        <w:t>mục</w:t>
      </w:r>
      <w:proofErr w:type="spellEnd"/>
      <w:r w:rsidRPr="008A35DA">
        <w:t xml:space="preserve"> </w:t>
      </w:r>
      <w:proofErr w:type="spellStart"/>
      <w:r w:rsidRPr="008A35DA">
        <w:t>tiêu</w:t>
      </w:r>
      <w:proofErr w:type="spellEnd"/>
      <w:r w:rsidRPr="008A35DA">
        <w:t xml:space="preserve"> </w:t>
      </w:r>
      <w:proofErr w:type="spellStart"/>
      <w:r w:rsidRPr="008A35DA">
        <w:t>của</w:t>
      </w:r>
      <w:proofErr w:type="spellEnd"/>
      <w:r w:rsidRPr="008A35DA">
        <w:t xml:space="preserve"> </w:t>
      </w:r>
      <w:proofErr w:type="spellStart"/>
      <w:r w:rsidRPr="008A35DA">
        <w:t>nghiên</w:t>
      </w:r>
      <w:proofErr w:type="spellEnd"/>
      <w:r w:rsidRPr="008A35DA">
        <w:t xml:space="preserve"> </w:t>
      </w:r>
      <w:proofErr w:type="spellStart"/>
      <w:r w:rsidRPr="008A35DA">
        <w:t>cứu</w:t>
      </w:r>
      <w:proofErr w:type="spellEnd"/>
      <w:r w:rsidRPr="008A35DA">
        <w:t xml:space="preserve"> khoa </w:t>
      </w:r>
      <w:proofErr w:type="spellStart"/>
      <w:r w:rsidRPr="008A35DA">
        <w:t>học</w:t>
      </w:r>
      <w:proofErr w:type="spellEnd"/>
      <w:r w:rsidRPr="008A35DA">
        <w:t xml:space="preserve">. </w:t>
      </w:r>
      <w:proofErr w:type="spellStart"/>
      <w:r w:rsidR="007747B3" w:rsidRPr="007747B3">
        <w:t>Nhận</w:t>
      </w:r>
      <w:proofErr w:type="spellEnd"/>
      <w:r w:rsidR="007747B3" w:rsidRPr="007747B3">
        <w:t xml:space="preserve"> </w:t>
      </w:r>
      <w:proofErr w:type="spellStart"/>
      <w:r w:rsidR="007747B3" w:rsidRPr="007747B3">
        <w:t>biết</w:t>
      </w:r>
      <w:proofErr w:type="spellEnd"/>
      <w:r w:rsidR="007747B3" w:rsidRPr="007747B3">
        <w:t xml:space="preserve"> </w:t>
      </w:r>
      <w:proofErr w:type="spellStart"/>
      <w:r w:rsidR="007747B3" w:rsidRPr="007747B3">
        <w:t>biểu</w:t>
      </w:r>
      <w:proofErr w:type="spellEnd"/>
      <w:r w:rsidR="007747B3" w:rsidRPr="007747B3">
        <w:t xml:space="preserve"> </w:t>
      </w:r>
      <w:proofErr w:type="spellStart"/>
      <w:r w:rsidR="007747B3" w:rsidRPr="007747B3">
        <w:t>cảm</w:t>
      </w:r>
      <w:proofErr w:type="spellEnd"/>
      <w:r w:rsidR="007747B3" w:rsidRPr="007747B3">
        <w:t xml:space="preserve"> </w:t>
      </w:r>
      <w:proofErr w:type="spellStart"/>
      <w:r w:rsidR="007747B3" w:rsidRPr="007747B3">
        <w:t>được</w:t>
      </w:r>
      <w:proofErr w:type="spellEnd"/>
      <w:r w:rsidR="007747B3" w:rsidRPr="007747B3">
        <w:t xml:space="preserve"> </w:t>
      </w:r>
      <w:proofErr w:type="spellStart"/>
      <w:r w:rsidR="007747B3" w:rsidRPr="007747B3">
        <w:t>cho</w:t>
      </w:r>
      <w:proofErr w:type="spellEnd"/>
      <w:r w:rsidR="007747B3" w:rsidRPr="007747B3">
        <w:t xml:space="preserve"> </w:t>
      </w:r>
      <w:proofErr w:type="spellStart"/>
      <w:r w:rsidR="007747B3" w:rsidRPr="007747B3">
        <w:t>là</w:t>
      </w:r>
      <w:proofErr w:type="spellEnd"/>
      <w:r w:rsidR="007747B3" w:rsidRPr="007747B3">
        <w:t xml:space="preserve"> </w:t>
      </w:r>
      <w:proofErr w:type="spellStart"/>
      <w:r w:rsidR="007747B3" w:rsidRPr="007747B3">
        <w:t>đóng</w:t>
      </w:r>
      <w:proofErr w:type="spellEnd"/>
      <w:r w:rsidR="007747B3" w:rsidRPr="007747B3">
        <w:t xml:space="preserve"> </w:t>
      </w:r>
      <w:proofErr w:type="spellStart"/>
      <w:r w:rsidR="007747B3" w:rsidRPr="007747B3">
        <w:t>một</w:t>
      </w:r>
      <w:proofErr w:type="spellEnd"/>
      <w:r w:rsidR="007747B3" w:rsidRPr="007747B3">
        <w:t xml:space="preserve"> </w:t>
      </w:r>
      <w:proofErr w:type="spellStart"/>
      <w:r w:rsidR="007747B3" w:rsidRPr="007747B3">
        <w:t>vai</w:t>
      </w:r>
      <w:proofErr w:type="spellEnd"/>
      <w:r w:rsidR="007747B3" w:rsidRPr="007747B3">
        <w:t xml:space="preserve"> </w:t>
      </w:r>
      <w:proofErr w:type="spellStart"/>
      <w:r w:rsidR="007747B3" w:rsidRPr="007747B3">
        <w:t>trò</w:t>
      </w:r>
      <w:proofErr w:type="spellEnd"/>
      <w:r w:rsidR="007747B3" w:rsidRPr="007747B3">
        <w:t xml:space="preserve"> </w:t>
      </w:r>
      <w:proofErr w:type="spellStart"/>
      <w:r w:rsidR="007747B3" w:rsidRPr="007747B3">
        <w:t>quan</w:t>
      </w:r>
      <w:proofErr w:type="spellEnd"/>
      <w:r w:rsidR="007747B3" w:rsidRPr="007747B3">
        <w:t xml:space="preserve"> </w:t>
      </w:r>
      <w:proofErr w:type="spellStart"/>
      <w:r w:rsidR="007747B3" w:rsidRPr="007747B3">
        <w:t>trọng</w:t>
      </w:r>
      <w:proofErr w:type="spellEnd"/>
      <w:r w:rsidR="007747B3" w:rsidRPr="007747B3">
        <w:t xml:space="preserve"> </w:t>
      </w:r>
      <w:proofErr w:type="spellStart"/>
      <w:r w:rsidR="007747B3" w:rsidRPr="007747B3">
        <w:t>trong</w:t>
      </w:r>
      <w:proofErr w:type="spellEnd"/>
      <w:r w:rsidR="007747B3" w:rsidRPr="007747B3">
        <w:t xml:space="preserve"> </w:t>
      </w:r>
      <w:proofErr w:type="spellStart"/>
      <w:r w:rsidR="007747B3" w:rsidRPr="007747B3">
        <w:t>việc</w:t>
      </w:r>
      <w:proofErr w:type="spellEnd"/>
      <w:r w:rsidR="007747B3" w:rsidRPr="007747B3">
        <w:t xml:space="preserve"> </w:t>
      </w:r>
      <w:proofErr w:type="spellStart"/>
      <w:r w:rsidR="007747B3" w:rsidRPr="007747B3">
        <w:t>học</w:t>
      </w:r>
      <w:proofErr w:type="spellEnd"/>
      <w:r w:rsidR="007747B3" w:rsidRPr="007747B3">
        <w:t xml:space="preserve"> </w:t>
      </w:r>
      <w:proofErr w:type="spellStart"/>
      <w:r w:rsidR="007747B3" w:rsidRPr="007747B3">
        <w:t>tập</w:t>
      </w:r>
      <w:proofErr w:type="spellEnd"/>
      <w:r w:rsidR="007747B3" w:rsidRPr="007747B3">
        <w:t xml:space="preserve"> </w:t>
      </w:r>
      <w:proofErr w:type="spellStart"/>
      <w:r w:rsidR="007747B3" w:rsidRPr="007747B3">
        <w:t>và</w:t>
      </w:r>
      <w:proofErr w:type="spellEnd"/>
      <w:r w:rsidR="007747B3" w:rsidRPr="007747B3">
        <w:t xml:space="preserve"> </w:t>
      </w:r>
      <w:proofErr w:type="spellStart"/>
      <w:r w:rsidR="007747B3" w:rsidRPr="007747B3">
        <w:t>phát</w:t>
      </w:r>
      <w:proofErr w:type="spellEnd"/>
      <w:r w:rsidR="007747B3" w:rsidRPr="007747B3">
        <w:t xml:space="preserve"> </w:t>
      </w:r>
      <w:proofErr w:type="spellStart"/>
      <w:r w:rsidR="007747B3" w:rsidRPr="007747B3">
        <w:t>triể</w:t>
      </w:r>
      <w:r w:rsidR="007747B3">
        <w:t>n</w:t>
      </w:r>
      <w:proofErr w:type="spellEnd"/>
      <w:r w:rsidR="007747B3">
        <w:t xml:space="preserve">, </w:t>
      </w:r>
      <w:proofErr w:type="spellStart"/>
      <w:r w:rsidR="007747B3" w:rsidRPr="007747B3">
        <w:t>là</w:t>
      </w:r>
      <w:proofErr w:type="spellEnd"/>
      <w:r w:rsidR="007747B3" w:rsidRPr="007747B3">
        <w:t xml:space="preserve"> </w:t>
      </w:r>
      <w:proofErr w:type="spellStart"/>
      <w:r w:rsidR="007747B3" w:rsidRPr="007747B3">
        <w:t>một</w:t>
      </w:r>
      <w:proofErr w:type="spellEnd"/>
      <w:r w:rsidR="007747B3" w:rsidRPr="007747B3">
        <w:t xml:space="preserve"> </w:t>
      </w:r>
      <w:proofErr w:type="spellStart"/>
      <w:r w:rsidR="007747B3" w:rsidRPr="007747B3">
        <w:t>phần</w:t>
      </w:r>
      <w:proofErr w:type="spellEnd"/>
      <w:r w:rsidR="007747B3" w:rsidRPr="007747B3">
        <w:t xml:space="preserve"> </w:t>
      </w:r>
      <w:proofErr w:type="spellStart"/>
      <w:r w:rsidR="007747B3" w:rsidRPr="007747B3">
        <w:t>quan</w:t>
      </w:r>
      <w:proofErr w:type="spellEnd"/>
      <w:r w:rsidR="007747B3" w:rsidRPr="007747B3">
        <w:t xml:space="preserve"> </w:t>
      </w:r>
      <w:proofErr w:type="spellStart"/>
      <w:r w:rsidR="007747B3" w:rsidRPr="007747B3">
        <w:t>trọng</w:t>
      </w:r>
      <w:proofErr w:type="spellEnd"/>
      <w:r w:rsidR="007747B3" w:rsidRPr="007747B3">
        <w:t xml:space="preserve"> </w:t>
      </w:r>
      <w:proofErr w:type="spellStart"/>
      <w:r w:rsidR="007747B3" w:rsidRPr="007747B3">
        <w:t>trong</w:t>
      </w:r>
      <w:proofErr w:type="spellEnd"/>
      <w:r w:rsidR="007747B3" w:rsidRPr="007747B3">
        <w:t xml:space="preserve"> </w:t>
      </w:r>
      <w:proofErr w:type="spellStart"/>
      <w:r w:rsidR="007747B3" w:rsidRPr="007747B3">
        <w:t>việc</w:t>
      </w:r>
      <w:proofErr w:type="spellEnd"/>
      <w:r w:rsidR="007747B3" w:rsidRPr="007747B3">
        <w:t xml:space="preserve"> </w:t>
      </w:r>
      <w:proofErr w:type="spellStart"/>
      <w:r w:rsidR="007747B3" w:rsidRPr="007747B3">
        <w:t>đánh</w:t>
      </w:r>
      <w:proofErr w:type="spellEnd"/>
      <w:r w:rsidR="007747B3" w:rsidRPr="007747B3">
        <w:t xml:space="preserve"> </w:t>
      </w:r>
      <w:proofErr w:type="spellStart"/>
      <w:r w:rsidR="007747B3" w:rsidRPr="007747B3">
        <w:t>giá</w:t>
      </w:r>
      <w:proofErr w:type="spellEnd"/>
      <w:r w:rsidR="007747B3" w:rsidRPr="007747B3">
        <w:t xml:space="preserve"> </w:t>
      </w:r>
      <w:proofErr w:type="spellStart"/>
      <w:r w:rsidR="007747B3" w:rsidRPr="007747B3">
        <w:t>sự</w:t>
      </w:r>
      <w:proofErr w:type="spellEnd"/>
      <w:r w:rsidR="007747B3" w:rsidRPr="007747B3">
        <w:t xml:space="preserve"> </w:t>
      </w:r>
      <w:proofErr w:type="spellStart"/>
      <w:r w:rsidR="007747B3" w:rsidRPr="007747B3">
        <w:t>khác</w:t>
      </w:r>
      <w:proofErr w:type="spellEnd"/>
      <w:r w:rsidR="007747B3" w:rsidRPr="007747B3">
        <w:t xml:space="preserve"> </w:t>
      </w:r>
      <w:proofErr w:type="spellStart"/>
      <w:r w:rsidR="007747B3" w:rsidRPr="007747B3">
        <w:t>biệt</w:t>
      </w:r>
      <w:proofErr w:type="spellEnd"/>
      <w:r w:rsidR="007747B3" w:rsidRPr="007747B3">
        <w:t xml:space="preserve"> </w:t>
      </w:r>
      <w:proofErr w:type="spellStart"/>
      <w:r w:rsidR="007747B3" w:rsidRPr="007747B3">
        <w:t>giữa</w:t>
      </w:r>
      <w:proofErr w:type="spellEnd"/>
      <w:r w:rsidR="007747B3" w:rsidRPr="007747B3">
        <w:t xml:space="preserve"> </w:t>
      </w:r>
      <w:proofErr w:type="spellStart"/>
      <w:r w:rsidR="007747B3" w:rsidRPr="007747B3">
        <w:t>sự</w:t>
      </w:r>
      <w:proofErr w:type="spellEnd"/>
      <w:r w:rsidR="007747B3" w:rsidRPr="007747B3">
        <w:t xml:space="preserve"> </w:t>
      </w:r>
      <w:proofErr w:type="spellStart"/>
      <w:r w:rsidR="007747B3" w:rsidRPr="007747B3">
        <w:t>phát</w:t>
      </w:r>
      <w:proofErr w:type="spellEnd"/>
      <w:r w:rsidR="007747B3" w:rsidRPr="007747B3">
        <w:t xml:space="preserve"> </w:t>
      </w:r>
      <w:proofErr w:type="spellStart"/>
      <w:r w:rsidR="007747B3" w:rsidRPr="007747B3">
        <w:t>triển</w:t>
      </w:r>
      <w:proofErr w:type="spellEnd"/>
      <w:r w:rsidR="007747B3" w:rsidRPr="007747B3">
        <w:t xml:space="preserve"> </w:t>
      </w:r>
      <w:proofErr w:type="spellStart"/>
      <w:r w:rsidR="007747B3" w:rsidRPr="007747B3">
        <w:t>bình</w:t>
      </w:r>
      <w:proofErr w:type="spellEnd"/>
      <w:r w:rsidR="007747B3" w:rsidRPr="007747B3">
        <w:t xml:space="preserve"> </w:t>
      </w:r>
      <w:proofErr w:type="spellStart"/>
      <w:r w:rsidR="007747B3" w:rsidRPr="007747B3">
        <w:t>thường</w:t>
      </w:r>
      <w:proofErr w:type="spellEnd"/>
      <w:r w:rsidR="007747B3" w:rsidRPr="007747B3">
        <w:t xml:space="preserve"> </w:t>
      </w:r>
      <w:proofErr w:type="spellStart"/>
      <w:r w:rsidR="007747B3" w:rsidRPr="007747B3">
        <w:t>của</w:t>
      </w:r>
      <w:proofErr w:type="spellEnd"/>
      <w:r w:rsidR="007747B3" w:rsidRPr="007747B3">
        <w:t xml:space="preserve"> </w:t>
      </w:r>
      <w:proofErr w:type="spellStart"/>
      <w:r w:rsidR="007747B3" w:rsidRPr="007747B3">
        <w:t>trẻ</w:t>
      </w:r>
      <w:proofErr w:type="spellEnd"/>
      <w:r w:rsidR="007747B3" w:rsidRPr="007747B3">
        <w:t xml:space="preserve"> </w:t>
      </w:r>
      <w:proofErr w:type="spellStart"/>
      <w:r w:rsidR="007747B3" w:rsidRPr="007747B3">
        <w:t>em</w:t>
      </w:r>
      <w:proofErr w:type="spellEnd"/>
      <w:r w:rsidR="007747B3" w:rsidRPr="007747B3">
        <w:t xml:space="preserve"> so </w:t>
      </w:r>
      <w:proofErr w:type="spellStart"/>
      <w:r w:rsidR="007747B3" w:rsidRPr="007747B3">
        <w:t>với</w:t>
      </w:r>
      <w:proofErr w:type="spellEnd"/>
      <w:r w:rsidR="007747B3" w:rsidRPr="007747B3">
        <w:t xml:space="preserve"> </w:t>
      </w:r>
      <w:proofErr w:type="spellStart"/>
      <w:r w:rsidR="007747B3" w:rsidRPr="007747B3">
        <w:t>trẻ</w:t>
      </w:r>
      <w:proofErr w:type="spellEnd"/>
      <w:r w:rsidR="007747B3" w:rsidRPr="007747B3">
        <w:t xml:space="preserve"> </w:t>
      </w:r>
      <w:proofErr w:type="spellStart"/>
      <w:r w:rsidR="007747B3" w:rsidRPr="007747B3">
        <w:t>tự</w:t>
      </w:r>
      <w:proofErr w:type="spellEnd"/>
      <w:r w:rsidR="007747B3" w:rsidRPr="007747B3">
        <w:t xml:space="preserve"> </w:t>
      </w:r>
      <w:proofErr w:type="spellStart"/>
      <w:r w:rsidR="007747B3" w:rsidRPr="007747B3">
        <w:t>kỷ</w:t>
      </w:r>
      <w:proofErr w:type="spellEnd"/>
      <w:r w:rsidR="007747B3" w:rsidRPr="007747B3">
        <w:t xml:space="preserve">, </w:t>
      </w:r>
      <w:proofErr w:type="spellStart"/>
      <w:r w:rsidR="007747B3" w:rsidRPr="007747B3">
        <w:t>những</w:t>
      </w:r>
      <w:proofErr w:type="spellEnd"/>
      <w:r w:rsidR="007747B3" w:rsidRPr="007747B3">
        <w:t xml:space="preserve"> </w:t>
      </w:r>
      <w:proofErr w:type="spellStart"/>
      <w:r w:rsidR="007747B3" w:rsidRPr="007747B3">
        <w:t>người</w:t>
      </w:r>
      <w:proofErr w:type="spellEnd"/>
      <w:r w:rsidR="007747B3" w:rsidRPr="007747B3">
        <w:t xml:space="preserve"> </w:t>
      </w:r>
      <w:proofErr w:type="spellStart"/>
      <w:r w:rsidR="007747B3" w:rsidRPr="007747B3">
        <w:t>thường</w:t>
      </w:r>
      <w:proofErr w:type="spellEnd"/>
      <w:r w:rsidR="007747B3" w:rsidRPr="007747B3">
        <w:t xml:space="preserve"> </w:t>
      </w:r>
      <w:proofErr w:type="spellStart"/>
      <w:r w:rsidR="007747B3" w:rsidRPr="007747B3">
        <w:t>bị</w:t>
      </w:r>
      <w:proofErr w:type="spellEnd"/>
      <w:r w:rsidR="007747B3" w:rsidRPr="007747B3">
        <w:t xml:space="preserve"> </w:t>
      </w:r>
      <w:proofErr w:type="spellStart"/>
      <w:r w:rsidR="007747B3" w:rsidRPr="007747B3">
        <w:t>suy</w:t>
      </w:r>
      <w:proofErr w:type="spellEnd"/>
      <w:r w:rsidR="007747B3" w:rsidRPr="007747B3">
        <w:t xml:space="preserve"> </w:t>
      </w:r>
      <w:proofErr w:type="spellStart"/>
      <w:r w:rsidR="007747B3" w:rsidRPr="007747B3">
        <w:t>giảm</w:t>
      </w:r>
      <w:proofErr w:type="spellEnd"/>
      <w:r w:rsidR="007747B3" w:rsidRPr="007747B3">
        <w:t xml:space="preserve"> </w:t>
      </w:r>
      <w:proofErr w:type="spellStart"/>
      <w:r w:rsidR="007747B3" w:rsidRPr="007747B3">
        <w:t>khả</w:t>
      </w:r>
      <w:proofErr w:type="spellEnd"/>
      <w:r w:rsidR="007747B3" w:rsidRPr="007747B3">
        <w:t xml:space="preserve"> </w:t>
      </w:r>
      <w:proofErr w:type="spellStart"/>
      <w:r w:rsidR="007747B3" w:rsidRPr="007747B3">
        <w:t>năng</w:t>
      </w:r>
      <w:proofErr w:type="spellEnd"/>
      <w:r w:rsidR="007747B3" w:rsidRPr="007747B3">
        <w:t xml:space="preserve"> </w:t>
      </w:r>
      <w:proofErr w:type="spellStart"/>
      <w:r w:rsidR="007747B3" w:rsidRPr="007747B3">
        <w:t>nhận</w:t>
      </w:r>
      <w:proofErr w:type="spellEnd"/>
      <w:r w:rsidR="007747B3" w:rsidRPr="007747B3">
        <w:t xml:space="preserve"> </w:t>
      </w:r>
      <w:proofErr w:type="spellStart"/>
      <w:r w:rsidR="007747B3" w:rsidRPr="007747B3">
        <w:t>biết</w:t>
      </w:r>
      <w:proofErr w:type="spellEnd"/>
      <w:r w:rsidR="007747B3" w:rsidRPr="007747B3">
        <w:t xml:space="preserve"> </w:t>
      </w:r>
      <w:proofErr w:type="spellStart"/>
      <w:r w:rsidR="007747B3">
        <w:t>cảm</w:t>
      </w:r>
      <w:proofErr w:type="spellEnd"/>
      <w:r w:rsidR="007747B3">
        <w:t xml:space="preserve"> </w:t>
      </w:r>
      <w:proofErr w:type="spellStart"/>
      <w:r w:rsidR="007747B3">
        <w:t>xúc</w:t>
      </w:r>
      <w:proofErr w:type="spellEnd"/>
      <w:r w:rsidR="007747B3" w:rsidRPr="007747B3">
        <w:t xml:space="preserve">. </w:t>
      </w:r>
      <w:proofErr w:type="spellStart"/>
      <w:r w:rsidRPr="008A35DA">
        <w:t>Nhận</w:t>
      </w:r>
      <w:proofErr w:type="spellEnd"/>
      <w:r w:rsidRPr="008A35DA">
        <w:t xml:space="preserve"> </w:t>
      </w:r>
      <w:proofErr w:type="spellStart"/>
      <w:r w:rsidRPr="008A35DA">
        <w:t>diện</w:t>
      </w:r>
      <w:proofErr w:type="spellEnd"/>
      <w:r w:rsidRPr="008A35DA">
        <w:t xml:space="preserve"> </w:t>
      </w:r>
      <w:proofErr w:type="spellStart"/>
      <w:r w:rsidRPr="008A35DA">
        <w:t>cảm</w:t>
      </w:r>
      <w:proofErr w:type="spellEnd"/>
      <w:r w:rsidRPr="008A35DA">
        <w:t xml:space="preserve"> </w:t>
      </w:r>
      <w:proofErr w:type="spellStart"/>
      <w:r w:rsidRPr="008A35DA">
        <w:t>xúc</w:t>
      </w:r>
      <w:proofErr w:type="spellEnd"/>
      <w:r w:rsidRPr="008A35DA">
        <w:t xml:space="preserve"> </w:t>
      </w:r>
      <w:proofErr w:type="spellStart"/>
      <w:r w:rsidRPr="008A35DA">
        <w:t>đã</w:t>
      </w:r>
      <w:proofErr w:type="spellEnd"/>
      <w:r w:rsidRPr="008A35DA">
        <w:t xml:space="preserve"> </w:t>
      </w:r>
      <w:proofErr w:type="spellStart"/>
      <w:r w:rsidRPr="008A35DA">
        <w:t>được</w:t>
      </w:r>
      <w:proofErr w:type="spellEnd"/>
      <w:r w:rsidRPr="008A35DA">
        <w:t xml:space="preserve"> </w:t>
      </w:r>
      <w:proofErr w:type="spellStart"/>
      <w:r w:rsidRPr="008A35DA">
        <w:t>áp</w:t>
      </w:r>
      <w:proofErr w:type="spellEnd"/>
      <w:r w:rsidRPr="008A35DA">
        <w:t xml:space="preserve"> </w:t>
      </w:r>
      <w:proofErr w:type="spellStart"/>
      <w:r w:rsidRPr="008A35DA">
        <w:t>dụng</w:t>
      </w:r>
      <w:proofErr w:type="spellEnd"/>
      <w:r w:rsidRPr="008A35DA">
        <w:t xml:space="preserve"> </w:t>
      </w:r>
      <w:proofErr w:type="spellStart"/>
      <w:r w:rsidRPr="008A35DA">
        <w:t>trong</w:t>
      </w:r>
      <w:proofErr w:type="spellEnd"/>
      <w:r w:rsidRPr="008A35DA">
        <w:t xml:space="preserve"> </w:t>
      </w:r>
      <w:proofErr w:type="spellStart"/>
      <w:r w:rsidRPr="008A35DA">
        <w:t>nhiều</w:t>
      </w:r>
      <w:proofErr w:type="spellEnd"/>
      <w:r w:rsidRPr="008A35DA">
        <w:t xml:space="preserve"> </w:t>
      </w:r>
      <w:proofErr w:type="spellStart"/>
      <w:r w:rsidRPr="008A35DA">
        <w:t>lĩnh</w:t>
      </w:r>
      <w:proofErr w:type="spellEnd"/>
      <w:r w:rsidRPr="008A35DA">
        <w:t xml:space="preserve"> </w:t>
      </w:r>
      <w:proofErr w:type="spellStart"/>
      <w:r w:rsidRPr="008A35DA">
        <w:t>vực</w:t>
      </w:r>
      <w:proofErr w:type="spellEnd"/>
      <w:r w:rsidRPr="008A35DA">
        <w:t xml:space="preserve"> </w:t>
      </w:r>
      <w:proofErr w:type="spellStart"/>
      <w:r w:rsidRPr="008A35DA">
        <w:t>như</w:t>
      </w:r>
      <w:proofErr w:type="spellEnd"/>
      <w:r w:rsidRPr="008A35DA">
        <w:t xml:space="preserve"> </w:t>
      </w:r>
      <w:proofErr w:type="spellStart"/>
      <w:r w:rsidRPr="008A35DA">
        <w:t>lái</w:t>
      </w:r>
      <w:proofErr w:type="spellEnd"/>
      <w:r w:rsidRPr="008A35DA">
        <w:t xml:space="preserve"> </w:t>
      </w:r>
      <w:proofErr w:type="spellStart"/>
      <w:r w:rsidRPr="008A35DA">
        <w:t>xe</w:t>
      </w:r>
      <w:proofErr w:type="spellEnd"/>
      <w:r w:rsidRPr="008A35DA">
        <w:t xml:space="preserve"> an </w:t>
      </w:r>
      <w:proofErr w:type="spellStart"/>
      <w:r w:rsidRPr="008A35DA">
        <w:t>toàn</w:t>
      </w:r>
      <w:proofErr w:type="spellEnd"/>
      <w:r w:rsidRPr="008A35DA">
        <w:t xml:space="preserve">, </w:t>
      </w:r>
      <w:proofErr w:type="spellStart"/>
      <w:r w:rsidRPr="008A35DA">
        <w:t>theo</w:t>
      </w:r>
      <w:proofErr w:type="spellEnd"/>
      <w:r w:rsidRPr="008A35DA">
        <w:t xml:space="preserve"> </w:t>
      </w:r>
      <w:proofErr w:type="spellStart"/>
      <w:r w:rsidRPr="008A35DA">
        <w:t>dõi</w:t>
      </w:r>
      <w:proofErr w:type="spellEnd"/>
      <w:r w:rsidRPr="008A35DA">
        <w:t xml:space="preserve"> </w:t>
      </w:r>
      <w:proofErr w:type="spellStart"/>
      <w:r w:rsidRPr="008A35DA">
        <w:t>sức</w:t>
      </w:r>
      <w:proofErr w:type="spellEnd"/>
      <w:r w:rsidRPr="008A35DA">
        <w:t xml:space="preserve"> </w:t>
      </w:r>
      <w:proofErr w:type="spellStart"/>
      <w:r w:rsidRPr="008A35DA">
        <w:t>khỏe</w:t>
      </w:r>
      <w:proofErr w:type="spellEnd"/>
      <w:r w:rsidRPr="008A35DA">
        <w:t xml:space="preserve"> </w:t>
      </w:r>
      <w:r>
        <w:t xml:space="preserve">con </w:t>
      </w:r>
      <w:proofErr w:type="spellStart"/>
      <w:r>
        <w:t>ngườ</w:t>
      </w:r>
      <w:r w:rsidR="007747B3">
        <w:t>i</w:t>
      </w:r>
      <w:proofErr w:type="spellEnd"/>
      <w:r w:rsidR="007747B3">
        <w:t>,</w:t>
      </w:r>
      <w:r>
        <w:t>…</w:t>
      </w:r>
    </w:p>
    <w:p w14:paraId="2DB0BC23" w14:textId="342A5C8C" w:rsidR="00D4116E" w:rsidRDefault="00FA15CB" w:rsidP="00525AD8">
      <w:proofErr w:type="spellStart"/>
      <w:r w:rsidRPr="00FA15CB">
        <w:t>Để</w:t>
      </w:r>
      <w:proofErr w:type="spellEnd"/>
      <w:r w:rsidRPr="00FA15CB">
        <w:t xml:space="preserve"> </w:t>
      </w:r>
      <w:proofErr w:type="spellStart"/>
      <w:r w:rsidRPr="00FA15CB">
        <w:t>nhận</w:t>
      </w:r>
      <w:proofErr w:type="spellEnd"/>
      <w:r w:rsidRPr="00FA15CB">
        <w:t xml:space="preserve"> </w:t>
      </w:r>
      <w:proofErr w:type="spellStart"/>
      <w:r w:rsidRPr="00FA15CB">
        <w:t>biết</w:t>
      </w:r>
      <w:proofErr w:type="spellEnd"/>
      <w:r w:rsidRPr="00FA15CB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Pr="00FA15CB">
        <w:t>cảm</w:t>
      </w:r>
      <w:proofErr w:type="spellEnd"/>
      <w:r w:rsidRPr="00FA15CB">
        <w:t xml:space="preserve"> </w:t>
      </w:r>
      <w:proofErr w:type="spellStart"/>
      <w:r w:rsidRPr="00FA15CB">
        <w:t>xúc</w:t>
      </w:r>
      <w:proofErr w:type="spellEnd"/>
      <w:r w:rsidRPr="00FA15CB">
        <w:t xml:space="preserve">, </w:t>
      </w:r>
      <w:proofErr w:type="spellStart"/>
      <w:r w:rsidR="007747B3">
        <w:t>trước</w:t>
      </w:r>
      <w:proofErr w:type="spellEnd"/>
      <w:r w:rsidR="007747B3">
        <w:t xml:space="preserve"> </w:t>
      </w:r>
      <w:proofErr w:type="spellStart"/>
      <w:r w:rsidR="007747B3">
        <w:t>hết</w:t>
      </w:r>
      <w:proofErr w:type="spellEnd"/>
      <w:r w:rsidR="007747B3">
        <w:t xml:space="preserve"> </w:t>
      </w:r>
      <w:proofErr w:type="spellStart"/>
      <w:r w:rsidRPr="00FA15CB">
        <w:t>các</w:t>
      </w:r>
      <w:proofErr w:type="spellEnd"/>
      <w:r w:rsidRPr="00FA15CB">
        <w:t xml:space="preserve"> </w:t>
      </w:r>
      <w:proofErr w:type="spellStart"/>
      <w:r w:rsidR="007747B3">
        <w:t>trạng</w:t>
      </w:r>
      <w:proofErr w:type="spellEnd"/>
      <w:r w:rsidR="007747B3">
        <w:t xml:space="preserve"> </w:t>
      </w:r>
      <w:proofErr w:type="spellStart"/>
      <w:r w:rsidR="007747B3">
        <w:t>thái</w:t>
      </w:r>
      <w:proofErr w:type="spellEnd"/>
      <w:r w:rsidR="007747B3">
        <w:t xml:space="preserve"> </w:t>
      </w:r>
      <w:proofErr w:type="spellStart"/>
      <w:r w:rsidRPr="00FA15CB">
        <w:t>cảm</w:t>
      </w:r>
      <w:proofErr w:type="spellEnd"/>
      <w:r w:rsidRPr="00FA15CB">
        <w:t xml:space="preserve"> </w:t>
      </w:r>
      <w:proofErr w:type="spellStart"/>
      <w:r w:rsidRPr="00FA15CB">
        <w:t>xúc</w:t>
      </w:r>
      <w:proofErr w:type="spellEnd"/>
      <w:r w:rsidRPr="00FA15CB">
        <w:t xml:space="preserve"> </w:t>
      </w:r>
      <w:proofErr w:type="spellStart"/>
      <w:r w:rsidRPr="00FA15CB">
        <w:t>cần</w:t>
      </w:r>
      <w:proofErr w:type="spellEnd"/>
      <w:r w:rsidRPr="00FA15CB">
        <w:t xml:space="preserve"> </w:t>
      </w:r>
      <w:proofErr w:type="spellStart"/>
      <w:r w:rsidRPr="00FA15CB">
        <w:t>được</w:t>
      </w:r>
      <w:proofErr w:type="spellEnd"/>
      <w:r w:rsidRPr="00FA15CB">
        <w:t xml:space="preserve"> </w:t>
      </w:r>
      <w:proofErr w:type="spellStart"/>
      <w:r w:rsidRPr="00FA15CB">
        <w:t>xác</w:t>
      </w:r>
      <w:proofErr w:type="spellEnd"/>
      <w:r w:rsidRPr="00FA15CB">
        <w:t xml:space="preserve"> </w:t>
      </w:r>
      <w:proofErr w:type="spellStart"/>
      <w:r w:rsidRPr="00FA15CB">
        <w:t>định</w:t>
      </w:r>
      <w:proofErr w:type="spellEnd"/>
      <w:r w:rsidRPr="00FA15CB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 w:rsidRPr="00FA15CB">
        <w:t xml:space="preserve">. </w:t>
      </w:r>
      <w:proofErr w:type="spellStart"/>
      <w:r w:rsidRPr="00FA15CB">
        <w:t>Định</w:t>
      </w:r>
      <w:proofErr w:type="spellEnd"/>
      <w:r w:rsidRPr="00FA15CB">
        <w:t xml:space="preserve"> </w:t>
      </w:r>
      <w:proofErr w:type="spellStart"/>
      <w:r w:rsidRPr="00FA15CB">
        <w:t>nghĩa</w:t>
      </w:r>
      <w:proofErr w:type="spellEnd"/>
      <w:r w:rsidRPr="00FA15CB">
        <w:t xml:space="preserve"> </w:t>
      </w:r>
      <w:proofErr w:type="spellStart"/>
      <w:r w:rsidRPr="00FA15CB">
        <w:t>về</w:t>
      </w:r>
      <w:proofErr w:type="spellEnd"/>
      <w:r w:rsidRPr="00FA15CB">
        <w:t xml:space="preserve"> </w:t>
      </w:r>
      <w:proofErr w:type="spellStart"/>
      <w:r w:rsidRPr="00FA15CB">
        <w:t>những</w:t>
      </w:r>
      <w:proofErr w:type="spellEnd"/>
      <w:r w:rsidRPr="00FA15CB">
        <w:t xml:space="preserve"> </w:t>
      </w:r>
      <w:proofErr w:type="spellStart"/>
      <w:r w:rsidRPr="00FA15CB">
        <w:t>cảm</w:t>
      </w:r>
      <w:proofErr w:type="spellEnd"/>
      <w:r w:rsidRPr="00FA15CB">
        <w:t xml:space="preserve"> </w:t>
      </w:r>
      <w:proofErr w:type="spellStart"/>
      <w:r w:rsidRPr="00FA15CB">
        <w:t>xúc</w:t>
      </w:r>
      <w:proofErr w:type="spellEnd"/>
      <w:r w:rsidRPr="00FA15CB">
        <w:t xml:space="preserve"> </w:t>
      </w:r>
      <w:proofErr w:type="spellStart"/>
      <w:r w:rsidRPr="00FA15CB">
        <w:t>cơ</w:t>
      </w:r>
      <w:proofErr w:type="spellEnd"/>
      <w:r w:rsidRPr="00FA15CB">
        <w:t xml:space="preserve"> </w:t>
      </w:r>
      <w:proofErr w:type="spellStart"/>
      <w:r w:rsidRPr="00FA15CB">
        <w:t>bản</w:t>
      </w:r>
      <w:proofErr w:type="spellEnd"/>
      <w:r w:rsidRPr="00FA15CB">
        <w:t xml:space="preserve"> </w:t>
      </w:r>
      <w:proofErr w:type="spellStart"/>
      <w:r w:rsidRPr="00FA15CB">
        <w:t>lần</w:t>
      </w:r>
      <w:proofErr w:type="spellEnd"/>
      <w:r w:rsidRPr="00FA15CB">
        <w:t xml:space="preserve"> </w:t>
      </w:r>
      <w:proofErr w:type="spellStart"/>
      <w:r w:rsidRPr="00FA15CB">
        <w:t>đầu</w:t>
      </w:r>
      <w:proofErr w:type="spellEnd"/>
      <w:r w:rsidRPr="00FA15CB">
        <w:t xml:space="preserve"> </w:t>
      </w:r>
      <w:proofErr w:type="spellStart"/>
      <w:r w:rsidRPr="00FA15CB">
        <w:t>tiên</w:t>
      </w:r>
      <w:proofErr w:type="spellEnd"/>
      <w:r w:rsidRPr="00FA15CB">
        <w:t xml:space="preserve"> </w:t>
      </w:r>
      <w:proofErr w:type="spellStart"/>
      <w:r w:rsidRPr="00FA15CB">
        <w:t>được</w:t>
      </w:r>
      <w:proofErr w:type="spellEnd"/>
      <w:r w:rsidRPr="00FA15CB">
        <w:t xml:space="preserve"> </w:t>
      </w:r>
      <w:proofErr w:type="spellStart"/>
      <w:r w:rsidRPr="00FA15CB">
        <w:t>đề</w:t>
      </w:r>
      <w:proofErr w:type="spellEnd"/>
      <w:r w:rsidRPr="00FA15CB">
        <w:t xml:space="preserve"> </w:t>
      </w:r>
      <w:proofErr w:type="spellStart"/>
      <w:r w:rsidRPr="00FA15CB">
        <w:t>xuất</w:t>
      </w:r>
      <w:proofErr w:type="spellEnd"/>
      <w:r w:rsidRPr="00FA15CB">
        <w:t xml:space="preserve"> </w:t>
      </w:r>
      <w:proofErr w:type="spellStart"/>
      <w:r w:rsidRPr="00FA15CB">
        <w:t>cách</w:t>
      </w:r>
      <w:proofErr w:type="spellEnd"/>
      <w:r w:rsidRPr="00FA15CB">
        <w:t xml:space="preserve"> </w:t>
      </w:r>
      <w:proofErr w:type="spellStart"/>
      <w:r w:rsidRPr="00FA15CB">
        <w:t>đây</w:t>
      </w:r>
      <w:proofErr w:type="spellEnd"/>
      <w:r w:rsidRPr="00FA15CB">
        <w:t xml:space="preserve"> </w:t>
      </w:r>
      <w:proofErr w:type="spellStart"/>
      <w:r w:rsidRPr="00FA15CB">
        <w:t>nhiều</w:t>
      </w:r>
      <w:proofErr w:type="spellEnd"/>
      <w:r w:rsidRPr="00FA15CB">
        <w:t xml:space="preserve"> </w:t>
      </w:r>
      <w:proofErr w:type="spellStart"/>
      <w:r w:rsidRPr="00FA15CB">
        <w:t>thập</w:t>
      </w:r>
      <w:proofErr w:type="spellEnd"/>
      <w:r w:rsidRPr="00FA15CB">
        <w:t xml:space="preserve"> </w:t>
      </w:r>
      <w:proofErr w:type="spellStart"/>
      <w:r w:rsidRPr="00FA15CB">
        <w:t>kỷ</w:t>
      </w:r>
      <w:proofErr w:type="spellEnd"/>
      <w:r w:rsidRPr="00FA15CB">
        <w:t xml:space="preserve">. </w:t>
      </w:r>
      <w:proofErr w:type="spellStart"/>
      <w:r w:rsidRPr="00FA15CB">
        <w:t>Các</w:t>
      </w:r>
      <w:proofErr w:type="spellEnd"/>
      <w:r w:rsidRPr="00FA15CB">
        <w:t xml:space="preserve"> </w:t>
      </w:r>
      <w:proofErr w:type="spellStart"/>
      <w:r w:rsidRPr="00FA15CB">
        <w:t>nhà</w:t>
      </w:r>
      <w:proofErr w:type="spellEnd"/>
      <w:r w:rsidRPr="00FA15CB">
        <w:t xml:space="preserve"> </w:t>
      </w:r>
      <w:proofErr w:type="spellStart"/>
      <w:r w:rsidRPr="00FA15CB">
        <w:t>tâm</w:t>
      </w:r>
      <w:proofErr w:type="spellEnd"/>
      <w:r w:rsidRPr="00FA15CB">
        <w:t xml:space="preserve"> </w:t>
      </w:r>
      <w:proofErr w:type="spellStart"/>
      <w:r w:rsidRPr="00FA15CB">
        <w:t>lý</w:t>
      </w:r>
      <w:proofErr w:type="spellEnd"/>
      <w:r w:rsidRPr="00FA15CB">
        <w:t xml:space="preserve"> </w:t>
      </w:r>
      <w:proofErr w:type="spellStart"/>
      <w:r w:rsidRPr="00FA15CB">
        <w:t>học</w:t>
      </w:r>
      <w:proofErr w:type="spellEnd"/>
      <w:r w:rsidRPr="00FA15CB">
        <w:t xml:space="preserve"> </w:t>
      </w:r>
      <w:proofErr w:type="spellStart"/>
      <w:r w:rsidRPr="00FA15CB">
        <w:t>có</w:t>
      </w:r>
      <w:proofErr w:type="spellEnd"/>
      <w:r w:rsidRPr="00FA15CB">
        <w:t xml:space="preserve"> xu </w:t>
      </w:r>
      <w:proofErr w:type="spellStart"/>
      <w:r w:rsidRPr="00FA15CB">
        <w:t>hướng</w:t>
      </w:r>
      <w:proofErr w:type="spellEnd"/>
      <w:r w:rsidRPr="00FA15CB">
        <w:t xml:space="preserve"> </w:t>
      </w:r>
      <w:proofErr w:type="spellStart"/>
      <w:r w:rsidRPr="00FA15CB">
        <w:t>mô</w:t>
      </w:r>
      <w:proofErr w:type="spellEnd"/>
      <w:r w:rsidRPr="00FA15CB">
        <w:t xml:space="preserve"> </w:t>
      </w:r>
      <w:proofErr w:type="spellStart"/>
      <w:r w:rsidRPr="00FA15CB">
        <w:t>hình</w:t>
      </w:r>
      <w:proofErr w:type="spellEnd"/>
      <w:r w:rsidRPr="00FA15CB">
        <w:t xml:space="preserve"> </w:t>
      </w:r>
      <w:proofErr w:type="spellStart"/>
      <w:r w:rsidRPr="00FA15CB">
        <w:t>hóa</w:t>
      </w:r>
      <w:proofErr w:type="spellEnd"/>
      <w:r w:rsidRPr="00FA15CB">
        <w:t xml:space="preserve"> </w:t>
      </w:r>
      <w:proofErr w:type="spellStart"/>
      <w:r w:rsidRPr="00FA15CB">
        <w:t>cảm</w:t>
      </w:r>
      <w:proofErr w:type="spellEnd"/>
      <w:r w:rsidRPr="00FA15CB">
        <w:t xml:space="preserve"> </w:t>
      </w:r>
      <w:proofErr w:type="spellStart"/>
      <w:r w:rsidRPr="00FA15CB">
        <w:t>xúc</w:t>
      </w:r>
      <w:proofErr w:type="spellEnd"/>
      <w:r w:rsidRPr="00FA15CB">
        <w:t xml:space="preserve"> </w:t>
      </w:r>
      <w:proofErr w:type="spellStart"/>
      <w:r w:rsidRPr="00FA15CB">
        <w:t>theo</w:t>
      </w:r>
      <w:proofErr w:type="spellEnd"/>
      <w:r w:rsidRPr="00FA15CB">
        <w:t xml:space="preserve"> </w:t>
      </w:r>
      <w:proofErr w:type="spellStart"/>
      <w:r w:rsidRPr="00FA15CB">
        <w:t>hai</w:t>
      </w:r>
      <w:proofErr w:type="spellEnd"/>
      <w:r w:rsidRPr="00FA15CB">
        <w:t xml:space="preserve"> </w:t>
      </w:r>
      <w:proofErr w:type="spellStart"/>
      <w:r w:rsidRPr="00FA15CB">
        <w:t>cách</w:t>
      </w:r>
      <w:proofErr w:type="spellEnd"/>
      <w:r w:rsidRPr="00FA15CB">
        <w:t xml:space="preserve"> </w:t>
      </w:r>
      <w:proofErr w:type="spellStart"/>
      <w:r w:rsidRPr="00FA15CB">
        <w:t>khác</w:t>
      </w:r>
      <w:proofErr w:type="spellEnd"/>
      <w:r w:rsidRPr="00FA15CB">
        <w:t xml:space="preserve"> </w:t>
      </w:r>
      <w:proofErr w:type="spellStart"/>
      <w:r w:rsidRPr="00FA15CB">
        <w:t>nhau</w:t>
      </w:r>
      <w:proofErr w:type="spellEnd"/>
      <w:r w:rsidRPr="00FA15CB">
        <w:t xml:space="preserve">. </w:t>
      </w:r>
      <w:proofErr w:type="spellStart"/>
      <w:r w:rsidRPr="00FA15CB">
        <w:t>Một</w:t>
      </w:r>
      <w:proofErr w:type="spellEnd"/>
      <w:r w:rsidRPr="00FA15CB">
        <w:t xml:space="preserve"> </w:t>
      </w:r>
      <w:proofErr w:type="spellStart"/>
      <w:r w:rsidRPr="00FA15CB">
        <w:t>là</w:t>
      </w:r>
      <w:proofErr w:type="spellEnd"/>
      <w:r w:rsidRPr="00FA15CB">
        <w:t xml:space="preserve"> chia </w:t>
      </w:r>
      <w:proofErr w:type="spellStart"/>
      <w:r w:rsidRPr="00FA15CB">
        <w:t>cảm</w:t>
      </w:r>
      <w:proofErr w:type="spellEnd"/>
      <w:r w:rsidRPr="00FA15CB">
        <w:t xml:space="preserve"> </w:t>
      </w:r>
      <w:proofErr w:type="spellStart"/>
      <w:r w:rsidRPr="00FA15CB">
        <w:t>xúc</w:t>
      </w:r>
      <w:proofErr w:type="spellEnd"/>
      <w:r w:rsidRPr="00FA15CB">
        <w:t xml:space="preserve"> </w:t>
      </w:r>
      <w:proofErr w:type="spellStart"/>
      <w:r w:rsidRPr="00FA15CB">
        <w:t>thành</w:t>
      </w:r>
      <w:proofErr w:type="spellEnd"/>
      <w:r w:rsidRPr="00FA15CB">
        <w:t xml:space="preserve"> </w:t>
      </w:r>
      <w:proofErr w:type="spellStart"/>
      <w:r w:rsidRPr="00FA15CB">
        <w:t>các</w:t>
      </w:r>
      <w:proofErr w:type="spellEnd"/>
      <w:r w:rsidRPr="00FA15CB">
        <w:t xml:space="preserve"> </w:t>
      </w:r>
      <w:proofErr w:type="spellStart"/>
      <w:r w:rsidRPr="00FA15CB">
        <w:t>loại</w:t>
      </w:r>
      <w:proofErr w:type="spellEnd"/>
      <w:r w:rsidRPr="00FA15CB">
        <w:t xml:space="preserve"> </w:t>
      </w:r>
      <w:proofErr w:type="spellStart"/>
      <w:r w:rsidRPr="00FA15CB">
        <w:t>rời</w:t>
      </w:r>
      <w:proofErr w:type="spellEnd"/>
      <w:r w:rsidRPr="00FA15CB">
        <w:t xml:space="preserve"> </w:t>
      </w:r>
      <w:proofErr w:type="spellStart"/>
      <w:r w:rsidRPr="00FA15CB">
        <w:t>rạc</w:t>
      </w:r>
      <w:proofErr w:type="spellEnd"/>
      <w:r w:rsidRPr="00FA15CB">
        <w:t xml:space="preserve">. </w:t>
      </w:r>
      <w:proofErr w:type="spellStart"/>
      <w:r w:rsidRPr="00FA15CB">
        <w:t>Cách</w:t>
      </w:r>
      <w:proofErr w:type="spellEnd"/>
      <w:r w:rsidRPr="00FA15CB">
        <w:t xml:space="preserve"> </w:t>
      </w:r>
      <w:proofErr w:type="spellStart"/>
      <w:r w:rsidRPr="00FA15CB">
        <w:t>khác</w:t>
      </w:r>
      <w:proofErr w:type="spellEnd"/>
      <w:r w:rsidRPr="00FA15CB">
        <w:t xml:space="preserve"> </w:t>
      </w:r>
      <w:proofErr w:type="spellStart"/>
      <w:r w:rsidRPr="00FA15CB">
        <w:t>là</w:t>
      </w:r>
      <w:proofErr w:type="spellEnd"/>
      <w:r w:rsidRPr="00FA15CB">
        <w:t xml:space="preserve"> </w:t>
      </w:r>
      <w:proofErr w:type="spellStart"/>
      <w:r w:rsidRPr="00FA15CB">
        <w:t>sử</w:t>
      </w:r>
      <w:proofErr w:type="spellEnd"/>
      <w:r w:rsidRPr="00FA15CB">
        <w:t xml:space="preserve"> </w:t>
      </w:r>
      <w:proofErr w:type="spellStart"/>
      <w:r w:rsidRPr="00FA15CB">
        <w:t>dụng</w:t>
      </w:r>
      <w:proofErr w:type="spellEnd"/>
      <w:r w:rsidRPr="00FA15CB">
        <w:t xml:space="preserve"> </w:t>
      </w:r>
      <w:proofErr w:type="spellStart"/>
      <w:r w:rsidRPr="00FA15CB">
        <w:t>nhiều</w:t>
      </w:r>
      <w:proofErr w:type="spellEnd"/>
      <w:r w:rsidRPr="00FA15CB">
        <w:t xml:space="preserve"> </w:t>
      </w:r>
      <w:proofErr w:type="spellStart"/>
      <w:r w:rsidRPr="00FA15CB">
        <w:t>chiều</w:t>
      </w:r>
      <w:proofErr w:type="spellEnd"/>
      <w:r w:rsidRPr="00FA15CB">
        <w:t xml:space="preserve"> </w:t>
      </w:r>
      <w:proofErr w:type="spellStart"/>
      <w:r w:rsidRPr="00FA15CB">
        <w:t>để</w:t>
      </w:r>
      <w:proofErr w:type="spellEnd"/>
      <w:r w:rsidRPr="00FA15CB">
        <w:t xml:space="preserve"> </w:t>
      </w:r>
      <w:proofErr w:type="spellStart"/>
      <w:r w:rsidRPr="00FA15CB">
        <w:t>gắn</w:t>
      </w:r>
      <w:proofErr w:type="spellEnd"/>
      <w:r w:rsidRPr="00FA15CB">
        <w:t xml:space="preserve"> </w:t>
      </w:r>
      <w:proofErr w:type="spellStart"/>
      <w:r w:rsidRPr="00FA15CB">
        <w:t>nhãn</w:t>
      </w:r>
      <w:proofErr w:type="spellEnd"/>
      <w:r w:rsidRPr="00FA15CB">
        <w:t xml:space="preserve"> </w:t>
      </w:r>
      <w:proofErr w:type="spellStart"/>
      <w:r w:rsidRPr="00FA15CB">
        <w:t>cảm</w:t>
      </w:r>
      <w:proofErr w:type="spellEnd"/>
      <w:r w:rsidRPr="00FA15CB">
        <w:t xml:space="preserve"> </w:t>
      </w:r>
      <w:proofErr w:type="spellStart"/>
      <w:r w:rsidRPr="00FA15CB">
        <w:t>xúc</w:t>
      </w:r>
      <w:proofErr w:type="spellEnd"/>
      <w:r w:rsidRPr="00FA15CB">
        <w:t>.</w:t>
      </w:r>
      <w:ins w:id="3" w:author="Cung Thanh Long" w:date="2021-04-07T21:45:00Z">
        <w:r w:rsidR="008B5A19">
          <w:t xml:space="preserve"> </w:t>
        </w:r>
        <w:proofErr w:type="spellStart"/>
        <w:r w:rsidR="008B5A19">
          <w:t>Hình</w:t>
        </w:r>
        <w:proofErr w:type="spellEnd"/>
        <w:r w:rsidR="008B5A19">
          <w:t xml:space="preserve"> 1.1 </w:t>
        </w:r>
        <w:proofErr w:type="spellStart"/>
        <w:r w:rsidR="008B5A19">
          <w:t>là</w:t>
        </w:r>
        <w:proofErr w:type="spellEnd"/>
        <w:r w:rsidR="008B5A19">
          <w:t xml:space="preserve"> </w:t>
        </w:r>
        <w:proofErr w:type="spellStart"/>
        <w:r w:rsidR="008B5A19">
          <w:t>mô</w:t>
        </w:r>
        <w:proofErr w:type="spellEnd"/>
        <w:r w:rsidR="008B5A19">
          <w:t xml:space="preserve"> </w:t>
        </w:r>
        <w:proofErr w:type="spellStart"/>
        <w:r w:rsidR="008B5A19">
          <w:t>hình</w:t>
        </w:r>
        <w:proofErr w:type="spellEnd"/>
        <w:r w:rsidR="008B5A19">
          <w:t xml:space="preserve"> </w:t>
        </w:r>
        <w:proofErr w:type="spellStart"/>
        <w:r w:rsidR="008B5A19">
          <w:t>cảm</w:t>
        </w:r>
        <w:proofErr w:type="spellEnd"/>
        <w:r w:rsidR="008B5A19">
          <w:t xml:space="preserve"> </w:t>
        </w:r>
        <w:proofErr w:type="spellStart"/>
        <w:r w:rsidR="008B5A19">
          <w:t>xúc</w:t>
        </w:r>
        <w:proofErr w:type="spellEnd"/>
        <w:r w:rsidR="008B5A19">
          <w:t xml:space="preserve"> </w:t>
        </w:r>
      </w:ins>
      <w:proofErr w:type="spellStart"/>
      <w:ins w:id="4" w:author="Cung Thanh Long" w:date="2021-04-07T21:46:00Z">
        <w:r w:rsidR="008B5A19">
          <w:t>được</w:t>
        </w:r>
        <w:proofErr w:type="spellEnd"/>
        <w:r w:rsidR="008B5A19">
          <w:t xml:space="preserve"> </w:t>
        </w:r>
        <w:proofErr w:type="spellStart"/>
        <w:r w:rsidR="008B5A19">
          <w:t>đề</w:t>
        </w:r>
        <w:proofErr w:type="spellEnd"/>
        <w:r w:rsidR="008B5A19">
          <w:t xml:space="preserve"> </w:t>
        </w:r>
        <w:proofErr w:type="spellStart"/>
        <w:r w:rsidR="008B5A19">
          <w:t>xuất</w:t>
        </w:r>
        <w:proofErr w:type="spellEnd"/>
        <w:r w:rsidR="008B5A19">
          <w:t xml:space="preserve"> </w:t>
        </w:r>
        <w:proofErr w:type="spellStart"/>
        <w:r w:rsidR="008B5A19">
          <w:t>bởi</w:t>
        </w:r>
        <w:proofErr w:type="spellEnd"/>
        <w:r w:rsidR="008B5A19">
          <w:t xml:space="preserve"> …, </w:t>
        </w:r>
        <w:proofErr w:type="spellStart"/>
        <w:r w:rsidR="008B5A19">
          <w:t>với</w:t>
        </w:r>
        <w:proofErr w:type="spellEnd"/>
        <w:r w:rsidR="008B5A19">
          <w:t xml:space="preserve"> </w:t>
        </w:r>
        <w:proofErr w:type="spellStart"/>
        <w:r w:rsidR="008B5A19">
          <w:t>các</w:t>
        </w:r>
        <w:proofErr w:type="spellEnd"/>
        <w:r w:rsidR="008B5A19">
          <w:t xml:space="preserve"> </w:t>
        </w:r>
        <w:proofErr w:type="spellStart"/>
        <w:r w:rsidR="008B5A19">
          <w:t>trạng</w:t>
        </w:r>
        <w:proofErr w:type="spellEnd"/>
        <w:r w:rsidR="008B5A19">
          <w:t xml:space="preserve"> </w:t>
        </w:r>
        <w:proofErr w:type="spellStart"/>
        <w:r w:rsidR="008B5A19">
          <w:t>thái</w:t>
        </w:r>
        <w:proofErr w:type="spellEnd"/>
        <w:r w:rsidR="008B5A19">
          <w:t xml:space="preserve"> </w:t>
        </w:r>
        <w:proofErr w:type="spellStart"/>
        <w:r w:rsidR="008B5A19">
          <w:t>được</w:t>
        </w:r>
        <w:proofErr w:type="spellEnd"/>
        <w:r w:rsidR="008B5A19">
          <w:t xml:space="preserve"> </w:t>
        </w:r>
        <w:proofErr w:type="spellStart"/>
        <w:r w:rsidR="008B5A19">
          <w:t>phân</w:t>
        </w:r>
        <w:proofErr w:type="spellEnd"/>
        <w:r w:rsidR="008B5A19">
          <w:t xml:space="preserve"> </w:t>
        </w:r>
        <w:proofErr w:type="spellStart"/>
        <w:r w:rsidR="008B5A19">
          <w:t>lớp</w:t>
        </w:r>
        <w:proofErr w:type="spellEnd"/>
        <w:r w:rsidR="008B5A19">
          <w:t xml:space="preserve"> </w:t>
        </w:r>
        <w:proofErr w:type="spellStart"/>
        <w:r w:rsidR="008B5A19">
          <w:t>theo</w:t>
        </w:r>
        <w:proofErr w:type="spellEnd"/>
        <w:r w:rsidR="008B5A19">
          <w:t xml:space="preserve"> </w:t>
        </w:r>
        <w:proofErr w:type="spellStart"/>
        <w:r w:rsidR="008B5A19">
          <w:t>trục</w:t>
        </w:r>
        <w:proofErr w:type="spellEnd"/>
        <w:r w:rsidR="008B5A19">
          <w:t xml:space="preserve"> </w:t>
        </w:r>
        <w:proofErr w:type="spellStart"/>
        <w:r w:rsidR="008B5A19">
          <w:t>tích</w:t>
        </w:r>
        <w:proofErr w:type="spellEnd"/>
        <w:r w:rsidR="008B5A19">
          <w:t xml:space="preserve"> </w:t>
        </w:r>
        <w:proofErr w:type="spellStart"/>
        <w:r w:rsidR="008B5A19">
          <w:t>c</w:t>
        </w:r>
      </w:ins>
      <w:ins w:id="5" w:author="Cung Thanh Long" w:date="2021-04-07T21:47:00Z">
        <w:r w:rsidR="008B5A19">
          <w:t>ực</w:t>
        </w:r>
        <w:proofErr w:type="spellEnd"/>
        <w:r w:rsidR="008B5A19">
          <w:t xml:space="preserve"> – </w:t>
        </w:r>
        <w:proofErr w:type="spellStart"/>
        <w:r w:rsidR="008B5A19">
          <w:t>tiêu</w:t>
        </w:r>
        <w:proofErr w:type="spellEnd"/>
        <w:r w:rsidR="008B5A19">
          <w:t xml:space="preserve"> </w:t>
        </w:r>
        <w:proofErr w:type="spellStart"/>
        <w:r w:rsidR="008B5A19">
          <w:t>cực</w:t>
        </w:r>
        <w:proofErr w:type="spellEnd"/>
        <w:r w:rsidR="008B5A19">
          <w:t xml:space="preserve"> </w:t>
        </w:r>
        <w:proofErr w:type="spellStart"/>
        <w:r w:rsidR="008B5A19">
          <w:t>và</w:t>
        </w:r>
        <w:proofErr w:type="spellEnd"/>
        <w:r w:rsidR="008B5A19">
          <w:t xml:space="preserve"> </w:t>
        </w:r>
        <w:proofErr w:type="spellStart"/>
        <w:r w:rsidR="008B5A19">
          <w:t>thụ</w:t>
        </w:r>
        <w:proofErr w:type="spellEnd"/>
        <w:r w:rsidR="008B5A19">
          <w:t xml:space="preserve"> </w:t>
        </w:r>
        <w:proofErr w:type="spellStart"/>
        <w:r w:rsidR="008B5A19">
          <w:t>động</w:t>
        </w:r>
        <w:proofErr w:type="spellEnd"/>
        <w:r w:rsidR="008B5A19">
          <w:t xml:space="preserve"> – </w:t>
        </w:r>
        <w:proofErr w:type="spellStart"/>
        <w:r w:rsidR="008B5A19">
          <w:t>chủ</w:t>
        </w:r>
        <w:proofErr w:type="spellEnd"/>
        <w:r w:rsidR="008B5A19">
          <w:t xml:space="preserve"> </w:t>
        </w:r>
        <w:proofErr w:type="spellStart"/>
        <w:r w:rsidR="008B5A19">
          <w:t>động</w:t>
        </w:r>
        <w:proofErr w:type="spellEnd"/>
        <w:r w:rsidR="008B5A19">
          <w:t>.</w:t>
        </w:r>
      </w:ins>
    </w:p>
    <w:p w14:paraId="702E4CA6" w14:textId="77777777" w:rsidR="005B4AC5" w:rsidRDefault="00D4116E" w:rsidP="005B4AC5">
      <w:pPr>
        <w:keepNext/>
        <w:jc w:val="center"/>
      </w:pPr>
      <w:r>
        <w:rPr>
          <w:noProof/>
        </w:rPr>
        <w:drawing>
          <wp:inline distT="0" distB="0" distL="0" distR="0" wp14:anchorId="7B457EB4" wp14:editId="341ACAC2">
            <wp:extent cx="4972050" cy="2886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8204" w14:textId="76589880" w:rsidR="00D4116E" w:rsidRDefault="005B4AC5" w:rsidP="005B4AC5">
      <w:pPr>
        <w:pStyle w:val="Caption"/>
      </w:pPr>
      <w:bookmarkStart w:id="6" w:name="_Toc68164704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1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bookmarkEnd w:id="6"/>
      <w:proofErr w:type="spellEnd"/>
      <w:ins w:id="7" w:author="Cung Thanh Long" w:date="2021-04-07T21:47:00Z">
        <w:r w:rsidR="008B5A19">
          <w:t xml:space="preserve"> </w:t>
        </w:r>
        <w:commentRangeStart w:id="8"/>
        <w:r w:rsidR="008B5A19">
          <w:t>[]</w:t>
        </w:r>
        <w:commentRangeEnd w:id="8"/>
        <w:r w:rsidR="008B5A19">
          <w:rPr>
            <w:rStyle w:val="CommentReference"/>
            <w:i w:val="0"/>
            <w:iCs w:val="0"/>
            <w:color w:val="000000"/>
          </w:rPr>
          <w:commentReference w:id="8"/>
        </w:r>
      </w:ins>
    </w:p>
    <w:p w14:paraId="0E6B9F82" w14:textId="77777777" w:rsidR="00D4116E" w:rsidRDefault="00D4116E" w:rsidP="00D4116E">
      <w:pPr>
        <w:jc w:val="center"/>
      </w:pPr>
    </w:p>
    <w:p w14:paraId="51D2FFB7" w14:textId="77777777" w:rsidR="00D4116E" w:rsidRDefault="00D4116E" w:rsidP="00D4116E"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26A8DFE1" w14:textId="1D8691D6" w:rsidR="00D4116E" w:rsidRDefault="00D4116E" w:rsidP="00D4116E">
      <w:pPr>
        <w:ind w:firstLine="567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</w:t>
      </w:r>
      <w:ins w:id="9" w:author="Cung Thanh Long" w:date="2021-04-07T21:49:00Z">
        <w:r w:rsidR="00B6521B">
          <w:t>iểu</w:t>
        </w:r>
        <w:proofErr w:type="spellEnd"/>
        <w:r w:rsidR="00B6521B">
          <w:t xml:space="preserve"> </w:t>
        </w:r>
        <w:proofErr w:type="spellStart"/>
        <w:r w:rsidR="00B6521B">
          <w:t>cảm</w:t>
        </w:r>
      </w:ins>
      <w:proofErr w:type="spellEnd"/>
      <w:del w:id="10" w:author="Cung Thanh Long" w:date="2021-04-07T21:49:00Z">
        <w:r w:rsidDel="00B6521B">
          <w:delText>ên ngoài</w:delText>
        </w:r>
      </w:del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,…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del w:id="11" w:author="Cung Thanh Long" w:date="2021-04-07T21:50:00Z">
        <w:r w:rsidDel="00B6521B">
          <w:delText xml:space="preserve"> vật lý</w:delText>
        </w:r>
      </w:del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ra </w:t>
      </w:r>
      <w:proofErr w:type="spellStart"/>
      <w:r>
        <w:t>vui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  <w:r>
        <w:t>.</w:t>
      </w:r>
    </w:p>
    <w:p w14:paraId="37A190C2" w14:textId="035D109A" w:rsidR="00D4116E" w:rsidRPr="00525AD8" w:rsidRDefault="00D4116E" w:rsidP="00D4116E">
      <w:pPr>
        <w:ind w:firstLine="567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del w:id="12" w:author="Cung Thanh Long" w:date="2021-04-07T21:50:00Z">
        <w:r w:rsidDel="00B6521B">
          <w:delText xml:space="preserve"> đang</w:delText>
        </w:r>
      </w:del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ins w:id="13" w:author="Cung Thanh Long" w:date="2021-04-07T21:50:00Z">
        <w:r w:rsidR="00B6521B">
          <w:t>sinh</w:t>
        </w:r>
        <w:proofErr w:type="spellEnd"/>
        <w:r w:rsidR="00B6521B">
          <w:t xml:space="preserve"> </w:t>
        </w:r>
        <w:proofErr w:type="spellStart"/>
        <w:r w:rsidR="00B6521B">
          <w:t>học</w:t>
        </w:r>
        <w:proofErr w:type="spellEnd"/>
        <w:r w:rsidR="00B6521B">
          <w:t xml:space="preserve"> </w:t>
        </w:r>
        <w:proofErr w:type="spellStart"/>
        <w:r w:rsidR="00B6521B">
          <w:t>để</w:t>
        </w:r>
        <w:proofErr w:type="spellEnd"/>
        <w:r w:rsidR="00B6521B">
          <w:t xml:space="preserve"> </w:t>
        </w:r>
        <w:proofErr w:type="spellStart"/>
        <w:r w:rsidR="00B6521B">
          <w:t>nhận</w:t>
        </w:r>
        <w:proofErr w:type="spellEnd"/>
        <w:r w:rsidR="00B6521B">
          <w:t xml:space="preserve"> </w:t>
        </w:r>
      </w:ins>
      <w:proofErr w:type="spellStart"/>
      <w:ins w:id="14" w:author="Cung Thanh Long" w:date="2021-04-07T21:51:00Z">
        <w:r w:rsidR="00B6521B">
          <w:t>dạng</w:t>
        </w:r>
        <w:proofErr w:type="spellEnd"/>
        <w:r w:rsidR="00B6521B">
          <w:t xml:space="preserve"> </w:t>
        </w:r>
        <w:proofErr w:type="spellStart"/>
        <w:r w:rsidR="00B6521B">
          <w:t>cảm</w:t>
        </w:r>
        <w:proofErr w:type="spellEnd"/>
        <w:r w:rsidR="00B6521B">
          <w:t xml:space="preserve"> </w:t>
        </w:r>
        <w:proofErr w:type="spellStart"/>
        <w:r w:rsidR="00B6521B">
          <w:t>xúc</w:t>
        </w:r>
        <w:proofErr w:type="spellEnd"/>
        <w:r w:rsidR="00B6521B">
          <w:t>.</w:t>
        </w:r>
      </w:ins>
      <w:del w:id="15" w:author="Cung Thanh Long" w:date="2021-04-07T21:50:00Z">
        <w:r w:rsidDel="00B6521B">
          <w:delText>bên trong</w:delText>
        </w:r>
      </w:del>
      <w:del w:id="16" w:author="Cung Thanh Long" w:date="2021-04-07T21:51:00Z">
        <w:r w:rsidDel="00B6521B">
          <w:delText xml:space="preserve"> -</w:delText>
        </w:r>
      </w:del>
      <w:r>
        <w:t xml:space="preserve"> </w:t>
      </w:r>
      <w:proofErr w:type="spellStart"/>
      <w:ins w:id="17" w:author="Cung Thanh Long" w:date="2021-04-07T21:51:00Z">
        <w:r w:rsidR="00B6521B">
          <w:t>C</w:t>
        </w:r>
      </w:ins>
      <w:del w:id="18" w:author="Cung Thanh Long" w:date="2021-04-07T21:51:00Z">
        <w:r w:rsidDel="00B6521B">
          <w:delText>c</w:delText>
        </w:r>
      </w:del>
      <w:r>
        <w:t>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ins w:id="19" w:author="Cung Thanh Long" w:date="2021-04-07T21:51:00Z">
        <w:r w:rsidR="00B6521B">
          <w:t>học</w:t>
        </w:r>
      </w:ins>
      <w:proofErr w:type="spellEnd"/>
      <w:del w:id="20" w:author="Cung Thanh Long" w:date="2021-04-07T21:51:00Z">
        <w:r w:rsidDel="00B6521B">
          <w:delText>lý,</w:delText>
        </w:r>
      </w:del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>,...</w:t>
      </w:r>
      <w:del w:id="21" w:author="Cung Thanh Long" w:date="2021-04-07T21:51:00Z">
        <w:r w:rsidDel="00B6521B">
          <w:delText xml:space="preserve"> Hệ thống tế bào thần</w:delText>
        </w:r>
      </w:del>
      <w:r>
        <w:t xml:space="preserve">. </w:t>
      </w:r>
      <w:proofErr w:type="spellStart"/>
      <w:r>
        <w:t>Các</w:t>
      </w:r>
      <w:proofErr w:type="spellEnd"/>
      <w:del w:id="22" w:author="Cung Thanh Long" w:date="2021-04-07T21:52:00Z">
        <w:r w:rsidDel="00841324">
          <w:delText xml:space="preserve"> thông số đo dựa vào</w:delText>
        </w:r>
      </w:del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ins w:id="23" w:author="Cung Thanh Long" w:date="2021-04-07T21:53:00Z">
        <w:r w:rsidR="00841324">
          <w:t>học</w:t>
        </w:r>
      </w:ins>
      <w:proofErr w:type="spellEnd"/>
      <w:del w:id="24" w:author="Cung Thanh Long" w:date="2021-04-07T21:53:00Z">
        <w:r w:rsidDel="00841324">
          <w:delText>lý</w:delText>
        </w:r>
      </w:del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del w:id="25" w:author="Cung Thanh Long" w:date="2021-04-07T21:54:00Z">
        <w:r w:rsidDel="00841324">
          <w:delText xml:space="preserve"> không</w:delText>
        </w:r>
      </w:del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</w:t>
      </w:r>
      <w:ins w:id="26" w:author="Cung Thanh Long" w:date="2021-04-07T21:54:00Z">
        <w:r w:rsidR="00841324">
          <w:t>hiên</w:t>
        </w:r>
        <w:proofErr w:type="spellEnd"/>
        <w:r w:rsidR="00841324">
          <w:t>,</w:t>
        </w:r>
      </w:ins>
      <w:del w:id="27" w:author="Cung Thanh Long" w:date="2021-04-07T21:54:00Z">
        <w:r w:rsidDel="00841324">
          <w:delText>guyện</w:delText>
        </w:r>
      </w:del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ins w:id="28" w:author="Cung Thanh Long" w:date="2021-04-07T21:54:00Z">
        <w:r w:rsidR="00841324">
          <w:t>nh</w:t>
        </w:r>
      </w:ins>
      <w:ins w:id="29" w:author="Cung Thanh Long" w:date="2021-04-07T21:55:00Z">
        <w:r w:rsidR="00841324">
          <w:t>iều</w:t>
        </w:r>
        <w:proofErr w:type="spellEnd"/>
        <w:r w:rsidR="00841324">
          <w:t xml:space="preserve"> </w:t>
        </w:r>
        <w:proofErr w:type="spellStart"/>
        <w:r w:rsidR="00841324">
          <w:t>nỗ</w:t>
        </w:r>
        <w:proofErr w:type="spellEnd"/>
        <w:r w:rsidR="00841324">
          <w:t xml:space="preserve"> </w:t>
        </w:r>
        <w:proofErr w:type="spellStart"/>
        <w:r w:rsidR="00841324">
          <w:t>lực</w:t>
        </w:r>
      </w:ins>
      <w:proofErr w:type="spellEnd"/>
      <w:del w:id="30" w:author="Cung Thanh Long" w:date="2021-04-07T21:54:00Z">
        <w:r w:rsidDel="00841324">
          <w:delText>một số</w:delText>
        </w:r>
      </w:del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ins w:id="31" w:author="Cung Thanh Long" w:date="2021-04-07T21:54:00Z">
        <w:r w:rsidR="00841324">
          <w:t>học</w:t>
        </w:r>
      </w:ins>
      <w:proofErr w:type="spellEnd"/>
      <w:del w:id="32" w:author="Cung Thanh Long" w:date="2021-04-07T21:54:00Z">
        <w:r w:rsidDel="00841324">
          <w:delText>lý</w:delText>
        </w:r>
      </w:del>
      <w:r>
        <w:t xml:space="preserve">.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ins w:id="33" w:author="Cung Thanh Long" w:date="2021-04-07T21:55:00Z">
        <w:r w:rsidR="00841324">
          <w:t>học</w:t>
        </w:r>
      </w:ins>
      <w:proofErr w:type="spellEnd"/>
      <w:del w:id="34" w:author="Cung Thanh Long" w:date="2021-04-07T21:55:00Z">
        <w:r w:rsidDel="00841324">
          <w:delText>lý về các loại tín hiệu, tính năng và bộ phân loạ</w:delText>
        </w:r>
        <w:r w:rsidR="007747B3" w:rsidDel="00841324">
          <w:delText>i</w:delText>
        </w:r>
      </w:del>
      <w:r w:rsidR="007747B3">
        <w:t xml:space="preserve">. </w:t>
      </w:r>
      <w:proofErr w:type="spellStart"/>
      <w:r w:rsidR="007747B3">
        <w:t>Tuy</w:t>
      </w:r>
      <w:proofErr w:type="spellEnd"/>
      <w:r w:rsidR="007747B3">
        <w:t xml:space="preserve"> </w:t>
      </w:r>
      <w:proofErr w:type="spellStart"/>
      <w:r w:rsidR="007747B3">
        <w:t>nhiên</w:t>
      </w:r>
      <w:proofErr w:type="spellEnd"/>
      <w:r w:rsidR="007747B3">
        <w:t xml:space="preserve">, </w:t>
      </w:r>
      <w:proofErr w:type="spellStart"/>
      <w:r w:rsidR="007747B3">
        <w:t>nghiên</w:t>
      </w:r>
      <w:proofErr w:type="spellEnd"/>
      <w:r w:rsidR="007747B3">
        <w:t xml:space="preserve"> </w:t>
      </w:r>
      <w:proofErr w:type="spellStart"/>
      <w:r w:rsidR="007747B3">
        <w:t>cứu</w:t>
      </w:r>
      <w:proofErr w:type="spellEnd"/>
      <w:r w:rsidR="007747B3">
        <w:t xml:space="preserve"> </w:t>
      </w:r>
      <w:proofErr w:type="spellStart"/>
      <w:r w:rsidR="007747B3">
        <w:t>cho</w:t>
      </w:r>
      <w:proofErr w:type="spellEnd"/>
      <w:r w:rsidR="007747B3">
        <w:t xml:space="preserve"> </w:t>
      </w:r>
      <w:proofErr w:type="spellStart"/>
      <w:r w:rsidR="007747B3">
        <w:t>thấy</w:t>
      </w:r>
      <w:proofErr w:type="spellEnd"/>
      <w:r w:rsidR="007747B3">
        <w:t xml:space="preserve"> </w:t>
      </w:r>
      <w:proofErr w:type="spellStart"/>
      <w:r w:rsidR="007747B3">
        <w:t>rằng</w:t>
      </w:r>
      <w:proofErr w:type="spellEnd"/>
      <w:r w:rsidR="007747B3"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ins w:id="35" w:author="Cung Thanh Long" w:date="2021-04-07T21:56:00Z">
        <w:r w:rsidR="00841324">
          <w:t>học</w:t>
        </w:r>
      </w:ins>
      <w:proofErr w:type="spellEnd"/>
      <w:del w:id="36" w:author="Cung Thanh Long" w:date="2021-04-07T21:56:00Z">
        <w:r w:rsidDel="00841324">
          <w:delText>lý</w:delText>
        </w:r>
      </w:del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ins w:id="37" w:author="Cung Thanh Long" w:date="2021-04-07T21:56:00Z">
        <w:r w:rsidR="00841324">
          <w:t xml:space="preserve"> </w:t>
        </w:r>
      </w:ins>
      <w:commentRangeStart w:id="38"/>
      <w:ins w:id="39" w:author="Cung Thanh Long" w:date="2021-04-07T21:57:00Z">
        <w:r w:rsidR="00841324">
          <w:t>[]</w:t>
        </w:r>
        <w:commentRangeEnd w:id="38"/>
        <w:r w:rsidR="00841324">
          <w:rPr>
            <w:rStyle w:val="CommentReference"/>
          </w:rPr>
          <w:commentReference w:id="38"/>
        </w:r>
      </w:ins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ins w:id="40" w:author="Cung Thanh Long" w:date="2021-04-07T21:56:00Z">
        <w:r w:rsidR="00841324">
          <w:t>học</w:t>
        </w:r>
      </w:ins>
      <w:proofErr w:type="spellEnd"/>
      <w:del w:id="41" w:author="Cung Thanh Long" w:date="2021-04-07T21:56:00Z">
        <w:r w:rsidDel="00841324">
          <w:delText>lý</w:delText>
        </w:r>
      </w:del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4C3B2A08" w14:textId="77777777" w:rsidR="00673EB0" w:rsidRDefault="00673EB0" w:rsidP="00673EB0">
      <w:pPr>
        <w:pStyle w:val="Heading3"/>
      </w:pPr>
      <w:bookmarkStart w:id="42" w:name="_Toc68526706"/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commentRangeStart w:id="43"/>
      <w:proofErr w:type="spellStart"/>
      <w:r>
        <w:t>thông</w:t>
      </w:r>
      <w:proofErr w:type="spellEnd"/>
      <w:r>
        <w:t xml:space="preserve"> qua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bookmarkEnd w:id="42"/>
      <w:commentRangeEnd w:id="43"/>
      <w:proofErr w:type="spellEnd"/>
      <w:r w:rsidR="00841324">
        <w:rPr>
          <w:rStyle w:val="CommentReference"/>
          <w:rFonts w:eastAsia="Calibri"/>
          <w:b w:val="0"/>
          <w:iCs w:val="0"/>
          <w:color w:val="000000"/>
        </w:rPr>
        <w:commentReference w:id="43"/>
      </w:r>
    </w:p>
    <w:p w14:paraId="14C860A8" w14:textId="77777777" w:rsidR="004E5152" w:rsidRDefault="004E5152" w:rsidP="004E5152">
      <w:pPr>
        <w:pStyle w:val="Heading3"/>
      </w:pPr>
      <w:bookmarkStart w:id="44" w:name="_Toc68526707"/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 w:rsidR="00EE1021">
        <w:t>biểu</w:t>
      </w:r>
      <w:proofErr w:type="spellEnd"/>
      <w:r w:rsidR="00EE1021">
        <w:t xml:space="preserve"> </w:t>
      </w:r>
      <w:proofErr w:type="spellStart"/>
      <w:r w:rsidR="00EE1021">
        <w:t>cảm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bookmarkEnd w:id="44"/>
      <w:proofErr w:type="spellEnd"/>
    </w:p>
    <w:p w14:paraId="6630C826" w14:textId="77777777" w:rsidR="00EE1021" w:rsidRDefault="00580429" w:rsidP="00EE1021">
      <w:pPr>
        <w:keepNext/>
        <w:jc w:val="center"/>
      </w:pPr>
      <w:r>
        <w:rPr>
          <w:noProof/>
        </w:rPr>
        <w:drawing>
          <wp:inline distT="0" distB="0" distL="0" distR="0" wp14:anchorId="02E148A0" wp14:editId="17ABD4EE">
            <wp:extent cx="3641687" cy="2590800"/>
            <wp:effectExtent l="0" t="0" r="0" b="0"/>
            <wp:docPr id="18" name="Picture 18" descr="Emotion Recognition via Facial Expression: Utilization of Numerous Feature  Descriptors in Different Machine Learning Algorithms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otion Recognition via Facial Expression: Utilization of Numerous Feature  Descriptors in Different Machine Learning Algorithms | Semantic Scholar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3"/>
                    <a:stretch/>
                  </pic:blipFill>
                  <pic:spPr bwMode="auto">
                    <a:xfrm>
                      <a:off x="0" y="0"/>
                      <a:ext cx="3644829" cy="25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B3FB4" w14:textId="5CA96280" w:rsidR="00580429" w:rsidRPr="00580429" w:rsidRDefault="00EE1021" w:rsidP="00EE1021">
      <w:pPr>
        <w:pStyle w:val="Caption"/>
      </w:pPr>
      <w:bookmarkStart w:id="45" w:name="_Toc68164705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2</w:t>
        </w:r>
      </w:fldSimple>
      <w:r>
        <w:t xml:space="preserve"> </w:t>
      </w:r>
      <w:proofErr w:type="spellStart"/>
      <w:ins w:id="46" w:author="Cung Thanh Long" w:date="2021-04-07T22:00:00Z">
        <w:r w:rsidR="00D60E6E">
          <w:t>Một</w:t>
        </w:r>
        <w:proofErr w:type="spellEnd"/>
        <w:r w:rsidR="00D60E6E">
          <w:t xml:space="preserve"> </w:t>
        </w:r>
        <w:proofErr w:type="spellStart"/>
        <w:r w:rsidR="00D60E6E">
          <w:t>số</w:t>
        </w:r>
        <w:proofErr w:type="spellEnd"/>
        <w:r w:rsidR="00D60E6E">
          <w:t xml:space="preserve"> </w:t>
        </w:r>
      </w:ins>
      <w:proofErr w:type="spellStart"/>
      <w:ins w:id="47" w:author="Cung Thanh Long" w:date="2021-04-07T22:01:00Z">
        <w:r w:rsidR="00D60E6E">
          <w:t>trạng</w:t>
        </w:r>
        <w:proofErr w:type="spellEnd"/>
        <w:r w:rsidR="00D60E6E">
          <w:t xml:space="preserve"> </w:t>
        </w:r>
        <w:proofErr w:type="spellStart"/>
        <w:r w:rsidR="00D60E6E">
          <w:t>thái</w:t>
        </w:r>
      </w:ins>
      <w:proofErr w:type="spellEnd"/>
      <w:del w:id="48" w:author="Cung Thanh Long" w:date="2021-04-07T22:00:00Z">
        <w:r w:rsidDel="00D60E6E">
          <w:delText>Nhận diện</w:delText>
        </w:r>
      </w:del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ins w:id="49" w:author="Cung Thanh Long" w:date="2021-04-07T22:00:00Z">
        <w:r w:rsidR="00D60E6E">
          <w:t>qua</w:t>
        </w:r>
      </w:ins>
      <w:del w:id="50" w:author="Cung Thanh Long" w:date="2021-04-07T22:00:00Z">
        <w:r w:rsidDel="00D60E6E">
          <w:delText>bằng</w:delText>
        </w:r>
      </w:del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bookmarkEnd w:id="45"/>
      <w:proofErr w:type="spellEnd"/>
    </w:p>
    <w:p w14:paraId="2B47DDCB" w14:textId="77777777" w:rsidR="004E5152" w:rsidRDefault="004E5152" w:rsidP="004E5152">
      <w:pPr>
        <w:pStyle w:val="Heading3"/>
      </w:pPr>
      <w:bookmarkStart w:id="51" w:name="_Toc68526708"/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học</w:t>
      </w:r>
      <w:bookmarkEnd w:id="51"/>
      <w:proofErr w:type="spellEnd"/>
    </w:p>
    <w:p w14:paraId="7F1482E5" w14:textId="77777777" w:rsidR="00041E0C" w:rsidRDefault="004E5152" w:rsidP="004E5152">
      <w:pPr>
        <w:pStyle w:val="Heading2"/>
      </w:pPr>
      <w:bookmarkStart w:id="52" w:name="_Toc68526709"/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BD62B8">
        <w:t>sinh</w:t>
      </w:r>
      <w:proofErr w:type="spellEnd"/>
      <w:r w:rsidR="00BD62B8">
        <w:t xml:space="preserve"> </w:t>
      </w:r>
      <w:proofErr w:type="spellStart"/>
      <w:r w:rsidR="00BD62B8">
        <w:t>học</w:t>
      </w:r>
      <w:proofErr w:type="spellEnd"/>
      <w:r w:rsidR="00BD62B8">
        <w:t xml:space="preserve"> </w:t>
      </w:r>
      <w:proofErr w:type="spellStart"/>
      <w:r w:rsidR="00BD62B8">
        <w:t>của</w:t>
      </w:r>
      <w:proofErr w:type="spellEnd"/>
      <w:r>
        <w:t xml:space="preserve"> MIT</w:t>
      </w:r>
      <w:bookmarkEnd w:id="52"/>
    </w:p>
    <w:p w14:paraId="50EE7657" w14:textId="77777777" w:rsidR="00FA15CB" w:rsidRDefault="00BD62B8" w:rsidP="00BD62B8"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8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 w:rsidR="00701381">
        <w:t xml:space="preserve"> </w:t>
      </w:r>
      <w:proofErr w:type="spellStart"/>
      <w:r w:rsidR="00701381">
        <w:t>khác</w:t>
      </w:r>
      <w:proofErr w:type="spellEnd"/>
      <w:r w:rsidR="00701381">
        <w:t xml:space="preserve"> </w:t>
      </w:r>
      <w:proofErr w:type="spellStart"/>
      <w:r w:rsidR="00701381">
        <w:t>nhau</w:t>
      </w:r>
      <w:proofErr w:type="spellEnd"/>
      <w:r w:rsidR="00701381">
        <w:t xml:space="preserve"> bao </w:t>
      </w:r>
      <w:proofErr w:type="spellStart"/>
      <w:r w:rsidR="00701381">
        <w:t>gồm</w:t>
      </w:r>
      <w:proofErr w:type="spellEnd"/>
      <w:r w:rsidR="00FA15CB">
        <w:t>:</w:t>
      </w:r>
    </w:p>
    <w:p w14:paraId="673EB7DA" w14:textId="77777777" w:rsidR="00FA15CB" w:rsidRDefault="00FA15CB" w:rsidP="00FA15CB">
      <w:pPr>
        <w:ind w:firstLine="720"/>
      </w:pPr>
      <w:proofErr w:type="spellStart"/>
      <w:r>
        <w:lastRenderedPageBreak/>
        <w:t>Trung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tẻ</w:t>
      </w:r>
      <w:proofErr w:type="spellEnd"/>
      <w:r>
        <w:t xml:space="preserve"> </w:t>
      </w:r>
      <w:proofErr w:type="spellStart"/>
      <w:r>
        <w:t>nhạt</w:t>
      </w:r>
      <w:proofErr w:type="spellEnd"/>
    </w:p>
    <w:p w14:paraId="6C2014A3" w14:textId="77777777" w:rsidR="00FA15CB" w:rsidRDefault="00FA15CB" w:rsidP="00FA15CB">
      <w:pPr>
        <w:ind w:firstLine="720"/>
      </w:pPr>
      <w:proofErr w:type="spellStart"/>
      <w:r>
        <w:t>T</w:t>
      </w:r>
      <w:r w:rsidR="00701381">
        <w:t>ức</w:t>
      </w:r>
      <w:proofErr w:type="spellEnd"/>
      <w:r w:rsidR="00701381">
        <w:t xml:space="preserve"> </w:t>
      </w:r>
      <w:proofErr w:type="spellStart"/>
      <w:r w:rsidR="00701381">
        <w:t>giậ</w:t>
      </w:r>
      <w:r>
        <w:t>n</w:t>
      </w:r>
      <w:proofErr w:type="spellEnd"/>
      <w:r>
        <w:t xml:space="preserve">: </w:t>
      </w:r>
      <w:proofErr w:type="spellStart"/>
      <w:r>
        <w:t>giận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,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tỏa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bạo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25C4A761" w14:textId="77777777" w:rsidR="00FA15CB" w:rsidRDefault="00FA15CB" w:rsidP="00FA15CB">
      <w:pPr>
        <w:ind w:firstLine="720"/>
      </w:pPr>
      <w:proofErr w:type="spellStart"/>
      <w:r>
        <w:t>G</w:t>
      </w:r>
      <w:r w:rsidR="00701381">
        <w:t>hét</w:t>
      </w:r>
      <w:proofErr w:type="spellEnd"/>
      <w:r w:rsidR="00701381">
        <w:t xml:space="preserve"> </w:t>
      </w:r>
      <w:proofErr w:type="spellStart"/>
      <w:r w:rsidR="00701381">
        <w:t>bỏ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giận</w:t>
      </w:r>
      <w:proofErr w:type="spellEnd"/>
    </w:p>
    <w:p w14:paraId="0455F8F4" w14:textId="77777777" w:rsidR="00FA15CB" w:rsidRDefault="00FA15CB" w:rsidP="00FA15CB">
      <w:pPr>
        <w:ind w:firstLine="720"/>
      </w:pPr>
      <w:proofErr w:type="spellStart"/>
      <w:r>
        <w:t>Đ</w:t>
      </w:r>
      <w:r w:rsidR="00701381">
        <w:t>au</w:t>
      </w:r>
      <w:proofErr w:type="spellEnd"/>
      <w:r w:rsidR="00701381">
        <w:t xml:space="preserve"> </w:t>
      </w:r>
      <w:proofErr w:type="spellStart"/>
      <w:r w:rsidR="00701381">
        <w:t>buồ</w:t>
      </w:r>
      <w:r>
        <w:t>n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, </w:t>
      </w:r>
      <w:proofErr w:type="spellStart"/>
      <w:r>
        <w:t>buồn</w:t>
      </w:r>
      <w:proofErr w:type="spellEnd"/>
      <w:r>
        <w:t xml:space="preserve"> </w:t>
      </w:r>
      <w:proofErr w:type="spellStart"/>
      <w:r>
        <w:t>chán</w:t>
      </w:r>
      <w:proofErr w:type="spellEnd"/>
      <w:r>
        <w:t xml:space="preserve">,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713C4B68" w14:textId="77777777" w:rsidR="00FA15CB" w:rsidRDefault="00FA15CB" w:rsidP="00FA15CB">
      <w:pPr>
        <w:ind w:firstLine="720"/>
      </w:pPr>
      <w:proofErr w:type="spellStart"/>
      <w:r>
        <w:t>Đ</w:t>
      </w:r>
      <w:r w:rsidR="00701381">
        <w:t>ồng</w:t>
      </w:r>
      <w:proofErr w:type="spellEnd"/>
      <w:r w:rsidR="00701381">
        <w:t xml:space="preserve"> </w:t>
      </w:r>
      <w:proofErr w:type="spellStart"/>
      <w:r w:rsidR="00701381">
        <w:t>cả</w:t>
      </w:r>
      <w:r>
        <w:t>m</w:t>
      </w:r>
      <w:proofErr w:type="spellEnd"/>
      <w:r>
        <w:t xml:space="preserve">: </w:t>
      </w:r>
      <w:proofErr w:type="spellStart"/>
      <w:r>
        <w:t>vui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bình</w:t>
      </w:r>
      <w:proofErr w:type="spellEnd"/>
    </w:p>
    <w:p w14:paraId="3125B969" w14:textId="77777777" w:rsidR="00FA15CB" w:rsidRDefault="00FA15CB" w:rsidP="00FA15CB">
      <w:pPr>
        <w:ind w:firstLine="720"/>
      </w:pPr>
      <w:proofErr w:type="spellStart"/>
      <w:r>
        <w:t>L</w:t>
      </w:r>
      <w:r w:rsidR="00701381">
        <w:t>ãng</w:t>
      </w:r>
      <w:proofErr w:type="spellEnd"/>
      <w:r w:rsidR="00701381">
        <w:t xml:space="preserve"> </w:t>
      </w:r>
      <w:proofErr w:type="spellStart"/>
      <w:r w:rsidR="00701381">
        <w:t>mạ</w:t>
      </w:r>
      <w:r>
        <w:t>n</w:t>
      </w:r>
      <w:proofErr w:type="spellEnd"/>
      <w:r>
        <w:t xml:space="preserve">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,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thú</w:t>
      </w:r>
      <w:proofErr w:type="spellEnd"/>
    </w:p>
    <w:p w14:paraId="0F46C8E4" w14:textId="77777777" w:rsidR="00FA15CB" w:rsidRDefault="00FA15CB" w:rsidP="00FA15CB">
      <w:pPr>
        <w:ind w:firstLine="720"/>
      </w:pPr>
      <w:proofErr w:type="spellStart"/>
      <w:r>
        <w:t>V</w:t>
      </w:r>
      <w:r w:rsidR="00701381">
        <w:t>ui</w:t>
      </w:r>
      <w:proofErr w:type="spellEnd"/>
      <w:r w:rsidR="00701381">
        <w:t xml:space="preserve"> </w:t>
      </w:r>
      <w:proofErr w:type="spellStart"/>
      <w:r w:rsidR="00701381">
        <w:t>vẻ</w:t>
      </w:r>
      <w:proofErr w:type="spellEnd"/>
      <w:r>
        <w:t xml:space="preserve">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hạnh</w:t>
      </w:r>
      <w:proofErr w:type="spellEnd"/>
      <w:r>
        <w:t xml:space="preserve"> </w:t>
      </w:r>
      <w:proofErr w:type="spellStart"/>
      <w:r>
        <w:t>phúc</w:t>
      </w:r>
      <w:proofErr w:type="spellEnd"/>
    </w:p>
    <w:p w14:paraId="29957AD7" w14:textId="77777777" w:rsidR="00FA15CB" w:rsidRDefault="00B71FD6" w:rsidP="00FA15CB">
      <w:pPr>
        <w:ind w:firstLine="720"/>
      </w:pPr>
      <w:proofErr w:type="spellStart"/>
      <w:r>
        <w:t>Tôn</w:t>
      </w:r>
      <w:proofErr w:type="spellEnd"/>
      <w:r w:rsidR="0090235C">
        <w:t xml:space="preserve"> </w:t>
      </w:r>
      <w:proofErr w:type="spellStart"/>
      <w:r w:rsidR="0090235C">
        <w:t>trọng</w:t>
      </w:r>
      <w:proofErr w:type="spellEnd"/>
      <w:r w:rsidR="00FA15CB">
        <w:t xml:space="preserve">: </w:t>
      </w:r>
      <w:proofErr w:type="spellStart"/>
      <w:r w:rsidR="00FA15CB">
        <w:t>trạ</w:t>
      </w:r>
      <w:r>
        <w:t>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 w:rsidR="00FA15CB">
        <w:t>ngưỡng</w:t>
      </w:r>
      <w:proofErr w:type="spellEnd"/>
      <w:r w:rsidR="00FA15CB">
        <w:t xml:space="preserve"> </w:t>
      </w:r>
      <w:proofErr w:type="spellStart"/>
      <w:r w:rsidR="00FA15CB">
        <w:t>mộ</w:t>
      </w:r>
      <w:proofErr w:type="spellEnd"/>
    </w:p>
    <w:p w14:paraId="669663CB" w14:textId="77777777" w:rsidR="001051CA" w:rsidRDefault="001051CA" w:rsidP="00FA15CB">
      <w:pPr>
        <w:ind w:firstLine="720"/>
      </w:pPr>
    </w:p>
    <w:p w14:paraId="327F4CD9" w14:textId="77777777" w:rsidR="00EE1021" w:rsidRDefault="00330619" w:rsidP="00EE1021">
      <w:pPr>
        <w:keepNext/>
        <w:ind w:firstLine="720"/>
      </w:pPr>
      <w:r>
        <w:rPr>
          <w:noProof/>
        </w:rPr>
        <w:drawing>
          <wp:inline distT="0" distB="0" distL="0" distR="0" wp14:anchorId="361467C9" wp14:editId="47DE52C6">
            <wp:extent cx="4219575" cy="239858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308" cy="24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DC19" w14:textId="77777777" w:rsidR="00D20B5E" w:rsidRDefault="00EE1021" w:rsidP="00EE1021">
      <w:pPr>
        <w:pStyle w:val="Caption"/>
      </w:pPr>
      <w:bookmarkStart w:id="53" w:name="_Toc68164706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3</w:t>
        </w:r>
      </w:fldSimple>
      <w:r>
        <w:t xml:space="preserve"> </w:t>
      </w:r>
      <w:proofErr w:type="spellStart"/>
      <w:r>
        <w:t>Vị</w:t>
      </w:r>
      <w:proofErr w:type="spellEnd"/>
      <w:r>
        <w:t xml:space="preserve"> </w:t>
      </w:r>
      <w:commentRangeStart w:id="54"/>
      <w:proofErr w:type="spellStart"/>
      <w:r>
        <w:t>trí</w:t>
      </w:r>
      <w:proofErr w:type="spellEnd"/>
      <w:r>
        <w:t xml:space="preserve"> </w:t>
      </w:r>
      <w:proofErr w:type="spellStart"/>
      <w:r w:rsidR="00B71FD6">
        <w:t>gắn</w:t>
      </w:r>
      <w:proofErr w:type="spellEnd"/>
      <w:r w:rsidR="00B71FD6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học</w:t>
      </w:r>
      <w:bookmarkEnd w:id="53"/>
      <w:commentRangeEnd w:id="54"/>
      <w:proofErr w:type="spellEnd"/>
      <w:r w:rsidR="007504A9">
        <w:rPr>
          <w:rStyle w:val="CommentReference"/>
          <w:i w:val="0"/>
          <w:iCs w:val="0"/>
          <w:color w:val="000000"/>
        </w:rPr>
        <w:commentReference w:id="54"/>
      </w:r>
    </w:p>
    <w:p w14:paraId="070F9EED" w14:textId="478F2BC9" w:rsidR="00182674" w:rsidRDefault="005E37C0" w:rsidP="00FA15CB"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4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lên</w:t>
      </w:r>
      <w:proofErr w:type="spellEnd"/>
      <w:r w:rsidR="00701381">
        <w:t xml:space="preserve"> </w:t>
      </w:r>
      <w:proofErr w:type="spellStart"/>
      <w:r w:rsidR="00701381">
        <w:t>người</w:t>
      </w:r>
      <w:proofErr w:type="spellEnd"/>
      <w:r w:rsidR="00701381">
        <w:t xml:space="preserve"> </w:t>
      </w:r>
      <w:proofErr w:type="spellStart"/>
      <w:r w:rsidR="00701381">
        <w:t>thử</w:t>
      </w:r>
      <w:proofErr w:type="spellEnd"/>
      <w:r w:rsidR="00701381">
        <w:t xml:space="preserve"> </w:t>
      </w:r>
      <w:proofErr w:type="spellStart"/>
      <w:r w:rsidR="00701381">
        <w:t>nghiệm</w:t>
      </w:r>
      <w:proofErr w:type="spellEnd"/>
      <w:r>
        <w:t xml:space="preserve">: </w:t>
      </w:r>
      <w:proofErr w:type="spellStart"/>
      <w:r>
        <w:t>điện</w:t>
      </w:r>
      <w:proofErr w:type="spellEnd"/>
      <w:r>
        <w:t xml:space="preserve"> </w:t>
      </w:r>
      <w:proofErr w:type="spellStart"/>
      <w:r w:rsidR="007B3425">
        <w:t>cơ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da,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>.</w:t>
      </w:r>
      <w:r w:rsidR="008A0713">
        <w:t xml:space="preserve"> </w:t>
      </w:r>
      <w:proofErr w:type="spellStart"/>
      <w:r w:rsidR="008A0713">
        <w:t>Thí</w:t>
      </w:r>
      <w:proofErr w:type="spellEnd"/>
      <w:r w:rsidR="008A0713">
        <w:t xml:space="preserve"> </w:t>
      </w:r>
      <w:proofErr w:type="spellStart"/>
      <w:r w:rsidR="008A0713">
        <w:t>nghiệm</w:t>
      </w:r>
      <w:proofErr w:type="spellEnd"/>
      <w:r w:rsidR="008A0713">
        <w:t xml:space="preserve"> </w:t>
      </w:r>
      <w:proofErr w:type="spellStart"/>
      <w:r w:rsidR="008A0713">
        <w:t>được</w:t>
      </w:r>
      <w:proofErr w:type="spellEnd"/>
      <w:r w:rsidR="008A0713">
        <w:t xml:space="preserve"> </w:t>
      </w:r>
      <w:proofErr w:type="spellStart"/>
      <w:r w:rsidR="008A0713">
        <w:t>đo</w:t>
      </w:r>
      <w:proofErr w:type="spellEnd"/>
      <w:r w:rsidR="008A0713">
        <w:t xml:space="preserve"> </w:t>
      </w:r>
      <w:proofErr w:type="spellStart"/>
      <w:r w:rsidR="008A0713">
        <w:t>trong</w:t>
      </w:r>
      <w:proofErr w:type="spellEnd"/>
      <w:r w:rsidR="008A0713">
        <w:t xml:space="preserve"> </w:t>
      </w:r>
      <w:proofErr w:type="spellStart"/>
      <w:r w:rsidR="008A0713">
        <w:t>nhiều</w:t>
      </w:r>
      <w:proofErr w:type="spellEnd"/>
      <w:r w:rsidR="008A0713">
        <w:t xml:space="preserve"> </w:t>
      </w:r>
      <w:proofErr w:type="spellStart"/>
      <w:r w:rsidR="008A0713">
        <w:t>ngày</w:t>
      </w:r>
      <w:proofErr w:type="spellEnd"/>
      <w:r w:rsidR="008A0713">
        <w:t xml:space="preserve">, </w:t>
      </w:r>
      <w:proofErr w:type="spellStart"/>
      <w:r w:rsidR="008A0713">
        <w:t>tuy</w:t>
      </w:r>
      <w:proofErr w:type="spellEnd"/>
      <w:r w:rsidR="008A0713">
        <w:t xml:space="preserve"> </w:t>
      </w:r>
      <w:proofErr w:type="spellStart"/>
      <w:r w:rsidR="008A0713">
        <w:t>nhiên</w:t>
      </w:r>
      <w:proofErr w:type="spellEnd"/>
      <w:r w:rsidR="008A0713">
        <w:t xml:space="preserve"> </w:t>
      </w:r>
      <w:proofErr w:type="spellStart"/>
      <w:r w:rsidR="008A0713">
        <w:t>có</w:t>
      </w:r>
      <w:proofErr w:type="spellEnd"/>
      <w:r w:rsidR="008A0713">
        <w:t xml:space="preserve"> </w:t>
      </w:r>
      <w:proofErr w:type="spellStart"/>
      <w:r w:rsidR="008A0713">
        <w:t>những</w:t>
      </w:r>
      <w:proofErr w:type="spellEnd"/>
      <w:r w:rsidR="008A0713">
        <w:t xml:space="preserve"> </w:t>
      </w:r>
      <w:proofErr w:type="spellStart"/>
      <w:r w:rsidR="008A0713">
        <w:t>ngày</w:t>
      </w:r>
      <w:proofErr w:type="spellEnd"/>
      <w:r w:rsidR="008A0713">
        <w:t xml:space="preserve"> </w:t>
      </w:r>
      <w:proofErr w:type="spellStart"/>
      <w:r w:rsidR="008A0713">
        <w:t>đo</w:t>
      </w:r>
      <w:proofErr w:type="spellEnd"/>
      <w:r w:rsidR="008A0713">
        <w:t xml:space="preserve"> </w:t>
      </w:r>
      <w:proofErr w:type="spellStart"/>
      <w:r w:rsidR="008A0713">
        <w:t>giá</w:t>
      </w:r>
      <w:proofErr w:type="spellEnd"/>
      <w:r w:rsidR="008A0713">
        <w:t xml:space="preserve"> </w:t>
      </w:r>
      <w:proofErr w:type="spellStart"/>
      <w:r w:rsidR="008A0713">
        <w:t>trị</w:t>
      </w:r>
      <w:proofErr w:type="spellEnd"/>
      <w:r w:rsidR="008A0713">
        <w:t xml:space="preserve"> </w:t>
      </w:r>
      <w:proofErr w:type="spellStart"/>
      <w:r w:rsidR="008A0713">
        <w:t>cảm</w:t>
      </w:r>
      <w:proofErr w:type="spellEnd"/>
      <w:r w:rsidR="008A0713">
        <w:t xml:space="preserve"> </w:t>
      </w:r>
      <w:proofErr w:type="spellStart"/>
      <w:r w:rsidR="008A0713">
        <w:t>biến</w:t>
      </w:r>
      <w:proofErr w:type="spellEnd"/>
      <w:r w:rsidR="008A0713">
        <w:t xml:space="preserve"> </w:t>
      </w:r>
      <w:proofErr w:type="spellStart"/>
      <w:r w:rsidR="008A0713">
        <w:t>bị</w:t>
      </w:r>
      <w:proofErr w:type="spellEnd"/>
      <w:r w:rsidR="008A0713">
        <w:t xml:space="preserve"> </w:t>
      </w:r>
      <w:proofErr w:type="spellStart"/>
      <w:r w:rsidR="008A0713">
        <w:t>lỗi</w:t>
      </w:r>
      <w:proofErr w:type="spellEnd"/>
      <w:r w:rsidR="008A0713">
        <w:t xml:space="preserve"> do </w:t>
      </w:r>
      <w:proofErr w:type="spellStart"/>
      <w:r w:rsidR="008A0713">
        <w:t>những</w:t>
      </w:r>
      <w:proofErr w:type="spellEnd"/>
      <w:r w:rsidR="008A0713">
        <w:t xml:space="preserve"> </w:t>
      </w:r>
      <w:proofErr w:type="spellStart"/>
      <w:r w:rsidR="008A0713">
        <w:t>lý</w:t>
      </w:r>
      <w:proofErr w:type="spellEnd"/>
      <w:r w:rsidR="008A0713">
        <w:t xml:space="preserve"> do </w:t>
      </w:r>
      <w:proofErr w:type="spellStart"/>
      <w:r w:rsidR="008A0713">
        <w:t>khách</w:t>
      </w:r>
      <w:proofErr w:type="spellEnd"/>
      <w:r w:rsidR="008A0713">
        <w:t xml:space="preserve"> </w:t>
      </w:r>
      <w:proofErr w:type="spellStart"/>
      <w:r w:rsidR="008A0713">
        <w:t>quan</w:t>
      </w:r>
      <w:proofErr w:type="spellEnd"/>
      <w:r w:rsidR="008A0713">
        <w:t xml:space="preserve"> </w:t>
      </w:r>
      <w:proofErr w:type="spellStart"/>
      <w:r w:rsidR="008A0713">
        <w:t>như</w:t>
      </w:r>
      <w:proofErr w:type="spellEnd"/>
      <w:r w:rsidR="008A0713">
        <w:t xml:space="preserve"> </w:t>
      </w:r>
      <w:proofErr w:type="spellStart"/>
      <w:r w:rsidR="008A0713">
        <w:t>môi</w:t>
      </w:r>
      <w:proofErr w:type="spellEnd"/>
      <w:r w:rsidR="008A0713">
        <w:t xml:space="preserve"> </w:t>
      </w:r>
      <w:proofErr w:type="spellStart"/>
      <w:r w:rsidR="008A0713">
        <w:t>trường</w:t>
      </w:r>
      <w:proofErr w:type="spellEnd"/>
      <w:r w:rsidR="008A0713">
        <w:t xml:space="preserve"> hay </w:t>
      </w:r>
      <w:proofErr w:type="spellStart"/>
      <w:r w:rsidR="008A0713">
        <w:t>thiết</w:t>
      </w:r>
      <w:proofErr w:type="spellEnd"/>
      <w:r w:rsidR="008A0713">
        <w:t xml:space="preserve"> </w:t>
      </w:r>
      <w:proofErr w:type="spellStart"/>
      <w:r w:rsidR="008A0713">
        <w:t>bị</w:t>
      </w:r>
      <w:proofErr w:type="spellEnd"/>
      <w:r w:rsidR="008A0713">
        <w:t xml:space="preserve"> </w:t>
      </w:r>
      <w:proofErr w:type="spellStart"/>
      <w:r w:rsidR="008A0713">
        <w:t>đeo</w:t>
      </w:r>
      <w:proofErr w:type="spellEnd"/>
      <w:r w:rsidR="008A0713">
        <w:t xml:space="preserve"> </w:t>
      </w:r>
      <w:proofErr w:type="spellStart"/>
      <w:r w:rsidR="008A0713">
        <w:t>bị</w:t>
      </w:r>
      <w:proofErr w:type="spellEnd"/>
      <w:r w:rsidR="008A0713">
        <w:t xml:space="preserve"> </w:t>
      </w:r>
      <w:proofErr w:type="spellStart"/>
      <w:r w:rsidR="008A0713">
        <w:t>lỏng</w:t>
      </w:r>
      <w:proofErr w:type="spellEnd"/>
      <w:r w:rsidR="008A0713">
        <w:t xml:space="preserve"> </w:t>
      </w:r>
      <w:proofErr w:type="spellStart"/>
      <w:r w:rsidR="008A0713">
        <w:t>trong</w:t>
      </w:r>
      <w:proofErr w:type="spellEnd"/>
      <w:r w:rsidR="008A0713">
        <w:t xml:space="preserve"> </w:t>
      </w:r>
      <w:proofErr w:type="spellStart"/>
      <w:r w:rsidR="008A0713">
        <w:t>quá</w:t>
      </w:r>
      <w:proofErr w:type="spellEnd"/>
      <w:r w:rsidR="008A0713">
        <w:t xml:space="preserve"> </w:t>
      </w:r>
      <w:proofErr w:type="spellStart"/>
      <w:r w:rsidR="008A0713">
        <w:t>trình</w:t>
      </w:r>
      <w:proofErr w:type="spellEnd"/>
      <w:r w:rsidR="008A0713">
        <w:t xml:space="preserve"> </w:t>
      </w:r>
      <w:proofErr w:type="spellStart"/>
      <w:r w:rsidR="008A0713">
        <w:t>đo</w:t>
      </w:r>
      <w:proofErr w:type="spellEnd"/>
      <w:r w:rsidR="008A0713">
        <w:t xml:space="preserve">, do </w:t>
      </w:r>
      <w:proofErr w:type="spellStart"/>
      <w:r w:rsidR="008A0713">
        <w:t>vậy</w:t>
      </w:r>
      <w:proofErr w:type="spellEnd"/>
      <w:r w:rsidR="008A0713">
        <w:t xml:space="preserve"> </w:t>
      </w:r>
      <w:proofErr w:type="spellStart"/>
      <w:r w:rsidR="008A0713">
        <w:t>sau</w:t>
      </w:r>
      <w:proofErr w:type="spellEnd"/>
      <w:r w:rsidR="008A0713">
        <w:t xml:space="preserve"> </w:t>
      </w:r>
      <w:proofErr w:type="spellStart"/>
      <w:r w:rsidR="008A0713">
        <w:t>khi</w:t>
      </w:r>
      <w:proofErr w:type="spellEnd"/>
      <w:r w:rsidR="008A0713">
        <w:t xml:space="preserve"> </w:t>
      </w:r>
      <w:proofErr w:type="spellStart"/>
      <w:r w:rsidR="008A0713">
        <w:t>loại</w:t>
      </w:r>
      <w:proofErr w:type="spellEnd"/>
      <w:r w:rsidR="008A0713">
        <w:t xml:space="preserve"> </w:t>
      </w:r>
      <w:proofErr w:type="spellStart"/>
      <w:r w:rsidR="008A0713">
        <w:t>bỏ</w:t>
      </w:r>
      <w:proofErr w:type="spellEnd"/>
      <w:r w:rsidR="008A0713">
        <w:t xml:space="preserve"> </w:t>
      </w:r>
      <w:proofErr w:type="spellStart"/>
      <w:r w:rsidR="008A0713">
        <w:t>đi</w:t>
      </w:r>
      <w:proofErr w:type="spellEnd"/>
      <w:r w:rsidR="008A0713">
        <w:t xml:space="preserve"> </w:t>
      </w:r>
      <w:proofErr w:type="spellStart"/>
      <w:r w:rsidR="008A0713">
        <w:t>những</w:t>
      </w:r>
      <w:proofErr w:type="spellEnd"/>
      <w:r w:rsidR="008A0713">
        <w:t xml:space="preserve"> </w:t>
      </w:r>
      <w:proofErr w:type="spellStart"/>
      <w:r w:rsidR="008A0713">
        <w:t>ngày</w:t>
      </w:r>
      <w:proofErr w:type="spellEnd"/>
      <w:r w:rsidR="008A0713">
        <w:t xml:space="preserve"> </w:t>
      </w:r>
      <w:proofErr w:type="spellStart"/>
      <w:r w:rsidR="008A0713">
        <w:t>giá</w:t>
      </w:r>
      <w:proofErr w:type="spellEnd"/>
      <w:r w:rsidR="008A0713">
        <w:t xml:space="preserve"> </w:t>
      </w:r>
      <w:proofErr w:type="spellStart"/>
      <w:r w:rsidR="008A0713">
        <w:t>trị</w:t>
      </w:r>
      <w:proofErr w:type="spellEnd"/>
      <w:r w:rsidR="008A0713">
        <w:t xml:space="preserve"> </w:t>
      </w:r>
      <w:proofErr w:type="spellStart"/>
      <w:r w:rsidR="008A0713">
        <w:t>bị</w:t>
      </w:r>
      <w:proofErr w:type="spellEnd"/>
      <w:r w:rsidR="008A0713">
        <w:t xml:space="preserve"> </w:t>
      </w:r>
      <w:proofErr w:type="spellStart"/>
      <w:r w:rsidR="008A0713">
        <w:t>lỗi</w:t>
      </w:r>
      <w:proofErr w:type="spellEnd"/>
      <w:r w:rsidR="008A0713">
        <w:t xml:space="preserve">, </w:t>
      </w:r>
      <w:proofErr w:type="spellStart"/>
      <w:r w:rsidR="008A0713">
        <w:t>dữ</w:t>
      </w:r>
      <w:proofErr w:type="spellEnd"/>
      <w:r w:rsidR="008A0713">
        <w:t xml:space="preserve"> </w:t>
      </w:r>
      <w:proofErr w:type="spellStart"/>
      <w:r w:rsidR="008A0713">
        <w:t>liệu</w:t>
      </w:r>
      <w:proofErr w:type="spellEnd"/>
      <w:r w:rsidR="008A0713">
        <w:t xml:space="preserve"> </w:t>
      </w:r>
      <w:proofErr w:type="spellStart"/>
      <w:r w:rsidR="008A0713">
        <w:t>còn</w:t>
      </w:r>
      <w:proofErr w:type="spellEnd"/>
      <w:r w:rsidR="008A0713">
        <w:t xml:space="preserve"> </w:t>
      </w:r>
      <w:proofErr w:type="spellStart"/>
      <w:r w:rsidR="008A0713">
        <w:t>lại</w:t>
      </w:r>
      <w:proofErr w:type="spellEnd"/>
      <w:r w:rsidR="008A0713">
        <w:t xml:space="preserve"> bao </w:t>
      </w:r>
      <w:proofErr w:type="spellStart"/>
      <w:r w:rsidR="008A0713">
        <w:t>gồm</w:t>
      </w:r>
      <w:proofErr w:type="spellEnd"/>
      <w:r w:rsidR="008A0713">
        <w:t xml:space="preserve"> 20 </w:t>
      </w:r>
      <w:proofErr w:type="spellStart"/>
      <w:r w:rsidR="008A0713">
        <w:t>ngày</w:t>
      </w:r>
      <w:proofErr w:type="spellEnd"/>
      <w:r w:rsidR="008A0713">
        <w:t xml:space="preserve"> </w:t>
      </w:r>
      <w:proofErr w:type="spellStart"/>
      <w:r w:rsidR="008A0713">
        <w:t>đo</w:t>
      </w:r>
      <w:proofErr w:type="spellEnd"/>
      <w:r w:rsidR="008A0713">
        <w:t xml:space="preserve">, </w:t>
      </w:r>
      <w:proofErr w:type="spellStart"/>
      <w:r w:rsidR="008A0713">
        <w:t>mỗi</w:t>
      </w:r>
      <w:proofErr w:type="spellEnd"/>
      <w:r w:rsidR="008A0713">
        <w:t xml:space="preserve"> </w:t>
      </w:r>
      <w:proofErr w:type="spellStart"/>
      <w:r w:rsidR="008A0713">
        <w:t>ngày</w:t>
      </w:r>
      <w:proofErr w:type="spellEnd"/>
      <w:r w:rsidR="008A0713">
        <w:t xml:space="preserve"> bao </w:t>
      </w:r>
      <w:proofErr w:type="spellStart"/>
      <w:r w:rsidR="008A0713">
        <w:t>gồm</w:t>
      </w:r>
      <w:proofErr w:type="spellEnd"/>
      <w:r w:rsidR="008A0713">
        <w:t xml:space="preserve"> </w:t>
      </w:r>
      <w:proofErr w:type="spellStart"/>
      <w:r w:rsidR="008A0713">
        <w:t>các</w:t>
      </w:r>
      <w:proofErr w:type="spellEnd"/>
      <w:r w:rsidR="008A0713">
        <w:t xml:space="preserve"> </w:t>
      </w:r>
      <w:proofErr w:type="spellStart"/>
      <w:r w:rsidR="008A0713">
        <w:t>giá</w:t>
      </w:r>
      <w:proofErr w:type="spellEnd"/>
      <w:r w:rsidR="008A0713">
        <w:t xml:space="preserve"> </w:t>
      </w:r>
      <w:proofErr w:type="spellStart"/>
      <w:r w:rsidR="008A0713">
        <w:t>trị</w:t>
      </w:r>
      <w:proofErr w:type="spellEnd"/>
      <w:r w:rsidR="008A0713">
        <w:t xml:space="preserve"> </w:t>
      </w:r>
      <w:proofErr w:type="spellStart"/>
      <w:r w:rsidR="008A0713">
        <w:t>ứng</w:t>
      </w:r>
      <w:proofErr w:type="spellEnd"/>
      <w:r w:rsidR="008A0713">
        <w:t xml:space="preserve"> </w:t>
      </w:r>
      <w:proofErr w:type="spellStart"/>
      <w:r w:rsidR="008A0713">
        <w:t>với</w:t>
      </w:r>
      <w:proofErr w:type="spellEnd"/>
      <w:r w:rsidR="008A0713">
        <w:t xml:space="preserve"> 8 </w:t>
      </w:r>
      <w:proofErr w:type="spellStart"/>
      <w:r w:rsidR="008A0713">
        <w:t>loại</w:t>
      </w:r>
      <w:proofErr w:type="spellEnd"/>
      <w:r w:rsidR="008A0713">
        <w:t xml:space="preserve"> </w:t>
      </w:r>
      <w:proofErr w:type="spellStart"/>
      <w:r w:rsidR="008A0713">
        <w:t>cảm</w:t>
      </w:r>
      <w:proofErr w:type="spellEnd"/>
      <w:r w:rsidR="008A0713">
        <w:t xml:space="preserve"> </w:t>
      </w:r>
      <w:proofErr w:type="spellStart"/>
      <w:r w:rsidR="008A0713">
        <w:t>xúc</w:t>
      </w:r>
      <w:proofErr w:type="spellEnd"/>
      <w:r w:rsidR="008A0713">
        <w:t xml:space="preserve"> </w:t>
      </w:r>
      <w:proofErr w:type="spellStart"/>
      <w:r w:rsidR="008A0713">
        <w:t>bên</w:t>
      </w:r>
      <w:proofErr w:type="spellEnd"/>
      <w:r w:rsidR="008A0713">
        <w:t xml:space="preserve"> </w:t>
      </w:r>
      <w:proofErr w:type="spellStart"/>
      <w:r w:rsidR="008A0713">
        <w:t>trên</w:t>
      </w:r>
      <w:proofErr w:type="spellEnd"/>
      <w:r w:rsidR="008A0713">
        <w:t>.</w:t>
      </w:r>
      <w:r w:rsidR="0034615D">
        <w:t xml:space="preserve"> </w:t>
      </w:r>
      <w:proofErr w:type="spellStart"/>
      <w:ins w:id="55" w:author="Cung Thanh Long" w:date="2021-04-07T22:05:00Z">
        <w:r w:rsidR="007504A9">
          <w:t>Hình</w:t>
        </w:r>
        <w:proofErr w:type="spellEnd"/>
        <w:r w:rsidR="007504A9">
          <w:t xml:space="preserve"> 1.? </w:t>
        </w:r>
      </w:ins>
      <w:commentRangeStart w:id="56"/>
      <w:del w:id="57" w:author="Cung Thanh Long" w:date="2021-04-07T22:05:00Z">
        <w:r w:rsidR="0034615D" w:rsidDel="007504A9">
          <w:delText>Bên dưới</w:delText>
        </w:r>
      </w:del>
      <w:commentRangeEnd w:id="56"/>
      <w:r w:rsidR="007504A9">
        <w:rPr>
          <w:rStyle w:val="CommentReference"/>
        </w:rPr>
        <w:commentReference w:id="56"/>
      </w:r>
      <w:r w:rsidR="0034615D">
        <w:t xml:space="preserve"> </w:t>
      </w:r>
      <w:proofErr w:type="spellStart"/>
      <w:r w:rsidR="0034615D">
        <w:t>là</w:t>
      </w:r>
      <w:proofErr w:type="spellEnd"/>
      <w:r w:rsidR="0034615D">
        <w:t xml:space="preserve"> </w:t>
      </w:r>
      <w:proofErr w:type="spellStart"/>
      <w:r w:rsidR="0034615D">
        <w:t>hình</w:t>
      </w:r>
      <w:proofErr w:type="spellEnd"/>
      <w:r w:rsidR="0034615D">
        <w:t xml:space="preserve"> </w:t>
      </w:r>
      <w:proofErr w:type="spellStart"/>
      <w:r w:rsidR="0034615D">
        <w:t>ảnh</w:t>
      </w:r>
      <w:proofErr w:type="spellEnd"/>
      <w:r w:rsidR="0034615D">
        <w:t xml:space="preserve"> </w:t>
      </w:r>
      <w:proofErr w:type="spellStart"/>
      <w:r w:rsidR="0034615D">
        <w:t>biểu</w:t>
      </w:r>
      <w:proofErr w:type="spellEnd"/>
      <w:r w:rsidR="0034615D">
        <w:t xml:space="preserve"> </w:t>
      </w:r>
      <w:proofErr w:type="spellStart"/>
      <w:r w:rsidR="0034615D">
        <w:t>diễn</w:t>
      </w:r>
      <w:proofErr w:type="spellEnd"/>
      <w:r w:rsidR="0034615D">
        <w:t xml:space="preserve"> </w:t>
      </w:r>
      <w:proofErr w:type="spellStart"/>
      <w:r w:rsidR="0034615D">
        <w:t>các</w:t>
      </w:r>
      <w:proofErr w:type="spellEnd"/>
      <w:r w:rsidR="0034615D">
        <w:t xml:space="preserve"> </w:t>
      </w:r>
      <w:proofErr w:type="spellStart"/>
      <w:r w:rsidR="0034615D">
        <w:t>giá</w:t>
      </w:r>
      <w:proofErr w:type="spellEnd"/>
      <w:r w:rsidR="0034615D">
        <w:t xml:space="preserve"> </w:t>
      </w:r>
      <w:proofErr w:type="spellStart"/>
      <w:r w:rsidR="0034615D">
        <w:t>trị</w:t>
      </w:r>
      <w:proofErr w:type="spellEnd"/>
      <w:r w:rsidR="0034615D">
        <w:t xml:space="preserve"> </w:t>
      </w:r>
      <w:proofErr w:type="spellStart"/>
      <w:r w:rsidR="0034615D">
        <w:t>thu</w:t>
      </w:r>
      <w:proofErr w:type="spellEnd"/>
      <w:r w:rsidR="0034615D">
        <w:t xml:space="preserve"> </w:t>
      </w:r>
      <w:proofErr w:type="spellStart"/>
      <w:r w:rsidR="0034615D">
        <w:t>được</w:t>
      </w:r>
      <w:proofErr w:type="spellEnd"/>
      <w:r w:rsidR="0034615D">
        <w:t xml:space="preserve"> </w:t>
      </w:r>
      <w:proofErr w:type="spellStart"/>
      <w:r w:rsidR="0034615D">
        <w:t>từ</w:t>
      </w:r>
      <w:proofErr w:type="spellEnd"/>
      <w:r w:rsidR="0034615D">
        <w:t xml:space="preserve"> 4 </w:t>
      </w:r>
      <w:proofErr w:type="spellStart"/>
      <w:r w:rsidR="0034615D">
        <w:t>loại</w:t>
      </w:r>
      <w:proofErr w:type="spellEnd"/>
      <w:r w:rsidR="0034615D">
        <w:t xml:space="preserve"> </w:t>
      </w:r>
      <w:proofErr w:type="spellStart"/>
      <w:r w:rsidR="0034615D">
        <w:t>cảm</w:t>
      </w:r>
      <w:proofErr w:type="spellEnd"/>
      <w:r w:rsidR="0034615D">
        <w:t xml:space="preserve"> </w:t>
      </w:r>
      <w:proofErr w:type="spellStart"/>
      <w:r w:rsidR="0034615D">
        <w:t>biến</w:t>
      </w:r>
      <w:proofErr w:type="spellEnd"/>
      <w:r w:rsidR="0034615D">
        <w:t xml:space="preserve"> </w:t>
      </w:r>
      <w:proofErr w:type="spellStart"/>
      <w:r w:rsidR="0034615D">
        <w:t>ứng</w:t>
      </w:r>
      <w:proofErr w:type="spellEnd"/>
      <w:r w:rsidR="0034615D">
        <w:t xml:space="preserve"> </w:t>
      </w:r>
      <w:proofErr w:type="spellStart"/>
      <w:r w:rsidR="0034615D">
        <w:t>với</w:t>
      </w:r>
      <w:proofErr w:type="spellEnd"/>
      <w:r w:rsidR="0034615D">
        <w:t xml:space="preserve"> 8 </w:t>
      </w:r>
      <w:proofErr w:type="spellStart"/>
      <w:r w:rsidR="0034615D">
        <w:t>loại</w:t>
      </w:r>
      <w:proofErr w:type="spellEnd"/>
      <w:r w:rsidR="0034615D">
        <w:t xml:space="preserve"> </w:t>
      </w:r>
      <w:proofErr w:type="spellStart"/>
      <w:r w:rsidR="0034615D">
        <w:t>cảm</w:t>
      </w:r>
      <w:proofErr w:type="spellEnd"/>
      <w:r w:rsidR="0034615D">
        <w:t xml:space="preserve"> </w:t>
      </w:r>
      <w:proofErr w:type="spellStart"/>
      <w:r w:rsidR="0034615D">
        <w:t>xúc</w:t>
      </w:r>
      <w:proofErr w:type="spellEnd"/>
      <w:r w:rsidR="0034615D">
        <w:t xml:space="preserve"> </w:t>
      </w:r>
      <w:proofErr w:type="spellStart"/>
      <w:r w:rsidR="0034615D">
        <w:t>khác</w:t>
      </w:r>
      <w:proofErr w:type="spellEnd"/>
      <w:r w:rsidR="0034615D">
        <w:t xml:space="preserve"> </w:t>
      </w:r>
      <w:proofErr w:type="spellStart"/>
      <w:r w:rsidR="0034615D">
        <w:t>nhau</w:t>
      </w:r>
      <w:proofErr w:type="spellEnd"/>
      <w:r w:rsidR="0034615D">
        <w:t>.</w:t>
      </w:r>
      <w:r w:rsidR="00D85E59">
        <w:t xml:space="preserve"> </w:t>
      </w:r>
      <w:proofErr w:type="spellStart"/>
      <w:r w:rsidR="00D85E59">
        <w:t>Mỗi</w:t>
      </w:r>
      <w:proofErr w:type="spellEnd"/>
      <w:r w:rsidR="00D85E59">
        <w:t xml:space="preserve"> </w:t>
      </w:r>
      <w:proofErr w:type="spellStart"/>
      <w:r w:rsidR="00D85E59">
        <w:t>đoạn</w:t>
      </w:r>
      <w:proofErr w:type="spellEnd"/>
      <w:r w:rsidR="00D85E59">
        <w:t xml:space="preserve"> </w:t>
      </w:r>
      <w:proofErr w:type="spellStart"/>
      <w:r w:rsidR="00D85E59">
        <w:t>dữ</w:t>
      </w:r>
      <w:proofErr w:type="spellEnd"/>
      <w:r w:rsidR="00D85E59">
        <w:t xml:space="preserve"> </w:t>
      </w:r>
      <w:proofErr w:type="spellStart"/>
      <w:r w:rsidR="00D85E59">
        <w:t>liệu</w:t>
      </w:r>
      <w:proofErr w:type="spellEnd"/>
      <w:r w:rsidR="00D85E59">
        <w:t xml:space="preserve"> bao </w:t>
      </w:r>
      <w:proofErr w:type="spellStart"/>
      <w:r w:rsidR="00D85E59">
        <w:t>gồm</w:t>
      </w:r>
      <w:proofErr w:type="spellEnd"/>
      <w:r w:rsidR="00D85E59">
        <w:t xml:space="preserve"> 2000 </w:t>
      </w:r>
      <w:proofErr w:type="spellStart"/>
      <w:r w:rsidR="00D85E59">
        <w:t>điểm</w:t>
      </w:r>
      <w:proofErr w:type="spellEnd"/>
      <w:r w:rsidR="00D85E59">
        <w:t xml:space="preserve"> </w:t>
      </w:r>
      <w:proofErr w:type="spellStart"/>
      <w:r w:rsidR="00DA7177">
        <w:t>đo</w:t>
      </w:r>
      <w:proofErr w:type="spellEnd"/>
      <w:r w:rsidR="00DA7177">
        <w:t xml:space="preserve"> </w:t>
      </w:r>
      <w:proofErr w:type="spellStart"/>
      <w:r w:rsidR="00DA7177">
        <w:t>thu</w:t>
      </w:r>
      <w:proofErr w:type="spellEnd"/>
      <w:r w:rsidR="00DA7177">
        <w:t xml:space="preserve"> </w:t>
      </w:r>
      <w:proofErr w:type="spellStart"/>
      <w:r w:rsidR="00DA7177">
        <w:t>được</w:t>
      </w:r>
      <w:proofErr w:type="spellEnd"/>
      <w:r w:rsidR="00DA7177">
        <w:t xml:space="preserve"> 4 </w:t>
      </w:r>
      <w:proofErr w:type="spellStart"/>
      <w:r w:rsidR="00DA7177">
        <w:t>cảm</w:t>
      </w:r>
      <w:proofErr w:type="spellEnd"/>
      <w:r w:rsidR="00DA7177">
        <w:t xml:space="preserve"> </w:t>
      </w:r>
      <w:proofErr w:type="spellStart"/>
      <w:r w:rsidR="00DA7177">
        <w:t>biến</w:t>
      </w:r>
      <w:proofErr w:type="spellEnd"/>
      <w:r w:rsidR="00DA7177">
        <w:t xml:space="preserve"> </w:t>
      </w:r>
      <w:proofErr w:type="spellStart"/>
      <w:r w:rsidR="00DA7177">
        <w:t>tương</w:t>
      </w:r>
      <w:proofErr w:type="spellEnd"/>
      <w:r w:rsidR="00DA7177">
        <w:t xml:space="preserve"> </w:t>
      </w:r>
      <w:proofErr w:type="spellStart"/>
      <w:r w:rsidR="00DA7177">
        <w:t>ứng</w:t>
      </w:r>
      <w:proofErr w:type="spellEnd"/>
      <w:r w:rsidR="00DA7177">
        <w:t xml:space="preserve"> </w:t>
      </w:r>
      <w:proofErr w:type="spellStart"/>
      <w:r w:rsidR="00DA7177">
        <w:t>với</w:t>
      </w:r>
      <w:proofErr w:type="spellEnd"/>
      <w:r w:rsidR="00DA7177">
        <w:t xml:space="preserve"> 100s </w:t>
      </w:r>
      <w:proofErr w:type="spellStart"/>
      <w:r w:rsidR="00DA7177">
        <w:t>trong</w:t>
      </w:r>
      <w:proofErr w:type="spellEnd"/>
      <w:r w:rsidR="00DA7177">
        <w:t xml:space="preserve"> </w:t>
      </w:r>
      <w:proofErr w:type="spellStart"/>
      <w:r w:rsidR="00DA7177">
        <w:t>thực</w:t>
      </w:r>
      <w:proofErr w:type="spellEnd"/>
      <w:r w:rsidR="00DA7177">
        <w:t xml:space="preserve"> </w:t>
      </w:r>
      <w:proofErr w:type="spellStart"/>
      <w:r w:rsidR="00DA7177">
        <w:t>tế</w:t>
      </w:r>
      <w:proofErr w:type="spellEnd"/>
      <w:r w:rsidR="00DA7177">
        <w:t>.</w:t>
      </w:r>
    </w:p>
    <w:p w14:paraId="7D509687" w14:textId="77777777" w:rsidR="00182674" w:rsidRDefault="00182674" w:rsidP="00BD62B8"/>
    <w:p w14:paraId="17ABAE3C" w14:textId="77777777" w:rsidR="00B71FD6" w:rsidRDefault="007F34E2" w:rsidP="00B71F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1A5E15" wp14:editId="0998118A">
            <wp:extent cx="5286375" cy="261989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130" cy="26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EA92" w14:textId="77777777" w:rsidR="00182674" w:rsidRDefault="00B71FD6" w:rsidP="00B71FD6">
      <w:pPr>
        <w:pStyle w:val="Caption"/>
      </w:pPr>
      <w:bookmarkStart w:id="58" w:name="_Toc68164707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4</w:t>
        </w:r>
      </w:fldSimple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tính</w:t>
      </w:r>
      <w:bookmarkEnd w:id="58"/>
      <w:proofErr w:type="spellEnd"/>
    </w:p>
    <w:p w14:paraId="51FEB469" w14:textId="77777777" w:rsidR="007F34E2" w:rsidRDefault="007F34E2" w:rsidP="00182674">
      <w:pPr>
        <w:jc w:val="center"/>
      </w:pPr>
    </w:p>
    <w:p w14:paraId="335C0406" w14:textId="77777777" w:rsidR="00B71FD6" w:rsidRDefault="007F34E2" w:rsidP="00B71FD6">
      <w:pPr>
        <w:keepNext/>
        <w:jc w:val="center"/>
      </w:pPr>
      <w:r>
        <w:rPr>
          <w:noProof/>
        </w:rPr>
        <w:drawing>
          <wp:inline distT="0" distB="0" distL="0" distR="0" wp14:anchorId="29E5A0AB" wp14:editId="6951892D">
            <wp:extent cx="5403215" cy="270192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38E3" w14:textId="77777777" w:rsidR="00182674" w:rsidRDefault="00B71FD6" w:rsidP="00B71FD6">
      <w:pPr>
        <w:pStyle w:val="Caption"/>
      </w:pPr>
      <w:bookmarkStart w:id="59" w:name="_Toc68164708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5</w:t>
        </w:r>
      </w:fldSimple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giận</w:t>
      </w:r>
      <w:bookmarkEnd w:id="59"/>
      <w:proofErr w:type="spellEnd"/>
    </w:p>
    <w:p w14:paraId="387A4D15" w14:textId="77777777" w:rsidR="007F34E2" w:rsidRDefault="007F34E2" w:rsidP="00182674">
      <w:pPr>
        <w:jc w:val="center"/>
      </w:pPr>
    </w:p>
    <w:p w14:paraId="46EBF8C4" w14:textId="77777777" w:rsidR="00B71FD6" w:rsidRDefault="007F34E2" w:rsidP="00B71F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086101" wp14:editId="747E6583">
            <wp:extent cx="5403215" cy="2723515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64BF" w14:textId="67BA017E" w:rsidR="00182674" w:rsidRDefault="00B71FD6" w:rsidP="00B71FD6">
      <w:pPr>
        <w:pStyle w:val="Caption"/>
      </w:pPr>
      <w:bookmarkStart w:id="60" w:name="_Toc68164709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6</w:t>
        </w:r>
      </w:fldSimple>
      <w:r>
        <w:t xml:space="preserve"> </w:t>
      </w:r>
      <w:proofErr w:type="spellStart"/>
      <w:ins w:id="61" w:author="Cung Thanh Long" w:date="2021-04-07T22:07:00Z">
        <w:r w:rsidR="001676C6">
          <w:t>Các</w:t>
        </w:r>
        <w:proofErr w:type="spellEnd"/>
        <w:r w:rsidR="001676C6">
          <w:t xml:space="preserve"> </w:t>
        </w:r>
        <w:proofErr w:type="spellStart"/>
        <w:r w:rsidR="001676C6">
          <w:t>tín</w:t>
        </w:r>
        <w:proofErr w:type="spellEnd"/>
        <w:r w:rsidR="001676C6">
          <w:t xml:space="preserve"> </w:t>
        </w:r>
        <w:proofErr w:type="spellStart"/>
        <w:r w:rsidR="001676C6">
          <w:t>hiệu</w:t>
        </w:r>
        <w:proofErr w:type="spellEnd"/>
        <w:r w:rsidR="001676C6">
          <w:t xml:space="preserve"> </w:t>
        </w:r>
        <w:proofErr w:type="spellStart"/>
        <w:r w:rsidR="001676C6">
          <w:t>tương</w:t>
        </w:r>
        <w:proofErr w:type="spellEnd"/>
        <w:r w:rsidR="001676C6">
          <w:t xml:space="preserve"> </w:t>
        </w:r>
        <w:proofErr w:type="spellStart"/>
        <w:r w:rsidR="001676C6">
          <w:t>ứng</w:t>
        </w:r>
        <w:proofErr w:type="spellEnd"/>
        <w:r w:rsidR="001676C6">
          <w:t xml:space="preserve"> </w:t>
        </w:r>
        <w:proofErr w:type="spellStart"/>
        <w:r w:rsidR="001676C6">
          <w:t>với</w:t>
        </w:r>
      </w:ins>
      <w:proofErr w:type="spellEnd"/>
      <w:del w:id="62" w:author="Cung Thanh Long" w:date="2021-04-07T22:07:00Z">
        <w:r w:rsidDel="001676C6">
          <w:delText>Đồ thị</w:delText>
        </w:r>
      </w:del>
      <w:r w:rsidRPr="00B71FD6"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ghét</w:t>
      </w:r>
      <w:proofErr w:type="spellEnd"/>
      <w:r>
        <w:t xml:space="preserve"> </w:t>
      </w:r>
      <w:proofErr w:type="spellStart"/>
      <w:r>
        <w:t>bỏ</w:t>
      </w:r>
      <w:bookmarkEnd w:id="60"/>
      <w:proofErr w:type="spellEnd"/>
    </w:p>
    <w:p w14:paraId="2E2CE2A8" w14:textId="77777777" w:rsidR="00182674" w:rsidRDefault="00182674" w:rsidP="00182674">
      <w:pPr>
        <w:jc w:val="center"/>
      </w:pPr>
    </w:p>
    <w:p w14:paraId="0B0016C2" w14:textId="77777777" w:rsidR="00B71FD6" w:rsidRDefault="007F34E2" w:rsidP="00B71FD6">
      <w:pPr>
        <w:keepNext/>
        <w:jc w:val="center"/>
      </w:pPr>
      <w:r>
        <w:rPr>
          <w:noProof/>
        </w:rPr>
        <w:drawing>
          <wp:inline distT="0" distB="0" distL="0" distR="0" wp14:anchorId="30094010" wp14:editId="6DEB67D2">
            <wp:extent cx="5403215" cy="2658745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CE25" w14:textId="77777777" w:rsidR="007F34E2" w:rsidRDefault="00B71FD6" w:rsidP="00B71FD6">
      <w:pPr>
        <w:pStyle w:val="Caption"/>
      </w:pPr>
      <w:bookmarkStart w:id="63" w:name="_Toc68164710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7</w:t>
        </w:r>
      </w:fldSimple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buồn</w:t>
      </w:r>
      <w:bookmarkEnd w:id="63"/>
      <w:proofErr w:type="spellEnd"/>
    </w:p>
    <w:p w14:paraId="4B7227B9" w14:textId="77777777" w:rsidR="00B71FD6" w:rsidRPr="00B71FD6" w:rsidRDefault="00B71FD6" w:rsidP="00B71FD6"/>
    <w:p w14:paraId="756ACC94" w14:textId="77777777" w:rsidR="00B71FD6" w:rsidRDefault="007F34E2" w:rsidP="00B71F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FAE476" wp14:editId="061B88C5">
            <wp:extent cx="5403215" cy="273240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4AF2" w14:textId="77777777" w:rsidR="007F34E2" w:rsidRDefault="00B71FD6" w:rsidP="00B71FD6">
      <w:pPr>
        <w:pStyle w:val="Caption"/>
      </w:pPr>
      <w:bookmarkStart w:id="64" w:name="_Toc68164711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8</w:t>
        </w:r>
      </w:fldSimple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 w:rsidRPr="00B71FD6"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cảm</w:t>
      </w:r>
      <w:bookmarkEnd w:id="64"/>
      <w:proofErr w:type="spellEnd"/>
    </w:p>
    <w:p w14:paraId="6D42DF15" w14:textId="77777777" w:rsidR="007F34E2" w:rsidRDefault="007F34E2" w:rsidP="00182674">
      <w:pPr>
        <w:jc w:val="center"/>
      </w:pPr>
    </w:p>
    <w:p w14:paraId="3975192C" w14:textId="77777777" w:rsidR="00B71FD6" w:rsidRDefault="007F34E2" w:rsidP="00B71FD6">
      <w:pPr>
        <w:keepNext/>
        <w:jc w:val="center"/>
      </w:pPr>
      <w:r>
        <w:rPr>
          <w:noProof/>
        </w:rPr>
        <w:drawing>
          <wp:inline distT="0" distB="0" distL="0" distR="0" wp14:anchorId="695A9174" wp14:editId="528B0F91">
            <wp:extent cx="5403215" cy="276796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803A" w14:textId="77777777" w:rsidR="007F34E2" w:rsidRDefault="00B71FD6" w:rsidP="00B71FD6">
      <w:pPr>
        <w:pStyle w:val="Caption"/>
      </w:pPr>
      <w:bookmarkStart w:id="65" w:name="_Toc68164712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9</w:t>
        </w:r>
      </w:fldSimple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mạn</w:t>
      </w:r>
      <w:bookmarkEnd w:id="65"/>
      <w:proofErr w:type="spellEnd"/>
    </w:p>
    <w:p w14:paraId="0A6B29B5" w14:textId="77777777" w:rsidR="007F34E2" w:rsidRDefault="007F34E2" w:rsidP="00182674">
      <w:pPr>
        <w:jc w:val="center"/>
      </w:pPr>
    </w:p>
    <w:p w14:paraId="4C2BC92A" w14:textId="77777777" w:rsidR="00B71FD6" w:rsidRDefault="007F34E2" w:rsidP="00B71F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E11441" wp14:editId="44D2CEA4">
            <wp:extent cx="5403215" cy="271653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23E1" w14:textId="77777777" w:rsidR="007F34E2" w:rsidRDefault="00B71FD6" w:rsidP="00B71FD6">
      <w:pPr>
        <w:pStyle w:val="Caption"/>
      </w:pPr>
      <w:bookmarkStart w:id="66" w:name="_Toc68164713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10</w:t>
        </w:r>
      </w:fldSimple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vẻ</w:t>
      </w:r>
      <w:bookmarkEnd w:id="66"/>
      <w:proofErr w:type="spellEnd"/>
    </w:p>
    <w:p w14:paraId="605A3D7C" w14:textId="77777777" w:rsidR="007F34E2" w:rsidRDefault="007F34E2" w:rsidP="00182674">
      <w:pPr>
        <w:jc w:val="center"/>
      </w:pPr>
    </w:p>
    <w:p w14:paraId="00F5BA95" w14:textId="77777777" w:rsidR="00B71FD6" w:rsidRDefault="007F34E2" w:rsidP="00B71FD6">
      <w:pPr>
        <w:keepNext/>
        <w:jc w:val="center"/>
      </w:pPr>
      <w:r>
        <w:rPr>
          <w:noProof/>
        </w:rPr>
        <w:drawing>
          <wp:inline distT="0" distB="0" distL="0" distR="0" wp14:anchorId="664E38ED" wp14:editId="61EAC3A6">
            <wp:extent cx="5403215" cy="2738755"/>
            <wp:effectExtent l="0" t="0" r="698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9542" w14:textId="77777777" w:rsidR="0034615D" w:rsidRDefault="00B71FD6" w:rsidP="00B71FD6">
      <w:pPr>
        <w:pStyle w:val="Caption"/>
      </w:pPr>
      <w:bookmarkStart w:id="67" w:name="_Toc68164714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1</w:t>
        </w:r>
      </w:fldSimple>
      <w:r w:rsidR="00BB027F">
        <w:t>.</w:t>
      </w:r>
      <w:fldSimple w:instr=" SEQ Hình \* ARABIC \s 1 ">
        <w:r w:rsidR="00BB027F">
          <w:rPr>
            <w:noProof/>
          </w:rPr>
          <w:t>11</w:t>
        </w:r>
      </w:fldSimple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bookmarkEnd w:id="67"/>
      <w:proofErr w:type="spellEnd"/>
    </w:p>
    <w:p w14:paraId="1A81E87C" w14:textId="77777777" w:rsidR="0034615D" w:rsidRDefault="0034615D" w:rsidP="00182674">
      <w:pPr>
        <w:jc w:val="center"/>
      </w:pPr>
    </w:p>
    <w:p w14:paraId="04C0A475" w14:textId="77777777" w:rsidR="0034615D" w:rsidRDefault="0034615D" w:rsidP="0034615D">
      <w:pPr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commentRangeStart w:id="68"/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commentRangeEnd w:id="68"/>
      <w:r w:rsidR="003739FD">
        <w:rPr>
          <w:rStyle w:val="CommentReference"/>
        </w:rPr>
        <w:commentReference w:id="68"/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 w:rsidR="00B5037D">
        <w:t xml:space="preserve"> </w:t>
      </w:r>
      <w:proofErr w:type="spellStart"/>
      <w:r w:rsidR="00B5037D">
        <w:t>khác</w:t>
      </w:r>
      <w:proofErr w:type="spellEnd"/>
      <w:r w:rsidR="00B5037D">
        <w:t xml:space="preserve"> </w:t>
      </w:r>
      <w:proofErr w:type="spellStart"/>
      <w:r w:rsidR="00B5037D">
        <w:t>nhau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</w:t>
      </w:r>
      <w:r w:rsidR="00B5037D">
        <w:t>ng</w:t>
      </w:r>
      <w:proofErr w:type="spellEnd"/>
      <w:r w:rsidR="00B5037D">
        <w:t xml:space="preserve"> </w:t>
      </w:r>
      <w:proofErr w:type="spellStart"/>
      <w:r w:rsidR="00B5037D"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B5037D">
        <w:t>sinh</w:t>
      </w:r>
      <w:proofErr w:type="spellEnd"/>
      <w:r w:rsidR="00B5037D">
        <w:t xml:space="preserve"> </w:t>
      </w:r>
      <w:proofErr w:type="spellStart"/>
      <w:r w:rsidR="00B5037D">
        <w:t>học</w:t>
      </w:r>
      <w:proofErr w:type="spellEnd"/>
      <w:r w:rsidR="00B5037D">
        <w:t xml:space="preserve"> </w:t>
      </w:r>
      <w:proofErr w:type="spellStart"/>
      <w:r>
        <w:t>của</w:t>
      </w:r>
      <w:proofErr w:type="spellEnd"/>
      <w:r>
        <w:t xml:space="preserve"> MIT.</w:t>
      </w:r>
    </w:p>
    <w:p w14:paraId="6D71D3F3" w14:textId="77777777" w:rsidR="00041E0C" w:rsidRDefault="00041E0C" w:rsidP="0034615D">
      <w:pPr>
        <w:jc w:val="left"/>
      </w:pPr>
      <w:r>
        <w:br w:type="page"/>
      </w:r>
    </w:p>
    <w:p w14:paraId="42DCFB00" w14:textId="77777777" w:rsidR="004E5152" w:rsidRDefault="00041E0C" w:rsidP="00041E0C">
      <w:pPr>
        <w:pStyle w:val="Heading1"/>
      </w:pPr>
      <w:bookmarkStart w:id="69" w:name="_Toc68526710"/>
      <w:r>
        <w:lastRenderedPageBreak/>
        <w:t xml:space="preserve">HỌC MÁY VÀ ỨNG DỤNG TRONG NHẬN </w:t>
      </w:r>
      <w:r w:rsidR="00E47528">
        <w:t>DẠNG</w:t>
      </w:r>
      <w:r>
        <w:t xml:space="preserve"> CẢM XÚC</w:t>
      </w:r>
      <w:bookmarkEnd w:id="69"/>
    </w:p>
    <w:p w14:paraId="3296143B" w14:textId="77777777" w:rsidR="00041E0C" w:rsidRDefault="00041E0C" w:rsidP="00041E0C">
      <w:pPr>
        <w:pStyle w:val="Heading2"/>
      </w:pPr>
      <w:bookmarkStart w:id="70" w:name="_Toc68526711"/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bookmarkEnd w:id="70"/>
      <w:proofErr w:type="spellEnd"/>
    </w:p>
    <w:p w14:paraId="4292DE1F" w14:textId="77777777" w:rsidR="0094556D" w:rsidRDefault="0094556D" w:rsidP="0094556D"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(Machine learning)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hay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7601811" w14:textId="77777777" w:rsidR="00A65675" w:rsidRDefault="0094556D" w:rsidP="0094556D">
      <w:proofErr w:type="spellStart"/>
      <w:r>
        <w:t>Ngày</w:t>
      </w:r>
      <w:proofErr w:type="spellEnd"/>
      <w:r>
        <w:t xml:space="preserve"> nay,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ngườ</w:t>
      </w:r>
      <w:r w:rsidR="00A65C97">
        <w:t>i</w:t>
      </w:r>
      <w:proofErr w:type="spellEnd"/>
      <w:r w:rsidR="00A65C97">
        <w:t xml:space="preserve"> </w:t>
      </w:r>
      <w:proofErr w:type="spellStart"/>
      <w:r w:rsidR="00A65C97">
        <w:t>dùng</w:t>
      </w:r>
      <w:proofErr w:type="spellEnd"/>
      <w:r w:rsidR="00A65C97">
        <w:t xml:space="preserve">, </w:t>
      </w:r>
      <w:proofErr w:type="spellStart"/>
      <w:r w:rsidR="00A65C97"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email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 w:rsidR="00A65C97">
        <w:t xml:space="preserve">, </w:t>
      </w:r>
      <w:proofErr w:type="spellStart"/>
      <w:r w:rsidR="00A65C97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khố</w:t>
      </w:r>
      <w:r w:rsidR="00877173">
        <w:t>i</w:t>
      </w:r>
      <w:proofErr w:type="spellEnd"/>
      <w:r w:rsidR="00877173">
        <w:t xml:space="preserve"> u</w:t>
      </w:r>
      <w:r>
        <w:t xml:space="preserve">, ... </w:t>
      </w:r>
    </w:p>
    <w:p w14:paraId="5C87FE9E" w14:textId="77777777" w:rsidR="00A65675" w:rsidRDefault="00A65675" w:rsidP="0094556D"/>
    <w:p w14:paraId="683FE74F" w14:textId="77777777" w:rsidR="00A65675" w:rsidRDefault="00A65675" w:rsidP="00A65675">
      <w:pPr>
        <w:keepNext/>
        <w:jc w:val="center"/>
      </w:pPr>
      <w:r>
        <w:rPr>
          <w:noProof/>
        </w:rPr>
        <w:drawing>
          <wp:inline distT="0" distB="0" distL="0" distR="0" wp14:anchorId="06609232" wp14:editId="41D5484E">
            <wp:extent cx="4536764" cy="3245183"/>
            <wp:effectExtent l="0" t="0" r="0" b="0"/>
            <wp:docPr id="40" name="Picture 40" descr="10 Companies Using Machine Learning in Cool Ways | WordSt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Companies Using Machine Learning in Cool Ways | WordStrea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90" cy="324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C1D3" w14:textId="446C72B7" w:rsidR="00A65675" w:rsidRDefault="00A65675" w:rsidP="00A65675">
      <w:pPr>
        <w:pStyle w:val="Caption"/>
      </w:pPr>
      <w:bookmarkStart w:id="71" w:name="_Toc68164715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2</w:t>
        </w:r>
      </w:fldSimple>
      <w:r w:rsidR="00BB027F">
        <w:t>.</w:t>
      </w:r>
      <w:fldSimple w:instr=" SEQ Hình \* ARABIC \s 1 ">
        <w:r w:rsidR="00BB027F">
          <w:rPr>
            <w:noProof/>
          </w:rPr>
          <w:t>1</w:t>
        </w:r>
      </w:fldSimple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bookmarkEnd w:id="71"/>
      <w:proofErr w:type="spellEnd"/>
      <w:ins w:id="72" w:author="Cung Thanh Long" w:date="2021-04-07T22:10:00Z">
        <w:r w:rsidR="004E75D3">
          <w:t xml:space="preserve"> </w:t>
        </w:r>
        <w:commentRangeStart w:id="73"/>
        <w:r w:rsidR="004E75D3">
          <w:t>[]</w:t>
        </w:r>
      </w:ins>
      <w:commentRangeEnd w:id="73"/>
      <w:ins w:id="74" w:author="Cung Thanh Long" w:date="2021-04-07T22:11:00Z">
        <w:r w:rsidR="004E75D3">
          <w:rPr>
            <w:rStyle w:val="CommentReference"/>
            <w:i w:val="0"/>
            <w:iCs w:val="0"/>
            <w:color w:val="000000"/>
          </w:rPr>
          <w:commentReference w:id="73"/>
        </w:r>
      </w:ins>
    </w:p>
    <w:p w14:paraId="03ADACB9" w14:textId="77777777" w:rsidR="0094556D" w:rsidRDefault="0094556D" w:rsidP="0094556D">
      <w:proofErr w:type="spellStart"/>
      <w:r>
        <w:t>Có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</w:t>
      </w:r>
      <w:r w:rsidR="00A65C97">
        <w:t>c</w:t>
      </w:r>
      <w:proofErr w:type="spellEnd"/>
      <w:r w:rsidR="00A65C97">
        <w:t xml:space="preserve"> </w:t>
      </w:r>
      <w:proofErr w:type="spellStart"/>
      <w:r w:rsidR="00A65C97">
        <w:t>máy</w:t>
      </w:r>
      <w:proofErr w:type="spellEnd"/>
      <w:r w:rsidR="00A65C97">
        <w:t>:</w:t>
      </w:r>
    </w:p>
    <w:p w14:paraId="38C7EC6E" w14:textId="77777777" w:rsidR="0094556D" w:rsidRDefault="0094556D" w:rsidP="003A5633">
      <w:pPr>
        <w:ind w:firstLine="720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 w:rsidR="00A65C97"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  <w:r w:rsidR="00A65C97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</w:t>
      </w:r>
      <w:r w:rsidR="003A5633">
        <w:t>nh</w:t>
      </w:r>
      <w:proofErr w:type="spellEnd"/>
      <w:r w:rsidR="003A5633">
        <w:t>.</w:t>
      </w:r>
    </w:p>
    <w:p w14:paraId="68C60CC7" w14:textId="77777777" w:rsidR="0094556D" w:rsidRDefault="0094556D" w:rsidP="003A5633">
      <w:pPr>
        <w:ind w:firstLine="720"/>
      </w:pPr>
      <w:proofErr w:type="spellStart"/>
      <w:r>
        <w:lastRenderedPageBreak/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 w:rsidR="00A65C97">
        <w:t xml:space="preserve">: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);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</w:t>
      </w:r>
      <w:r w:rsidR="003A5633">
        <w:t>t</w:t>
      </w:r>
      <w:proofErr w:type="spellEnd"/>
      <w:r w:rsidR="003A5633">
        <w:t xml:space="preserve">. </w:t>
      </w:r>
      <w:proofErr w:type="spellStart"/>
      <w:r w:rsidR="003A5633">
        <w:t>Các</w:t>
      </w:r>
      <w:proofErr w:type="spellEnd"/>
      <w:r w:rsidR="003A5633"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</w:t>
      </w:r>
      <w:r w:rsidR="003A5633">
        <w:t>n</w:t>
      </w:r>
      <w:proofErr w:type="spellEnd"/>
      <w:r w:rsidR="003A5633">
        <w:t xml:space="preserve"> </w:t>
      </w:r>
      <w:proofErr w:type="spellStart"/>
      <w:r w:rsidR="003A5633">
        <w:t>nhãn</w:t>
      </w:r>
      <w:proofErr w:type="spellEnd"/>
      <w:r w:rsidR="003A5633">
        <w:t xml:space="preserve"> </w:t>
      </w:r>
      <w:proofErr w:type="spellStart"/>
      <w:r w:rsidR="003A5633">
        <w:t>như</w:t>
      </w:r>
      <w:proofErr w:type="spellEnd"/>
      <w:r w:rsidR="003A5633">
        <w:t xml:space="preserve"> </w:t>
      </w:r>
      <w:proofErr w:type="spellStart"/>
      <w:r w:rsidR="003A5633">
        <w:t>là</w:t>
      </w:r>
      <w:proofErr w:type="spellEnd"/>
      <w:r w:rsidR="003A5633">
        <w:t xml:space="preserve"> </w:t>
      </w:r>
      <w:proofErr w:type="spellStart"/>
      <w:r w:rsidR="003A5633">
        <w:t>thuật</w:t>
      </w:r>
      <w:proofErr w:type="spellEnd"/>
      <w:r w:rsidR="003A5633">
        <w:t xml:space="preserve"> </w:t>
      </w:r>
      <w:proofErr w:type="spellStart"/>
      <w:r w:rsidR="003A5633">
        <w:t>toán</w:t>
      </w:r>
      <w:proofErr w:type="spellEnd"/>
      <w:r w:rsidR="003A5633">
        <w:t xml:space="preserve"> </w:t>
      </w:r>
      <w:proofErr w:type="spellStart"/>
      <w:r w:rsidR="003A5633">
        <w:t>hồi</w:t>
      </w:r>
      <w:proofErr w:type="spellEnd"/>
      <w:r w:rsidR="003A5633">
        <w:t xml:space="preserve"> </w:t>
      </w:r>
      <w:proofErr w:type="spellStart"/>
      <w:r w:rsidR="003A5633">
        <w:t>quy</w:t>
      </w:r>
      <w:proofErr w:type="spellEnd"/>
      <w:r w:rsidR="003A5633">
        <w:t xml:space="preserve"> </w:t>
      </w:r>
      <w:proofErr w:type="spellStart"/>
      <w:r w:rsidR="003A5633">
        <w:t>tuyến</w:t>
      </w:r>
      <w:proofErr w:type="spellEnd"/>
      <w:r w:rsidR="003A5633">
        <w:t xml:space="preserve"> </w:t>
      </w:r>
      <w:proofErr w:type="spellStart"/>
      <w:r w:rsidR="003A5633">
        <w:t>hình</w:t>
      </w:r>
      <w:proofErr w:type="spellEnd"/>
      <w:r w:rsidR="003A5633">
        <w:t xml:space="preserve"> hay </w:t>
      </w:r>
      <w:proofErr w:type="spellStart"/>
      <w:r w:rsidR="003A5633">
        <w:t>cây</w:t>
      </w:r>
      <w:proofErr w:type="spellEnd"/>
      <w:r w:rsidR="003A5633">
        <w:t xml:space="preserve"> </w:t>
      </w:r>
      <w:proofErr w:type="spellStart"/>
      <w:r w:rsidR="003A5633">
        <w:t>quyết</w:t>
      </w:r>
      <w:proofErr w:type="spellEnd"/>
      <w:r w:rsidR="003A5633">
        <w:t xml:space="preserve"> </w:t>
      </w:r>
      <w:proofErr w:type="spellStart"/>
      <w:r w:rsidR="003A5633">
        <w:t>định</w:t>
      </w:r>
      <w:proofErr w:type="spellEnd"/>
      <w:r w:rsidR="003A5633">
        <w:t xml:space="preserve">, … hay </w:t>
      </w:r>
      <w:proofErr w:type="spellStart"/>
      <w:r w:rsidR="003A5633">
        <w:t>các</w:t>
      </w:r>
      <w:proofErr w:type="spellEnd"/>
      <w:r w:rsidR="003A5633">
        <w:t xml:space="preserve"> </w:t>
      </w:r>
      <w:proofErr w:type="spellStart"/>
      <w:r w:rsidR="003A5633">
        <w:t>t</w:t>
      </w:r>
      <w:r>
        <w:t>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 w:rsidR="003A5633">
        <w:t>như</w:t>
      </w:r>
      <w:proofErr w:type="spellEnd"/>
      <w:r w:rsidR="003A5633">
        <w:t xml:space="preserve"> </w:t>
      </w:r>
      <w:proofErr w:type="spellStart"/>
      <w:r w:rsidR="003A5633">
        <w:t>thuật</w:t>
      </w:r>
      <w:proofErr w:type="spellEnd"/>
      <w:r w:rsidR="003A5633">
        <w:t xml:space="preserve"> </w:t>
      </w:r>
      <w:proofErr w:type="spellStart"/>
      <w:r w:rsidR="003A5633">
        <w:t>toán</w:t>
      </w:r>
      <w:proofErr w:type="spellEnd"/>
      <w:r w:rsidR="003A5633">
        <w:t xml:space="preserve"> </w:t>
      </w:r>
      <w:proofErr w:type="spellStart"/>
      <w:r w:rsidR="003A5633">
        <w:t>phân</w:t>
      </w:r>
      <w:proofErr w:type="spellEnd"/>
      <w:r w:rsidR="003A5633">
        <w:t xml:space="preserve"> </w:t>
      </w:r>
      <w:proofErr w:type="spellStart"/>
      <w:r w:rsidR="003A5633">
        <w:t>cụm</w:t>
      </w:r>
      <w:proofErr w:type="spellEnd"/>
      <w:r w:rsidR="003A5633">
        <w:t xml:space="preserve"> K-means, </w:t>
      </w:r>
      <w:proofErr w:type="spellStart"/>
      <w:r w:rsidR="003A5633">
        <w:t>mạng</w:t>
      </w:r>
      <w:proofErr w:type="spellEnd"/>
      <w:r w:rsidR="003A5633">
        <w:t xml:space="preserve"> </w:t>
      </w:r>
      <w:proofErr w:type="spellStart"/>
      <w:r w:rsidR="003A5633">
        <w:t>nơ-ron</w:t>
      </w:r>
      <w:proofErr w:type="spellEnd"/>
      <w:r w:rsidR="003A5633">
        <w:t>, …</w:t>
      </w:r>
      <w:r>
        <w:t xml:space="preserve"> </w:t>
      </w:r>
    </w:p>
    <w:p w14:paraId="10E51FD0" w14:textId="77777777" w:rsidR="0094556D" w:rsidRDefault="0094556D" w:rsidP="00A65C97">
      <w:pPr>
        <w:ind w:firstLine="720"/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</w:t>
      </w:r>
      <w:r w:rsidR="00A65C97">
        <w:t>o</w:t>
      </w:r>
      <w:proofErr w:type="spellEnd"/>
      <w:r w:rsidR="00A65C97">
        <w:t xml:space="preserve"> ra </w:t>
      </w:r>
      <w:proofErr w:type="spellStart"/>
      <w:r w:rsidR="00A65C97">
        <w:t>mô</w:t>
      </w:r>
      <w:proofErr w:type="spellEnd"/>
      <w:r w:rsidR="00A65C97">
        <w:t xml:space="preserve"> </w:t>
      </w:r>
      <w:proofErr w:type="spellStart"/>
      <w:r w:rsidR="00A65C97">
        <w:t>hình</w:t>
      </w:r>
      <w:proofErr w:type="spellEnd"/>
      <w:r w:rsidR="00A65C97">
        <w:t xml:space="preserve">: </w:t>
      </w:r>
      <w:proofErr w:type="spellStart"/>
      <w:r w:rsidR="00A65C97">
        <w:t>L</w:t>
      </w:r>
      <w:r>
        <w:t>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41022928" w14:textId="77777777" w:rsidR="0094556D" w:rsidRDefault="0094556D" w:rsidP="00A65C97">
      <w:pPr>
        <w:ind w:firstLine="72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</w:t>
      </w:r>
      <w:r w:rsidR="00A65C97">
        <w:t>n</w:t>
      </w:r>
      <w:proofErr w:type="spellEnd"/>
      <w:r w:rsidR="00A65C97">
        <w:t xml:space="preserve"> </w:t>
      </w:r>
      <w:proofErr w:type="spellStart"/>
      <w:r w:rsidR="00A65C97">
        <w:t>mô</w:t>
      </w:r>
      <w:proofErr w:type="spellEnd"/>
      <w:r w:rsidR="00A65C97">
        <w:t xml:space="preserve"> </w:t>
      </w:r>
      <w:proofErr w:type="spellStart"/>
      <w:r w:rsidR="00A65C97">
        <w:t>hình</w:t>
      </w:r>
      <w:proofErr w:type="spellEnd"/>
      <w:r w:rsidR="00A65C97">
        <w:t xml:space="preserve">: </w:t>
      </w:r>
      <w:proofErr w:type="spellStart"/>
      <w:r w:rsidR="00A65C97"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</w:t>
      </w:r>
      <w:r w:rsidR="00A65C97">
        <w:t>t</w:t>
      </w:r>
      <w:proofErr w:type="spellEnd"/>
      <w:r w:rsidR="00A65C97">
        <w:t>.</w:t>
      </w:r>
    </w:p>
    <w:p w14:paraId="0AF1BF06" w14:textId="77777777" w:rsidR="0094556D" w:rsidRDefault="00A65C97" w:rsidP="0094556D">
      <w:proofErr w:type="spellStart"/>
      <w:r>
        <w:t>H</w:t>
      </w:r>
      <w:r w:rsidR="0094556D">
        <w:t>ọc</w:t>
      </w:r>
      <w:proofErr w:type="spellEnd"/>
      <w:r w:rsidR="0094556D">
        <w:t xml:space="preserve"> </w:t>
      </w:r>
      <w:proofErr w:type="spellStart"/>
      <w:r w:rsidR="0094556D">
        <w:t>máy</w:t>
      </w:r>
      <w:proofErr w:type="spellEnd"/>
      <w:r w:rsidR="0094556D">
        <w:t xml:space="preserve"> </w:t>
      </w:r>
      <w:proofErr w:type="spellStart"/>
      <w:r w:rsidR="0094556D">
        <w:t>được</w:t>
      </w:r>
      <w:proofErr w:type="spellEnd"/>
      <w:r w:rsidR="0094556D">
        <w:t xml:space="preserve"> chia </w:t>
      </w:r>
      <w:proofErr w:type="spellStart"/>
      <w:r w:rsidR="0094556D">
        <w:t>thành</w:t>
      </w:r>
      <w:proofErr w:type="spellEnd"/>
      <w:r w:rsidR="0094556D">
        <w:t xml:space="preserve"> </w:t>
      </w:r>
      <w:proofErr w:type="spellStart"/>
      <w:r w:rsidR="0094556D">
        <w:t>ba</w:t>
      </w:r>
      <w:proofErr w:type="spellEnd"/>
      <w:r w:rsidR="0094556D">
        <w:t xml:space="preserve"> </w:t>
      </w:r>
      <w:proofErr w:type="spellStart"/>
      <w:r w:rsidR="0094556D">
        <w:t>loạ</w:t>
      </w:r>
      <w:r>
        <w:t>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739F456" w14:textId="77777777" w:rsidR="0094556D" w:rsidRDefault="0094556D" w:rsidP="003A5633">
      <w:pPr>
        <w:ind w:firstLine="720"/>
      </w:pPr>
      <w:proofErr w:type="spellStart"/>
      <w:r w:rsidRPr="003A5633">
        <w:rPr>
          <w:b/>
        </w:rPr>
        <w:t>Học</w:t>
      </w:r>
      <w:proofErr w:type="spellEnd"/>
      <w:r w:rsidRPr="003A5633">
        <w:rPr>
          <w:b/>
        </w:rPr>
        <w:t xml:space="preserve"> </w:t>
      </w:r>
      <w:proofErr w:type="spellStart"/>
      <w:r w:rsidRPr="003A5633">
        <w:rPr>
          <w:b/>
        </w:rPr>
        <w:t>máy</w:t>
      </w:r>
      <w:proofErr w:type="spellEnd"/>
      <w:r w:rsidRPr="003A5633">
        <w:rPr>
          <w:b/>
        </w:rPr>
        <w:t xml:space="preserve"> </w:t>
      </w:r>
      <w:proofErr w:type="spellStart"/>
      <w:r w:rsidRPr="003A5633">
        <w:rPr>
          <w:b/>
        </w:rPr>
        <w:t>có</w:t>
      </w:r>
      <w:proofErr w:type="spellEnd"/>
      <w:r w:rsidRPr="003A5633">
        <w:rPr>
          <w:b/>
        </w:rPr>
        <w:t xml:space="preserve"> </w:t>
      </w:r>
      <w:proofErr w:type="spellStart"/>
      <w:r w:rsidRPr="003A5633">
        <w:rPr>
          <w:b/>
        </w:rPr>
        <w:t>giám</w:t>
      </w:r>
      <w:proofErr w:type="spellEnd"/>
      <w:r w:rsidRPr="003A5633">
        <w:rPr>
          <w:b/>
        </w:rPr>
        <w:t xml:space="preserve"> </w:t>
      </w:r>
      <w:proofErr w:type="spellStart"/>
      <w:r w:rsidRPr="003A5633">
        <w:rPr>
          <w:b/>
        </w:rPr>
        <w:t>sát</w:t>
      </w:r>
      <w:proofErr w:type="spellEnd"/>
      <w:r w:rsidR="00A65C97" w:rsidRPr="00853B88">
        <w:rPr>
          <w:b/>
        </w:rPr>
        <w:t>:</w:t>
      </w:r>
      <w:r w:rsidR="00A65C97">
        <w:t xml:space="preserve"> </w:t>
      </w:r>
      <w:proofErr w:type="spellStart"/>
      <w:r w:rsidR="00A65C97">
        <w:t>Mô</w:t>
      </w:r>
      <w:proofErr w:type="spellEnd"/>
      <w:r w:rsidR="00A65C97">
        <w:t xml:space="preserve"> </w:t>
      </w:r>
      <w:proofErr w:type="spellStart"/>
      <w:r w:rsidR="00A65C97"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="00A65C97"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.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</w:t>
      </w:r>
      <w:r w:rsidR="00A65C97">
        <w:t>i</w:t>
      </w:r>
      <w:proofErr w:type="spellEnd"/>
      <w:r w:rsidR="00A65C97">
        <w:t xml:space="preserve"> </w:t>
      </w:r>
      <w:proofErr w:type="spellStart"/>
      <w:r w:rsidR="00A65C97">
        <w:t>cho</w:t>
      </w:r>
      <w:proofErr w:type="spellEnd"/>
      <w:r w:rsidR="00A65C97">
        <w:t xml:space="preserve"> </w:t>
      </w:r>
      <w:proofErr w:type="spellStart"/>
      <w:r w:rsidR="00A65C97">
        <w:t>chính</w:t>
      </w:r>
      <w:proofErr w:type="spellEnd"/>
      <w:r w:rsidR="00A65C97">
        <w:t xml:space="preserve"> </w:t>
      </w:r>
      <w:proofErr w:type="spellStart"/>
      <w:r w:rsidR="00A65C97">
        <w:t>xác</w:t>
      </w:r>
      <w:proofErr w:type="spellEnd"/>
      <w:r w:rsidR="00A65C97">
        <w:t xml:space="preserve"> </w:t>
      </w:r>
      <w:proofErr w:type="spellStart"/>
      <w:r w:rsidR="00A65C97">
        <w:t>hơn</w:t>
      </w:r>
      <w:proofErr w:type="spellEnd"/>
      <w:r w:rsidR="00A65C97">
        <w:t>.</w:t>
      </w:r>
      <w:r w:rsidR="003A5633"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 w:rsidR="00853B88">
        <w:t>cần</w:t>
      </w:r>
      <w:proofErr w:type="spellEnd"/>
      <w:r w:rsidR="00853B88">
        <w:t xml:space="preserve"> </w:t>
      </w:r>
      <w:proofErr w:type="spellStart"/>
      <w:r w:rsidR="00853B88">
        <w:t>được</w:t>
      </w:r>
      <w:proofErr w:type="spellEnd"/>
      <w:r w:rsidR="00853B88">
        <w:t xml:space="preserve"> </w:t>
      </w:r>
      <w:proofErr w:type="spellStart"/>
      <w:r w:rsidR="00853B88">
        <w:t>chuẩn</w:t>
      </w:r>
      <w:proofErr w:type="spellEnd"/>
      <w:r w:rsidR="00853B88">
        <w:t xml:space="preserve"> </w:t>
      </w:r>
      <w:proofErr w:type="spellStart"/>
      <w:r w:rsidR="00853B88">
        <w:t>bị</w:t>
      </w:r>
      <w:proofErr w:type="spellEnd"/>
      <w:r w:rsidR="00853B88">
        <w:t xml:space="preserve"> </w:t>
      </w:r>
      <w:proofErr w:type="spellStart"/>
      <w:r w:rsidR="00853B88">
        <w:t>kỹ</w:t>
      </w:r>
      <w:proofErr w:type="spellEnd"/>
      <w:r w:rsidR="00853B88">
        <w:t xml:space="preserve"> </w:t>
      </w:r>
      <w:proofErr w:type="spellStart"/>
      <w:r w:rsidR="00853B88">
        <w:t>lưỡng</w:t>
      </w:r>
      <w:proofErr w:type="spellEnd"/>
      <w:r>
        <w:t xml:space="preserve"> </w:t>
      </w:r>
      <w:proofErr w:type="spellStart"/>
      <w:r w:rsidR="00853B88">
        <w:t>và</w:t>
      </w:r>
      <w:proofErr w:type="spellEnd"/>
      <w:r w:rsidR="00853B88">
        <w:t xml:space="preserve"> </w:t>
      </w:r>
      <w:proofErr w:type="spellStart"/>
      <w:r w:rsidR="00853B88">
        <w:t>trong</w:t>
      </w:r>
      <w:proofErr w:type="spellEnd"/>
      <w:r w:rsidR="00853B88">
        <w:t xml:space="preserve"> </w:t>
      </w:r>
      <w:proofErr w:type="spellStart"/>
      <w:r w:rsidR="00853B88">
        <w:t>trường</w:t>
      </w:r>
      <w:proofErr w:type="spellEnd"/>
      <w:r w:rsidR="00853B88">
        <w:t xml:space="preserve"> </w:t>
      </w:r>
      <w:proofErr w:type="spellStart"/>
      <w:r w:rsidR="00853B88">
        <w:t>hợp</w:t>
      </w:r>
      <w:proofErr w:type="spellEnd"/>
      <w:r w:rsidR="00853B88">
        <w:t xml:space="preserve"> </w:t>
      </w:r>
      <w:proofErr w:type="spellStart"/>
      <w:r w:rsidR="00853B88">
        <w:t>không</w:t>
      </w:r>
      <w:proofErr w:type="spellEnd"/>
      <w:r w:rsidR="00853B88">
        <w:t xml:space="preserve"> </w:t>
      </w:r>
      <w:proofErr w:type="spellStart"/>
      <w:r w:rsidR="00853B88">
        <w:t>lý</w:t>
      </w:r>
      <w:proofErr w:type="spellEnd"/>
      <w:r w:rsidR="00853B88">
        <w:t xml:space="preserve"> </w:t>
      </w:r>
      <w:proofErr w:type="spellStart"/>
      <w:r w:rsidR="00853B88">
        <w:t>tưởng</w:t>
      </w:r>
      <w:proofErr w:type="spellEnd"/>
      <w:r w:rsidR="00853B88">
        <w:t xml:space="preserve"> </w:t>
      </w:r>
      <w:proofErr w:type="spellStart"/>
      <w:r w:rsidR="00853B88"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 w:rsidR="00853B88">
        <w:t>và</w:t>
      </w:r>
      <w:proofErr w:type="spellEnd"/>
      <w:r w:rsidR="00853B88">
        <w:t xml:space="preserve"> </w:t>
      </w:r>
      <w:proofErr w:type="spellStart"/>
      <w:r w:rsidR="00853B88">
        <w:t>làm</w:t>
      </w:r>
      <w:proofErr w:type="spellEnd"/>
      <w:r>
        <w:t xml:space="preserve"> </w:t>
      </w:r>
      <w:proofErr w:type="spellStart"/>
      <w:r w:rsidR="00853B88">
        <w:t>mô</w:t>
      </w:r>
      <w:proofErr w:type="spellEnd"/>
      <w:r w:rsidR="00853B88">
        <w:t xml:space="preserve"> </w:t>
      </w:r>
      <w:proofErr w:type="spellStart"/>
      <w:r w:rsidR="00853B88"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 w:rsidR="00853B88">
        <w:t xml:space="preserve"> </w:t>
      </w:r>
      <w:proofErr w:type="spellStart"/>
      <w:r w:rsidR="00853B88">
        <w:t>lý</w:t>
      </w:r>
      <w:proofErr w:type="spellEnd"/>
      <w:r w:rsidR="00853B88">
        <w:t xml:space="preserve"> </w:t>
      </w:r>
      <w:proofErr w:type="spellStart"/>
      <w:r w:rsidR="00853B88">
        <w:t>chính</w:t>
      </w:r>
      <w:proofErr w:type="spellEnd"/>
      <w:r w:rsidR="00853B88">
        <w:t xml:space="preserve"> </w:t>
      </w:r>
      <w:proofErr w:type="spellStart"/>
      <w:r w:rsidR="00853B88">
        <w:t>xác</w:t>
      </w:r>
      <w:proofErr w:type="spellEnd"/>
      <w:r w:rsidR="00853B88">
        <w:t xml:space="preserve"> </w:t>
      </w:r>
      <w:proofErr w:type="spellStart"/>
      <w:r w:rsidR="00853B88">
        <w:t>với</w:t>
      </w:r>
      <w:proofErr w:type="spellEnd"/>
      <w:r w:rsidR="00853B88">
        <w:t xml:space="preserve"> </w:t>
      </w:r>
      <w:proofErr w:type="spellStart"/>
      <w:r w:rsidR="00853B88">
        <w:t>các</w:t>
      </w:r>
      <w:proofErr w:type="spellEnd"/>
      <w:r w:rsidR="00853B88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055F7910" w14:textId="77777777" w:rsidR="0094556D" w:rsidRDefault="0094556D" w:rsidP="003A5633">
      <w:pPr>
        <w:ind w:firstLine="720"/>
      </w:pPr>
      <w:proofErr w:type="spellStart"/>
      <w:r w:rsidRPr="003A5633">
        <w:rPr>
          <w:b/>
        </w:rPr>
        <w:t>Họ</w:t>
      </w:r>
      <w:r w:rsidR="003A5633" w:rsidRPr="003A5633">
        <w:rPr>
          <w:b/>
        </w:rPr>
        <w:t>c</w:t>
      </w:r>
      <w:proofErr w:type="spellEnd"/>
      <w:r w:rsidR="003A5633" w:rsidRPr="003A5633">
        <w:rPr>
          <w:b/>
        </w:rPr>
        <w:t xml:space="preserve"> </w:t>
      </w:r>
      <w:proofErr w:type="spellStart"/>
      <w:r w:rsidR="003A5633" w:rsidRPr="003A5633">
        <w:rPr>
          <w:b/>
        </w:rPr>
        <w:t>máy</w:t>
      </w:r>
      <w:proofErr w:type="spellEnd"/>
      <w:r w:rsidR="003A5633" w:rsidRPr="003A5633">
        <w:rPr>
          <w:b/>
        </w:rPr>
        <w:t xml:space="preserve"> </w:t>
      </w:r>
      <w:proofErr w:type="spellStart"/>
      <w:r w:rsidR="003A5633" w:rsidRPr="003A5633">
        <w:rPr>
          <w:b/>
        </w:rPr>
        <w:t>không</w:t>
      </w:r>
      <w:proofErr w:type="spellEnd"/>
      <w:r w:rsidR="003A5633" w:rsidRPr="003A5633">
        <w:rPr>
          <w:b/>
        </w:rPr>
        <w:t xml:space="preserve"> </w:t>
      </w:r>
      <w:proofErr w:type="spellStart"/>
      <w:r w:rsidR="003A5633" w:rsidRPr="003A5633">
        <w:rPr>
          <w:b/>
        </w:rPr>
        <w:t>giám</w:t>
      </w:r>
      <w:proofErr w:type="spellEnd"/>
      <w:r w:rsidR="003A5633" w:rsidRPr="003A5633">
        <w:rPr>
          <w:b/>
        </w:rPr>
        <w:t xml:space="preserve"> </w:t>
      </w:r>
      <w:proofErr w:type="spellStart"/>
      <w:r w:rsidR="003A5633" w:rsidRPr="003A5633">
        <w:rPr>
          <w:b/>
        </w:rPr>
        <w:t>sát</w:t>
      </w:r>
      <w:proofErr w:type="spellEnd"/>
      <w:r w:rsidR="003A5633" w:rsidRPr="00853B88">
        <w:rPr>
          <w:b/>
        </w:rPr>
        <w:t>:</w:t>
      </w:r>
      <w:r w:rsidR="003A5633">
        <w:t xml:space="preserve"> </w:t>
      </w:r>
      <w:proofErr w:type="spellStart"/>
      <w:r w:rsidR="003A5633">
        <w:t>Học</w:t>
      </w:r>
      <w:proofErr w:type="spellEnd"/>
      <w:r w:rsidR="003A5633">
        <w:t xml:space="preserve"> </w:t>
      </w:r>
      <w:proofErr w:type="spellStart"/>
      <w:r w:rsidR="003A5633">
        <w:t>máy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 w:rsidR="003A5633"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3A5633">
        <w:t>là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lỡ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—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email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spam (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spam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).</w:t>
      </w:r>
    </w:p>
    <w:p w14:paraId="3AB40AFE" w14:textId="77777777" w:rsidR="00041E0C" w:rsidRDefault="0094556D" w:rsidP="003A5633">
      <w:pPr>
        <w:ind w:firstLine="567"/>
      </w:pPr>
      <w:proofErr w:type="spellStart"/>
      <w:r w:rsidRPr="00853B88">
        <w:rPr>
          <w:b/>
        </w:rPr>
        <w:t>Học</w:t>
      </w:r>
      <w:proofErr w:type="spellEnd"/>
      <w:r w:rsidRPr="00853B88">
        <w:rPr>
          <w:b/>
        </w:rPr>
        <w:t xml:space="preserve"> </w:t>
      </w:r>
      <w:proofErr w:type="spellStart"/>
      <w:r w:rsidRPr="00853B88">
        <w:rPr>
          <w:b/>
        </w:rPr>
        <w:t>tậ</w:t>
      </w:r>
      <w:r w:rsidR="003A5633" w:rsidRPr="00853B88">
        <w:rPr>
          <w:b/>
        </w:rPr>
        <w:t>p</w:t>
      </w:r>
      <w:proofErr w:type="spellEnd"/>
      <w:r w:rsidR="003A5633" w:rsidRPr="00853B88">
        <w:rPr>
          <w:b/>
        </w:rPr>
        <w:t xml:space="preserve"> </w:t>
      </w:r>
      <w:proofErr w:type="spellStart"/>
      <w:r w:rsidR="003A5633" w:rsidRPr="00853B88">
        <w:rPr>
          <w:b/>
        </w:rPr>
        <w:t>bán</w:t>
      </w:r>
      <w:proofErr w:type="spellEnd"/>
      <w:r w:rsidR="003A5633" w:rsidRPr="00853B88">
        <w:rPr>
          <w:b/>
        </w:rPr>
        <w:t xml:space="preserve"> </w:t>
      </w:r>
      <w:proofErr w:type="spellStart"/>
      <w:r w:rsidR="003A5633" w:rsidRPr="00853B88">
        <w:rPr>
          <w:b/>
        </w:rPr>
        <w:t>giám</w:t>
      </w:r>
      <w:proofErr w:type="spellEnd"/>
      <w:r w:rsidR="003A5633" w:rsidRPr="00853B88">
        <w:rPr>
          <w:b/>
        </w:rPr>
        <w:t xml:space="preserve"> </w:t>
      </w:r>
      <w:proofErr w:type="spellStart"/>
      <w:r w:rsidR="003A5633" w:rsidRPr="00853B88">
        <w:rPr>
          <w:b/>
        </w:rPr>
        <w:t>sát</w:t>
      </w:r>
      <w:proofErr w:type="spellEnd"/>
      <w:r w:rsidR="003A5633" w:rsidRPr="00853B88">
        <w:rPr>
          <w:b/>
        </w:rPr>
        <w:t>:</w:t>
      </w:r>
      <w:r w:rsidR="003A5633">
        <w:t xml:space="preserve"> </w:t>
      </w:r>
      <w:proofErr w:type="spellStart"/>
      <w:r w:rsidR="003A5633">
        <w:t>Là</w:t>
      </w:r>
      <w:proofErr w:type="spellEnd"/>
      <w:r w:rsidR="003A5633"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.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>.</w:t>
      </w:r>
    </w:p>
    <w:p w14:paraId="2816843F" w14:textId="77777777" w:rsidR="00A65C97" w:rsidRDefault="00A65C97" w:rsidP="0094556D"/>
    <w:p w14:paraId="02DC33CA" w14:textId="77777777" w:rsidR="00041E0C" w:rsidRDefault="000F76A7" w:rsidP="00041E0C">
      <w:pPr>
        <w:pStyle w:val="Heading3"/>
      </w:pPr>
      <w:bookmarkStart w:id="75" w:name="_Toc68526712"/>
      <w:proofErr w:type="spellStart"/>
      <w:r>
        <w:lastRenderedPageBreak/>
        <w:t>Lựa</w:t>
      </w:r>
      <w:proofErr w:type="spellEnd"/>
      <w:r>
        <w:t xml:space="preserve"> </w:t>
      </w:r>
      <w:proofErr w:type="spellStart"/>
      <w:r>
        <w:t>c</w:t>
      </w:r>
      <w:r w:rsidR="00041E0C">
        <w:t>họn</w:t>
      </w:r>
      <w:proofErr w:type="spellEnd"/>
      <w:r w:rsidR="00041E0C">
        <w:t xml:space="preserve"> </w:t>
      </w:r>
      <w:proofErr w:type="spellStart"/>
      <w:r w:rsidR="00041E0C">
        <w:t>đặc</w:t>
      </w:r>
      <w:proofErr w:type="spellEnd"/>
      <w:r w:rsidR="00041E0C">
        <w:t xml:space="preserve"> </w:t>
      </w:r>
      <w:proofErr w:type="spellStart"/>
      <w:r w:rsidR="00041E0C">
        <w:t>trưng</w:t>
      </w:r>
      <w:bookmarkEnd w:id="75"/>
      <w:proofErr w:type="spellEnd"/>
    </w:p>
    <w:p w14:paraId="54BB8A1F" w14:textId="77777777" w:rsidR="00F54EB4" w:rsidRDefault="00E72E40" w:rsidP="00E72E40"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 w:rsidR="001363BB">
        <w:t>đặc</w:t>
      </w:r>
      <w:proofErr w:type="spellEnd"/>
      <w:r w:rsidR="001363BB">
        <w:t xml:space="preserve"> </w:t>
      </w:r>
      <w:proofErr w:type="spellStart"/>
      <w:r w:rsidR="001363BB"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</w:t>
      </w:r>
      <w:proofErr w:type="spellStart"/>
      <w:r w:rsidR="001363BB">
        <w:t>Các</w:t>
      </w:r>
      <w:proofErr w:type="spellEnd"/>
      <w:r w:rsidR="001363BB">
        <w:t xml:space="preserve"> </w:t>
      </w:r>
      <w:proofErr w:type="spellStart"/>
      <w:r w:rsidR="001363BB">
        <w:t>mô</w:t>
      </w:r>
      <w:proofErr w:type="spellEnd"/>
      <w:r w:rsidR="001363BB">
        <w:t xml:space="preserve"> </w:t>
      </w:r>
      <w:proofErr w:type="spellStart"/>
      <w:r w:rsidR="001363BB">
        <w:t>hình</w:t>
      </w:r>
      <w:proofErr w:type="spellEnd"/>
      <w:r w:rsidR="001363BB">
        <w:t xml:space="preserve"> </w:t>
      </w:r>
      <w:proofErr w:type="spellStart"/>
      <w:r w:rsidR="001363BB">
        <w:t>dự</w:t>
      </w:r>
      <w:proofErr w:type="spellEnd"/>
      <w:r w:rsidR="001363BB">
        <w:t xml:space="preserve"> </w:t>
      </w:r>
      <w:proofErr w:type="spellStart"/>
      <w:r w:rsidR="001363BB">
        <w:t>đoán</w:t>
      </w:r>
      <w:proofErr w:type="spellEnd"/>
      <w:r w:rsidR="001363BB">
        <w:t xml:space="preserve"> </w:t>
      </w:r>
      <w:proofErr w:type="spellStart"/>
      <w:r w:rsidR="001363BB">
        <w:t>có</w:t>
      </w:r>
      <w:proofErr w:type="spellEnd"/>
      <w:r w:rsidR="001363BB">
        <w:t xml:space="preserve"> </w:t>
      </w:r>
      <w:proofErr w:type="spellStart"/>
      <w:r w:rsidR="001363BB">
        <w:t>quá</w:t>
      </w:r>
      <w:proofErr w:type="spellEnd"/>
      <w:r w:rsidR="001363BB">
        <w:t xml:space="preserve"> </w:t>
      </w:r>
      <w:proofErr w:type="spellStart"/>
      <w:r w:rsidR="001363BB">
        <w:t>nhiều</w:t>
      </w:r>
      <w:proofErr w:type="spellEnd"/>
      <w:r w:rsidR="001363BB">
        <w:t xml:space="preserve"> </w:t>
      </w:r>
      <w:proofErr w:type="spellStart"/>
      <w:r w:rsidR="001363BB">
        <w:t>đầu</w:t>
      </w:r>
      <w:proofErr w:type="spellEnd"/>
      <w:r w:rsidR="001363BB">
        <w:t xml:space="preserve"> </w:t>
      </w:r>
      <w:proofErr w:type="spellStart"/>
      <w:r w:rsidR="001363BB">
        <w:t>vào</w:t>
      </w:r>
      <w:proofErr w:type="spellEnd"/>
      <w:r w:rsidR="001363BB">
        <w:t xml:space="preserve"> </w:t>
      </w:r>
      <w:proofErr w:type="spellStart"/>
      <w:r w:rsidR="001363BB">
        <w:t>sẽ</w:t>
      </w:r>
      <w:proofErr w:type="spellEnd"/>
      <w:r w:rsidR="001363BB">
        <w:t xml:space="preserve"> </w:t>
      </w:r>
      <w:proofErr w:type="spellStart"/>
      <w:r w:rsidR="001363BB">
        <w:t>làm</w:t>
      </w:r>
      <w:proofErr w:type="spellEnd"/>
      <w:r w:rsidR="001363BB">
        <w:t xml:space="preserve"> </w:t>
      </w:r>
      <w:proofErr w:type="spellStart"/>
      <w:r w:rsidR="001363BB">
        <w:t>tiêu</w:t>
      </w:r>
      <w:proofErr w:type="spellEnd"/>
      <w:r w:rsidR="001363BB">
        <w:t xml:space="preserve"> </w:t>
      </w:r>
      <w:proofErr w:type="spellStart"/>
      <w:r w:rsidR="001363BB">
        <w:t>tốn</w:t>
      </w:r>
      <w:proofErr w:type="spellEnd"/>
      <w:r w:rsidR="001363BB">
        <w:t xml:space="preserve"> </w:t>
      </w:r>
      <w:proofErr w:type="spellStart"/>
      <w:r w:rsidR="001363BB">
        <w:t>bộ</w:t>
      </w:r>
      <w:proofErr w:type="spellEnd"/>
      <w:r w:rsidR="001363BB">
        <w:t xml:space="preserve"> </w:t>
      </w:r>
      <w:proofErr w:type="spellStart"/>
      <w:r w:rsidR="001363BB">
        <w:t>nhớ</w:t>
      </w:r>
      <w:proofErr w:type="spellEnd"/>
      <w:r w:rsidR="001363BB">
        <w:t xml:space="preserve"> </w:t>
      </w:r>
      <w:proofErr w:type="spellStart"/>
      <w:r w:rsidR="001363BB">
        <w:t>cũng</w:t>
      </w:r>
      <w:proofErr w:type="spellEnd"/>
      <w:r w:rsidR="001363BB">
        <w:t xml:space="preserve"> </w:t>
      </w:r>
      <w:proofErr w:type="spellStart"/>
      <w:r w:rsidR="001363BB">
        <w:t>như</w:t>
      </w:r>
      <w:proofErr w:type="spellEnd"/>
      <w:r w:rsidR="001363BB">
        <w:t xml:space="preserve"> </w:t>
      </w:r>
      <w:proofErr w:type="spellStart"/>
      <w:r w:rsidR="001363BB">
        <w:t>thời</w:t>
      </w:r>
      <w:proofErr w:type="spellEnd"/>
      <w:r w:rsidR="001363BB">
        <w:t xml:space="preserve"> </w:t>
      </w:r>
      <w:proofErr w:type="spellStart"/>
      <w:r w:rsidR="001363BB">
        <w:t>gian</w:t>
      </w:r>
      <w:proofErr w:type="spellEnd"/>
      <w:r w:rsidR="001363BB">
        <w:t xml:space="preserve"> </w:t>
      </w:r>
      <w:proofErr w:type="spellStart"/>
      <w:r w:rsidR="001363BB">
        <w:t>huấn</w:t>
      </w:r>
      <w:proofErr w:type="spellEnd"/>
      <w:r w:rsidR="001363BB">
        <w:t xml:space="preserve"> </w:t>
      </w:r>
      <w:proofErr w:type="spellStart"/>
      <w:r w:rsidR="001363BB">
        <w:t>luyện</w:t>
      </w:r>
      <w:proofErr w:type="spellEnd"/>
      <w:r w:rsidR="00156C7F">
        <w:t xml:space="preserve">, </w:t>
      </w:r>
      <w:proofErr w:type="spellStart"/>
      <w:r w:rsidR="00156C7F">
        <w:t>đồng</w:t>
      </w:r>
      <w:proofErr w:type="spellEnd"/>
      <w:r w:rsidR="00156C7F">
        <w:t xml:space="preserve"> </w:t>
      </w:r>
      <w:proofErr w:type="spellStart"/>
      <w:r w:rsidR="00156C7F">
        <w:t>thời</w:t>
      </w:r>
      <w:proofErr w:type="spellEnd"/>
      <w:r w:rsidR="00156C7F">
        <w:t xml:space="preserve"> </w:t>
      </w:r>
      <w:proofErr w:type="spellStart"/>
      <w:r w:rsidR="00156C7F">
        <w:t>các</w:t>
      </w:r>
      <w:proofErr w:type="spellEnd"/>
      <w:r w:rsidR="00156C7F">
        <w:t xml:space="preserve"> </w:t>
      </w:r>
      <w:proofErr w:type="spellStart"/>
      <w:r w:rsidR="00156C7F">
        <w:t>đặc</w:t>
      </w:r>
      <w:proofErr w:type="spellEnd"/>
      <w:r w:rsidR="00156C7F">
        <w:t xml:space="preserve"> </w:t>
      </w:r>
      <w:proofErr w:type="spellStart"/>
      <w:r w:rsidR="00156C7F">
        <w:t>trưng</w:t>
      </w:r>
      <w:proofErr w:type="spellEnd"/>
      <w:r w:rsidR="00156C7F">
        <w:t xml:space="preserve"> </w:t>
      </w:r>
      <w:proofErr w:type="spellStart"/>
      <w:r w:rsidR="00156C7F">
        <w:t>không</w:t>
      </w:r>
      <w:proofErr w:type="spellEnd"/>
      <w:r w:rsidR="00156C7F">
        <w:t xml:space="preserve"> </w:t>
      </w:r>
      <w:proofErr w:type="spellStart"/>
      <w:r w:rsidR="00156C7F">
        <w:t>cần</w:t>
      </w:r>
      <w:proofErr w:type="spellEnd"/>
      <w:r w:rsidR="00156C7F">
        <w:t xml:space="preserve"> </w:t>
      </w:r>
      <w:proofErr w:type="spellStart"/>
      <w:r w:rsidR="00156C7F">
        <w:t>thiết</w:t>
      </w:r>
      <w:proofErr w:type="spellEnd"/>
      <w:r w:rsidR="00156C7F">
        <w:t xml:space="preserve"> </w:t>
      </w:r>
      <w:proofErr w:type="spellStart"/>
      <w:r w:rsidR="00156C7F">
        <w:t>cũng</w:t>
      </w:r>
      <w:proofErr w:type="spellEnd"/>
      <w:r w:rsidR="00156C7F">
        <w:t xml:space="preserve"> </w:t>
      </w:r>
      <w:proofErr w:type="spellStart"/>
      <w:r w:rsidR="00156C7F">
        <w:t>làm</w:t>
      </w:r>
      <w:proofErr w:type="spellEnd"/>
      <w:r w:rsidR="00156C7F">
        <w:t xml:space="preserve"> </w:t>
      </w:r>
      <w:proofErr w:type="spellStart"/>
      <w:r w:rsidR="00156C7F">
        <w:t>nhiễu</w:t>
      </w:r>
      <w:proofErr w:type="spellEnd"/>
      <w:r w:rsidR="00156C7F">
        <w:t xml:space="preserve"> </w:t>
      </w:r>
      <w:proofErr w:type="spellStart"/>
      <w:r w:rsidR="00156C7F">
        <w:t>khả</w:t>
      </w:r>
      <w:proofErr w:type="spellEnd"/>
      <w:r w:rsidR="00156C7F">
        <w:t xml:space="preserve"> </w:t>
      </w:r>
      <w:proofErr w:type="spellStart"/>
      <w:r w:rsidR="00156C7F">
        <w:t>năng</w:t>
      </w:r>
      <w:proofErr w:type="spellEnd"/>
      <w:r w:rsidR="00156C7F">
        <w:t xml:space="preserve"> </w:t>
      </w:r>
      <w:proofErr w:type="spellStart"/>
      <w:r w:rsidR="00156C7F">
        <w:t>dự</w:t>
      </w:r>
      <w:proofErr w:type="spellEnd"/>
      <w:r w:rsidR="00156C7F">
        <w:t xml:space="preserve"> </w:t>
      </w:r>
      <w:proofErr w:type="spellStart"/>
      <w:r w:rsidR="00156C7F">
        <w:t>đoán</w:t>
      </w:r>
      <w:proofErr w:type="spellEnd"/>
      <w:r w:rsidR="00156C7F">
        <w:t xml:space="preserve"> </w:t>
      </w:r>
      <w:proofErr w:type="spellStart"/>
      <w:r w:rsidR="00156C7F">
        <w:t>của</w:t>
      </w:r>
      <w:proofErr w:type="spellEnd"/>
      <w:r w:rsidR="00156C7F">
        <w:t xml:space="preserve"> </w:t>
      </w:r>
      <w:proofErr w:type="spellStart"/>
      <w:r w:rsidR="00156C7F">
        <w:t>mô</w:t>
      </w:r>
      <w:proofErr w:type="spellEnd"/>
      <w:r w:rsidR="00156C7F">
        <w:t xml:space="preserve"> </w:t>
      </w:r>
      <w:proofErr w:type="spellStart"/>
      <w:r w:rsidR="00156C7F">
        <w:t>hình</w:t>
      </w:r>
      <w:proofErr w:type="spellEnd"/>
      <w:r w:rsidR="001363BB"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="00156C7F">
        <w:t>đặc</w:t>
      </w:r>
      <w:proofErr w:type="spellEnd"/>
      <w:r w:rsidR="00156C7F">
        <w:t xml:space="preserve"> </w:t>
      </w:r>
      <w:proofErr w:type="spellStart"/>
      <w:r w:rsidR="00156C7F">
        <w:t>trưng</w:t>
      </w:r>
      <w:proofErr w:type="spellEnd"/>
      <w:r w:rsidR="00156C7F"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39AEBAE1" w14:textId="77777777" w:rsidR="00FC0827" w:rsidRDefault="00FC0827" w:rsidP="00E72E40"/>
    <w:p w14:paraId="7F441EA1" w14:textId="77777777" w:rsidR="00EE7AD6" w:rsidRDefault="00FC0827" w:rsidP="00EE7AD6">
      <w:pPr>
        <w:keepNext/>
        <w:jc w:val="center"/>
      </w:pPr>
      <w:r>
        <w:rPr>
          <w:noProof/>
        </w:rPr>
        <w:drawing>
          <wp:inline distT="0" distB="0" distL="0" distR="0" wp14:anchorId="2E439E65" wp14:editId="73205C29">
            <wp:extent cx="3962400" cy="2259664"/>
            <wp:effectExtent l="0" t="0" r="0" b="7620"/>
            <wp:docPr id="2" name="Picture 2" descr="Feature Selection Techniques. What is feature selection? | by Nishant Shah  | DataDrivenInve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 Selection Techniques. What is feature selection? | by Nishant Shah  | DataDrivenInvesto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86" cy="226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FEF8" w14:textId="77777777" w:rsidR="00FC0827" w:rsidRDefault="00EE7AD6" w:rsidP="00EE7AD6">
      <w:pPr>
        <w:pStyle w:val="Caption"/>
      </w:pPr>
      <w:bookmarkStart w:id="76" w:name="_Toc68164716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2</w:t>
        </w:r>
      </w:fldSimple>
      <w:r w:rsidR="00BB027F">
        <w:t>.</w:t>
      </w:r>
      <w:fldSimple w:instr=" SEQ Hình \* ARABIC \s 1 ">
        <w:r w:rsidR="00BB027F">
          <w:rPr>
            <w:noProof/>
          </w:rPr>
          <w:t>2</w:t>
        </w:r>
      </w:fldSimple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bookmarkEnd w:id="76"/>
      <w:proofErr w:type="spellEnd"/>
    </w:p>
    <w:p w14:paraId="11DD734C" w14:textId="77777777" w:rsidR="00E72E40" w:rsidRDefault="00E72E40" w:rsidP="00E72E40"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sẽ</w:t>
      </w:r>
      <w:proofErr w:type="spellEnd"/>
      <w:r w:rsidR="007F688B">
        <w:t xml:space="preserve"> </w:t>
      </w:r>
      <w:proofErr w:type="spellStart"/>
      <w:r w:rsidR="007F688B">
        <w:t>đánh</w:t>
      </w:r>
      <w:proofErr w:type="spellEnd"/>
      <w:r w:rsidR="007F688B">
        <w:t xml:space="preserve"> </w:t>
      </w:r>
      <w:proofErr w:type="spellStart"/>
      <w:r w:rsidR="007F688B">
        <w:t>giá</w:t>
      </w:r>
      <w:proofErr w:type="spellEnd"/>
      <w:r w:rsidR="007F688B">
        <w:t xml:space="preserve"> </w:t>
      </w:r>
      <w:proofErr w:type="spellStart"/>
      <w:r w:rsidR="007F688B">
        <w:t>sự</w:t>
      </w:r>
      <w:proofErr w:type="spellEnd"/>
      <w:r w:rsidR="007F688B">
        <w:t xml:space="preserve"> </w:t>
      </w:r>
      <w:proofErr w:type="spellStart"/>
      <w:r w:rsidR="007F688B">
        <w:t>ảnh</w:t>
      </w:r>
      <w:proofErr w:type="spellEnd"/>
      <w:r w:rsidR="007F688B">
        <w:t xml:space="preserve"> </w:t>
      </w:r>
      <w:proofErr w:type="spellStart"/>
      <w:r w:rsidR="007F688B">
        <w:t>hưởng</w:t>
      </w:r>
      <w:proofErr w:type="spellEnd"/>
      <w:r>
        <w:t xml:space="preserve"> </w:t>
      </w:r>
      <w:proofErr w:type="spellStart"/>
      <w:r w:rsidR="00A56759">
        <w:t>của</w:t>
      </w:r>
      <w:proofErr w:type="spellEnd"/>
      <w:r w:rsidR="00A56759">
        <w:t xml:space="preserve"> </w:t>
      </w:r>
      <w:proofErr w:type="spellStart"/>
      <w:r w:rsidR="00A56759">
        <w:t>các</w:t>
      </w:r>
      <w:proofErr w:type="spellEnd"/>
      <w:r w:rsidR="00A56759">
        <w:t xml:space="preserve"> </w:t>
      </w:r>
      <w:proofErr w:type="spellStart"/>
      <w:r w:rsidR="00A56759">
        <w:t>đặ</w:t>
      </w:r>
      <w:r w:rsidR="007F688B">
        <w:t>c</w:t>
      </w:r>
      <w:proofErr w:type="spellEnd"/>
      <w:r w:rsidR="007F688B">
        <w:t xml:space="preserve"> </w:t>
      </w:r>
      <w:proofErr w:type="spellStart"/>
      <w:r w:rsidR="007F688B">
        <w:t>trưng</w:t>
      </w:r>
      <w:proofErr w:type="spellEnd"/>
      <w:r w:rsidR="00A56759">
        <w:t xml:space="preserve"> </w:t>
      </w:r>
      <w:proofErr w:type="spellStart"/>
      <w:r w:rsidR="00A56759">
        <w:t>đến</w:t>
      </w:r>
      <w:proofErr w:type="spellEnd"/>
      <w:r w:rsidR="00A56759">
        <w:t xml:space="preserve"> </w:t>
      </w:r>
      <w:proofErr w:type="spellStart"/>
      <w:r w:rsidR="00A56759">
        <w:t>giá</w:t>
      </w:r>
      <w:proofErr w:type="spellEnd"/>
      <w:r w:rsidR="00A56759">
        <w:t xml:space="preserve"> </w:t>
      </w:r>
      <w:proofErr w:type="spellStart"/>
      <w:r w:rsidR="00A56759">
        <w:t>trị</w:t>
      </w:r>
      <w:proofErr w:type="spellEnd"/>
      <w:r w:rsidR="00A56759">
        <w:t xml:space="preserve"> </w:t>
      </w:r>
      <w:proofErr w:type="spellStart"/>
      <w:r w:rsidR="00A56759">
        <w:t>dự</w:t>
      </w:r>
      <w:proofErr w:type="spellEnd"/>
      <w:r w:rsidR="00A56759">
        <w:t xml:space="preserve"> </w:t>
      </w:r>
      <w:proofErr w:type="spellStart"/>
      <w:r w:rsidR="00A56759">
        <w:t>đoán</w:t>
      </w:r>
      <w:proofErr w:type="spellEnd"/>
      <w:r w:rsidR="00A56759">
        <w:t xml:space="preserve">, </w:t>
      </w:r>
      <w:proofErr w:type="spellStart"/>
      <w:r w:rsidR="00A56759">
        <w:t>sau</w:t>
      </w:r>
      <w:proofErr w:type="spellEnd"/>
      <w:r w:rsidR="00A56759">
        <w:t xml:space="preserve"> </w:t>
      </w:r>
      <w:proofErr w:type="spellStart"/>
      <w:r w:rsidR="00A56759">
        <w:t>đó</w:t>
      </w:r>
      <w:proofErr w:type="spellEnd"/>
      <w:r w:rsidR="00A56759">
        <w:t xml:space="preserve"> </w:t>
      </w:r>
      <w:proofErr w:type="spellStart"/>
      <w:r w:rsidR="00A56759">
        <w:t>lựa</w:t>
      </w:r>
      <w:proofErr w:type="spellEnd"/>
      <w:r w:rsidR="00A56759">
        <w:t xml:space="preserve"> </w:t>
      </w:r>
      <w:proofErr w:type="spellStart"/>
      <w:r w:rsidR="00A56759">
        <w:t>chọn</w:t>
      </w:r>
      <w:proofErr w:type="spellEnd"/>
      <w:r w:rsidR="00A56759">
        <w:t xml:space="preserve"> </w:t>
      </w:r>
      <w:proofErr w:type="spellStart"/>
      <w:r w:rsidR="00A56759">
        <w:t>những</w:t>
      </w:r>
      <w:proofErr w:type="spellEnd"/>
      <w:r w:rsidR="00A56759">
        <w:t xml:space="preserve"> </w:t>
      </w:r>
      <w:proofErr w:type="spellStart"/>
      <w:r w:rsidR="00A56759">
        <w:t>đặc</w:t>
      </w:r>
      <w:proofErr w:type="spellEnd"/>
      <w:r w:rsidR="00A56759">
        <w:t xml:space="preserve"> </w:t>
      </w:r>
      <w:proofErr w:type="spellStart"/>
      <w:r w:rsidR="00A56759">
        <w:t>trưng</w:t>
      </w:r>
      <w:proofErr w:type="spellEnd"/>
      <w:r w:rsidR="00A56759">
        <w:t xml:space="preserve"> </w:t>
      </w:r>
      <w:proofErr w:type="spellStart"/>
      <w:r w:rsidR="00A56759">
        <w:t>có</w:t>
      </w:r>
      <w:proofErr w:type="spellEnd"/>
      <w:r w:rsidR="00A56759">
        <w:t xml:space="preserve"> </w:t>
      </w:r>
      <w:proofErr w:type="spellStart"/>
      <w:r w:rsidR="00A56759">
        <w:t>ảnh</w:t>
      </w:r>
      <w:proofErr w:type="spellEnd"/>
      <w:r w:rsidR="00A56759">
        <w:t xml:space="preserve"> </w:t>
      </w:r>
      <w:proofErr w:type="spellStart"/>
      <w:r w:rsidR="00A56759">
        <w:t>hưởng</w:t>
      </w:r>
      <w:proofErr w:type="spellEnd"/>
      <w:r w:rsidR="00A56759">
        <w:t xml:space="preserve"> </w:t>
      </w:r>
      <w:proofErr w:type="spellStart"/>
      <w:r w:rsidR="00A56759">
        <w:t>lớn</w:t>
      </w:r>
      <w:proofErr w:type="spellEnd"/>
      <w:r w:rsidR="00A56759">
        <w:t xml:space="preserve"> </w:t>
      </w:r>
      <w:proofErr w:type="spellStart"/>
      <w:r w:rsidR="00A56759">
        <w:t>nhất</w:t>
      </w:r>
      <w:proofErr w:type="spellEnd"/>
      <w:r w:rsidR="00A56759">
        <w:t xml:space="preserve">. </w:t>
      </w:r>
      <w:proofErr w:type="spellStart"/>
      <w:r w:rsidR="00A56759">
        <w:t>Tuy</w:t>
      </w:r>
      <w:proofErr w:type="spellEnd"/>
      <w:r w:rsidR="00A56759">
        <w:t xml:space="preserve"> </w:t>
      </w:r>
      <w:proofErr w:type="spellStart"/>
      <w:r w:rsidR="00A56759">
        <w:t>nhiên</w:t>
      </w:r>
      <w:proofErr w:type="spellEnd"/>
      <w:r w:rsidR="00A56759">
        <w:t xml:space="preserve"> </w:t>
      </w:r>
      <w:proofErr w:type="spellStart"/>
      <w:r w:rsidR="00A56759">
        <w:t>việc</w:t>
      </w:r>
      <w:proofErr w:type="spellEnd"/>
      <w:r w:rsidR="00A56759">
        <w:t xml:space="preserve"> </w:t>
      </w:r>
      <w:proofErr w:type="spellStart"/>
      <w:r w:rsidR="00A56759">
        <w:t>lựa</w:t>
      </w:r>
      <w:proofErr w:type="spellEnd"/>
      <w:r w:rsidR="00A56759">
        <w:t xml:space="preserve"> </w:t>
      </w:r>
      <w:proofErr w:type="spellStart"/>
      <w:r w:rsidR="00A56759">
        <w:t>chọn</w:t>
      </w:r>
      <w:proofErr w:type="spellEnd"/>
      <w:r w:rsidR="00A56759">
        <w:t xml:space="preserve"> </w:t>
      </w:r>
      <w:proofErr w:type="spellStart"/>
      <w:r w:rsidR="001363BB">
        <w:t>phương</w:t>
      </w:r>
      <w:proofErr w:type="spellEnd"/>
      <w:r w:rsidR="001363BB">
        <w:t xml:space="preserve"> </w:t>
      </w:r>
      <w:proofErr w:type="spellStart"/>
      <w:r w:rsidR="001363BB">
        <w:t>pháp</w:t>
      </w:r>
      <w:proofErr w:type="spellEnd"/>
      <w:r w:rsidR="001363BB">
        <w:t xml:space="preserve"> </w:t>
      </w:r>
      <w:proofErr w:type="spellStart"/>
      <w:r w:rsidR="001363BB">
        <w:t>phù</w:t>
      </w:r>
      <w:proofErr w:type="spellEnd"/>
      <w:r w:rsidR="001363BB">
        <w:t xml:space="preserve"> </w:t>
      </w:r>
      <w:proofErr w:type="spellStart"/>
      <w:r w:rsidR="001363BB">
        <w:t>hợp</w:t>
      </w:r>
      <w:proofErr w:type="spellEnd"/>
      <w:r w:rsidR="001363BB">
        <w:t xml:space="preserve"> </w:t>
      </w:r>
      <w:proofErr w:type="spellStart"/>
      <w:r w:rsidR="001363BB">
        <w:t>cũng</w:t>
      </w:r>
      <w:proofErr w:type="spellEnd"/>
      <w:r w:rsidR="001363BB">
        <w:t xml:space="preserve"> </w:t>
      </w:r>
      <w:proofErr w:type="spellStart"/>
      <w:r w:rsidR="001363BB">
        <w:t>cần</w:t>
      </w:r>
      <w:proofErr w:type="spellEnd"/>
      <w:r w:rsidR="001363BB">
        <w:t xml:space="preserve"> </w:t>
      </w:r>
      <w:proofErr w:type="spellStart"/>
      <w:r w:rsidR="001363BB">
        <w:t>nghiên</w:t>
      </w:r>
      <w:proofErr w:type="spellEnd"/>
      <w:r w:rsidR="001363BB">
        <w:t xml:space="preserve"> </w:t>
      </w:r>
      <w:proofErr w:type="spellStart"/>
      <w:r w:rsidR="001363BB">
        <w:t>cứu</w:t>
      </w:r>
      <w:proofErr w:type="spellEnd"/>
      <w:r w:rsidR="001363BB">
        <w:t xml:space="preserve"> </w:t>
      </w:r>
      <w:proofErr w:type="spellStart"/>
      <w:r w:rsidR="001363BB">
        <w:t>kỹ</w:t>
      </w:r>
      <w:proofErr w:type="spellEnd"/>
      <w:r w:rsidR="001363BB">
        <w:t xml:space="preserve"> </w:t>
      </w:r>
      <w:proofErr w:type="spellStart"/>
      <w:r w:rsidR="001363BB">
        <w:t>lưỡng</w:t>
      </w:r>
      <w:proofErr w:type="spellEnd"/>
      <w:r w:rsidR="001363BB">
        <w:t xml:space="preserve"> </w:t>
      </w:r>
      <w:proofErr w:type="spellStart"/>
      <w:r w:rsidR="001363BB">
        <w:t>cho</w:t>
      </w:r>
      <w:proofErr w:type="spellEnd"/>
      <w:r w:rsidR="001363BB">
        <w:t xml:space="preserve"> </w:t>
      </w:r>
      <w:proofErr w:type="spellStart"/>
      <w:r w:rsidR="001363BB">
        <w:t>từng</w:t>
      </w:r>
      <w:proofErr w:type="spellEnd"/>
      <w:r w:rsidR="001363BB">
        <w:t xml:space="preserve"> </w:t>
      </w:r>
      <w:proofErr w:type="spellStart"/>
      <w:r w:rsidR="00F35FE1">
        <w:t>yêu</w:t>
      </w:r>
      <w:proofErr w:type="spellEnd"/>
      <w:r w:rsidR="00F35FE1">
        <w:t xml:space="preserve"> </w:t>
      </w:r>
      <w:proofErr w:type="spellStart"/>
      <w:r w:rsidR="00F35FE1">
        <w:t>cầu</w:t>
      </w:r>
      <w:proofErr w:type="spellEnd"/>
      <w:r w:rsidR="001363BB">
        <w:t xml:space="preserve"> </w:t>
      </w:r>
      <w:proofErr w:type="spellStart"/>
      <w:r w:rsidR="001363BB">
        <w:t>bài</w:t>
      </w:r>
      <w:proofErr w:type="spellEnd"/>
      <w:r w:rsidR="001363BB">
        <w:t xml:space="preserve"> </w:t>
      </w:r>
      <w:proofErr w:type="spellStart"/>
      <w:r w:rsidR="001363BB">
        <w:t>toán</w:t>
      </w:r>
      <w:proofErr w:type="spellEnd"/>
      <w:r w:rsidR="001363BB">
        <w:t xml:space="preserve"> </w:t>
      </w:r>
      <w:proofErr w:type="spellStart"/>
      <w:r w:rsidR="001363BB">
        <w:t>đặt</w:t>
      </w:r>
      <w:proofErr w:type="spellEnd"/>
      <w:r w:rsidR="001363BB">
        <w:t xml:space="preserve"> ra.</w:t>
      </w:r>
      <w:r w:rsidR="00F35FE1">
        <w:t xml:space="preserve"> </w:t>
      </w:r>
      <w:proofErr w:type="spellStart"/>
      <w:r w:rsidR="00F35FE1">
        <w:t>Có</w:t>
      </w:r>
      <w:proofErr w:type="spellEnd"/>
      <w:r w:rsidR="00F35FE1">
        <w:t xml:space="preserve"> 3 </w:t>
      </w:r>
      <w:proofErr w:type="spellStart"/>
      <w:r w:rsidR="00FC0827">
        <w:t>cách</w:t>
      </w:r>
      <w:proofErr w:type="spellEnd"/>
      <w:r w:rsidR="00F35FE1">
        <w:t xml:space="preserve"> </w:t>
      </w:r>
      <w:proofErr w:type="spellStart"/>
      <w:r w:rsidR="00F35FE1">
        <w:t>lựa</w:t>
      </w:r>
      <w:proofErr w:type="spellEnd"/>
      <w:r w:rsidR="00F35FE1">
        <w:t xml:space="preserve"> </w:t>
      </w:r>
      <w:proofErr w:type="spellStart"/>
      <w:r w:rsidR="00F35FE1">
        <w:t>chọn</w:t>
      </w:r>
      <w:proofErr w:type="spellEnd"/>
      <w:r w:rsidR="00F35FE1">
        <w:t xml:space="preserve"> </w:t>
      </w:r>
      <w:proofErr w:type="spellStart"/>
      <w:r w:rsidR="00F35FE1">
        <w:t>đặc</w:t>
      </w:r>
      <w:proofErr w:type="spellEnd"/>
      <w:r w:rsidR="00F35FE1">
        <w:t xml:space="preserve"> </w:t>
      </w:r>
      <w:proofErr w:type="spellStart"/>
      <w:r w:rsidR="00F35FE1">
        <w:t>trưng</w:t>
      </w:r>
      <w:proofErr w:type="spellEnd"/>
      <w:r w:rsidR="00F35FE1">
        <w:t xml:space="preserve"> </w:t>
      </w:r>
      <w:proofErr w:type="spellStart"/>
      <w:r w:rsidR="00F35FE1">
        <w:t>chính</w:t>
      </w:r>
      <w:proofErr w:type="spellEnd"/>
      <w:r w:rsidR="00F35FE1">
        <w:t xml:space="preserve"> bao </w:t>
      </w:r>
      <w:proofErr w:type="spellStart"/>
      <w:r w:rsidR="00F35FE1">
        <w:t>gồm</w:t>
      </w:r>
      <w:proofErr w:type="spellEnd"/>
      <w:r w:rsidR="00F35FE1">
        <w:t>:</w:t>
      </w:r>
    </w:p>
    <w:p w14:paraId="779CE02E" w14:textId="77777777" w:rsidR="00F35FE1" w:rsidRDefault="00FC0827" w:rsidP="006453DB">
      <w:pPr>
        <w:pStyle w:val="ListParagraph"/>
        <w:numPr>
          <w:ilvl w:val="0"/>
          <w:numId w:val="38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 w:rsidR="006453DB"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 w:rsidR="006453DB">
        <w:t xml:space="preserve"> </w:t>
      </w:r>
      <w:proofErr w:type="spellStart"/>
      <w:r w:rsidR="006453DB">
        <w:t>đặc</w:t>
      </w:r>
      <w:proofErr w:type="spellEnd"/>
      <w:r w:rsidR="006453DB">
        <w:t xml:space="preserve"> </w:t>
      </w:r>
      <w:proofErr w:type="spellStart"/>
      <w:r w:rsidR="006453DB">
        <w:t>trưng</w:t>
      </w:r>
      <w:proofErr w:type="spellEnd"/>
      <w:r>
        <w:t xml:space="preserve"> con</w:t>
      </w:r>
      <w:r w:rsidR="006453DB">
        <w:t xml:space="preserve"> </w:t>
      </w:r>
      <w:proofErr w:type="spellStart"/>
      <w:r w:rsidR="006453DB">
        <w:t>tốt</w:t>
      </w:r>
      <w:proofErr w:type="spellEnd"/>
      <w:r w:rsidR="006453DB">
        <w:t xml:space="preserve"> </w:t>
      </w:r>
      <w:proofErr w:type="spellStart"/>
      <w:r w:rsidR="006453DB">
        <w:t>nhất</w:t>
      </w:r>
      <w:proofErr w:type="spellEnd"/>
      <w:r w:rsidR="006453DB">
        <w:t xml:space="preserve"> </w:t>
      </w:r>
      <w:proofErr w:type="spellStart"/>
      <w:r w:rsidR="006453DB">
        <w:t>từ</w:t>
      </w:r>
      <w:proofErr w:type="spellEnd"/>
      <w:r w:rsidR="006453DB">
        <w:t xml:space="preserve"> </w:t>
      </w:r>
      <w:proofErr w:type="spellStart"/>
      <w:r w:rsidR="006453DB">
        <w:t>tập</w:t>
      </w:r>
      <w:proofErr w:type="spellEnd"/>
      <w:r w:rsidR="006453DB">
        <w:t xml:space="preserve"> </w:t>
      </w:r>
      <w:proofErr w:type="spellStart"/>
      <w:r w:rsidR="006453DB">
        <w:t>các</w:t>
      </w:r>
      <w:proofErr w:type="spellEnd"/>
      <w:r w:rsidR="006453DB">
        <w:t xml:space="preserve"> </w:t>
      </w:r>
      <w:proofErr w:type="spellStart"/>
      <w:r w:rsidR="006453DB">
        <w:t>đặc</w:t>
      </w:r>
      <w:proofErr w:type="spellEnd"/>
      <w:r w:rsidR="006453DB">
        <w:t xml:space="preserve"> </w:t>
      </w:r>
      <w:proofErr w:type="spellStart"/>
      <w:r w:rsidR="006453DB">
        <w:t>trưng</w:t>
      </w:r>
      <w:proofErr w:type="spellEnd"/>
      <w:r w:rsidR="006453DB">
        <w:t xml:space="preserve"> ban </w:t>
      </w:r>
      <w:proofErr w:type="spellStart"/>
      <w:r w:rsidR="006453DB">
        <w:t>đầu</w:t>
      </w:r>
      <w:proofErr w:type="spellEnd"/>
      <w:r w:rsidR="006453DB">
        <w:t xml:space="preserve">. </w:t>
      </w:r>
      <w:proofErr w:type="spellStart"/>
      <w:r w:rsidR="006453DB">
        <w:t>Thuật</w:t>
      </w:r>
      <w:proofErr w:type="spellEnd"/>
      <w:r w:rsidR="006453DB">
        <w:t xml:space="preserve"> </w:t>
      </w:r>
      <w:proofErr w:type="spellStart"/>
      <w:r w:rsidR="006453DB">
        <w:t>toán</w:t>
      </w:r>
      <w:proofErr w:type="spellEnd"/>
      <w:r w:rsidR="006453DB">
        <w:t xml:space="preserve"> </w:t>
      </w:r>
      <w:proofErr w:type="spellStart"/>
      <w:r w:rsidR="006453DB">
        <w:t>điển</w:t>
      </w:r>
      <w:proofErr w:type="spellEnd"/>
      <w:r w:rsidR="006453DB">
        <w:t xml:space="preserve"> </w:t>
      </w:r>
      <w:proofErr w:type="spellStart"/>
      <w:r w:rsidR="006453DB">
        <w:t>hình</w:t>
      </w:r>
      <w:proofErr w:type="spellEnd"/>
      <w:r w:rsidR="006453DB">
        <w:t xml:space="preserve"> </w:t>
      </w:r>
      <w:proofErr w:type="spellStart"/>
      <w:r w:rsidR="006453DB">
        <w:t>của</w:t>
      </w:r>
      <w:proofErr w:type="spellEnd"/>
      <w:r w:rsidR="006453DB">
        <w:t xml:space="preserve"> </w:t>
      </w:r>
      <w:proofErr w:type="spellStart"/>
      <w:r w:rsidR="006453DB">
        <w:t>phương</w:t>
      </w:r>
      <w:proofErr w:type="spellEnd"/>
      <w:r w:rsidR="006453DB">
        <w:t xml:space="preserve"> </w:t>
      </w:r>
      <w:proofErr w:type="spellStart"/>
      <w:r w:rsidR="006453DB">
        <w:t>pháp</w:t>
      </w:r>
      <w:proofErr w:type="spellEnd"/>
      <w:r w:rsidR="006453DB">
        <w:t xml:space="preserve"> </w:t>
      </w:r>
      <w:proofErr w:type="spellStart"/>
      <w:r w:rsidR="006453DB">
        <w:t>này</w:t>
      </w:r>
      <w:proofErr w:type="spellEnd"/>
      <w:r w:rsidR="006453DB">
        <w:t xml:space="preserve"> </w:t>
      </w:r>
      <w:proofErr w:type="spellStart"/>
      <w:r w:rsidR="006453DB">
        <w:t>là</w:t>
      </w:r>
      <w:proofErr w:type="spellEnd"/>
      <w:r w:rsidR="006453DB">
        <w:t xml:space="preserve"> RFE</w:t>
      </w:r>
      <w:r w:rsidR="0094556D">
        <w:t xml:space="preserve"> </w:t>
      </w:r>
      <w:r w:rsidR="006453DB">
        <w:t>(</w:t>
      </w:r>
      <w:r w:rsidR="006453DB" w:rsidRPr="006453DB">
        <w:t>Recursive Feature Elimination</w:t>
      </w:r>
      <w:r w:rsidR="006453DB">
        <w:t>)</w:t>
      </w:r>
      <w:r>
        <w:t>.</w:t>
      </w:r>
    </w:p>
    <w:p w14:paraId="5851400B" w14:textId="77777777" w:rsidR="006453DB" w:rsidRDefault="006453DB" w:rsidP="006453DB">
      <w:pPr>
        <w:pStyle w:val="ListParagraph"/>
        <w:numPr>
          <w:ilvl w:val="0"/>
          <w:numId w:val="38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Chi-Squared hay </w:t>
      </w:r>
      <w:r w:rsidRPr="006453DB">
        <w:t>Pearson Correlation</w:t>
      </w:r>
      <w:r w:rsidR="00FC0827">
        <w:t>.</w:t>
      </w:r>
    </w:p>
    <w:p w14:paraId="4012BF3C" w14:textId="77777777" w:rsidR="006453DB" w:rsidRDefault="00FC0827" w:rsidP="006453DB">
      <w:pPr>
        <w:pStyle w:val="ListParagraph"/>
        <w:numPr>
          <w:ilvl w:val="0"/>
          <w:numId w:val="38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6453DB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6453DB">
        <w:t>thuật</w:t>
      </w:r>
      <w:proofErr w:type="spellEnd"/>
      <w:r w:rsidR="006453DB">
        <w:t xml:space="preserve"> </w:t>
      </w:r>
      <w:proofErr w:type="spellStart"/>
      <w:r w:rsidR="006453DB">
        <w:t>toán</w:t>
      </w:r>
      <w:proofErr w:type="spellEnd"/>
      <w:r w:rsidR="006453DB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Lasso hay </w:t>
      </w:r>
      <w:proofErr w:type="spellStart"/>
      <w:r>
        <w:t>RandomForrest</w:t>
      </w:r>
      <w:proofErr w:type="spellEnd"/>
    </w:p>
    <w:p w14:paraId="2A3F4773" w14:textId="77777777" w:rsidR="007C6D68" w:rsidRDefault="007C6D68" w:rsidP="007C6D68">
      <w:pPr>
        <w:pStyle w:val="Heading4"/>
      </w:pPr>
      <w:r w:rsidRPr="006453DB">
        <w:t>Recursive Feature Elimination</w:t>
      </w:r>
      <w:r>
        <w:t xml:space="preserve"> (RFE)</w:t>
      </w:r>
    </w:p>
    <w:p w14:paraId="58A4DAC5" w14:textId="77777777" w:rsidR="007C6D68" w:rsidRDefault="00531A4B" w:rsidP="007C6D68">
      <w:r>
        <w:t xml:space="preserve">RFE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RFE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 w:rsidR="00F33AC2">
        <w:t>bắt</w:t>
      </w:r>
      <w:proofErr w:type="spellEnd"/>
      <w:r w:rsidR="00F33AC2">
        <w:t xml:space="preserve"> </w:t>
      </w:r>
      <w:proofErr w:type="spellStart"/>
      <w:r w:rsidR="00F33AC2">
        <w:t>đầu</w:t>
      </w:r>
      <w:proofErr w:type="spellEnd"/>
      <w:r w:rsidR="00F33AC2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</w:t>
      </w:r>
      <w:r w:rsidR="00F33AC2">
        <w:t>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 w:rsidR="00F33AC2">
        <w:t>ảnh</w:t>
      </w:r>
      <w:proofErr w:type="spellEnd"/>
      <w:r w:rsidR="00F33AC2">
        <w:t xml:space="preserve"> </w:t>
      </w:r>
      <w:proofErr w:type="spellStart"/>
      <w:r w:rsidR="00F33AC2">
        <w:t>hưởng</w:t>
      </w:r>
      <w:proofErr w:type="spellEnd"/>
      <w:r w:rsidR="00F33AC2">
        <w:t xml:space="preserve"> </w:t>
      </w:r>
      <w:proofErr w:type="spellStart"/>
      <w:r w:rsidR="00F33AC2">
        <w:t>tới</w:t>
      </w:r>
      <w:proofErr w:type="spellEnd"/>
      <w:r w:rsidR="00F33AC2">
        <w:t xml:space="preserve"> </w:t>
      </w:r>
      <w:proofErr w:type="spellStart"/>
      <w:r w:rsidR="00F33AC2">
        <w:t>kết</w:t>
      </w:r>
      <w:proofErr w:type="spellEnd"/>
      <w:r w:rsidR="00F33AC2">
        <w:t xml:space="preserve"> </w:t>
      </w:r>
      <w:proofErr w:type="spellStart"/>
      <w:r w:rsidR="00F33AC2">
        <w:t>quả</w:t>
      </w:r>
      <w:proofErr w:type="spellEnd"/>
      <w:r w:rsidR="00F33AC2">
        <w:t xml:space="preserve"> </w:t>
      </w:r>
      <w:proofErr w:type="spellStart"/>
      <w:r w:rsidR="00F33AC2">
        <w:t>cần</w:t>
      </w:r>
      <w:proofErr w:type="spellEnd"/>
      <w:r w:rsidR="00F33AC2">
        <w:t xml:space="preserve"> </w:t>
      </w:r>
      <w:proofErr w:type="spellStart"/>
      <w:r w:rsidR="00F33AC2">
        <w:t>đạt</w:t>
      </w:r>
      <w:proofErr w:type="spellEnd"/>
      <w:r w:rsidR="00F33AC2">
        <w:t xml:space="preserve"> </w:t>
      </w:r>
      <w:proofErr w:type="spellStart"/>
      <w:r w:rsidR="00F33AC2">
        <w:t>nhất</w:t>
      </w:r>
      <w:proofErr w:type="spellEnd"/>
      <w:r>
        <w:t xml:space="preserve">, </w:t>
      </w:r>
      <w:proofErr w:type="spellStart"/>
      <w:r>
        <w:t>lặ</w:t>
      </w:r>
      <w:r w:rsidR="00B5037D">
        <w:t>p</w:t>
      </w:r>
      <w:proofErr w:type="spellEnd"/>
      <w:r w:rsidR="00B5037D">
        <w:t xml:space="preserve"> </w:t>
      </w:r>
      <w:proofErr w:type="spellStart"/>
      <w:r w:rsidR="00B5037D">
        <w:t>lạ</w:t>
      </w:r>
      <w:r>
        <w:t>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F33AC2">
        <w:t>tìm</w:t>
      </w:r>
      <w:proofErr w:type="spellEnd"/>
      <w:r w:rsidR="00F33AC2">
        <w:t xml:space="preserve"> </w:t>
      </w:r>
      <w:proofErr w:type="spellStart"/>
      <w:r w:rsidR="00F33AC2">
        <w:t>được</w:t>
      </w:r>
      <w:proofErr w:type="spellEnd"/>
      <w:r w:rsidR="00F33AC2">
        <w:t xml:space="preserve"> </w:t>
      </w:r>
      <w:proofErr w:type="spellStart"/>
      <w:r w:rsidR="00F33AC2">
        <w:t>kết</w:t>
      </w:r>
      <w:proofErr w:type="spellEnd"/>
      <w:r w:rsidR="00F33AC2">
        <w:t xml:space="preserve"> </w:t>
      </w:r>
      <w:proofErr w:type="spellStart"/>
      <w:r w:rsidR="00F33AC2">
        <w:t>quả</w:t>
      </w:r>
      <w:proofErr w:type="spellEnd"/>
      <w:r w:rsidR="00F33AC2">
        <w:t xml:space="preserve"> </w:t>
      </w:r>
      <w:proofErr w:type="spellStart"/>
      <w:r w:rsidR="00F33AC2">
        <w:t>tốt</w:t>
      </w:r>
      <w:proofErr w:type="spellEnd"/>
      <w:r w:rsidR="00F33AC2">
        <w:t xml:space="preserve"> </w:t>
      </w:r>
      <w:proofErr w:type="spellStart"/>
      <w:r w:rsidR="00F33AC2">
        <w:t>nhất</w:t>
      </w:r>
      <w:proofErr w:type="spellEnd"/>
      <w:r w:rsidR="00F33AC2">
        <w:t xml:space="preserve"> </w:t>
      </w:r>
      <w:proofErr w:type="spellStart"/>
      <w:r w:rsidR="00F33AC2">
        <w:t>hoặc</w:t>
      </w:r>
      <w:proofErr w:type="spellEnd"/>
      <w:r w:rsidR="00F33AC2">
        <w:t xml:space="preserve"> </w:t>
      </w:r>
      <w:proofErr w:type="spellStart"/>
      <w:r w:rsidR="00B5037D">
        <w:t>chọn</w:t>
      </w:r>
      <w:proofErr w:type="spellEnd"/>
      <w:r w:rsidR="00B5037D">
        <w:t xml:space="preserve"> ra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  <w:r w:rsidR="000F5469">
        <w:t xml:space="preserve"> </w:t>
      </w:r>
      <w:proofErr w:type="spellStart"/>
      <w:r w:rsidR="000F5469">
        <w:t>Sơ</w:t>
      </w:r>
      <w:proofErr w:type="spellEnd"/>
      <w:r w:rsidR="000F5469">
        <w:t xml:space="preserve"> </w:t>
      </w:r>
      <w:proofErr w:type="spellStart"/>
      <w:r w:rsidR="000F5469">
        <w:t>đồ</w:t>
      </w:r>
      <w:proofErr w:type="spellEnd"/>
      <w:r w:rsidR="000F5469">
        <w:t xml:space="preserve"> </w:t>
      </w:r>
      <w:proofErr w:type="spellStart"/>
      <w:r w:rsidR="000F5469">
        <w:t>hoạt</w:t>
      </w:r>
      <w:proofErr w:type="spellEnd"/>
      <w:r w:rsidR="000F5469">
        <w:t xml:space="preserve"> </w:t>
      </w:r>
      <w:proofErr w:type="spellStart"/>
      <w:r w:rsidR="000F5469">
        <w:t>động</w:t>
      </w:r>
      <w:proofErr w:type="spellEnd"/>
      <w:r w:rsidR="000F5469">
        <w:t xml:space="preserve"> </w:t>
      </w:r>
      <w:proofErr w:type="spellStart"/>
      <w:r w:rsidR="000F5469">
        <w:t>của</w:t>
      </w:r>
      <w:proofErr w:type="spellEnd"/>
      <w:r w:rsidR="000F5469">
        <w:t xml:space="preserve"> </w:t>
      </w:r>
      <w:proofErr w:type="spellStart"/>
      <w:r w:rsidR="000F5469">
        <w:t>thuật</w:t>
      </w:r>
      <w:proofErr w:type="spellEnd"/>
      <w:r w:rsidR="000F5469">
        <w:t xml:space="preserve"> </w:t>
      </w:r>
      <w:proofErr w:type="spellStart"/>
      <w:r w:rsidR="000F5469">
        <w:t>toán</w:t>
      </w:r>
      <w:proofErr w:type="spellEnd"/>
      <w:r w:rsidR="000F5469">
        <w:t xml:space="preserve"> </w:t>
      </w:r>
      <w:proofErr w:type="spellStart"/>
      <w:r w:rsidR="000F5469">
        <w:t>được</w:t>
      </w:r>
      <w:proofErr w:type="spellEnd"/>
      <w:r w:rsidR="000F5469">
        <w:t xml:space="preserve"> </w:t>
      </w:r>
      <w:proofErr w:type="spellStart"/>
      <w:r w:rsidR="000F5469">
        <w:t>biểu</w:t>
      </w:r>
      <w:proofErr w:type="spellEnd"/>
      <w:r w:rsidR="000F5469">
        <w:t xml:space="preserve"> </w:t>
      </w:r>
      <w:proofErr w:type="spellStart"/>
      <w:r w:rsidR="000F5469">
        <w:t>diễn</w:t>
      </w:r>
      <w:proofErr w:type="spellEnd"/>
      <w:r w:rsidR="000F5469">
        <w:t xml:space="preserve"> </w:t>
      </w:r>
      <w:proofErr w:type="spellStart"/>
      <w:r w:rsidR="000F5469">
        <w:t>bên</w:t>
      </w:r>
      <w:proofErr w:type="spellEnd"/>
      <w:r w:rsidR="000F5469">
        <w:t xml:space="preserve"> </w:t>
      </w:r>
      <w:proofErr w:type="spellStart"/>
      <w:r w:rsidR="000F5469">
        <w:t>dưới</w:t>
      </w:r>
      <w:proofErr w:type="spellEnd"/>
    </w:p>
    <w:p w14:paraId="4769A928" w14:textId="77777777" w:rsidR="00BB027F" w:rsidRDefault="008C134C" w:rsidP="00BB027F">
      <w:pPr>
        <w:keepNext/>
        <w:jc w:val="center"/>
      </w:pPr>
      <w:commentRangeStart w:id="77"/>
      <w:r>
        <w:rPr>
          <w:noProof/>
        </w:rPr>
        <w:lastRenderedPageBreak/>
        <w:drawing>
          <wp:inline distT="0" distB="0" distL="0" distR="0" wp14:anchorId="3B7C7812" wp14:editId="31172906">
            <wp:extent cx="3538646" cy="659130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5764" cy="660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7"/>
      <w:r w:rsidR="00E94947">
        <w:rPr>
          <w:rStyle w:val="CommentReference"/>
        </w:rPr>
        <w:commentReference w:id="77"/>
      </w:r>
    </w:p>
    <w:p w14:paraId="3B8B4B75" w14:textId="77777777" w:rsidR="009A3C72" w:rsidRDefault="00BB027F" w:rsidP="00BB027F">
      <w:pPr>
        <w:pStyle w:val="Caption"/>
      </w:pPr>
      <w:bookmarkStart w:id="78" w:name="_Toc68164717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Hình \* ARABIC \s 1 ">
        <w:r>
          <w:rPr>
            <w:noProof/>
          </w:rPr>
          <w:t>3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RFE</w:t>
      </w:r>
      <w:bookmarkEnd w:id="78"/>
    </w:p>
    <w:p w14:paraId="69DA9EDE" w14:textId="77777777" w:rsidR="00531A4B" w:rsidRDefault="00531A4B" w:rsidP="000F5469">
      <w:pPr>
        <w:pStyle w:val="Heading4"/>
        <w:jc w:val="left"/>
      </w:pPr>
      <w:r w:rsidRPr="00531A4B">
        <w:t>Pearson Correlation</w:t>
      </w:r>
      <w:r>
        <w:t xml:space="preserve"> </w:t>
      </w:r>
      <w:proofErr w:type="spellStart"/>
      <w:r>
        <w:t>và</w:t>
      </w:r>
      <w:proofErr w:type="spellEnd"/>
      <w:r>
        <w:t xml:space="preserve"> Chi-Squared</w:t>
      </w:r>
    </w:p>
    <w:p w14:paraId="030DA2EA" w14:textId="77777777" w:rsidR="00531A4B" w:rsidRDefault="00214A8C" w:rsidP="00531A4B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thứ</w:t>
      </w:r>
      <w:proofErr w:type="spellEnd"/>
      <w:r w:rsidR="00B5037D">
        <w:t xml:space="preserve"> 2,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đặ</w:t>
      </w:r>
      <w:r w:rsidR="008C27E5">
        <w:t>c</w:t>
      </w:r>
      <w:proofErr w:type="spellEnd"/>
      <w:r w:rsidR="008C27E5">
        <w:t xml:space="preserve"> </w:t>
      </w:r>
      <w:proofErr w:type="spellStart"/>
      <w:r w:rsidR="008C27E5">
        <w:t>trưng</w:t>
      </w:r>
      <w:proofErr w:type="spellEnd"/>
      <w:r w:rsidR="008C27E5">
        <w:t xml:space="preserve"> </w:t>
      </w:r>
      <w:proofErr w:type="spellStart"/>
      <w:r w:rsidR="008C27E5">
        <w:t>đến</w:t>
      </w:r>
      <w:proofErr w:type="spellEnd"/>
      <w:r w:rsidR="008C27E5">
        <w:t xml:space="preserve"> </w:t>
      </w:r>
      <w:proofErr w:type="spellStart"/>
      <w:r w:rsidR="008C27E5">
        <w:t>kết</w:t>
      </w:r>
      <w:proofErr w:type="spellEnd"/>
      <w:r w:rsidR="008C27E5">
        <w:t xml:space="preserve"> </w:t>
      </w:r>
      <w:proofErr w:type="spellStart"/>
      <w:r w:rsidR="008C27E5">
        <w:t>quả</w:t>
      </w:r>
      <w:proofErr w:type="spellEnd"/>
      <w:r w:rsidR="008C27E5">
        <w:t xml:space="preserve"> </w:t>
      </w:r>
      <w:proofErr w:type="spellStart"/>
      <w:r w:rsidR="008C27E5">
        <w:t>cần</w:t>
      </w:r>
      <w:proofErr w:type="spellEnd"/>
      <w:r w:rsidR="008C27E5">
        <w:t xml:space="preserve"> </w:t>
      </w:r>
      <w:proofErr w:type="spellStart"/>
      <w:r w:rsidR="008C27E5">
        <w:t>đạt</w:t>
      </w:r>
      <w:proofErr w:type="spellEnd"/>
      <w:r w:rsidR="008C27E5">
        <w:t xml:space="preserve"> </w:t>
      </w:r>
      <w:proofErr w:type="spellStart"/>
      <w:r w:rsidR="008C27E5">
        <w:t>bằng</w:t>
      </w:r>
      <w:proofErr w:type="spellEnd"/>
      <w:r w:rsidR="008C27E5">
        <w:t xml:space="preserve"> </w:t>
      </w:r>
      <w:proofErr w:type="spellStart"/>
      <w:r w:rsidR="008C27E5">
        <w:t>công</w:t>
      </w:r>
      <w:proofErr w:type="spellEnd"/>
      <w:r w:rsidR="008C27E5">
        <w:t xml:space="preserve"> </w:t>
      </w:r>
      <w:proofErr w:type="spellStart"/>
      <w:r w:rsidR="008C27E5">
        <w:t>thức</w:t>
      </w:r>
      <w:proofErr w:type="spellEnd"/>
      <w:r w:rsidR="008C27E5">
        <w:t xml:space="preserve"> </w:t>
      </w:r>
      <w:r w:rsidR="00DB3C98" w:rsidRPr="00531A4B">
        <w:t>Pearson Correlation</w:t>
      </w:r>
      <w:r w:rsidR="00DB3C98">
        <w:t xml:space="preserve"> (2.1) </w:t>
      </w:r>
      <w:proofErr w:type="spellStart"/>
      <w:r w:rsidR="00DB3C98">
        <w:t>hoặc</w:t>
      </w:r>
      <w:proofErr w:type="spellEnd"/>
      <w:r w:rsidR="00DB3C98">
        <w:t xml:space="preserve"> Chi-Squared (2.2)</w:t>
      </w:r>
    </w:p>
    <w:p w14:paraId="3D2F8C94" w14:textId="77777777" w:rsidR="00F10EE8" w:rsidRDefault="00F10EE8" w:rsidP="00531A4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  <w:gridCol w:w="5220"/>
        <w:gridCol w:w="1754"/>
      </w:tblGrid>
      <w:tr w:rsidR="00A20E80" w14:paraId="0C28756A" w14:textId="77777777" w:rsidTr="00DD1D07">
        <w:tc>
          <w:tcPr>
            <w:tcW w:w="1525" w:type="dxa"/>
          </w:tcPr>
          <w:p w14:paraId="6430CBA1" w14:textId="77777777" w:rsidR="00A20E80" w:rsidRDefault="00A20E80" w:rsidP="00531A4B"/>
        </w:tc>
        <w:tc>
          <w:tcPr>
            <w:tcW w:w="5220" w:type="dxa"/>
          </w:tcPr>
          <w:p w14:paraId="3F00C35E" w14:textId="77777777" w:rsidR="00DD1D07" w:rsidRPr="00F10EE8" w:rsidRDefault="00DD1D07" w:rsidP="00DD1D07">
            <w:pPr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(x-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nary>
                    <m:r>
                      <w:rPr>
                        <w:rFonts w:ascii="Cambria Math" w:hAnsi="Cambria Math"/>
                        <w:sz w:val="24"/>
                      </w:rPr>
                      <m:t>)(y-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(x-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(y-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  <w:p w14:paraId="1B53CBDC" w14:textId="77777777" w:rsidR="00A20E80" w:rsidRPr="00A20E80" w:rsidRDefault="00A20E80" w:rsidP="00DD1D07"/>
        </w:tc>
        <w:tc>
          <w:tcPr>
            <w:tcW w:w="1754" w:type="dxa"/>
          </w:tcPr>
          <w:p w14:paraId="78C0812C" w14:textId="77777777" w:rsidR="00A20E80" w:rsidRDefault="00A20E80" w:rsidP="00A20E80">
            <w:pPr>
              <w:pStyle w:val="Caption"/>
            </w:pPr>
            <w:r>
              <w:t xml:space="preserve">( </w:t>
            </w:r>
            <w:fldSimple w:instr=" STYLEREF 1 \s ">
              <w:r w:rsidR="00DB3C98">
                <w:rPr>
                  <w:noProof/>
                </w:rPr>
                <w:t>2</w:t>
              </w:r>
            </w:fldSimple>
            <w:r>
              <w:t>.</w:t>
            </w:r>
            <w:fldSimple w:instr=" SEQ PT \* ARABIC \s 1 ">
              <w:r w:rsidR="00DB3C98">
                <w:rPr>
                  <w:noProof/>
                </w:rPr>
                <w:t>1</w:t>
              </w:r>
            </w:fldSimple>
            <w:r>
              <w:t xml:space="preserve"> )</w:t>
            </w:r>
          </w:p>
        </w:tc>
      </w:tr>
    </w:tbl>
    <w:p w14:paraId="072D23E0" w14:textId="77777777" w:rsidR="00F10EE8" w:rsidRDefault="00DD1D07" w:rsidP="00531A4B">
      <w:proofErr w:type="spellStart"/>
      <w:r>
        <w:t>Ssđf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  <w:gridCol w:w="5220"/>
        <w:gridCol w:w="1754"/>
      </w:tblGrid>
      <w:tr w:rsidR="00DD1D07" w14:paraId="11F429E7" w14:textId="77777777" w:rsidTr="00DD1D07">
        <w:trPr>
          <w:trHeight w:val="742"/>
        </w:trPr>
        <w:tc>
          <w:tcPr>
            <w:tcW w:w="1525" w:type="dxa"/>
          </w:tcPr>
          <w:p w14:paraId="69C5FCF9" w14:textId="77777777" w:rsidR="00DD1D07" w:rsidRDefault="00DD1D07" w:rsidP="00531A4B"/>
        </w:tc>
        <w:tc>
          <w:tcPr>
            <w:tcW w:w="5220" w:type="dxa"/>
          </w:tcPr>
          <w:p w14:paraId="6B86C9ED" w14:textId="77777777" w:rsidR="00DD1D07" w:rsidRPr="00DD1D07" w:rsidRDefault="00B6521B" w:rsidP="00DD1D07">
            <w:pPr>
              <w:rPr>
                <w:rFonts w:eastAsiaTheme="minorEastAsia"/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4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</w:tc>
        <w:tc>
          <w:tcPr>
            <w:tcW w:w="1754" w:type="dxa"/>
          </w:tcPr>
          <w:p w14:paraId="2CFD7166" w14:textId="77777777" w:rsidR="00DD1D07" w:rsidRDefault="00DD1D07" w:rsidP="00A20E80">
            <w:pPr>
              <w:pStyle w:val="Caption"/>
            </w:pPr>
            <w:r>
              <w:t xml:space="preserve">( </w:t>
            </w:r>
            <w:fldSimple w:instr=" STYLEREF 1 \s ">
              <w:r>
                <w:rPr>
                  <w:noProof/>
                </w:rPr>
                <w:t>2</w:t>
              </w:r>
            </w:fldSimple>
            <w:r>
              <w:t>.</w:t>
            </w:r>
            <w:fldSimple w:instr=" SEQ PT \* ARABIC \s 1 ">
              <w:r>
                <w:rPr>
                  <w:noProof/>
                </w:rPr>
                <w:t>2</w:t>
              </w:r>
            </w:fldSimple>
            <w:r>
              <w:t xml:space="preserve"> )</w:t>
            </w:r>
          </w:p>
        </w:tc>
      </w:tr>
    </w:tbl>
    <w:p w14:paraId="5EF84035" w14:textId="77777777" w:rsidR="00DD1D07" w:rsidRDefault="00DD1D07" w:rsidP="00531A4B"/>
    <w:p w14:paraId="74C4216B" w14:textId="77777777" w:rsidR="00DD1D07" w:rsidRDefault="00DD1D07" w:rsidP="00531A4B"/>
    <w:p w14:paraId="234302DB" w14:textId="77777777" w:rsidR="008C27E5" w:rsidRPr="00531A4B" w:rsidRDefault="008C27E5" w:rsidP="00531A4B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5CD13E22" w14:textId="77777777" w:rsidR="00041E0C" w:rsidRDefault="00041E0C" w:rsidP="00041E0C">
      <w:pPr>
        <w:pStyle w:val="Heading3"/>
      </w:pPr>
      <w:bookmarkStart w:id="79" w:name="_Toc68526713"/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bookmarkEnd w:id="79"/>
      <w:proofErr w:type="spellEnd"/>
    </w:p>
    <w:p w14:paraId="62498F7E" w14:textId="77777777" w:rsidR="00041E0C" w:rsidRDefault="00041E0C" w:rsidP="00A83C5A">
      <w:pPr>
        <w:pStyle w:val="Heading4"/>
        <w:numPr>
          <w:ilvl w:val="3"/>
          <w:numId w:val="40"/>
        </w:numPr>
      </w:pPr>
      <w:r>
        <w:t>Support Vector Machine (SVM)</w:t>
      </w:r>
    </w:p>
    <w:p w14:paraId="3B12B941" w14:textId="77777777" w:rsidR="008C134C" w:rsidRPr="008C134C" w:rsidRDefault="008C134C" w:rsidP="008C134C"/>
    <w:p w14:paraId="5859BC57" w14:textId="77777777" w:rsidR="00041E0C" w:rsidRDefault="00041E0C" w:rsidP="00041E0C">
      <w:pPr>
        <w:pStyle w:val="Heading4"/>
      </w:pPr>
      <w:r>
        <w:t>Linear Discriminant Analysis (LDA)</w:t>
      </w:r>
    </w:p>
    <w:p w14:paraId="059B4B9F" w14:textId="77777777" w:rsidR="009E121B" w:rsidRPr="009E121B" w:rsidRDefault="009E121B" w:rsidP="009E121B"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Linear Discriminant Analysis </w:t>
      </w:r>
      <w:proofErr w:type="spellStart"/>
      <w:r>
        <w:t>lấy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C-1 </w:t>
      </w:r>
      <w:proofErr w:type="spellStart"/>
      <w:r>
        <w:t>với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31B0C976" w14:textId="77777777" w:rsidR="00BB027F" w:rsidRDefault="009E121B" w:rsidP="00BB027F">
      <w:pPr>
        <w:keepNext/>
        <w:jc w:val="center"/>
      </w:pPr>
      <w:r>
        <w:rPr>
          <w:noProof/>
        </w:rPr>
        <w:drawing>
          <wp:inline distT="0" distB="0" distL="0" distR="0" wp14:anchorId="608DA6E4" wp14:editId="35485F42">
            <wp:extent cx="4505232" cy="1866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6751" cy="1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7E45" w14:textId="77777777" w:rsidR="003979FC" w:rsidRDefault="00BB027F" w:rsidP="00BB027F">
      <w:pPr>
        <w:pStyle w:val="Caption"/>
      </w:pPr>
      <w:bookmarkStart w:id="80" w:name="_Toc68164718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Hình \* ARABIC \s 1 ">
        <w:r>
          <w:rPr>
            <w:noProof/>
          </w:rPr>
          <w:t>4</w:t>
        </w:r>
      </w:fldSimple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LDA</w:t>
      </w:r>
      <w:bookmarkEnd w:id="80"/>
    </w:p>
    <w:p w14:paraId="7A520510" w14:textId="77777777" w:rsidR="009E121B" w:rsidRDefault="009E121B" w:rsidP="009E121B"/>
    <w:p w14:paraId="37993B83" w14:textId="77777777" w:rsidR="00A83C5A" w:rsidRDefault="00A83C5A" w:rsidP="009E121B"/>
    <w:p w14:paraId="0C8CDE72" w14:textId="77777777" w:rsidR="00A83C5A" w:rsidRPr="009E121B" w:rsidRDefault="00A83C5A" w:rsidP="00A83C5A">
      <w:pPr>
        <w:pStyle w:val="Heading4"/>
      </w:pPr>
      <w:r>
        <w:t>Decision Tree (DTs)</w:t>
      </w:r>
      <w:r w:rsidRPr="00F33AC2">
        <w:t xml:space="preserve"> </w:t>
      </w:r>
    </w:p>
    <w:p w14:paraId="133E6454" w14:textId="77777777" w:rsidR="00041E0C" w:rsidRDefault="00F33AC2" w:rsidP="00F33AC2">
      <w:pPr>
        <w:pStyle w:val="Heading4"/>
      </w:pPr>
      <w:r>
        <w:t>Random Forest (RF)</w:t>
      </w:r>
    </w:p>
    <w:p w14:paraId="5B9BA4BC" w14:textId="77777777" w:rsidR="00041E0C" w:rsidRDefault="00E47528" w:rsidP="00041E0C">
      <w:pPr>
        <w:pStyle w:val="Heading2"/>
      </w:pPr>
      <w:bookmarkStart w:id="81" w:name="_Toc68526714"/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MIT</w:t>
      </w:r>
      <w:bookmarkEnd w:id="81"/>
    </w:p>
    <w:p w14:paraId="7D0B9F4D" w14:textId="77777777" w:rsidR="00E47528" w:rsidRDefault="00E47528">
      <w:pPr>
        <w:spacing w:before="0" w:line="240" w:lineRule="auto"/>
        <w:jc w:val="left"/>
      </w:pPr>
      <w:r>
        <w:br w:type="page"/>
      </w:r>
    </w:p>
    <w:p w14:paraId="41EB5977" w14:textId="77777777" w:rsidR="00E47528" w:rsidRDefault="00E47528" w:rsidP="00E47528">
      <w:pPr>
        <w:pStyle w:val="Heading1"/>
      </w:pPr>
      <w:bookmarkStart w:id="82" w:name="_Toc68526715"/>
      <w:r>
        <w:lastRenderedPageBreak/>
        <w:t>TỔ CHỨC DỮ LIỆU ĐẦU VÀO NÂNG CAO CHẤT LƯỢNG NHẬN DẠNG CẢM XÚC</w:t>
      </w:r>
      <w:bookmarkEnd w:id="82"/>
    </w:p>
    <w:p w14:paraId="7CD3F3E2" w14:textId="77777777" w:rsidR="00D43F09" w:rsidRDefault="00E47528" w:rsidP="003638A2">
      <w:pPr>
        <w:pStyle w:val="Heading2"/>
      </w:pPr>
      <w:bookmarkStart w:id="83" w:name="_Toc68526716"/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MIT</w:t>
      </w:r>
      <w:bookmarkEnd w:id="83"/>
    </w:p>
    <w:p w14:paraId="6A401425" w14:textId="77777777" w:rsidR="00D43F09" w:rsidRDefault="00D43F09" w:rsidP="00D43F09">
      <w:r>
        <w:br w:type="page"/>
      </w:r>
    </w:p>
    <w:p w14:paraId="3751B0C6" w14:textId="77777777" w:rsidR="00773FEC" w:rsidRDefault="00E47528" w:rsidP="00D43F09">
      <w:pPr>
        <w:pStyle w:val="Heading2"/>
      </w:pPr>
      <w:bookmarkStart w:id="84" w:name="_Toc68526717"/>
      <w:proofErr w:type="spellStart"/>
      <w:r>
        <w:lastRenderedPageBreak/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bookmarkEnd w:id="84"/>
      <w:proofErr w:type="spellEnd"/>
    </w:p>
    <w:p w14:paraId="53F773E5" w14:textId="77777777" w:rsidR="007322A4" w:rsidRDefault="007322A4" w:rsidP="003638A2">
      <w:pPr>
        <w:pStyle w:val="ListParagraph"/>
        <w:numPr>
          <w:ilvl w:val="0"/>
          <w:numId w:val="39"/>
        </w:numPr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 w:rsidR="002B1BC9">
        <w:t xml:space="preserve"> </w:t>
      </w:r>
      <w:r>
        <w:t>10%</w:t>
      </w:r>
    </w:p>
    <w:p w14:paraId="5725FB78" w14:textId="77777777" w:rsidR="00EE7AD6" w:rsidRDefault="00F65126" w:rsidP="00EE7AD6">
      <w:pPr>
        <w:keepNext/>
        <w:jc w:val="center"/>
      </w:pPr>
      <w:r>
        <w:rPr>
          <w:noProof/>
        </w:rPr>
        <w:drawing>
          <wp:inline distT="0" distB="0" distL="0" distR="0" wp14:anchorId="347B2611" wp14:editId="737031C4">
            <wp:extent cx="3621237" cy="32918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VM-overlapped-confusionmatrix - bot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3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1E48" w14:textId="77777777" w:rsidR="00EE7AD6" w:rsidRDefault="00EE7AD6" w:rsidP="00EE7AD6">
      <w:pPr>
        <w:pStyle w:val="Caption"/>
      </w:pPr>
      <w:bookmarkStart w:id="85" w:name="_Toc68164719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</w:t>
        </w:r>
      </w:fldSimple>
      <w:r>
        <w:t xml:space="preserve"> </w:t>
      </w:r>
      <w:proofErr w:type="spellStart"/>
      <w:r w:rsidR="002B1BC9">
        <w:t>Kết</w:t>
      </w:r>
      <w:proofErr w:type="spellEnd"/>
      <w:r w:rsidR="002B1BC9">
        <w:t xml:space="preserve"> </w:t>
      </w:r>
      <w:proofErr w:type="spellStart"/>
      <w:r w:rsidR="002B1BC9">
        <w:t>quả</w:t>
      </w:r>
      <w:proofErr w:type="spellEnd"/>
      <w:r w:rsidR="002B1BC9">
        <w:t xml:space="preserve"> </w:t>
      </w:r>
      <w:proofErr w:type="spellStart"/>
      <w:r w:rsidR="002B1BC9">
        <w:t>nhận</w:t>
      </w:r>
      <w:proofErr w:type="spellEnd"/>
      <w:r w:rsidR="002B1BC9">
        <w:t xml:space="preserve"> </w:t>
      </w:r>
      <w:proofErr w:type="spellStart"/>
      <w:r w:rsidR="002B1BC9">
        <w:t>dạng</w:t>
      </w:r>
      <w:proofErr w:type="spellEnd"/>
      <w:r w:rsidR="002B1BC9">
        <w:t xml:space="preserve"> </w:t>
      </w:r>
      <w:proofErr w:type="spellStart"/>
      <w:r w:rsidR="002B1BC9">
        <w:t>bằng</w:t>
      </w:r>
      <w:proofErr w:type="spellEnd"/>
      <w:r w:rsidR="002B1BC9">
        <w:t xml:space="preserve"> </w:t>
      </w:r>
      <w:proofErr w:type="spellStart"/>
      <w:r w:rsidR="002B1BC9">
        <w:t>mô</w:t>
      </w:r>
      <w:proofErr w:type="spellEnd"/>
      <w:r w:rsidR="002B1BC9">
        <w:t xml:space="preserve"> </w:t>
      </w:r>
      <w:proofErr w:type="spellStart"/>
      <w:r w:rsidR="002B1BC9">
        <w:t>hình</w:t>
      </w:r>
      <w:proofErr w:type="spellEnd"/>
      <w:r w:rsidR="002B1BC9">
        <w:t xml:space="preserve"> SVM </w:t>
      </w:r>
      <w:proofErr w:type="spellStart"/>
      <w:r w:rsidR="002B1BC9">
        <w:t>tỉ</w:t>
      </w:r>
      <w:proofErr w:type="spellEnd"/>
      <w:r w:rsidR="002B1BC9">
        <w:t xml:space="preserve"> </w:t>
      </w:r>
      <w:proofErr w:type="spellStart"/>
      <w:r w:rsidR="002B1BC9">
        <w:t>lệ</w:t>
      </w:r>
      <w:proofErr w:type="spellEnd"/>
      <w:r w:rsidR="002B1BC9"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 w:rsidR="002B1BC9">
        <w:t xml:space="preserve"> 10%</w:t>
      </w:r>
      <w:bookmarkEnd w:id="85"/>
    </w:p>
    <w:p w14:paraId="48EF9B61" w14:textId="77777777" w:rsidR="002B1BC9" w:rsidRPr="002B1BC9" w:rsidRDefault="002B1BC9" w:rsidP="002B1BC9"/>
    <w:p w14:paraId="2B28AF4E" w14:textId="77777777" w:rsidR="002B1BC9" w:rsidRDefault="00F65126" w:rsidP="002B1BC9">
      <w:pPr>
        <w:keepNext/>
        <w:jc w:val="center"/>
      </w:pPr>
      <w:r>
        <w:rPr>
          <w:noProof/>
        </w:rPr>
        <w:drawing>
          <wp:inline distT="0" distB="0" distL="0" distR="0" wp14:anchorId="32321302" wp14:editId="460FEF4B">
            <wp:extent cx="3687017" cy="32918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andom Forest confusion matrix-bot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1FB9" w14:textId="77777777" w:rsidR="00962A88" w:rsidRDefault="002B1BC9" w:rsidP="002B1BC9">
      <w:pPr>
        <w:pStyle w:val="Caption"/>
      </w:pPr>
      <w:bookmarkStart w:id="86" w:name="_Toc68164720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2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5768C">
        <w:t>RF</w:t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10%</w:t>
      </w:r>
      <w:bookmarkEnd w:id="86"/>
    </w:p>
    <w:p w14:paraId="14FFD4A0" w14:textId="77777777" w:rsidR="00EE07BC" w:rsidRDefault="005535A2" w:rsidP="005535A2"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proofErr w:type="spellStart"/>
      <w:r w:rsidR="0099340B">
        <w:t>Tỉ</w:t>
      </w:r>
      <w:proofErr w:type="spellEnd"/>
      <w:r w:rsidR="0099340B">
        <w:t xml:space="preserve"> </w:t>
      </w:r>
      <w:proofErr w:type="spellStart"/>
      <w:r w:rsidR="0099340B">
        <w:t>lệ</w:t>
      </w:r>
      <w:proofErr w:type="spellEnd"/>
      <w:r w:rsidR="0099340B">
        <w:t xml:space="preserve"> </w:t>
      </w:r>
      <w:proofErr w:type="spellStart"/>
      <w:r w:rsidR="0099340B">
        <w:t>nhận</w:t>
      </w:r>
      <w:proofErr w:type="spellEnd"/>
      <w:r w:rsidR="0099340B">
        <w:t xml:space="preserve"> </w:t>
      </w:r>
      <w:proofErr w:type="spellStart"/>
      <w:r w:rsidR="00D43F09">
        <w:t>dạng</w:t>
      </w:r>
      <w:proofErr w:type="spellEnd"/>
      <w:r w:rsidR="0099340B">
        <w:t xml:space="preserve"> </w:t>
      </w:r>
      <w:proofErr w:type="spellStart"/>
      <w:r w:rsidR="0099340B">
        <w:t>đúng</w:t>
      </w:r>
      <w:proofErr w:type="spellEnd"/>
      <w:r w:rsidR="0099340B">
        <w:t xml:space="preserve"> </w:t>
      </w:r>
      <w:proofErr w:type="spellStart"/>
      <w:r w:rsidR="0099340B">
        <w:t>của</w:t>
      </w:r>
      <w:proofErr w:type="spellEnd"/>
      <w:r w:rsidR="0099340B">
        <w:t xml:space="preserve"> </w:t>
      </w:r>
      <w:proofErr w:type="spellStart"/>
      <w:r w:rsidR="0099340B">
        <w:t>mô</w:t>
      </w:r>
      <w:proofErr w:type="spellEnd"/>
      <w:r w:rsidR="0099340B">
        <w:t xml:space="preserve"> </w:t>
      </w:r>
      <w:proofErr w:type="spellStart"/>
      <w:r w:rsidR="0099340B">
        <w:t>hình</w:t>
      </w:r>
      <w:proofErr w:type="spellEnd"/>
      <w:r w:rsidR="0099340B">
        <w:t xml:space="preserve"> </w:t>
      </w:r>
      <w:r>
        <w:t xml:space="preserve">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</w:t>
      </w:r>
      <w:r w:rsidR="00794E94">
        <w:t>t</w:t>
      </w:r>
      <w:proofErr w:type="spellEnd"/>
      <w:r w:rsidR="00794E94">
        <w:t xml:space="preserve"> </w:t>
      </w:r>
      <w:proofErr w:type="spellStart"/>
      <w:r w:rsidR="00794E94">
        <w:t>là</w:t>
      </w:r>
      <w:proofErr w:type="spellEnd"/>
      <w:r w:rsidR="00794E94">
        <w:t xml:space="preserve"> 73</w:t>
      </w:r>
      <w:r w:rsidR="00A01124">
        <w:t>,</w:t>
      </w:r>
      <w:r w:rsidR="00794E94">
        <w:t xml:space="preserve">75% </w:t>
      </w:r>
      <w:proofErr w:type="spellStart"/>
      <w:r w:rsidR="00794E94">
        <w:t>và</w:t>
      </w:r>
      <w:proofErr w:type="spellEnd"/>
      <w:r w:rsidR="00794E94">
        <w:t xml:space="preserve"> 75,62</w:t>
      </w:r>
      <w:r>
        <w:t xml:space="preserve">%.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SVM, </w:t>
      </w:r>
      <w:r w:rsidR="00794E94">
        <w:t xml:space="preserve">3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tính</w:t>
      </w:r>
      <w:proofErr w:type="spellEnd"/>
      <w:r w:rsidR="00794E94">
        <w:t xml:space="preserve">, </w:t>
      </w:r>
      <w:proofErr w:type="spellStart"/>
      <w:r w:rsidR="00794E94">
        <w:t>giận</w:t>
      </w:r>
      <w:proofErr w:type="spellEnd"/>
      <w:r w:rsidR="00794E94">
        <w:t xml:space="preserve"> </w:t>
      </w:r>
      <w:proofErr w:type="spellStart"/>
      <w:r w:rsidR="00794E94">
        <w:t>dữ</w:t>
      </w:r>
      <w:proofErr w:type="spellEnd"/>
      <w:r w:rsidR="00794E94">
        <w:t xml:space="preserve"> </w:t>
      </w:r>
      <w:proofErr w:type="spellStart"/>
      <w:r w:rsidR="00794E94">
        <w:t>và</w:t>
      </w:r>
      <w:proofErr w:type="spellEnd"/>
      <w:r w:rsidR="00794E94">
        <w:t xml:space="preserve"> </w:t>
      </w:r>
      <w:proofErr w:type="spellStart"/>
      <w:r w:rsidR="00794E94">
        <w:t>tôn</w:t>
      </w:r>
      <w:proofErr w:type="spellEnd"/>
      <w:r w:rsidR="00794E94">
        <w:t xml:space="preserve"> </w:t>
      </w:r>
      <w:proofErr w:type="spellStart"/>
      <w:r w:rsidR="00794E94"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</w:t>
      </w:r>
      <w:r w:rsidR="00794E94">
        <w:t>t</w:t>
      </w:r>
      <w:proofErr w:type="spellEnd"/>
      <w:r w:rsidR="00794E94">
        <w:t xml:space="preserve"> (85%), 2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</w:t>
      </w:r>
      <w:r w:rsidR="00794E94">
        <w:t>m</w:t>
      </w:r>
      <w:proofErr w:type="spellEnd"/>
      <w:r w:rsidR="00794E94">
        <w:t xml:space="preserve"> </w:t>
      </w:r>
      <w:proofErr w:type="spellStart"/>
      <w:r w:rsidR="00794E94">
        <w:t>xúc</w:t>
      </w:r>
      <w:proofErr w:type="spellEnd"/>
      <w:r w:rsidR="00794E94">
        <w:t xml:space="preserve"> </w:t>
      </w:r>
      <w:proofErr w:type="spellStart"/>
      <w:r w:rsidR="00794E94">
        <w:t>đau</w:t>
      </w:r>
      <w:proofErr w:type="spellEnd"/>
      <w:r w:rsidR="00794E94">
        <w:t xml:space="preserve"> </w:t>
      </w:r>
      <w:proofErr w:type="spellStart"/>
      <w:r w:rsidR="00794E94">
        <w:t>buồn</w:t>
      </w:r>
      <w:proofErr w:type="spellEnd"/>
      <w:r w:rsidR="00794E94">
        <w:t xml:space="preserve"> </w:t>
      </w:r>
      <w:proofErr w:type="spellStart"/>
      <w:r w:rsidR="00794E94">
        <w:t>và</w:t>
      </w:r>
      <w:proofErr w:type="spellEnd"/>
      <w:r w:rsidR="00794E94">
        <w:t xml:space="preserve"> </w:t>
      </w:r>
      <w:proofErr w:type="spellStart"/>
      <w:r w:rsidR="00794E94">
        <w:t>vui</w:t>
      </w:r>
      <w:proofErr w:type="spellEnd"/>
      <w:r w:rsidR="00794E94">
        <w:t xml:space="preserve"> </w:t>
      </w:r>
      <w:proofErr w:type="spellStart"/>
      <w:r w:rsidR="00794E94">
        <w:t>vẻ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</w:t>
      </w:r>
      <w:r w:rsidR="00794E94">
        <w:t>t</w:t>
      </w:r>
      <w:proofErr w:type="spellEnd"/>
      <w:r w:rsidR="00794E94">
        <w:t xml:space="preserve"> (55</w:t>
      </w:r>
      <w:r>
        <w:t xml:space="preserve">%).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lastRenderedPageBreak/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</w:t>
      </w:r>
      <w:r w:rsidR="00794E94">
        <w:t>i</w:t>
      </w:r>
      <w:proofErr w:type="spellEnd"/>
      <w:r w:rsidR="00794E94"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</w:t>
      </w:r>
      <w:r w:rsidR="00794E94">
        <w:t>m</w:t>
      </w:r>
      <w:proofErr w:type="spellEnd"/>
      <w:r w:rsidR="00794E94">
        <w:t xml:space="preserve"> </w:t>
      </w:r>
      <w:proofErr w:type="spellStart"/>
      <w:r w:rsidR="00794E94">
        <w:t>xúc</w:t>
      </w:r>
      <w:proofErr w:type="spellEnd"/>
      <w:r w:rsidR="00794E94">
        <w:t xml:space="preserve"> </w:t>
      </w:r>
      <w:proofErr w:type="spellStart"/>
      <w:r w:rsidR="00794E94">
        <w:t>là</w:t>
      </w:r>
      <w:proofErr w:type="spellEnd"/>
      <w:r w:rsidR="00794E94"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</w:t>
      </w:r>
      <w:r w:rsidR="00794E94">
        <w:t>ng</w:t>
      </w:r>
      <w:proofErr w:type="spellEnd"/>
      <w:r w:rsidR="00794E94">
        <w:t xml:space="preserve"> (9</w:t>
      </w:r>
      <w:r>
        <w:t xml:space="preserve">5%) </w:t>
      </w:r>
      <w:proofErr w:type="spellStart"/>
      <w:r>
        <w:t>và</w:t>
      </w:r>
      <w:proofErr w:type="spellEnd"/>
      <w:r>
        <w:t xml:space="preserve"> </w:t>
      </w:r>
      <w:proofErr w:type="spellStart"/>
      <w:r w:rsidR="00A01124"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794E94">
        <w:t>vui</w:t>
      </w:r>
      <w:proofErr w:type="spellEnd"/>
      <w:r w:rsidR="00794E94">
        <w:t xml:space="preserve"> </w:t>
      </w:r>
      <w:proofErr w:type="spellStart"/>
      <w:r w:rsidR="00794E94">
        <w:t>vẻ</w:t>
      </w:r>
      <w:proofErr w:type="spellEnd"/>
      <w:r w:rsidR="00794E94">
        <w:t xml:space="preserve"> (60</w:t>
      </w:r>
      <w:r>
        <w:t>%).</w:t>
      </w:r>
    </w:p>
    <w:p w14:paraId="358CBE7D" w14:textId="77777777" w:rsidR="00D43F09" w:rsidRDefault="00D43F09" w:rsidP="005535A2"/>
    <w:p w14:paraId="73749C5F" w14:textId="77777777" w:rsidR="00EE07BC" w:rsidRDefault="00EE07BC" w:rsidP="00EE07BC">
      <w:pPr>
        <w:pStyle w:val="ListParagraph"/>
        <w:numPr>
          <w:ilvl w:val="0"/>
          <w:numId w:val="39"/>
        </w:numPr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 w:rsidR="002B1BC9">
        <w:t xml:space="preserve"> </w:t>
      </w:r>
      <w:r>
        <w:t>20%</w:t>
      </w:r>
    </w:p>
    <w:p w14:paraId="5B9FD5FB" w14:textId="77777777" w:rsidR="002B1BC9" w:rsidRDefault="00F65126" w:rsidP="002B1BC9">
      <w:pPr>
        <w:keepNext/>
        <w:jc w:val="center"/>
      </w:pPr>
      <w:r>
        <w:rPr>
          <w:noProof/>
        </w:rPr>
        <w:drawing>
          <wp:inline distT="0" distB="0" distL="0" distR="0" wp14:anchorId="6C5BF998" wp14:editId="1F8324E5">
            <wp:extent cx="3621237" cy="32918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VM-overlapped-confusionmatrix - bot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3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E690" w14:textId="77777777" w:rsidR="002B1BC9" w:rsidRDefault="002B1BC9" w:rsidP="002B1BC9">
      <w:pPr>
        <w:pStyle w:val="Caption"/>
      </w:pPr>
      <w:bookmarkStart w:id="87" w:name="_Toc68164721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3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20%</w:t>
      </w:r>
      <w:bookmarkEnd w:id="87"/>
    </w:p>
    <w:p w14:paraId="57F9D6C3" w14:textId="77777777" w:rsidR="002B1BC9" w:rsidRPr="002B1BC9" w:rsidRDefault="002B1BC9" w:rsidP="002B1BC9"/>
    <w:p w14:paraId="26B0D660" w14:textId="77777777" w:rsidR="002B1BC9" w:rsidRDefault="00F65126" w:rsidP="002B1BC9">
      <w:pPr>
        <w:keepNext/>
        <w:jc w:val="center"/>
      </w:pPr>
      <w:r>
        <w:rPr>
          <w:noProof/>
        </w:rPr>
        <w:drawing>
          <wp:inline distT="0" distB="0" distL="0" distR="0" wp14:anchorId="052B3598" wp14:editId="65B3B7DF">
            <wp:extent cx="3621237" cy="32918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andom Forest confusion matrix-bot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3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EB0D" w14:textId="77777777" w:rsidR="003906EE" w:rsidRDefault="002B1BC9" w:rsidP="002B1BC9">
      <w:pPr>
        <w:pStyle w:val="Caption"/>
      </w:pPr>
      <w:bookmarkStart w:id="88" w:name="_Toc68164722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4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5768C">
        <w:t>RF</w:t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20%</w:t>
      </w:r>
      <w:bookmarkEnd w:id="88"/>
    </w:p>
    <w:p w14:paraId="15724B2F" w14:textId="77777777" w:rsidR="003906EE" w:rsidRDefault="005535A2" w:rsidP="005535A2"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 w:rsidR="00D43F09"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 w:rsidR="00794E94">
        <w:t>cùng</w:t>
      </w:r>
      <w:proofErr w:type="spellEnd"/>
      <w:r w:rsidR="00794E94">
        <w:t xml:space="preserve"> </w:t>
      </w:r>
      <w:proofErr w:type="spellStart"/>
      <w:r w:rsidR="00794E94">
        <w:t>là</w:t>
      </w:r>
      <w:proofErr w:type="spellEnd"/>
      <w:r w:rsidR="00794E94">
        <w:t xml:space="preserve"> 76,25%</w:t>
      </w:r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SVM,</w:t>
      </w:r>
      <w:r w:rsidR="00794E94">
        <w:t xml:space="preserve"> 2</w:t>
      </w:r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794E94">
        <w:t>trung</w:t>
      </w:r>
      <w:proofErr w:type="spellEnd"/>
      <w:r w:rsidR="00794E94">
        <w:t xml:space="preserve"> </w:t>
      </w:r>
      <w:proofErr w:type="spellStart"/>
      <w:r w:rsidR="00794E94">
        <w:t>tính</w:t>
      </w:r>
      <w:proofErr w:type="spellEnd"/>
      <w:r w:rsidR="00794E94">
        <w:t xml:space="preserve"> </w:t>
      </w:r>
      <w:proofErr w:type="spellStart"/>
      <w:r w:rsidR="00794E94">
        <w:t>và</w:t>
      </w:r>
      <w:proofErr w:type="spellEnd"/>
      <w:r w:rsidR="00794E94">
        <w:t xml:space="preserve"> </w:t>
      </w:r>
      <w:proofErr w:type="spellStart"/>
      <w:r>
        <w:t>ghét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</w:t>
      </w:r>
      <w:r w:rsidR="00794E94">
        <w:t>t</w:t>
      </w:r>
      <w:proofErr w:type="spellEnd"/>
      <w:r w:rsidR="00794E94">
        <w:t xml:space="preserve"> (90</w:t>
      </w:r>
      <w:r>
        <w:t xml:space="preserve">%),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794E94">
        <w:t>lãng</w:t>
      </w:r>
      <w:proofErr w:type="spellEnd"/>
      <w:r w:rsidR="00794E94">
        <w:t xml:space="preserve"> </w:t>
      </w:r>
      <w:proofErr w:type="spellStart"/>
      <w:r w:rsidR="00794E94">
        <w:t>mạn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r>
        <w:lastRenderedPageBreak/>
        <w:t>(</w:t>
      </w:r>
      <w:r w:rsidR="00794E94">
        <w:t>55</w:t>
      </w:r>
      <w:r>
        <w:t xml:space="preserve">%).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794E94">
        <w:t xml:space="preserve">2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794E94">
        <w:t>tức</w:t>
      </w:r>
      <w:proofErr w:type="spellEnd"/>
      <w:r w:rsidR="00794E94">
        <w:t xml:space="preserve"> </w:t>
      </w:r>
      <w:proofErr w:type="spellStart"/>
      <w:r w:rsidR="00794E94">
        <w:t>giận</w:t>
      </w:r>
      <w:proofErr w:type="spellEnd"/>
      <w:r w:rsidR="00794E94">
        <w:t xml:space="preserve"> </w:t>
      </w:r>
      <w:proofErr w:type="spellStart"/>
      <w:r w:rsidR="00794E94">
        <w:t>và</w:t>
      </w:r>
      <w:proofErr w:type="spellEnd"/>
      <w:r w:rsidR="00794E94">
        <w:t xml:space="preserve"> </w:t>
      </w:r>
      <w:proofErr w:type="spellStart"/>
      <w:r w:rsidR="00794E94">
        <w:t>tôn</w:t>
      </w:r>
      <w:proofErr w:type="spellEnd"/>
      <w:r w:rsidR="00794E94">
        <w:t xml:space="preserve"> </w:t>
      </w:r>
      <w:proofErr w:type="spellStart"/>
      <w:r w:rsidR="00794E94">
        <w:t>trọng</w:t>
      </w:r>
      <w:proofErr w:type="spellEnd"/>
      <w:r w:rsidR="00794E94">
        <w:t xml:space="preserve"> (90%), </w:t>
      </w:r>
      <w:proofErr w:type="spellStart"/>
      <w:r w:rsidR="00A01124"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 w:rsidR="00794E94"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794E94">
        <w:t>lãng</w:t>
      </w:r>
      <w:proofErr w:type="spellEnd"/>
      <w:r w:rsidR="00794E94">
        <w:t xml:space="preserve"> </w:t>
      </w:r>
      <w:proofErr w:type="spellStart"/>
      <w:r w:rsidR="00794E94">
        <w:t>mạn</w:t>
      </w:r>
      <w:proofErr w:type="spellEnd"/>
      <w:r w:rsidR="00794E94">
        <w:t xml:space="preserve"> </w:t>
      </w:r>
      <w:r>
        <w:t>(</w:t>
      </w:r>
      <w:r w:rsidR="00D43F09">
        <w:t>60</w:t>
      </w:r>
      <w:r>
        <w:t>%).</w:t>
      </w:r>
    </w:p>
    <w:p w14:paraId="5CBB0E68" w14:textId="77777777" w:rsidR="00D43F09" w:rsidRDefault="00D43F09" w:rsidP="005535A2"/>
    <w:p w14:paraId="0F249ECD" w14:textId="77777777" w:rsidR="003906EE" w:rsidRDefault="003906EE" w:rsidP="003906EE">
      <w:pPr>
        <w:pStyle w:val="ListParagraph"/>
        <w:numPr>
          <w:ilvl w:val="0"/>
          <w:numId w:val="39"/>
        </w:numPr>
        <w:jc w:val="left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 w:rsidR="002B1BC9">
        <w:t xml:space="preserve"> </w:t>
      </w:r>
      <w:r>
        <w:t>30%</w:t>
      </w:r>
    </w:p>
    <w:p w14:paraId="0AECCAFC" w14:textId="77777777" w:rsidR="002B1BC9" w:rsidRDefault="00F65126" w:rsidP="002B1BC9">
      <w:pPr>
        <w:keepNext/>
        <w:jc w:val="center"/>
      </w:pPr>
      <w:r>
        <w:rPr>
          <w:noProof/>
        </w:rPr>
        <w:drawing>
          <wp:inline distT="0" distB="0" distL="0" distR="0" wp14:anchorId="3AA1D3EF" wp14:editId="6D4C3D35">
            <wp:extent cx="3687017" cy="3291840"/>
            <wp:effectExtent l="0" t="0" r="889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VM-overlapped-confusionmatrix - bo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D4FA" w14:textId="77777777" w:rsidR="002B1BC9" w:rsidRDefault="002B1BC9" w:rsidP="002B1BC9">
      <w:pPr>
        <w:pStyle w:val="Caption"/>
      </w:pPr>
      <w:bookmarkStart w:id="89" w:name="_Toc68164723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5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30%</w:t>
      </w:r>
      <w:bookmarkEnd w:id="89"/>
    </w:p>
    <w:p w14:paraId="147E53D7" w14:textId="77777777" w:rsidR="005535A2" w:rsidRPr="005535A2" w:rsidRDefault="005535A2" w:rsidP="005535A2"/>
    <w:p w14:paraId="4D630A7D" w14:textId="77777777" w:rsidR="002B1BC9" w:rsidRDefault="003906EE" w:rsidP="002B1BC9">
      <w:pPr>
        <w:keepNext/>
        <w:jc w:val="center"/>
      </w:pPr>
      <w:r>
        <w:rPr>
          <w:noProof/>
        </w:rPr>
        <w:drawing>
          <wp:inline distT="0" distB="0" distL="0" distR="0" wp14:anchorId="20D4FBBD" wp14:editId="25CA4147">
            <wp:extent cx="3687017" cy="3291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andom Forest confusion matrix-bo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3DC4" w14:textId="77777777" w:rsidR="003906EE" w:rsidRDefault="002B1BC9" w:rsidP="002B1BC9">
      <w:pPr>
        <w:pStyle w:val="Caption"/>
      </w:pPr>
      <w:bookmarkStart w:id="90" w:name="_Toc68164724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6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5768C">
        <w:t>RF</w:t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30%</w:t>
      </w:r>
      <w:bookmarkEnd w:id="90"/>
    </w:p>
    <w:p w14:paraId="7DCC78AB" w14:textId="77777777" w:rsidR="00D43F09" w:rsidRPr="00D43F09" w:rsidRDefault="00D43F09" w:rsidP="00D43F09"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</w:t>
      </w:r>
      <w:r w:rsidR="00794E94">
        <w:t>t</w:t>
      </w:r>
      <w:proofErr w:type="spellEnd"/>
      <w:r w:rsidR="00794E94">
        <w:t xml:space="preserve"> </w:t>
      </w:r>
      <w:proofErr w:type="spellStart"/>
      <w:r w:rsidR="00794E94">
        <w:t>là</w:t>
      </w:r>
      <w:proofErr w:type="spellEnd"/>
      <w:r w:rsidR="00794E94">
        <w:t xml:space="preserve"> 78,12</w:t>
      </w:r>
      <w:r w:rsidR="00A01124">
        <w:t xml:space="preserve">% </w:t>
      </w:r>
      <w:proofErr w:type="spellStart"/>
      <w:r w:rsidR="00A01124">
        <w:t>và</w:t>
      </w:r>
      <w:proofErr w:type="spellEnd"/>
      <w:r w:rsidR="00A01124">
        <w:t xml:space="preserve"> 77,</w:t>
      </w:r>
      <w:r>
        <w:t xml:space="preserve">5%.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794E94">
        <w:t>trung</w:t>
      </w:r>
      <w:proofErr w:type="spellEnd"/>
      <w:r w:rsidR="00794E94">
        <w:t xml:space="preserve"> </w:t>
      </w:r>
      <w:proofErr w:type="spellStart"/>
      <w:r w:rsidR="00794E94"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</w:t>
      </w:r>
      <w:r w:rsidR="00794E94">
        <w:t>t</w:t>
      </w:r>
      <w:proofErr w:type="spellEnd"/>
      <w:r w:rsidR="00794E94">
        <w:t xml:space="preserve"> (95</w:t>
      </w:r>
      <w:r>
        <w:t xml:space="preserve">%),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794E94">
        <w:t>ghét</w:t>
      </w:r>
      <w:proofErr w:type="spellEnd"/>
      <w:r w:rsidR="00794E94">
        <w:t xml:space="preserve"> </w:t>
      </w:r>
      <w:proofErr w:type="spellStart"/>
      <w:r w:rsidR="00794E94">
        <w:t>bỏ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</w:t>
      </w:r>
      <w:r w:rsidR="00794E94">
        <w:t>t</w:t>
      </w:r>
      <w:proofErr w:type="spellEnd"/>
      <w:r w:rsidR="00794E94">
        <w:t xml:space="preserve"> (65</w:t>
      </w:r>
      <w:r>
        <w:t xml:space="preserve">%). </w:t>
      </w:r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(95%) </w:t>
      </w:r>
      <w:proofErr w:type="spellStart"/>
      <w:r>
        <w:t>và</w:t>
      </w:r>
      <w:proofErr w:type="spellEnd"/>
      <w:r>
        <w:t xml:space="preserve"> </w:t>
      </w:r>
      <w:proofErr w:type="spellStart"/>
      <w:r w:rsidR="00A01124"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ghét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(60%).</w:t>
      </w:r>
    </w:p>
    <w:p w14:paraId="283E2AB0" w14:textId="77777777" w:rsidR="003906EE" w:rsidRDefault="003906EE" w:rsidP="003906EE">
      <w:pPr>
        <w:jc w:val="center"/>
      </w:pPr>
    </w:p>
    <w:p w14:paraId="73F8716F" w14:textId="77777777" w:rsidR="003906EE" w:rsidRDefault="003906EE" w:rsidP="003906EE">
      <w:pPr>
        <w:pStyle w:val="ListParagraph"/>
        <w:numPr>
          <w:ilvl w:val="0"/>
          <w:numId w:val="39"/>
        </w:numPr>
        <w:jc w:val="left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 w:rsidR="002B1BC9">
        <w:t xml:space="preserve"> </w:t>
      </w:r>
      <w:r>
        <w:t>40%</w:t>
      </w:r>
    </w:p>
    <w:p w14:paraId="1D24A4D0" w14:textId="77777777" w:rsidR="002B1BC9" w:rsidRDefault="003906EE" w:rsidP="002B1BC9">
      <w:pPr>
        <w:keepNext/>
        <w:jc w:val="center"/>
      </w:pPr>
      <w:r>
        <w:rPr>
          <w:noProof/>
        </w:rPr>
        <w:drawing>
          <wp:inline distT="0" distB="0" distL="0" distR="0" wp14:anchorId="5B36FC6F" wp14:editId="677F1EA4">
            <wp:extent cx="3621237" cy="3291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VM-overlapped-confusionmatrix - bo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3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9236" w14:textId="77777777" w:rsidR="002B1BC9" w:rsidRDefault="002B1BC9" w:rsidP="002B1BC9">
      <w:pPr>
        <w:pStyle w:val="Caption"/>
      </w:pPr>
      <w:bookmarkStart w:id="91" w:name="_Toc68164725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7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40%</w:t>
      </w:r>
      <w:bookmarkEnd w:id="91"/>
    </w:p>
    <w:p w14:paraId="4C9CE281" w14:textId="77777777" w:rsidR="00D43F09" w:rsidRPr="00D43F09" w:rsidRDefault="00D43F09" w:rsidP="00D43F09"/>
    <w:p w14:paraId="39AA543E" w14:textId="77777777" w:rsidR="002B1BC9" w:rsidRDefault="003906EE" w:rsidP="002B1BC9">
      <w:pPr>
        <w:keepNext/>
        <w:jc w:val="center"/>
      </w:pPr>
      <w:r>
        <w:rPr>
          <w:noProof/>
        </w:rPr>
        <w:drawing>
          <wp:inline distT="0" distB="0" distL="0" distR="0" wp14:anchorId="12C75E23" wp14:editId="05730F0E">
            <wp:extent cx="3687017" cy="3291840"/>
            <wp:effectExtent l="0" t="0" r="889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andom Forest confusion matrix-bot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9F25" w14:textId="77777777" w:rsidR="003906EE" w:rsidRDefault="002B1BC9" w:rsidP="002B1BC9">
      <w:pPr>
        <w:pStyle w:val="Caption"/>
      </w:pPr>
      <w:bookmarkStart w:id="92" w:name="_Toc68164726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8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5768C">
        <w:t>RF</w:t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40%</w:t>
      </w:r>
      <w:bookmarkEnd w:id="92"/>
    </w:p>
    <w:p w14:paraId="6CDC395D" w14:textId="77777777" w:rsidR="00D43F09" w:rsidRPr="00D43F09" w:rsidRDefault="00D43F09" w:rsidP="00D43F09"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đề</w:t>
      </w:r>
      <w:r w:rsidR="00A01124">
        <w:t>u</w:t>
      </w:r>
      <w:proofErr w:type="spellEnd"/>
      <w:r w:rsidR="00A01124">
        <w:t xml:space="preserve"> </w:t>
      </w:r>
      <w:proofErr w:type="spellStart"/>
      <w:r w:rsidR="00A01124">
        <w:t>là</w:t>
      </w:r>
      <w:proofErr w:type="spellEnd"/>
      <w:r w:rsidR="00A01124">
        <w:t xml:space="preserve"> 78,</w:t>
      </w:r>
      <w:r>
        <w:t xml:space="preserve">75%.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SVM, 2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giận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(90%), 2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mạn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lastRenderedPageBreak/>
        <w:t>lệ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(65%).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</w:t>
      </w:r>
      <w:r w:rsidR="00A01124">
        <w:t>ng</w:t>
      </w:r>
      <w:proofErr w:type="spellEnd"/>
      <w:r w:rsidR="00A01124">
        <w:t xml:space="preserve"> (100</w:t>
      </w:r>
      <w:r>
        <w:t xml:space="preserve">%) </w:t>
      </w:r>
      <w:proofErr w:type="spellStart"/>
      <w:r>
        <w:t>và</w:t>
      </w:r>
      <w:proofErr w:type="spellEnd"/>
      <w:r>
        <w:t xml:space="preserve"> </w:t>
      </w:r>
      <w:proofErr w:type="spellStart"/>
      <w:r w:rsidR="00A01124"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A01124">
        <w:t>lãng</w:t>
      </w:r>
      <w:proofErr w:type="spellEnd"/>
      <w:r w:rsidR="00A01124">
        <w:t xml:space="preserve"> </w:t>
      </w:r>
      <w:proofErr w:type="spellStart"/>
      <w:r w:rsidR="00A01124">
        <w:t>mạn</w:t>
      </w:r>
      <w:proofErr w:type="spellEnd"/>
      <w:r w:rsidR="00A01124">
        <w:t xml:space="preserve"> (45</w:t>
      </w:r>
      <w:r>
        <w:t>%).</w:t>
      </w:r>
    </w:p>
    <w:p w14:paraId="57918657" w14:textId="77777777" w:rsidR="00D43F09" w:rsidRPr="00D43F09" w:rsidRDefault="00D43F09" w:rsidP="00D43F09"/>
    <w:p w14:paraId="04DBA4A1" w14:textId="77777777" w:rsidR="003906EE" w:rsidRDefault="003906EE" w:rsidP="003906EE">
      <w:pPr>
        <w:pStyle w:val="ListParagraph"/>
        <w:numPr>
          <w:ilvl w:val="0"/>
          <w:numId w:val="39"/>
        </w:numPr>
        <w:jc w:val="left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 w:rsidR="002B1BC9"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>
        <w:t xml:space="preserve"> 50%</w:t>
      </w:r>
    </w:p>
    <w:p w14:paraId="794772FA" w14:textId="77777777" w:rsidR="002B1BC9" w:rsidRDefault="00C23D06" w:rsidP="002B1BC9">
      <w:pPr>
        <w:keepNext/>
        <w:jc w:val="center"/>
      </w:pPr>
      <w:r>
        <w:rPr>
          <w:noProof/>
        </w:rPr>
        <w:drawing>
          <wp:inline distT="0" distB="0" distL="0" distR="0" wp14:anchorId="2A153141" wp14:editId="0A0F41B0">
            <wp:extent cx="3687017" cy="3291840"/>
            <wp:effectExtent l="0" t="0" r="889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VM-overlapped-confusionmatrix - bot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CD64" w14:textId="77777777" w:rsidR="002B1BC9" w:rsidRDefault="002B1BC9" w:rsidP="002B1BC9">
      <w:pPr>
        <w:pStyle w:val="Caption"/>
      </w:pPr>
      <w:bookmarkStart w:id="93" w:name="_Toc68164727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9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50%</w:t>
      </w:r>
      <w:bookmarkEnd w:id="93"/>
    </w:p>
    <w:p w14:paraId="7D5E56CE" w14:textId="77777777" w:rsidR="002B1BC9" w:rsidRPr="002B1BC9" w:rsidRDefault="002B1BC9" w:rsidP="002B1BC9"/>
    <w:p w14:paraId="2735291B" w14:textId="77777777" w:rsidR="002B1BC9" w:rsidRDefault="00C23D06" w:rsidP="002B1BC9">
      <w:pPr>
        <w:keepNext/>
        <w:jc w:val="center"/>
      </w:pPr>
      <w:r>
        <w:rPr>
          <w:noProof/>
        </w:rPr>
        <w:drawing>
          <wp:inline distT="0" distB="0" distL="0" distR="0" wp14:anchorId="0657C3D3" wp14:editId="700022AF">
            <wp:extent cx="3687017" cy="32918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andom Forest confusion matrix-bot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A57C" w14:textId="77777777" w:rsidR="003906EE" w:rsidRDefault="002B1BC9" w:rsidP="002B1BC9">
      <w:pPr>
        <w:pStyle w:val="Caption"/>
      </w:pPr>
      <w:bookmarkStart w:id="94" w:name="_Toc68164728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10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5768C">
        <w:t>RF</w:t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50%</w:t>
      </w:r>
      <w:bookmarkEnd w:id="94"/>
    </w:p>
    <w:p w14:paraId="0BB75420" w14:textId="77777777" w:rsidR="00A01124" w:rsidRPr="00D43F09" w:rsidRDefault="00A01124" w:rsidP="00A01124"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</w:t>
      </w:r>
      <w:r w:rsidR="00794E94">
        <w:t>t</w:t>
      </w:r>
      <w:proofErr w:type="spellEnd"/>
      <w:r w:rsidR="00794E94">
        <w:t xml:space="preserve"> </w:t>
      </w:r>
      <w:proofErr w:type="spellStart"/>
      <w:r w:rsidR="00794E94">
        <w:t>là</w:t>
      </w:r>
      <w:proofErr w:type="spellEnd"/>
      <w:r w:rsidR="00794E94">
        <w:t xml:space="preserve"> 78</w:t>
      </w:r>
      <w:r>
        <w:t>,</w:t>
      </w:r>
      <w:r w:rsidR="00794E94">
        <w:t xml:space="preserve">75% </w:t>
      </w:r>
      <w:proofErr w:type="spellStart"/>
      <w:r w:rsidR="00794E94">
        <w:t>và</w:t>
      </w:r>
      <w:proofErr w:type="spellEnd"/>
      <w:r w:rsidR="00794E94">
        <w:t xml:space="preserve"> 79,3</w:t>
      </w:r>
      <w:r>
        <w:t xml:space="preserve">8%.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794E94">
        <w:t>trung</w:t>
      </w:r>
      <w:proofErr w:type="spellEnd"/>
      <w:r w:rsidR="00794E94">
        <w:t xml:space="preserve"> </w:t>
      </w:r>
      <w:proofErr w:type="spellStart"/>
      <w:r w:rsidR="00794E94"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</w:t>
      </w:r>
      <w:r w:rsidR="00794E94">
        <w:t>t</w:t>
      </w:r>
      <w:proofErr w:type="spellEnd"/>
      <w:r w:rsidR="00794E94">
        <w:t xml:space="preserve"> (95%),</w:t>
      </w:r>
      <w:r>
        <w:t xml:space="preserve"> </w:t>
      </w:r>
      <w:r w:rsidR="00794E94">
        <w:t xml:space="preserve">2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buồn</w:t>
      </w:r>
      <w:proofErr w:type="spellEnd"/>
      <w:r>
        <w:t xml:space="preserve"> </w:t>
      </w:r>
      <w:proofErr w:type="spellStart"/>
      <w:r w:rsidR="00794E94">
        <w:t>và</w:t>
      </w:r>
      <w:proofErr w:type="spellEnd"/>
      <w:r w:rsidR="00794E94">
        <w:t xml:space="preserve"> </w:t>
      </w:r>
      <w:proofErr w:type="spellStart"/>
      <w:r w:rsidR="00794E94">
        <w:t>đồng</w:t>
      </w:r>
      <w:proofErr w:type="spellEnd"/>
      <w:r w:rsidR="00794E94">
        <w:t xml:space="preserve"> </w:t>
      </w:r>
      <w:proofErr w:type="spellStart"/>
      <w:r w:rsidR="00794E94">
        <w:t>cảm</w:t>
      </w:r>
      <w:proofErr w:type="spellEnd"/>
      <w:r w:rsidR="00794E94"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lastRenderedPageBreak/>
        <w:t>lệ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</w:t>
      </w:r>
      <w:r w:rsidR="00794E94">
        <w:t>t</w:t>
      </w:r>
      <w:proofErr w:type="spellEnd"/>
      <w:r w:rsidR="00794E94">
        <w:t xml:space="preserve"> (6</w:t>
      </w:r>
      <w:r>
        <w:t xml:space="preserve">5%).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CE018E">
        <w:t xml:space="preserve">2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1C77C9">
        <w:t>trung</w:t>
      </w:r>
      <w:proofErr w:type="spellEnd"/>
      <w:r w:rsidR="001C77C9">
        <w:t xml:space="preserve"> </w:t>
      </w:r>
      <w:proofErr w:type="spellStart"/>
      <w:r w:rsidR="001C77C9">
        <w:t>tính</w:t>
      </w:r>
      <w:proofErr w:type="spellEnd"/>
      <w:r w:rsidR="00CE018E">
        <w:t xml:space="preserve"> </w:t>
      </w:r>
      <w:proofErr w:type="spellStart"/>
      <w:r w:rsidR="00CE018E">
        <w:t>và</w:t>
      </w:r>
      <w:proofErr w:type="spellEnd"/>
      <w:r w:rsidR="00CE018E">
        <w:t xml:space="preserve"> </w:t>
      </w:r>
      <w:proofErr w:type="spellStart"/>
      <w:r w:rsidR="00CE018E">
        <w:t>tôn</w:t>
      </w:r>
      <w:proofErr w:type="spellEnd"/>
      <w:r w:rsidR="00CE018E">
        <w:t xml:space="preserve"> </w:t>
      </w:r>
      <w:proofErr w:type="spellStart"/>
      <w:r w:rsidR="00CE018E">
        <w:t>trọng</w:t>
      </w:r>
      <w:proofErr w:type="spellEnd"/>
      <w:r w:rsidR="001C77C9">
        <w:t xml:space="preserve"> </w:t>
      </w:r>
      <w:r>
        <w:t xml:space="preserve">(95%) </w:t>
      </w:r>
      <w:proofErr w:type="spellStart"/>
      <w:r>
        <w:t>và</w:t>
      </w:r>
      <w:proofErr w:type="spellEnd"/>
      <w:r>
        <w:t xml:space="preserve"> </w:t>
      </w:r>
      <w:proofErr w:type="spellStart"/>
      <w:r w:rsidR="001C77C9"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1C77C9">
        <w:t>lãng</w:t>
      </w:r>
      <w:proofErr w:type="spellEnd"/>
      <w:r w:rsidR="001C77C9">
        <w:t xml:space="preserve"> </w:t>
      </w:r>
      <w:proofErr w:type="spellStart"/>
      <w:r w:rsidR="001C77C9">
        <w:t>mạn</w:t>
      </w:r>
      <w:proofErr w:type="spellEnd"/>
      <w:r w:rsidR="00CE018E">
        <w:t xml:space="preserve"> (65</w:t>
      </w:r>
      <w:r>
        <w:t>%).</w:t>
      </w:r>
    </w:p>
    <w:p w14:paraId="13230D72" w14:textId="77777777" w:rsidR="00A01124" w:rsidRPr="00A01124" w:rsidRDefault="00A01124" w:rsidP="00A01124"/>
    <w:p w14:paraId="42C77C45" w14:textId="77777777" w:rsidR="003906EE" w:rsidRDefault="003906EE" w:rsidP="003906EE">
      <w:pPr>
        <w:pStyle w:val="ListParagraph"/>
        <w:numPr>
          <w:ilvl w:val="0"/>
          <w:numId w:val="39"/>
        </w:numPr>
        <w:jc w:val="left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 w:rsidR="002B1BC9">
        <w:t xml:space="preserve"> </w:t>
      </w:r>
      <w:r>
        <w:t>60%</w:t>
      </w:r>
    </w:p>
    <w:p w14:paraId="79F74332" w14:textId="77777777" w:rsidR="002B1BC9" w:rsidRDefault="00F65126" w:rsidP="002B1BC9">
      <w:pPr>
        <w:keepNext/>
        <w:jc w:val="center"/>
      </w:pPr>
      <w:r>
        <w:rPr>
          <w:noProof/>
        </w:rPr>
        <w:drawing>
          <wp:inline distT="0" distB="0" distL="0" distR="0" wp14:anchorId="503F73C8" wp14:editId="2D49A230">
            <wp:extent cx="3687017" cy="3291840"/>
            <wp:effectExtent l="0" t="0" r="889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VM-overlapped-confusionmatrix - bot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D718" w14:textId="77777777" w:rsidR="002B1BC9" w:rsidRDefault="002B1BC9" w:rsidP="002B1BC9">
      <w:pPr>
        <w:pStyle w:val="Caption"/>
      </w:pPr>
      <w:bookmarkStart w:id="95" w:name="_Toc68164729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11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60%</w:t>
      </w:r>
      <w:bookmarkEnd w:id="95"/>
    </w:p>
    <w:p w14:paraId="491D65FF" w14:textId="77777777" w:rsidR="001C77C9" w:rsidRPr="001C77C9" w:rsidRDefault="001C77C9" w:rsidP="001C77C9"/>
    <w:p w14:paraId="07DEBCE9" w14:textId="77777777" w:rsidR="002B1BC9" w:rsidRDefault="00F65126" w:rsidP="002B1BC9">
      <w:pPr>
        <w:keepNext/>
        <w:jc w:val="center"/>
      </w:pPr>
      <w:r>
        <w:rPr>
          <w:noProof/>
        </w:rPr>
        <w:drawing>
          <wp:inline distT="0" distB="0" distL="0" distR="0" wp14:anchorId="7CDFDFCE" wp14:editId="3399CFE8">
            <wp:extent cx="3687017" cy="32918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andom Forest confusion matrix-bot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EE3" w14:textId="77777777" w:rsidR="003906EE" w:rsidRDefault="002B1BC9" w:rsidP="002B1BC9">
      <w:pPr>
        <w:pStyle w:val="Caption"/>
      </w:pPr>
      <w:bookmarkStart w:id="96" w:name="_Toc68164730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12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5768C">
        <w:t>RF</w:t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60%</w:t>
      </w:r>
      <w:bookmarkEnd w:id="96"/>
    </w:p>
    <w:p w14:paraId="6DD04C54" w14:textId="77777777" w:rsidR="001C77C9" w:rsidRPr="00D43F09" w:rsidRDefault="001C77C9" w:rsidP="001C77C9"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</w:t>
      </w:r>
      <w:r w:rsidR="00CE018E">
        <w:t>t</w:t>
      </w:r>
      <w:proofErr w:type="spellEnd"/>
      <w:r w:rsidR="00CE018E">
        <w:t xml:space="preserve"> </w:t>
      </w:r>
      <w:proofErr w:type="spellStart"/>
      <w:r w:rsidR="00CE018E">
        <w:t>là</w:t>
      </w:r>
      <w:proofErr w:type="spellEnd"/>
      <w:r w:rsidR="00CE018E">
        <w:t xml:space="preserve"> 78,75% </w:t>
      </w:r>
      <w:proofErr w:type="spellStart"/>
      <w:r w:rsidR="00CE018E">
        <w:t>và</w:t>
      </w:r>
      <w:proofErr w:type="spellEnd"/>
      <w:r w:rsidR="00CE018E">
        <w:t xml:space="preserve"> 79,38</w:t>
      </w:r>
      <w:r>
        <w:t xml:space="preserve">%.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CE018E">
        <w:t>trung</w:t>
      </w:r>
      <w:proofErr w:type="spellEnd"/>
      <w:r w:rsidR="00CE018E">
        <w:t xml:space="preserve"> </w:t>
      </w:r>
      <w:proofErr w:type="spellStart"/>
      <w:r w:rsidR="00CE018E"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lastRenderedPageBreak/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</w:t>
      </w:r>
      <w:r w:rsidR="00CE018E">
        <w:t>t</w:t>
      </w:r>
      <w:proofErr w:type="spellEnd"/>
      <w:r w:rsidR="00CE018E">
        <w:t xml:space="preserve"> (100</w:t>
      </w:r>
      <w:r>
        <w:t xml:space="preserve">%)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CE018E">
        <w:t>đau</w:t>
      </w:r>
      <w:proofErr w:type="spellEnd"/>
      <w:r w:rsidR="00CE018E">
        <w:t xml:space="preserve"> </w:t>
      </w:r>
      <w:proofErr w:type="spellStart"/>
      <w:r w:rsidR="00CE018E">
        <w:t>buồn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(60%).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CE018E">
        <w:t>tôn</w:t>
      </w:r>
      <w:proofErr w:type="spellEnd"/>
      <w:r w:rsidR="00CE018E">
        <w:t xml:space="preserve"> </w:t>
      </w:r>
      <w:proofErr w:type="spellStart"/>
      <w:r w:rsidR="00CE018E">
        <w:t>trọng</w:t>
      </w:r>
      <w:proofErr w:type="spellEnd"/>
      <w:r w:rsidR="00CE018E">
        <w:t xml:space="preserve"> (95</w:t>
      </w:r>
      <w:r>
        <w:t xml:space="preserve">%)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</w:t>
      </w:r>
      <w:r w:rsidR="00CE018E">
        <w:t>i</w:t>
      </w:r>
      <w:proofErr w:type="spellEnd"/>
      <w:r w:rsidR="00CE018E"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CE018E">
        <w:t>lãng</w:t>
      </w:r>
      <w:proofErr w:type="spellEnd"/>
      <w:r w:rsidR="00CE018E">
        <w:t xml:space="preserve"> </w:t>
      </w:r>
      <w:proofErr w:type="spellStart"/>
      <w:r w:rsidR="00CE018E">
        <w:t>mạn</w:t>
      </w:r>
      <w:proofErr w:type="spellEnd"/>
      <w:r>
        <w:t xml:space="preserve"> (</w:t>
      </w:r>
      <w:r w:rsidR="00CE018E">
        <w:t>65</w:t>
      </w:r>
      <w:r>
        <w:t>%).</w:t>
      </w:r>
    </w:p>
    <w:p w14:paraId="6B0D369D" w14:textId="77777777" w:rsidR="001C77C9" w:rsidRPr="001C77C9" w:rsidRDefault="001C77C9" w:rsidP="001C77C9"/>
    <w:p w14:paraId="74F507DD" w14:textId="77777777" w:rsidR="003906EE" w:rsidRDefault="003906EE" w:rsidP="003906EE">
      <w:pPr>
        <w:pStyle w:val="ListParagraph"/>
        <w:numPr>
          <w:ilvl w:val="0"/>
          <w:numId w:val="39"/>
        </w:numPr>
        <w:jc w:val="left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 w:rsidR="002B1BC9">
        <w:t xml:space="preserve"> </w:t>
      </w:r>
      <w:r>
        <w:t>70%</w:t>
      </w:r>
    </w:p>
    <w:p w14:paraId="773B999A" w14:textId="77777777" w:rsidR="002B1BC9" w:rsidRDefault="003906EE" w:rsidP="002B1BC9">
      <w:pPr>
        <w:keepNext/>
        <w:jc w:val="center"/>
      </w:pPr>
      <w:r>
        <w:rPr>
          <w:noProof/>
        </w:rPr>
        <w:drawing>
          <wp:inline distT="0" distB="0" distL="0" distR="0" wp14:anchorId="2EC9CAAE" wp14:editId="0E712F0F">
            <wp:extent cx="3621237" cy="3291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VM-overlapped-confusionmatrix - both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3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8D93" w14:textId="77777777" w:rsidR="002B1BC9" w:rsidRDefault="002B1BC9" w:rsidP="002B1BC9">
      <w:pPr>
        <w:pStyle w:val="Caption"/>
      </w:pPr>
      <w:bookmarkStart w:id="97" w:name="_Toc68164731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13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70%</w:t>
      </w:r>
      <w:bookmarkEnd w:id="97"/>
    </w:p>
    <w:p w14:paraId="12C41825" w14:textId="77777777" w:rsidR="002B1BC9" w:rsidRPr="002B1BC9" w:rsidRDefault="002B1BC9" w:rsidP="002B1BC9"/>
    <w:p w14:paraId="07DF11D2" w14:textId="77777777" w:rsidR="002B1BC9" w:rsidRDefault="003906EE" w:rsidP="002B1BC9">
      <w:pPr>
        <w:keepNext/>
        <w:jc w:val="center"/>
      </w:pPr>
      <w:r>
        <w:rPr>
          <w:noProof/>
        </w:rPr>
        <w:drawing>
          <wp:inline distT="0" distB="0" distL="0" distR="0" wp14:anchorId="27270E9E" wp14:editId="206897C5">
            <wp:extent cx="3687017" cy="3291840"/>
            <wp:effectExtent l="0" t="0" r="889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andom Forest confusion matrix-bot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589E" w14:textId="77777777" w:rsidR="003906EE" w:rsidRDefault="002B1BC9" w:rsidP="002B1BC9">
      <w:pPr>
        <w:pStyle w:val="Caption"/>
      </w:pPr>
      <w:bookmarkStart w:id="98" w:name="_Toc68164732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14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5768C">
        <w:t>RF</w:t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70%</w:t>
      </w:r>
      <w:bookmarkEnd w:id="98"/>
    </w:p>
    <w:p w14:paraId="15436923" w14:textId="77777777" w:rsidR="001C77C9" w:rsidRPr="00D43F09" w:rsidRDefault="001C77C9" w:rsidP="001C77C9"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80% </w:t>
      </w:r>
      <w:proofErr w:type="spellStart"/>
      <w:r>
        <w:t>và</w:t>
      </w:r>
      <w:proofErr w:type="spellEnd"/>
      <w:r>
        <w:t xml:space="preserve"> 81,88%.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SVM, 3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giận</w:t>
      </w:r>
      <w:proofErr w:type="spellEnd"/>
      <w:r>
        <w:t xml:space="preserve"> </w:t>
      </w:r>
      <w:proofErr w:type="spellStart"/>
      <w:r>
        <w:lastRenderedPageBreak/>
        <w:t>và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(90</w:t>
      </w:r>
      <w:r w:rsidR="00EE0D8D">
        <w:t xml:space="preserve">%),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mạn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(70%).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(100%)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buồn</w:t>
      </w:r>
      <w:proofErr w:type="spellEnd"/>
      <w:r>
        <w:t xml:space="preserve"> (70%).</w:t>
      </w:r>
    </w:p>
    <w:p w14:paraId="56251EFB" w14:textId="77777777" w:rsidR="001C77C9" w:rsidRPr="001C77C9" w:rsidRDefault="001C77C9" w:rsidP="001C77C9"/>
    <w:p w14:paraId="69227705" w14:textId="77777777" w:rsidR="003906EE" w:rsidRDefault="003906EE" w:rsidP="003906EE">
      <w:pPr>
        <w:pStyle w:val="ListParagraph"/>
        <w:numPr>
          <w:ilvl w:val="0"/>
          <w:numId w:val="39"/>
        </w:numPr>
        <w:jc w:val="left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 w:rsidR="002B1BC9">
        <w:t xml:space="preserve"> </w:t>
      </w:r>
      <w:r>
        <w:t>80%</w:t>
      </w:r>
    </w:p>
    <w:p w14:paraId="6A3CF3F9" w14:textId="77777777" w:rsidR="002B1BC9" w:rsidRDefault="00F65126" w:rsidP="002B1BC9">
      <w:pPr>
        <w:keepNext/>
        <w:jc w:val="center"/>
      </w:pPr>
      <w:r>
        <w:rPr>
          <w:noProof/>
        </w:rPr>
        <w:drawing>
          <wp:inline distT="0" distB="0" distL="0" distR="0" wp14:anchorId="67932845" wp14:editId="137CD8C1">
            <wp:extent cx="3687017" cy="3291840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VM-overlapped-confusionmatrix - both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8CA5" w14:textId="77777777" w:rsidR="002B1BC9" w:rsidRDefault="002B1BC9" w:rsidP="002B1BC9">
      <w:pPr>
        <w:pStyle w:val="Caption"/>
      </w:pPr>
      <w:bookmarkStart w:id="99" w:name="_Toc68164733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15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80%</w:t>
      </w:r>
      <w:bookmarkEnd w:id="99"/>
    </w:p>
    <w:p w14:paraId="28E87314" w14:textId="77777777" w:rsidR="001C77C9" w:rsidRPr="001C77C9" w:rsidRDefault="001C77C9" w:rsidP="001C77C9"/>
    <w:p w14:paraId="789397A2" w14:textId="77777777" w:rsidR="002B1BC9" w:rsidRDefault="00BD7CB2" w:rsidP="002B1BC9">
      <w:pPr>
        <w:keepNext/>
        <w:jc w:val="center"/>
      </w:pPr>
      <w:r>
        <w:rPr>
          <w:noProof/>
        </w:rPr>
        <w:drawing>
          <wp:inline distT="0" distB="0" distL="0" distR="0" wp14:anchorId="379416FE" wp14:editId="4742CE90">
            <wp:extent cx="3687017" cy="3291840"/>
            <wp:effectExtent l="0" t="0" r="889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ndom Forest confusion matrix-both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2C18" w14:textId="77777777" w:rsidR="003906EE" w:rsidRDefault="002B1BC9" w:rsidP="002B1BC9">
      <w:pPr>
        <w:pStyle w:val="Caption"/>
      </w:pPr>
      <w:bookmarkStart w:id="100" w:name="_Toc68164734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16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5768C">
        <w:t>RF</w:t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80%</w:t>
      </w:r>
      <w:bookmarkEnd w:id="100"/>
    </w:p>
    <w:p w14:paraId="4D017381" w14:textId="77777777" w:rsidR="001C77C9" w:rsidRPr="00D43F09" w:rsidRDefault="001C77C9" w:rsidP="001C77C9">
      <w:proofErr w:type="spellStart"/>
      <w:r>
        <w:rPr>
          <w:b/>
        </w:rPr>
        <w:lastRenderedPageBreak/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</w:t>
      </w:r>
      <w:r w:rsidR="00CE018E">
        <w:t>t</w:t>
      </w:r>
      <w:proofErr w:type="spellEnd"/>
      <w:r w:rsidR="00CE018E">
        <w:t xml:space="preserve"> </w:t>
      </w:r>
      <w:proofErr w:type="spellStart"/>
      <w:r w:rsidR="00CE018E">
        <w:t>là</w:t>
      </w:r>
      <w:proofErr w:type="spellEnd"/>
      <w:r w:rsidR="00CE018E">
        <w:t xml:space="preserve"> 81,88</w:t>
      </w:r>
      <w:r>
        <w:t xml:space="preserve">% </w:t>
      </w:r>
      <w:proofErr w:type="spellStart"/>
      <w:r>
        <w:t>và</w:t>
      </w:r>
      <w:proofErr w:type="spellEnd"/>
      <w:r>
        <w:t xml:space="preserve"> 83,75%.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SVM,</w:t>
      </w:r>
      <w:r w:rsidR="00CE018E"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CE018E">
        <w:t>đồng</w:t>
      </w:r>
      <w:proofErr w:type="spellEnd"/>
      <w:r w:rsidR="00CE018E">
        <w:t xml:space="preserve"> </w:t>
      </w:r>
      <w:proofErr w:type="spellStart"/>
      <w:r w:rsidR="00CE018E">
        <w:t>cảm</w:t>
      </w:r>
      <w:proofErr w:type="spellEnd"/>
      <w:r w:rsidR="00CE018E">
        <w:t xml:space="preserve"> </w:t>
      </w:r>
      <w:proofErr w:type="spellStart"/>
      <w:r w:rsidR="00CE018E"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(95</w:t>
      </w:r>
      <w:r w:rsidR="00CE018E">
        <w:t>%), 2</w:t>
      </w:r>
      <w:r w:rsidR="00EE0D8D"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</w:t>
      </w:r>
      <w:r w:rsidR="00CE018E">
        <w:t>m</w:t>
      </w:r>
      <w:proofErr w:type="spellEnd"/>
      <w:r w:rsidR="00CE018E">
        <w:t xml:space="preserve"> </w:t>
      </w:r>
      <w:proofErr w:type="spellStart"/>
      <w:r w:rsidR="00CE018E">
        <w:t>xúc</w:t>
      </w:r>
      <w:proofErr w:type="spellEnd"/>
      <w:r w:rsidR="00CE018E">
        <w:t xml:space="preserve"> </w:t>
      </w:r>
      <w:proofErr w:type="spellStart"/>
      <w:r w:rsidR="00EE0D8D">
        <w:t>lãng</w:t>
      </w:r>
      <w:proofErr w:type="spellEnd"/>
      <w:r w:rsidR="00EE0D8D">
        <w:t xml:space="preserve"> </w:t>
      </w:r>
      <w:proofErr w:type="spellStart"/>
      <w:r w:rsidR="00EE0D8D">
        <w:t>mạn</w:t>
      </w:r>
      <w:proofErr w:type="spellEnd"/>
      <w:r w:rsidR="00EE0D8D">
        <w:t xml:space="preserve"> </w:t>
      </w:r>
      <w:proofErr w:type="spellStart"/>
      <w:r w:rsidR="00EE0D8D">
        <w:t>và</w:t>
      </w:r>
      <w:proofErr w:type="spellEnd"/>
      <w:r w:rsidR="00EE0D8D">
        <w:t xml:space="preserve"> </w:t>
      </w:r>
      <w:proofErr w:type="spellStart"/>
      <w:r w:rsidR="00EE0D8D">
        <w:t>vui</w:t>
      </w:r>
      <w:proofErr w:type="spellEnd"/>
      <w:r w:rsidR="00EE0D8D">
        <w:t xml:space="preserve"> </w:t>
      </w:r>
      <w:proofErr w:type="spellStart"/>
      <w:r w:rsidR="00EE0D8D">
        <w:t>vẻ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</w:t>
      </w:r>
      <w:r w:rsidR="00CE018E">
        <w:t>t</w:t>
      </w:r>
      <w:proofErr w:type="spellEnd"/>
      <w:r w:rsidR="00CE018E">
        <w:t xml:space="preserve"> (70</w:t>
      </w:r>
      <w:r>
        <w:t xml:space="preserve">%).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EE0D8D">
        <w:t>tôn</w:t>
      </w:r>
      <w:proofErr w:type="spellEnd"/>
      <w:r w:rsidR="00EE0D8D">
        <w:t xml:space="preserve"> </w:t>
      </w:r>
      <w:proofErr w:type="spellStart"/>
      <w:r w:rsidR="00EE0D8D">
        <w:t>trọng</w:t>
      </w:r>
      <w:proofErr w:type="spellEnd"/>
      <w:r>
        <w:t xml:space="preserve"> </w:t>
      </w:r>
      <w:r w:rsidR="00EE0D8D">
        <w:t>(100</w:t>
      </w:r>
      <w:r>
        <w:t xml:space="preserve">%)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 w:rsidR="00EE0D8D">
        <w:t xml:space="preserve"> 2</w:t>
      </w:r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 w:rsidR="00EE0D8D">
        <w:t>đau</w:t>
      </w:r>
      <w:proofErr w:type="spellEnd"/>
      <w:r w:rsidR="00EE0D8D">
        <w:t xml:space="preserve"> </w:t>
      </w:r>
      <w:proofErr w:type="spellStart"/>
      <w:r w:rsidR="00EE0D8D">
        <w:t>buồn</w:t>
      </w:r>
      <w:proofErr w:type="spellEnd"/>
      <w:r w:rsidR="00EE0D8D">
        <w:t xml:space="preserve"> </w:t>
      </w:r>
      <w:proofErr w:type="spellStart"/>
      <w:r w:rsidR="00EE0D8D">
        <w:t>và</w:t>
      </w:r>
      <w:proofErr w:type="spellEnd"/>
      <w:r w:rsidR="00EE0D8D">
        <w:t xml:space="preserve"> </w:t>
      </w:r>
      <w:proofErr w:type="spellStart"/>
      <w:r w:rsidR="00EE0D8D">
        <w:t>vui</w:t>
      </w:r>
      <w:proofErr w:type="spellEnd"/>
      <w:r w:rsidR="00EE0D8D">
        <w:t xml:space="preserve"> </w:t>
      </w:r>
      <w:proofErr w:type="spellStart"/>
      <w:r w:rsidR="00EE0D8D">
        <w:t>vẻ</w:t>
      </w:r>
      <w:proofErr w:type="spellEnd"/>
      <w:r w:rsidR="00EE0D8D">
        <w:t xml:space="preserve"> (7</w:t>
      </w:r>
      <w:r>
        <w:t>0%).</w:t>
      </w:r>
    </w:p>
    <w:p w14:paraId="4BB8ED16" w14:textId="77777777" w:rsidR="001C77C9" w:rsidRPr="001C77C9" w:rsidRDefault="001C77C9" w:rsidP="001C77C9"/>
    <w:p w14:paraId="106C3AF0" w14:textId="77777777" w:rsidR="003906EE" w:rsidRDefault="003906EE" w:rsidP="003906EE">
      <w:pPr>
        <w:pStyle w:val="ListParagraph"/>
        <w:numPr>
          <w:ilvl w:val="0"/>
          <w:numId w:val="39"/>
        </w:numPr>
        <w:jc w:val="left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2B1BC9">
        <w:t>chồng</w:t>
      </w:r>
      <w:proofErr w:type="spellEnd"/>
      <w:r w:rsidR="002B1BC9">
        <w:t xml:space="preserve"> </w:t>
      </w:r>
      <w:proofErr w:type="spellStart"/>
      <w:r w:rsidR="002B1BC9">
        <w:t>chập</w:t>
      </w:r>
      <w:proofErr w:type="spellEnd"/>
      <w:r w:rsidR="002B1BC9">
        <w:t xml:space="preserve"> </w:t>
      </w:r>
      <w:r>
        <w:t>90%</w:t>
      </w:r>
    </w:p>
    <w:p w14:paraId="231DC9C7" w14:textId="77777777" w:rsidR="002B1BC9" w:rsidRDefault="00BD7CB2" w:rsidP="002B1BC9">
      <w:pPr>
        <w:keepNext/>
        <w:jc w:val="center"/>
      </w:pPr>
      <w:r>
        <w:rPr>
          <w:noProof/>
        </w:rPr>
        <w:drawing>
          <wp:inline distT="0" distB="0" distL="0" distR="0" wp14:anchorId="68FB3E4E" wp14:editId="099227EE">
            <wp:extent cx="3687017" cy="3291840"/>
            <wp:effectExtent l="0" t="0" r="889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VM-overlapped-confusionmatrix - both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A0CC" w14:textId="77777777" w:rsidR="002B1BC9" w:rsidRDefault="002B1BC9" w:rsidP="002B1BC9">
      <w:pPr>
        <w:pStyle w:val="Caption"/>
      </w:pPr>
      <w:bookmarkStart w:id="101" w:name="_Toc68164735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17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90%</w:t>
      </w:r>
      <w:bookmarkEnd w:id="101"/>
    </w:p>
    <w:p w14:paraId="536F9337" w14:textId="77777777" w:rsidR="002B1BC9" w:rsidRPr="002B1BC9" w:rsidRDefault="002B1BC9" w:rsidP="002B1BC9"/>
    <w:p w14:paraId="7A6F8E67" w14:textId="77777777" w:rsidR="002B1BC9" w:rsidRDefault="00BD7CB2" w:rsidP="002B1BC9">
      <w:pPr>
        <w:keepNext/>
        <w:jc w:val="center"/>
      </w:pPr>
      <w:r>
        <w:rPr>
          <w:noProof/>
        </w:rPr>
        <w:drawing>
          <wp:inline distT="0" distB="0" distL="0" distR="0" wp14:anchorId="47129706" wp14:editId="2F38988C">
            <wp:extent cx="3687017" cy="3291840"/>
            <wp:effectExtent l="0" t="0" r="889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andom Forest confusion matrix-both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F510" w14:textId="77777777" w:rsidR="00BD7CB2" w:rsidRDefault="002B1BC9" w:rsidP="002B1BC9">
      <w:pPr>
        <w:pStyle w:val="Caption"/>
      </w:pPr>
      <w:bookmarkStart w:id="102" w:name="_Toc68164736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18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5768C">
        <w:t>RF</w:t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90%</w:t>
      </w:r>
      <w:bookmarkEnd w:id="102"/>
    </w:p>
    <w:p w14:paraId="19E4332B" w14:textId="77777777" w:rsidR="00EE0D8D" w:rsidRPr="00D43F09" w:rsidRDefault="00EE0D8D" w:rsidP="00EE0D8D">
      <w:proofErr w:type="spellStart"/>
      <w:r>
        <w:rPr>
          <w:b/>
        </w:rPr>
        <w:lastRenderedPageBreak/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xét</w:t>
      </w:r>
      <w:proofErr w:type="spellEnd"/>
      <w:r>
        <w:rPr>
          <w:b/>
        </w:rPr>
        <w:t xml:space="preserve">: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83,75% </w:t>
      </w:r>
      <w:proofErr w:type="spellStart"/>
      <w:r>
        <w:t>và</w:t>
      </w:r>
      <w:proofErr w:type="spellEnd"/>
      <w:r>
        <w:t xml:space="preserve"> 86,25%.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SVM, 2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giận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(95%), 2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mạn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(75%).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(100%)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(70%).</w:t>
      </w:r>
    </w:p>
    <w:p w14:paraId="628BAF9E" w14:textId="77777777" w:rsidR="00EE0D8D" w:rsidRPr="00EE0D8D" w:rsidRDefault="00EE0D8D" w:rsidP="00EE0D8D"/>
    <w:p w14:paraId="23DD26AD" w14:textId="77777777" w:rsidR="00E47528" w:rsidRPr="00E47528" w:rsidRDefault="00E47528" w:rsidP="00E47528">
      <w:pPr>
        <w:pStyle w:val="Heading2"/>
      </w:pPr>
      <w:bookmarkStart w:id="103" w:name="_Toc6852671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03"/>
      <w:proofErr w:type="spellEnd"/>
    </w:p>
    <w:p w14:paraId="7621925C" w14:textId="77777777" w:rsidR="007322A4" w:rsidRDefault="00C36CF9">
      <w:pPr>
        <w:spacing w:before="0" w:line="240" w:lineRule="auto"/>
        <w:jc w:val="lef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 w:rsidR="005B4AC5"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qua </w:t>
      </w:r>
      <w:proofErr w:type="spellStart"/>
      <w:r>
        <w:t>bản</w:t>
      </w:r>
      <w:r w:rsidR="00A20E80">
        <w:t>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00F8D99F" w14:textId="77777777" w:rsidR="00C36CF9" w:rsidRDefault="00C36CF9">
      <w:pPr>
        <w:spacing w:before="0" w:line="240" w:lineRule="auto"/>
        <w:jc w:val="left"/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1255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</w:tblGrid>
      <w:tr w:rsidR="005B4AC5" w14:paraId="553A2BF0" w14:textId="77777777" w:rsidTr="005B4AC5">
        <w:trPr>
          <w:trHeight w:val="658"/>
        </w:trPr>
        <w:tc>
          <w:tcPr>
            <w:tcW w:w="1255" w:type="dxa"/>
            <w:shd w:val="clear" w:color="auto" w:fill="auto"/>
          </w:tcPr>
          <w:p w14:paraId="65C16886" w14:textId="77777777" w:rsidR="00C36CF9" w:rsidRDefault="00C36CF9" w:rsidP="00C36CF9">
            <w:pPr>
              <w:spacing w:line="240" w:lineRule="auto"/>
              <w:jc w:val="left"/>
            </w:pPr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 w:rsidR="00365D49">
              <w:t xml:space="preserve"> </w:t>
            </w:r>
            <w:r>
              <w:t>(%)</w:t>
            </w:r>
          </w:p>
        </w:tc>
        <w:tc>
          <w:tcPr>
            <w:tcW w:w="810" w:type="dxa"/>
            <w:shd w:val="clear" w:color="auto" w:fill="auto"/>
          </w:tcPr>
          <w:p w14:paraId="47D3CCA0" w14:textId="77777777" w:rsidR="00C36CF9" w:rsidRDefault="00C36CF9" w:rsidP="00C36CF9">
            <w:pPr>
              <w:spacing w:line="240" w:lineRule="auto"/>
              <w:jc w:val="left"/>
            </w:pPr>
            <w:r>
              <w:t>0</w:t>
            </w:r>
          </w:p>
        </w:tc>
        <w:tc>
          <w:tcPr>
            <w:tcW w:w="810" w:type="dxa"/>
            <w:shd w:val="clear" w:color="auto" w:fill="auto"/>
          </w:tcPr>
          <w:p w14:paraId="235DE34E" w14:textId="77777777" w:rsidR="00C36CF9" w:rsidRDefault="00C36CF9" w:rsidP="00C36CF9">
            <w:pPr>
              <w:spacing w:line="240" w:lineRule="auto"/>
              <w:jc w:val="left"/>
            </w:pPr>
            <w:r>
              <w:t>10</w:t>
            </w:r>
          </w:p>
        </w:tc>
        <w:tc>
          <w:tcPr>
            <w:tcW w:w="810" w:type="dxa"/>
            <w:shd w:val="clear" w:color="auto" w:fill="auto"/>
          </w:tcPr>
          <w:p w14:paraId="63E5DE42" w14:textId="77777777" w:rsidR="00C36CF9" w:rsidRDefault="00C36CF9" w:rsidP="00C36CF9">
            <w:pPr>
              <w:spacing w:line="240" w:lineRule="auto"/>
              <w:jc w:val="left"/>
            </w:pPr>
            <w:r>
              <w:t>20</w:t>
            </w:r>
          </w:p>
        </w:tc>
        <w:tc>
          <w:tcPr>
            <w:tcW w:w="810" w:type="dxa"/>
            <w:shd w:val="clear" w:color="auto" w:fill="auto"/>
          </w:tcPr>
          <w:p w14:paraId="048C694A" w14:textId="77777777" w:rsidR="00C36CF9" w:rsidRDefault="00C36CF9" w:rsidP="00C36CF9">
            <w:pPr>
              <w:spacing w:line="240" w:lineRule="auto"/>
              <w:jc w:val="left"/>
            </w:pPr>
            <w:r>
              <w:t>30</w:t>
            </w:r>
          </w:p>
        </w:tc>
        <w:tc>
          <w:tcPr>
            <w:tcW w:w="810" w:type="dxa"/>
            <w:shd w:val="clear" w:color="auto" w:fill="auto"/>
          </w:tcPr>
          <w:p w14:paraId="19AFF129" w14:textId="77777777" w:rsidR="00C36CF9" w:rsidRDefault="00C36CF9" w:rsidP="00C36CF9">
            <w:pPr>
              <w:spacing w:line="240" w:lineRule="auto"/>
              <w:jc w:val="left"/>
            </w:pPr>
            <w:r>
              <w:t>40</w:t>
            </w:r>
          </w:p>
        </w:tc>
        <w:tc>
          <w:tcPr>
            <w:tcW w:w="810" w:type="dxa"/>
          </w:tcPr>
          <w:p w14:paraId="0DC36AFE" w14:textId="77777777" w:rsidR="00C36CF9" w:rsidRDefault="00C36CF9" w:rsidP="00C36CF9">
            <w:pPr>
              <w:spacing w:line="240" w:lineRule="auto"/>
              <w:jc w:val="left"/>
            </w:pPr>
            <w:r>
              <w:t>50</w:t>
            </w:r>
          </w:p>
        </w:tc>
        <w:tc>
          <w:tcPr>
            <w:tcW w:w="810" w:type="dxa"/>
            <w:shd w:val="clear" w:color="auto" w:fill="auto"/>
          </w:tcPr>
          <w:p w14:paraId="1CEC557D" w14:textId="77777777" w:rsidR="00C36CF9" w:rsidRDefault="00C36CF9" w:rsidP="00C36CF9">
            <w:pPr>
              <w:spacing w:line="240" w:lineRule="auto"/>
              <w:jc w:val="left"/>
            </w:pPr>
            <w:r>
              <w:t>60</w:t>
            </w:r>
          </w:p>
        </w:tc>
        <w:tc>
          <w:tcPr>
            <w:tcW w:w="810" w:type="dxa"/>
            <w:shd w:val="clear" w:color="auto" w:fill="auto"/>
          </w:tcPr>
          <w:p w14:paraId="31984D44" w14:textId="77777777" w:rsidR="00C36CF9" w:rsidRDefault="00C36CF9" w:rsidP="00C36CF9">
            <w:pPr>
              <w:spacing w:line="240" w:lineRule="auto"/>
              <w:jc w:val="left"/>
            </w:pPr>
            <w:r>
              <w:t>70</w:t>
            </w:r>
          </w:p>
        </w:tc>
        <w:tc>
          <w:tcPr>
            <w:tcW w:w="810" w:type="dxa"/>
            <w:shd w:val="clear" w:color="auto" w:fill="auto"/>
          </w:tcPr>
          <w:p w14:paraId="3AD8EDAA" w14:textId="77777777" w:rsidR="00C36CF9" w:rsidRDefault="00C36CF9" w:rsidP="00C36CF9">
            <w:pPr>
              <w:spacing w:line="240" w:lineRule="auto"/>
              <w:jc w:val="left"/>
            </w:pPr>
            <w:r>
              <w:t>80</w:t>
            </w:r>
          </w:p>
        </w:tc>
        <w:tc>
          <w:tcPr>
            <w:tcW w:w="810" w:type="dxa"/>
            <w:shd w:val="clear" w:color="auto" w:fill="auto"/>
          </w:tcPr>
          <w:p w14:paraId="2F2262EF" w14:textId="77777777" w:rsidR="00C36CF9" w:rsidRDefault="00C36CF9" w:rsidP="00C36CF9">
            <w:pPr>
              <w:spacing w:line="240" w:lineRule="auto"/>
              <w:jc w:val="left"/>
            </w:pPr>
            <w:r>
              <w:t>90</w:t>
            </w:r>
          </w:p>
        </w:tc>
      </w:tr>
      <w:tr w:rsidR="00C23D06" w14:paraId="1C60212C" w14:textId="77777777" w:rsidTr="005B4AC5">
        <w:trPr>
          <w:trHeight w:val="658"/>
        </w:trPr>
        <w:tc>
          <w:tcPr>
            <w:tcW w:w="1255" w:type="dxa"/>
            <w:shd w:val="clear" w:color="auto" w:fill="auto"/>
          </w:tcPr>
          <w:p w14:paraId="33B46A1C" w14:textId="77777777" w:rsidR="00C23D06" w:rsidRDefault="00C23D06" w:rsidP="00C23D06">
            <w:pPr>
              <w:spacing w:line="240" w:lineRule="auto"/>
              <w:jc w:val="left"/>
            </w:pPr>
            <w:r>
              <w:t>SVM (%)</w:t>
            </w:r>
          </w:p>
        </w:tc>
        <w:tc>
          <w:tcPr>
            <w:tcW w:w="810" w:type="dxa"/>
            <w:shd w:val="clear" w:color="auto" w:fill="auto"/>
          </w:tcPr>
          <w:p w14:paraId="2B57786F" w14:textId="77777777" w:rsidR="00C23D06" w:rsidRDefault="00C23D06" w:rsidP="00C23D06">
            <w:pPr>
              <w:spacing w:line="240" w:lineRule="auto"/>
              <w:jc w:val="left"/>
            </w:pPr>
            <w:r>
              <w:t>71.88</w:t>
            </w:r>
          </w:p>
        </w:tc>
        <w:tc>
          <w:tcPr>
            <w:tcW w:w="810" w:type="dxa"/>
            <w:shd w:val="clear" w:color="auto" w:fill="auto"/>
          </w:tcPr>
          <w:p w14:paraId="55B40002" w14:textId="77777777" w:rsidR="00C23D06" w:rsidRDefault="00C23D06" w:rsidP="00C23D06">
            <w:pPr>
              <w:spacing w:line="240" w:lineRule="auto"/>
              <w:jc w:val="left"/>
            </w:pPr>
            <w:r>
              <w:t>73.75</w:t>
            </w:r>
          </w:p>
        </w:tc>
        <w:tc>
          <w:tcPr>
            <w:tcW w:w="810" w:type="dxa"/>
            <w:shd w:val="clear" w:color="auto" w:fill="auto"/>
          </w:tcPr>
          <w:p w14:paraId="757123B7" w14:textId="77777777" w:rsidR="00C23D06" w:rsidRDefault="00C23D06" w:rsidP="00C23D06">
            <w:pPr>
              <w:spacing w:line="240" w:lineRule="auto"/>
              <w:jc w:val="left"/>
            </w:pPr>
            <w:r>
              <w:t>76.25</w:t>
            </w:r>
          </w:p>
        </w:tc>
        <w:tc>
          <w:tcPr>
            <w:tcW w:w="810" w:type="dxa"/>
            <w:shd w:val="clear" w:color="auto" w:fill="auto"/>
          </w:tcPr>
          <w:p w14:paraId="10741F44" w14:textId="77777777" w:rsidR="00C23D06" w:rsidRDefault="00C23D06" w:rsidP="00C23D06">
            <w:pPr>
              <w:spacing w:line="240" w:lineRule="auto"/>
              <w:jc w:val="left"/>
            </w:pPr>
            <w:r>
              <w:t>78.12</w:t>
            </w:r>
          </w:p>
        </w:tc>
        <w:tc>
          <w:tcPr>
            <w:tcW w:w="810" w:type="dxa"/>
            <w:shd w:val="clear" w:color="auto" w:fill="auto"/>
          </w:tcPr>
          <w:p w14:paraId="51E029E0" w14:textId="77777777" w:rsidR="00C23D06" w:rsidRDefault="00C23D06" w:rsidP="00C23D06">
            <w:pPr>
              <w:spacing w:line="240" w:lineRule="auto"/>
              <w:jc w:val="left"/>
            </w:pPr>
            <w:r>
              <w:t>78.75</w:t>
            </w:r>
          </w:p>
        </w:tc>
        <w:tc>
          <w:tcPr>
            <w:tcW w:w="810" w:type="dxa"/>
          </w:tcPr>
          <w:p w14:paraId="1FB35CBB" w14:textId="77777777" w:rsidR="00C23D06" w:rsidRDefault="00C23D06" w:rsidP="00C23D06">
            <w:pPr>
              <w:spacing w:line="240" w:lineRule="auto"/>
              <w:jc w:val="left"/>
            </w:pPr>
            <w:r>
              <w:t>78.75</w:t>
            </w:r>
          </w:p>
        </w:tc>
        <w:tc>
          <w:tcPr>
            <w:tcW w:w="810" w:type="dxa"/>
            <w:shd w:val="clear" w:color="auto" w:fill="auto"/>
          </w:tcPr>
          <w:p w14:paraId="3EF92A0E" w14:textId="77777777" w:rsidR="00C23D06" w:rsidRDefault="00C23D06" w:rsidP="00C23D06">
            <w:pPr>
              <w:spacing w:line="240" w:lineRule="auto"/>
              <w:jc w:val="left"/>
            </w:pPr>
            <w:r>
              <w:t>78.75</w:t>
            </w:r>
          </w:p>
        </w:tc>
        <w:tc>
          <w:tcPr>
            <w:tcW w:w="810" w:type="dxa"/>
            <w:shd w:val="clear" w:color="auto" w:fill="auto"/>
          </w:tcPr>
          <w:p w14:paraId="77CF36CC" w14:textId="77777777" w:rsidR="00C23D06" w:rsidRDefault="00C23D06" w:rsidP="00C23D06">
            <w:pPr>
              <w:spacing w:line="240" w:lineRule="auto"/>
              <w:jc w:val="left"/>
            </w:pPr>
            <w:r>
              <w:t>80.00</w:t>
            </w:r>
          </w:p>
        </w:tc>
        <w:tc>
          <w:tcPr>
            <w:tcW w:w="810" w:type="dxa"/>
            <w:shd w:val="clear" w:color="auto" w:fill="auto"/>
          </w:tcPr>
          <w:p w14:paraId="63761689" w14:textId="77777777" w:rsidR="00C23D06" w:rsidRDefault="00C23D06" w:rsidP="00C23D06">
            <w:pPr>
              <w:spacing w:line="240" w:lineRule="auto"/>
              <w:jc w:val="left"/>
            </w:pPr>
            <w:r>
              <w:t>81.88</w:t>
            </w:r>
          </w:p>
        </w:tc>
        <w:tc>
          <w:tcPr>
            <w:tcW w:w="810" w:type="dxa"/>
            <w:shd w:val="clear" w:color="auto" w:fill="auto"/>
          </w:tcPr>
          <w:p w14:paraId="444B6B4C" w14:textId="77777777" w:rsidR="00C23D06" w:rsidRDefault="00C23D06" w:rsidP="00C23D06">
            <w:pPr>
              <w:spacing w:line="240" w:lineRule="auto"/>
              <w:jc w:val="left"/>
            </w:pPr>
            <w:r>
              <w:t>83.75</w:t>
            </w:r>
          </w:p>
        </w:tc>
      </w:tr>
      <w:tr w:rsidR="00C23D06" w14:paraId="313D4A53" w14:textId="77777777" w:rsidTr="00A31E99">
        <w:trPr>
          <w:trHeight w:val="616"/>
        </w:trPr>
        <w:tc>
          <w:tcPr>
            <w:tcW w:w="1255" w:type="dxa"/>
            <w:shd w:val="clear" w:color="auto" w:fill="auto"/>
          </w:tcPr>
          <w:p w14:paraId="2EE5514E" w14:textId="77777777" w:rsidR="00C23D06" w:rsidRDefault="00C23D06" w:rsidP="00C23D06">
            <w:pPr>
              <w:spacing w:line="240" w:lineRule="auto"/>
              <w:jc w:val="left"/>
            </w:pPr>
            <w:r>
              <w:t xml:space="preserve">RF (%) </w:t>
            </w:r>
          </w:p>
        </w:tc>
        <w:tc>
          <w:tcPr>
            <w:tcW w:w="810" w:type="dxa"/>
            <w:shd w:val="clear" w:color="auto" w:fill="auto"/>
          </w:tcPr>
          <w:p w14:paraId="2E6CD948" w14:textId="77777777" w:rsidR="00C23D06" w:rsidRDefault="00C23D06" w:rsidP="00C23D06">
            <w:pPr>
              <w:spacing w:line="240" w:lineRule="auto"/>
              <w:jc w:val="left"/>
            </w:pPr>
            <w:r>
              <w:t>71.25</w:t>
            </w:r>
          </w:p>
        </w:tc>
        <w:tc>
          <w:tcPr>
            <w:tcW w:w="810" w:type="dxa"/>
            <w:shd w:val="clear" w:color="auto" w:fill="auto"/>
          </w:tcPr>
          <w:p w14:paraId="20D85E9F" w14:textId="77777777" w:rsidR="00C23D06" w:rsidRDefault="00C23D06" w:rsidP="00C23D06">
            <w:pPr>
              <w:spacing w:line="240" w:lineRule="auto"/>
              <w:jc w:val="left"/>
            </w:pPr>
            <w:r>
              <w:t>75.62</w:t>
            </w:r>
          </w:p>
        </w:tc>
        <w:tc>
          <w:tcPr>
            <w:tcW w:w="810" w:type="dxa"/>
            <w:shd w:val="clear" w:color="auto" w:fill="auto"/>
          </w:tcPr>
          <w:p w14:paraId="27B2CDD5" w14:textId="77777777" w:rsidR="00C23D06" w:rsidRDefault="00C23D06" w:rsidP="00C23D06">
            <w:pPr>
              <w:jc w:val="left"/>
            </w:pPr>
            <w:r>
              <w:t>76.25</w:t>
            </w:r>
          </w:p>
        </w:tc>
        <w:tc>
          <w:tcPr>
            <w:tcW w:w="810" w:type="dxa"/>
            <w:shd w:val="clear" w:color="auto" w:fill="auto"/>
          </w:tcPr>
          <w:p w14:paraId="118F3694" w14:textId="77777777" w:rsidR="00C23D06" w:rsidRDefault="00C23D06" w:rsidP="00C23D06">
            <w:pPr>
              <w:spacing w:line="240" w:lineRule="auto"/>
              <w:jc w:val="left"/>
            </w:pPr>
            <w:r>
              <w:t>77.50</w:t>
            </w:r>
          </w:p>
        </w:tc>
        <w:tc>
          <w:tcPr>
            <w:tcW w:w="810" w:type="dxa"/>
            <w:shd w:val="clear" w:color="auto" w:fill="auto"/>
          </w:tcPr>
          <w:p w14:paraId="3E2D8935" w14:textId="77777777" w:rsidR="00C23D06" w:rsidRDefault="00C23D06" w:rsidP="00C23D06">
            <w:pPr>
              <w:spacing w:line="240" w:lineRule="auto"/>
              <w:jc w:val="left"/>
            </w:pPr>
            <w:r>
              <w:t>78.75</w:t>
            </w:r>
          </w:p>
        </w:tc>
        <w:tc>
          <w:tcPr>
            <w:tcW w:w="810" w:type="dxa"/>
          </w:tcPr>
          <w:p w14:paraId="73F58DFE" w14:textId="77777777" w:rsidR="00C23D06" w:rsidRDefault="00C23D06" w:rsidP="00C23D06">
            <w:pPr>
              <w:spacing w:line="240" w:lineRule="auto"/>
              <w:jc w:val="left"/>
            </w:pPr>
            <w:r>
              <w:t>79.38</w:t>
            </w:r>
          </w:p>
        </w:tc>
        <w:tc>
          <w:tcPr>
            <w:tcW w:w="810" w:type="dxa"/>
            <w:shd w:val="clear" w:color="auto" w:fill="auto"/>
          </w:tcPr>
          <w:p w14:paraId="2E553E03" w14:textId="77777777" w:rsidR="00C23D06" w:rsidRDefault="00C23D06" w:rsidP="00C23D06">
            <w:pPr>
              <w:spacing w:line="240" w:lineRule="auto"/>
              <w:jc w:val="left"/>
            </w:pPr>
            <w:r>
              <w:t>79.38</w:t>
            </w:r>
          </w:p>
        </w:tc>
        <w:tc>
          <w:tcPr>
            <w:tcW w:w="810" w:type="dxa"/>
            <w:shd w:val="clear" w:color="auto" w:fill="auto"/>
          </w:tcPr>
          <w:p w14:paraId="1738D2EF" w14:textId="77777777" w:rsidR="00C23D06" w:rsidRDefault="00C23D06" w:rsidP="00C23D06">
            <w:pPr>
              <w:spacing w:line="240" w:lineRule="auto"/>
              <w:jc w:val="left"/>
            </w:pPr>
            <w:r>
              <w:t>81.88</w:t>
            </w:r>
          </w:p>
        </w:tc>
        <w:tc>
          <w:tcPr>
            <w:tcW w:w="810" w:type="dxa"/>
            <w:shd w:val="clear" w:color="auto" w:fill="auto"/>
          </w:tcPr>
          <w:p w14:paraId="7A00C621" w14:textId="77777777" w:rsidR="00C23D06" w:rsidRDefault="00C23D06" w:rsidP="00C23D06">
            <w:pPr>
              <w:spacing w:line="240" w:lineRule="auto"/>
              <w:jc w:val="left"/>
            </w:pPr>
            <w:r>
              <w:t>83.75</w:t>
            </w:r>
          </w:p>
        </w:tc>
        <w:tc>
          <w:tcPr>
            <w:tcW w:w="810" w:type="dxa"/>
            <w:shd w:val="clear" w:color="auto" w:fill="auto"/>
          </w:tcPr>
          <w:p w14:paraId="0ABDDFBF" w14:textId="77777777" w:rsidR="00C23D06" w:rsidRDefault="00C23D06" w:rsidP="00C23D06">
            <w:pPr>
              <w:spacing w:line="240" w:lineRule="auto"/>
              <w:jc w:val="left"/>
            </w:pPr>
            <w:r>
              <w:t>86.25</w:t>
            </w:r>
          </w:p>
        </w:tc>
      </w:tr>
    </w:tbl>
    <w:p w14:paraId="175924E0" w14:textId="77777777" w:rsidR="00C36CF9" w:rsidRDefault="00C36CF9">
      <w:pPr>
        <w:spacing w:before="0" w:line="240" w:lineRule="auto"/>
        <w:jc w:val="left"/>
      </w:pPr>
    </w:p>
    <w:p w14:paraId="51E86D3B" w14:textId="77777777" w:rsidR="007322A4" w:rsidRDefault="007322A4" w:rsidP="007322A4">
      <w:pPr>
        <w:jc w:val="center"/>
      </w:pPr>
    </w:p>
    <w:p w14:paraId="5CB351B0" w14:textId="77777777" w:rsidR="003F59CF" w:rsidRDefault="002050C4" w:rsidP="003F59CF">
      <w:pPr>
        <w:keepNext/>
        <w:jc w:val="center"/>
      </w:pPr>
      <w:r>
        <w:rPr>
          <w:noProof/>
        </w:rPr>
        <w:drawing>
          <wp:inline distT="0" distB="0" distL="0" distR="0" wp14:anchorId="294104C2" wp14:editId="3E604E68">
            <wp:extent cx="4089115" cy="2743200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9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C44C" w14:textId="77777777" w:rsidR="007322A4" w:rsidRDefault="003F59CF" w:rsidP="003F59CF">
      <w:pPr>
        <w:pStyle w:val="Caption"/>
      </w:pPr>
      <w:bookmarkStart w:id="104" w:name="_Toc68164737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19</w:t>
        </w:r>
      </w:fldSimple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3A6388">
        <w:t>nhận</w:t>
      </w:r>
      <w:proofErr w:type="spellEnd"/>
      <w:r w:rsidR="003A6388">
        <w:t xml:space="preserve"> </w:t>
      </w:r>
      <w:proofErr w:type="spellStart"/>
      <w:r w:rsidR="003A6388">
        <w:t>dạng</w:t>
      </w:r>
      <w:proofErr w:type="spellEnd"/>
      <w:r w:rsidR="003A6388">
        <w:t xml:space="preserve"> </w:t>
      </w:r>
      <w:proofErr w:type="spellStart"/>
      <w:r w:rsidR="003A6388">
        <w:t>cảm</w:t>
      </w:r>
      <w:proofErr w:type="spellEnd"/>
      <w:r w:rsidR="003A6388">
        <w:t xml:space="preserve"> </w:t>
      </w:r>
      <w:proofErr w:type="spellStart"/>
      <w:r w:rsidR="003A6388">
        <w:t>xúc</w:t>
      </w:r>
      <w:bookmarkEnd w:id="104"/>
      <w:proofErr w:type="spellEnd"/>
      <w:r w:rsidR="00747FF1">
        <w:t xml:space="preserve"> </w:t>
      </w:r>
      <w:proofErr w:type="spellStart"/>
      <w:r w:rsidR="00747FF1">
        <w:t>khi</w:t>
      </w:r>
      <w:proofErr w:type="spellEnd"/>
      <w:r w:rsidR="00747FF1">
        <w:t xml:space="preserve"> </w:t>
      </w:r>
      <w:proofErr w:type="spellStart"/>
      <w:r w:rsidR="00747FF1">
        <w:t>thay</w:t>
      </w:r>
      <w:proofErr w:type="spellEnd"/>
      <w:r w:rsidR="00747FF1">
        <w:t xml:space="preserve"> </w:t>
      </w:r>
      <w:proofErr w:type="spellStart"/>
      <w:r w:rsidR="00747FF1">
        <w:t>đổi</w:t>
      </w:r>
      <w:proofErr w:type="spellEnd"/>
      <w:r w:rsidR="00747FF1">
        <w:t xml:space="preserve"> </w:t>
      </w:r>
      <w:proofErr w:type="spellStart"/>
      <w:r w:rsidR="00747FF1">
        <w:t>tỉ</w:t>
      </w:r>
      <w:proofErr w:type="spellEnd"/>
      <w:r w:rsidR="00747FF1">
        <w:t xml:space="preserve"> </w:t>
      </w:r>
      <w:proofErr w:type="spellStart"/>
      <w:r w:rsidR="00747FF1">
        <w:t>lệ</w:t>
      </w:r>
      <w:proofErr w:type="spellEnd"/>
      <w:r w:rsidR="00747FF1">
        <w:t xml:space="preserve"> </w:t>
      </w:r>
      <w:proofErr w:type="spellStart"/>
      <w:r w:rsidR="00747FF1">
        <w:t>chồng</w:t>
      </w:r>
      <w:proofErr w:type="spellEnd"/>
      <w:r w:rsidR="00747FF1">
        <w:t xml:space="preserve"> </w:t>
      </w:r>
      <w:proofErr w:type="spellStart"/>
      <w:r w:rsidR="00747FF1">
        <w:t>chập</w:t>
      </w:r>
      <w:proofErr w:type="spellEnd"/>
    </w:p>
    <w:p w14:paraId="69E47F02" w14:textId="77777777" w:rsidR="00D01AC4" w:rsidRPr="00D01AC4" w:rsidRDefault="00826628" w:rsidP="00D01AC4">
      <w:proofErr w:type="spellStart"/>
      <w:r>
        <w:t>Từ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 w:rsidR="009C4E6C">
        <w:t xml:space="preserve"> </w:t>
      </w:r>
      <w:proofErr w:type="spellStart"/>
      <w:r w:rsidR="009C4E6C">
        <w:t>theo</w:t>
      </w:r>
      <w:proofErr w:type="spellEnd"/>
      <w:r w:rsidR="009C4E6C">
        <w:t xml:space="preserve"> </w:t>
      </w:r>
      <w:proofErr w:type="spellStart"/>
      <w:r w:rsidR="009C4E6C">
        <w:t>tỉ</w:t>
      </w:r>
      <w:proofErr w:type="spellEnd"/>
      <w:r w:rsidR="009C4E6C">
        <w:t xml:space="preserve"> </w:t>
      </w:r>
      <w:proofErr w:type="spellStart"/>
      <w:r w:rsidR="009C4E6C">
        <w:t>lệ</w:t>
      </w:r>
      <w:proofErr w:type="spellEnd"/>
      <w:r w:rsidR="009C4E6C">
        <w:t xml:space="preserve"> </w:t>
      </w:r>
      <w:proofErr w:type="spellStart"/>
      <w:r w:rsidR="009C4E6C">
        <w:t>chồng</w:t>
      </w:r>
      <w:proofErr w:type="spellEnd"/>
      <w:r w:rsidR="009C4E6C">
        <w:t xml:space="preserve"> </w:t>
      </w:r>
      <w:proofErr w:type="spellStart"/>
      <w:r w:rsidR="009C4E6C">
        <w:t>chập</w:t>
      </w:r>
      <w:proofErr w:type="spellEnd"/>
      <w:r w:rsidR="009C4E6C">
        <w:t xml:space="preserve">, </w:t>
      </w:r>
      <w:proofErr w:type="spellStart"/>
      <w:r w:rsidR="009C4E6C">
        <w:t>từ</w:t>
      </w:r>
      <w:proofErr w:type="spellEnd"/>
      <w:r w:rsidR="009C4E6C">
        <w:t xml:space="preserve"> 76.88% </w:t>
      </w:r>
      <w:proofErr w:type="spellStart"/>
      <w:r w:rsidR="009C4E6C">
        <w:t>khi</w:t>
      </w:r>
      <w:proofErr w:type="spellEnd"/>
      <w:r w:rsidR="009C4E6C">
        <w:t xml:space="preserve"> </w:t>
      </w:r>
      <w:proofErr w:type="spellStart"/>
      <w:r w:rsidR="009C4E6C">
        <w:t>chưa</w:t>
      </w:r>
      <w:proofErr w:type="spellEnd"/>
      <w:r w:rsidR="009C4E6C">
        <w:t xml:space="preserve"> </w:t>
      </w:r>
      <w:proofErr w:type="spellStart"/>
      <w:r w:rsidR="009C4E6C">
        <w:t>chồng</w:t>
      </w:r>
      <w:proofErr w:type="spellEnd"/>
      <w:r w:rsidR="009C4E6C">
        <w:t xml:space="preserve"> </w:t>
      </w:r>
      <w:proofErr w:type="spellStart"/>
      <w:r w:rsidR="009C4E6C">
        <w:t>chập</w:t>
      </w:r>
      <w:proofErr w:type="spellEnd"/>
      <w:r w:rsidR="009C4E6C">
        <w:t xml:space="preserve"> </w:t>
      </w:r>
      <w:proofErr w:type="spellStart"/>
      <w:r w:rsidR="009C4E6C">
        <w:t>lên</w:t>
      </w:r>
      <w:proofErr w:type="spellEnd"/>
      <w:r w:rsidR="009C4E6C">
        <w:t xml:space="preserve"> </w:t>
      </w:r>
      <w:proofErr w:type="spellStart"/>
      <w:r w:rsidR="009C4E6C">
        <w:t>đến</w:t>
      </w:r>
      <w:proofErr w:type="spellEnd"/>
      <w:r w:rsidR="009C4E6C">
        <w:t xml:space="preserve"> 83.75% </w:t>
      </w:r>
      <w:proofErr w:type="spellStart"/>
      <w:r w:rsidR="009C4E6C">
        <w:t>với</w:t>
      </w:r>
      <w:proofErr w:type="spellEnd"/>
      <w:r w:rsidR="009C4E6C">
        <w:t xml:space="preserve"> </w:t>
      </w:r>
      <w:proofErr w:type="spellStart"/>
      <w:r w:rsidR="009C4E6C">
        <w:t>tỉ</w:t>
      </w:r>
      <w:proofErr w:type="spellEnd"/>
      <w:r w:rsidR="009C4E6C">
        <w:t xml:space="preserve"> </w:t>
      </w:r>
      <w:proofErr w:type="spellStart"/>
      <w:r w:rsidR="009C4E6C">
        <w:t>lệ</w:t>
      </w:r>
      <w:proofErr w:type="spellEnd"/>
      <w:r w:rsidR="009C4E6C">
        <w:t xml:space="preserve"> </w:t>
      </w:r>
      <w:proofErr w:type="spellStart"/>
      <w:r w:rsidR="009C4E6C">
        <w:t>chồng</w:t>
      </w:r>
      <w:proofErr w:type="spellEnd"/>
      <w:r w:rsidR="009C4E6C">
        <w:t xml:space="preserve"> </w:t>
      </w:r>
      <w:proofErr w:type="spellStart"/>
      <w:r w:rsidR="009C4E6C">
        <w:t>chập</w:t>
      </w:r>
      <w:proofErr w:type="spellEnd"/>
      <w:r w:rsidR="009C4E6C">
        <w:t xml:space="preserve"> 90% </w:t>
      </w:r>
      <w:proofErr w:type="spellStart"/>
      <w:r w:rsidR="009C4E6C">
        <w:t>đối</w:t>
      </w:r>
      <w:proofErr w:type="spellEnd"/>
      <w:r w:rsidR="009C4E6C">
        <w:t xml:space="preserve"> </w:t>
      </w:r>
      <w:proofErr w:type="spellStart"/>
      <w:r w:rsidR="009C4E6C">
        <w:t>với</w:t>
      </w:r>
      <w:proofErr w:type="spellEnd"/>
      <w:r w:rsidR="009C4E6C">
        <w:t xml:space="preserve"> </w:t>
      </w:r>
      <w:proofErr w:type="spellStart"/>
      <w:r w:rsidR="009C4E6C">
        <w:t>mô</w:t>
      </w:r>
      <w:proofErr w:type="spellEnd"/>
      <w:r w:rsidR="009C4E6C">
        <w:t xml:space="preserve"> </w:t>
      </w:r>
      <w:proofErr w:type="spellStart"/>
      <w:r w:rsidR="009C4E6C">
        <w:t>hình</w:t>
      </w:r>
      <w:proofErr w:type="spellEnd"/>
      <w:r w:rsidR="009C4E6C">
        <w:t xml:space="preserve"> SVM hay </w:t>
      </w:r>
      <w:proofErr w:type="spellStart"/>
      <w:r w:rsidR="009C4E6C">
        <w:t>từ</w:t>
      </w:r>
      <w:proofErr w:type="spellEnd"/>
      <w:r w:rsidR="009C4E6C">
        <w:t xml:space="preserve"> 78.75% </w:t>
      </w:r>
      <w:proofErr w:type="spellStart"/>
      <w:r w:rsidR="009C4E6C">
        <w:t>lên</w:t>
      </w:r>
      <w:proofErr w:type="spellEnd"/>
      <w:r w:rsidR="009C4E6C">
        <w:t xml:space="preserve"> </w:t>
      </w:r>
      <w:proofErr w:type="spellStart"/>
      <w:r w:rsidR="009C4E6C">
        <w:t>thành</w:t>
      </w:r>
      <w:proofErr w:type="spellEnd"/>
      <w:r w:rsidR="009C4E6C">
        <w:t xml:space="preserve"> 86.25% </w:t>
      </w:r>
      <w:proofErr w:type="spellStart"/>
      <w:r w:rsidR="009C4E6C">
        <w:t>khi</w:t>
      </w:r>
      <w:proofErr w:type="spellEnd"/>
      <w:r w:rsidR="009C4E6C">
        <w:t xml:space="preserve"> </w:t>
      </w:r>
      <w:proofErr w:type="spellStart"/>
      <w:r w:rsidR="009C4E6C">
        <w:t>chồng</w:t>
      </w:r>
      <w:proofErr w:type="spellEnd"/>
      <w:r w:rsidR="009C4E6C">
        <w:t xml:space="preserve"> </w:t>
      </w:r>
      <w:proofErr w:type="spellStart"/>
      <w:r w:rsidR="009C4E6C">
        <w:t>chập</w:t>
      </w:r>
      <w:proofErr w:type="spellEnd"/>
      <w:r w:rsidR="009C4E6C">
        <w:t xml:space="preserve"> 90% </w:t>
      </w:r>
      <w:proofErr w:type="spellStart"/>
      <w:r w:rsidR="009C4E6C">
        <w:t>với</w:t>
      </w:r>
      <w:proofErr w:type="spellEnd"/>
      <w:r w:rsidR="009C4E6C">
        <w:t xml:space="preserve"> </w:t>
      </w:r>
      <w:proofErr w:type="spellStart"/>
      <w:r w:rsidR="009C4E6C">
        <w:t>mô</w:t>
      </w:r>
      <w:proofErr w:type="spellEnd"/>
      <w:r w:rsidR="009C4E6C">
        <w:t xml:space="preserve"> </w:t>
      </w:r>
      <w:proofErr w:type="spellStart"/>
      <w:r w:rsidR="009C4E6C">
        <w:t>mình</w:t>
      </w:r>
      <w:proofErr w:type="spellEnd"/>
      <w:r w:rsidR="009C4E6C">
        <w:t xml:space="preserve"> </w:t>
      </w:r>
      <w:proofErr w:type="spellStart"/>
      <w:r w:rsidR="009C4E6C">
        <w:t>RandomForest</w:t>
      </w:r>
      <w:proofErr w:type="spellEnd"/>
      <w:r w:rsidR="009C4E6C">
        <w:t>.</w:t>
      </w:r>
      <w:r w:rsidR="006E1E8A">
        <w:t xml:space="preserve"> Khi </w:t>
      </w:r>
      <w:proofErr w:type="spellStart"/>
      <w:r w:rsidR="006E1E8A">
        <w:t>tỉ</w:t>
      </w:r>
      <w:proofErr w:type="spellEnd"/>
      <w:r w:rsidR="006E1E8A">
        <w:t xml:space="preserve"> </w:t>
      </w:r>
      <w:proofErr w:type="spellStart"/>
      <w:r w:rsidR="006E1E8A">
        <w:t>lệ</w:t>
      </w:r>
      <w:proofErr w:type="spellEnd"/>
      <w:r w:rsidR="006E1E8A">
        <w:t xml:space="preserve"> </w:t>
      </w:r>
      <w:proofErr w:type="spellStart"/>
      <w:r w:rsidR="006E1E8A">
        <w:t>chồng</w:t>
      </w:r>
      <w:proofErr w:type="spellEnd"/>
      <w:r w:rsidR="006E1E8A">
        <w:t xml:space="preserve"> </w:t>
      </w:r>
      <w:proofErr w:type="spellStart"/>
      <w:r w:rsidR="006E1E8A">
        <w:t>chập</w:t>
      </w:r>
      <w:proofErr w:type="spellEnd"/>
      <w:r w:rsidR="006E1E8A">
        <w:t xml:space="preserve"> </w:t>
      </w:r>
      <w:proofErr w:type="spellStart"/>
      <w:r w:rsidR="006E1E8A">
        <w:t>từ</w:t>
      </w:r>
      <w:proofErr w:type="spellEnd"/>
      <w:r w:rsidR="006E1E8A">
        <w:t xml:space="preserve"> 50% </w:t>
      </w:r>
      <w:proofErr w:type="spellStart"/>
      <w:r w:rsidR="006E1E8A">
        <w:t>trở</w:t>
      </w:r>
      <w:proofErr w:type="spellEnd"/>
      <w:r w:rsidR="006E1E8A">
        <w:t xml:space="preserve"> </w:t>
      </w:r>
      <w:proofErr w:type="spellStart"/>
      <w:r w:rsidR="006E1E8A">
        <w:t>lên</w:t>
      </w:r>
      <w:proofErr w:type="spellEnd"/>
      <w:r w:rsidR="006E1E8A">
        <w:t xml:space="preserve">, </w:t>
      </w:r>
      <w:proofErr w:type="spellStart"/>
      <w:r w:rsidR="006E1E8A">
        <w:t>mô</w:t>
      </w:r>
      <w:proofErr w:type="spellEnd"/>
      <w:r w:rsidR="006E1E8A">
        <w:t xml:space="preserve"> </w:t>
      </w:r>
      <w:proofErr w:type="spellStart"/>
      <w:r w:rsidR="006E1E8A">
        <w:t>hình</w:t>
      </w:r>
      <w:proofErr w:type="spellEnd"/>
      <w:r w:rsidR="006E1E8A">
        <w:t xml:space="preserve"> </w:t>
      </w:r>
      <w:proofErr w:type="spellStart"/>
      <w:r w:rsidR="006E1E8A">
        <w:t>RandomForest</w:t>
      </w:r>
      <w:proofErr w:type="spellEnd"/>
      <w:r w:rsidR="006E1E8A">
        <w:t xml:space="preserve"> </w:t>
      </w:r>
      <w:proofErr w:type="spellStart"/>
      <w:r w:rsidR="006E1E8A">
        <w:t>cho</w:t>
      </w:r>
      <w:proofErr w:type="spellEnd"/>
      <w:r w:rsidR="006E1E8A">
        <w:t xml:space="preserve"> </w:t>
      </w:r>
      <w:proofErr w:type="spellStart"/>
      <w:r w:rsidR="006E1E8A">
        <w:t>kết</w:t>
      </w:r>
      <w:proofErr w:type="spellEnd"/>
      <w:r w:rsidR="006E1E8A">
        <w:t xml:space="preserve"> </w:t>
      </w:r>
      <w:proofErr w:type="spellStart"/>
      <w:r w:rsidR="006E1E8A">
        <w:t>quả</w:t>
      </w:r>
      <w:proofErr w:type="spellEnd"/>
      <w:r w:rsidR="006E1E8A">
        <w:t xml:space="preserve"> </w:t>
      </w:r>
      <w:proofErr w:type="spellStart"/>
      <w:r w:rsidR="006E1E8A">
        <w:t>khả</w:t>
      </w:r>
      <w:proofErr w:type="spellEnd"/>
      <w:r w:rsidR="006E1E8A">
        <w:t xml:space="preserve"> </w:t>
      </w:r>
      <w:proofErr w:type="spellStart"/>
      <w:r w:rsidR="006E1E8A">
        <w:t>quan</w:t>
      </w:r>
      <w:proofErr w:type="spellEnd"/>
      <w:r w:rsidR="006E1E8A">
        <w:t xml:space="preserve"> </w:t>
      </w:r>
      <w:proofErr w:type="spellStart"/>
      <w:r w:rsidR="006E1E8A">
        <w:t>với</w:t>
      </w:r>
      <w:proofErr w:type="spellEnd"/>
      <w:r w:rsidR="006E1E8A">
        <w:t xml:space="preserve"> </w:t>
      </w:r>
      <w:proofErr w:type="spellStart"/>
      <w:r w:rsidR="006E1E8A">
        <w:t>tỉ</w:t>
      </w:r>
      <w:proofErr w:type="spellEnd"/>
      <w:r w:rsidR="006E1E8A">
        <w:t xml:space="preserve"> </w:t>
      </w:r>
      <w:proofErr w:type="spellStart"/>
      <w:r w:rsidR="006E1E8A">
        <w:t>lệ</w:t>
      </w:r>
      <w:proofErr w:type="spellEnd"/>
      <w:r w:rsidR="006E1E8A">
        <w:t xml:space="preserve"> </w:t>
      </w:r>
      <w:proofErr w:type="spellStart"/>
      <w:r w:rsidR="006E1E8A">
        <w:t>chính</w:t>
      </w:r>
      <w:proofErr w:type="spellEnd"/>
      <w:r w:rsidR="006E1E8A">
        <w:t xml:space="preserve"> </w:t>
      </w:r>
      <w:proofErr w:type="spellStart"/>
      <w:r w:rsidR="006E1E8A">
        <w:t>xác</w:t>
      </w:r>
      <w:proofErr w:type="spellEnd"/>
      <w:r w:rsidR="006E1E8A">
        <w:t xml:space="preserve"> </w:t>
      </w:r>
      <w:proofErr w:type="spellStart"/>
      <w:r w:rsidR="006E1E8A">
        <w:t>thấp</w:t>
      </w:r>
      <w:proofErr w:type="spellEnd"/>
      <w:r w:rsidR="006E1E8A">
        <w:t xml:space="preserve"> </w:t>
      </w:r>
      <w:proofErr w:type="spellStart"/>
      <w:r w:rsidR="006E1E8A">
        <w:t>nhất</w:t>
      </w:r>
      <w:proofErr w:type="spellEnd"/>
      <w:r w:rsidR="006E1E8A">
        <w:t xml:space="preserve"> </w:t>
      </w:r>
      <w:proofErr w:type="spellStart"/>
      <w:r w:rsidR="006E1E8A">
        <w:t>là</w:t>
      </w:r>
      <w:proofErr w:type="spellEnd"/>
      <w:r w:rsidR="006E1E8A">
        <w:t xml:space="preserve"> 81.88%.</w:t>
      </w:r>
      <w:r w:rsidR="009C4E6C">
        <w:t xml:space="preserve"> </w:t>
      </w:r>
      <w:proofErr w:type="spellStart"/>
      <w:r w:rsidR="009C4E6C">
        <w:t>Dưới</w:t>
      </w:r>
      <w:proofErr w:type="spellEnd"/>
      <w:r w:rsidR="009C4E6C">
        <w:t xml:space="preserve"> </w:t>
      </w:r>
      <w:proofErr w:type="spellStart"/>
      <w:r w:rsidR="009C4E6C">
        <w:t>đây</w:t>
      </w:r>
      <w:proofErr w:type="spellEnd"/>
      <w:r w:rsidR="009C4E6C">
        <w:t xml:space="preserve"> </w:t>
      </w:r>
      <w:proofErr w:type="spellStart"/>
      <w:r w:rsidR="009C4E6C">
        <w:t>là</w:t>
      </w:r>
      <w:proofErr w:type="spellEnd"/>
      <w:r w:rsidR="009C4E6C">
        <w:t xml:space="preserve"> </w:t>
      </w:r>
      <w:proofErr w:type="spellStart"/>
      <w:r w:rsidR="009C4E6C">
        <w:t>phân</w:t>
      </w:r>
      <w:proofErr w:type="spellEnd"/>
      <w:r w:rsidR="009C4E6C">
        <w:t xml:space="preserve"> </w:t>
      </w:r>
      <w:proofErr w:type="spellStart"/>
      <w:r w:rsidR="009C4E6C">
        <w:t>tích</w:t>
      </w:r>
      <w:proofErr w:type="spellEnd"/>
      <w:r w:rsidR="009C4E6C">
        <w:t xml:space="preserve"> </w:t>
      </w:r>
      <w:proofErr w:type="spellStart"/>
      <w:r w:rsidR="009C4E6C">
        <w:t>sâu</w:t>
      </w:r>
      <w:proofErr w:type="spellEnd"/>
      <w:r w:rsidR="009C4E6C">
        <w:t xml:space="preserve"> </w:t>
      </w:r>
      <w:proofErr w:type="spellStart"/>
      <w:r w:rsidR="009C4E6C">
        <w:t>hơn</w:t>
      </w:r>
      <w:proofErr w:type="spellEnd"/>
      <w:r w:rsidR="009C4E6C">
        <w:t xml:space="preserve"> </w:t>
      </w:r>
      <w:proofErr w:type="spellStart"/>
      <w:r w:rsidR="009C4E6C">
        <w:t>về</w:t>
      </w:r>
      <w:proofErr w:type="spellEnd"/>
      <w:r w:rsidR="009C4E6C">
        <w:t xml:space="preserve"> </w:t>
      </w:r>
      <w:proofErr w:type="spellStart"/>
      <w:r w:rsidR="009C4E6C">
        <w:t>nhận</w:t>
      </w:r>
      <w:proofErr w:type="spellEnd"/>
      <w:r w:rsidR="009C4E6C">
        <w:t xml:space="preserve"> </w:t>
      </w:r>
      <w:proofErr w:type="spellStart"/>
      <w:r w:rsidR="009C4E6C">
        <w:t>dạng</w:t>
      </w:r>
      <w:proofErr w:type="spellEnd"/>
      <w:r w:rsidR="006E1E8A">
        <w:t xml:space="preserve"> </w:t>
      </w:r>
      <w:proofErr w:type="spellStart"/>
      <w:r w:rsidR="006E1E8A">
        <w:t>cho</w:t>
      </w:r>
      <w:proofErr w:type="spellEnd"/>
      <w:r w:rsidR="009C4E6C">
        <w:t xml:space="preserve"> </w:t>
      </w:r>
      <w:proofErr w:type="spellStart"/>
      <w:r w:rsidR="009C4E6C">
        <w:t>từng</w:t>
      </w:r>
      <w:proofErr w:type="spellEnd"/>
      <w:r w:rsidR="009C4E6C">
        <w:t xml:space="preserve"> </w:t>
      </w:r>
      <w:proofErr w:type="spellStart"/>
      <w:r w:rsidR="009C4E6C">
        <w:t>trạng</w:t>
      </w:r>
      <w:proofErr w:type="spellEnd"/>
      <w:r w:rsidR="009C4E6C">
        <w:t xml:space="preserve"> </w:t>
      </w:r>
      <w:proofErr w:type="spellStart"/>
      <w:r w:rsidR="009C4E6C">
        <w:t>thái</w:t>
      </w:r>
      <w:proofErr w:type="spellEnd"/>
      <w:r w:rsidR="009C4E6C">
        <w:t xml:space="preserve"> </w:t>
      </w:r>
      <w:proofErr w:type="spellStart"/>
      <w:r w:rsidR="009C4E6C">
        <w:t>cảm</w:t>
      </w:r>
      <w:proofErr w:type="spellEnd"/>
      <w:r w:rsidR="009C4E6C">
        <w:t xml:space="preserve"> </w:t>
      </w:r>
      <w:proofErr w:type="spellStart"/>
      <w:r w:rsidR="009C4E6C">
        <w:t>xúc</w:t>
      </w:r>
      <w:proofErr w:type="spellEnd"/>
      <w:r w:rsidR="009C4E6C">
        <w:t xml:space="preserve"> </w:t>
      </w:r>
      <w:proofErr w:type="spellStart"/>
      <w:r w:rsidR="009C4E6C">
        <w:t>với</w:t>
      </w:r>
      <w:proofErr w:type="spellEnd"/>
      <w:r w:rsidR="009C4E6C">
        <w:t xml:space="preserve"> </w:t>
      </w:r>
      <w:proofErr w:type="spellStart"/>
      <w:r w:rsidR="009C4E6C">
        <w:t>tỉ</w:t>
      </w:r>
      <w:proofErr w:type="spellEnd"/>
      <w:r w:rsidR="009C4E6C">
        <w:t xml:space="preserve"> </w:t>
      </w:r>
      <w:proofErr w:type="spellStart"/>
      <w:r w:rsidR="009C4E6C">
        <w:t>lệ</w:t>
      </w:r>
      <w:proofErr w:type="spellEnd"/>
      <w:r w:rsidR="009C4E6C">
        <w:t xml:space="preserve"> </w:t>
      </w:r>
      <w:proofErr w:type="spellStart"/>
      <w:r w:rsidR="009C4E6C">
        <w:t>chồng</w:t>
      </w:r>
      <w:proofErr w:type="spellEnd"/>
      <w:r w:rsidR="009C4E6C">
        <w:t xml:space="preserve"> </w:t>
      </w:r>
      <w:proofErr w:type="spellStart"/>
      <w:r w:rsidR="009C4E6C">
        <w:t>chập</w:t>
      </w:r>
      <w:proofErr w:type="spellEnd"/>
      <w:r w:rsidR="009C4E6C">
        <w:t xml:space="preserve"> </w:t>
      </w:r>
      <w:proofErr w:type="spellStart"/>
      <w:r w:rsidR="009C4E6C">
        <w:t>khác</w:t>
      </w:r>
      <w:proofErr w:type="spellEnd"/>
      <w:r w:rsidR="009C4E6C">
        <w:t xml:space="preserve"> </w:t>
      </w:r>
      <w:proofErr w:type="spellStart"/>
      <w:r w:rsidR="009C4E6C">
        <w:t>nhau</w:t>
      </w:r>
      <w:proofErr w:type="spellEnd"/>
    </w:p>
    <w:p w14:paraId="7DE9630A" w14:textId="77777777" w:rsidR="00440979" w:rsidRDefault="00440979" w:rsidP="00440979">
      <w:pPr>
        <w:pStyle w:val="ListParagraph"/>
        <w:numPr>
          <w:ilvl w:val="0"/>
          <w:numId w:val="39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7D896560" w14:textId="77777777" w:rsidR="003A6388" w:rsidRDefault="00D01AC4" w:rsidP="003A6388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0FACD403" wp14:editId="744E1D9A">
            <wp:extent cx="4829175" cy="3324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FFB3" w14:textId="77777777" w:rsidR="0068069B" w:rsidRDefault="003A6388" w:rsidP="003A6388">
      <w:pPr>
        <w:pStyle w:val="Caption"/>
      </w:pPr>
      <w:bookmarkStart w:id="105" w:name="_Toc68164738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20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bookmarkEnd w:id="105"/>
      <w:proofErr w:type="spellEnd"/>
    </w:p>
    <w:p w14:paraId="5D183830" w14:textId="77777777" w:rsidR="006E1E8A" w:rsidRDefault="006E1E8A" w:rsidP="006E1E8A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commentRangeStart w:id="106"/>
      <w:proofErr w:type="spellStart"/>
      <w:r>
        <w:t>đúng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</w:t>
      </w:r>
      <w:proofErr w:type="spellStart"/>
      <w:r>
        <w:t>luôn</w:t>
      </w:r>
      <w:proofErr w:type="spellEnd"/>
      <w:r>
        <w:t xml:space="preserve"> &gt; 80%)</w:t>
      </w:r>
      <w:commentRangeEnd w:id="106"/>
      <w:r w:rsidR="00D01ECE">
        <w:rPr>
          <w:rStyle w:val="CommentReference"/>
        </w:rPr>
        <w:commentReference w:id="106"/>
      </w:r>
    </w:p>
    <w:p w14:paraId="05307231" w14:textId="77777777" w:rsidR="006E1E8A" w:rsidRPr="006E1E8A" w:rsidRDefault="006E1E8A" w:rsidP="006E1E8A"/>
    <w:p w14:paraId="2E9972BB" w14:textId="77777777" w:rsidR="00440979" w:rsidRDefault="00440979" w:rsidP="00440979">
      <w:pPr>
        <w:pStyle w:val="ListParagraph"/>
        <w:numPr>
          <w:ilvl w:val="0"/>
          <w:numId w:val="39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xảm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giận</w:t>
      </w:r>
      <w:proofErr w:type="spellEnd"/>
    </w:p>
    <w:p w14:paraId="4FD33ADC" w14:textId="77777777" w:rsidR="003A6388" w:rsidRDefault="00D01AC4" w:rsidP="003A638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3D284B8" wp14:editId="6E3A76B6">
            <wp:extent cx="477202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FC56" w14:textId="77777777" w:rsidR="00D01AC4" w:rsidRDefault="003A6388" w:rsidP="003A6388">
      <w:pPr>
        <w:pStyle w:val="Caption"/>
      </w:pPr>
      <w:bookmarkStart w:id="107" w:name="_Toc68164739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21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giận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bookmarkEnd w:id="107"/>
      <w:proofErr w:type="spellEnd"/>
    </w:p>
    <w:p w14:paraId="302E5718" w14:textId="77777777" w:rsidR="00440979" w:rsidRDefault="00440979" w:rsidP="00440979">
      <w:pPr>
        <w:pStyle w:val="ListParagraph"/>
        <w:numPr>
          <w:ilvl w:val="0"/>
          <w:numId w:val="39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ghét</w:t>
      </w:r>
      <w:proofErr w:type="spellEnd"/>
      <w:r>
        <w:t xml:space="preserve"> </w:t>
      </w:r>
      <w:proofErr w:type="spellStart"/>
      <w:r>
        <w:t>bỏ</w:t>
      </w:r>
      <w:proofErr w:type="spellEnd"/>
    </w:p>
    <w:p w14:paraId="7CD00443" w14:textId="77777777" w:rsidR="003A6388" w:rsidRDefault="00D01AC4" w:rsidP="003A6388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53E9054C" wp14:editId="2D7D2514">
            <wp:extent cx="4800600" cy="3352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88A8" w14:textId="77777777" w:rsidR="00D01AC4" w:rsidRDefault="003A6388" w:rsidP="003A6388">
      <w:pPr>
        <w:pStyle w:val="Caption"/>
      </w:pPr>
      <w:bookmarkStart w:id="108" w:name="_Toc68164740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22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ghét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bookmarkEnd w:id="108"/>
      <w:proofErr w:type="spellEnd"/>
    </w:p>
    <w:p w14:paraId="6DC77ADB" w14:textId="77777777" w:rsidR="00440979" w:rsidRDefault="00440979" w:rsidP="00440979">
      <w:pPr>
        <w:pStyle w:val="ListParagraph"/>
        <w:numPr>
          <w:ilvl w:val="0"/>
          <w:numId w:val="39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buồn</w:t>
      </w:r>
      <w:proofErr w:type="spellEnd"/>
    </w:p>
    <w:p w14:paraId="18C11DFF" w14:textId="77777777" w:rsidR="003A6388" w:rsidRDefault="00D01AC4" w:rsidP="003A638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5043C65" wp14:editId="7E8DB725">
            <wp:extent cx="4819650" cy="3381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6B9F" w14:textId="77777777" w:rsidR="00D01AC4" w:rsidRDefault="003A6388" w:rsidP="003A6388">
      <w:pPr>
        <w:pStyle w:val="Caption"/>
      </w:pPr>
      <w:bookmarkStart w:id="109" w:name="_Toc68164741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23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buồn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bookmarkEnd w:id="109"/>
      <w:proofErr w:type="spellEnd"/>
    </w:p>
    <w:p w14:paraId="2F357E24" w14:textId="77777777" w:rsidR="00440979" w:rsidRDefault="00440979" w:rsidP="00440979">
      <w:pPr>
        <w:pStyle w:val="ListParagraph"/>
        <w:numPr>
          <w:ilvl w:val="0"/>
          <w:numId w:val="39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cảm</w:t>
      </w:r>
      <w:proofErr w:type="spellEnd"/>
    </w:p>
    <w:p w14:paraId="3234FA94" w14:textId="77777777" w:rsidR="003A6388" w:rsidRDefault="00D01AC4" w:rsidP="003A6388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1DB7F916" wp14:editId="35DB712C">
            <wp:extent cx="48387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CEE4" w14:textId="77777777" w:rsidR="00D01AC4" w:rsidRDefault="003A6388" w:rsidP="003A6388">
      <w:pPr>
        <w:pStyle w:val="Caption"/>
      </w:pPr>
      <w:bookmarkStart w:id="110" w:name="_Toc68164742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24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bookmarkEnd w:id="110"/>
      <w:proofErr w:type="spellEnd"/>
    </w:p>
    <w:p w14:paraId="3676D37A" w14:textId="77777777" w:rsidR="00440979" w:rsidRDefault="00440979" w:rsidP="00440979">
      <w:pPr>
        <w:pStyle w:val="ListParagraph"/>
        <w:numPr>
          <w:ilvl w:val="0"/>
          <w:numId w:val="39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mạn</w:t>
      </w:r>
      <w:proofErr w:type="spellEnd"/>
    </w:p>
    <w:p w14:paraId="079BB036" w14:textId="77777777" w:rsidR="003A6388" w:rsidRDefault="00D01AC4" w:rsidP="003A638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E9176F5" wp14:editId="6D8D63E7">
            <wp:extent cx="4819650" cy="3381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C6A1" w14:textId="77777777" w:rsidR="00D01AC4" w:rsidRDefault="003A6388" w:rsidP="003A6388">
      <w:pPr>
        <w:pStyle w:val="Caption"/>
      </w:pPr>
      <w:bookmarkStart w:id="111" w:name="_Toc68164743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25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mạn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bookmarkEnd w:id="111"/>
      <w:proofErr w:type="spellEnd"/>
    </w:p>
    <w:p w14:paraId="43A80579" w14:textId="77777777" w:rsidR="00440979" w:rsidRDefault="00440979" w:rsidP="00440979">
      <w:pPr>
        <w:pStyle w:val="ListParagraph"/>
        <w:numPr>
          <w:ilvl w:val="0"/>
          <w:numId w:val="39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vẻ</w:t>
      </w:r>
      <w:proofErr w:type="spellEnd"/>
    </w:p>
    <w:p w14:paraId="1FE6DDE2" w14:textId="77777777" w:rsidR="003A6388" w:rsidRDefault="00D01AC4" w:rsidP="003A6388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643E7905" wp14:editId="4BB5A86E">
            <wp:extent cx="4848225" cy="3448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E24B" w14:textId="77777777" w:rsidR="00D01AC4" w:rsidRDefault="003A6388" w:rsidP="003A6388">
      <w:pPr>
        <w:pStyle w:val="Caption"/>
      </w:pPr>
      <w:bookmarkStart w:id="112" w:name="_Toc68164744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26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bookmarkEnd w:id="112"/>
      <w:proofErr w:type="spellEnd"/>
    </w:p>
    <w:p w14:paraId="4628441E" w14:textId="77777777" w:rsidR="00440979" w:rsidRDefault="00440979" w:rsidP="00440979">
      <w:pPr>
        <w:pStyle w:val="ListParagraph"/>
        <w:numPr>
          <w:ilvl w:val="0"/>
          <w:numId w:val="39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</w:p>
    <w:p w14:paraId="11CA09E5" w14:textId="77777777" w:rsidR="003A6388" w:rsidRDefault="00D01AC4" w:rsidP="003A638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30B6838" wp14:editId="37A9E12B">
            <wp:extent cx="5076825" cy="3314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4540" w14:textId="77777777" w:rsidR="00D01AC4" w:rsidRPr="00440979" w:rsidRDefault="003A6388" w:rsidP="003A6388">
      <w:pPr>
        <w:pStyle w:val="Caption"/>
      </w:pPr>
      <w:bookmarkStart w:id="113" w:name="_Toc68164745"/>
      <w:proofErr w:type="spellStart"/>
      <w:r>
        <w:t>Hình</w:t>
      </w:r>
      <w:proofErr w:type="spellEnd"/>
      <w:r>
        <w:t xml:space="preserve"> </w:t>
      </w:r>
      <w:fldSimple w:instr=" STYLEREF 1 \s ">
        <w:r w:rsidR="00BB027F">
          <w:rPr>
            <w:noProof/>
          </w:rPr>
          <w:t>3</w:t>
        </w:r>
      </w:fldSimple>
      <w:r w:rsidR="00BB027F">
        <w:t>.</w:t>
      </w:r>
      <w:fldSimple w:instr=" SEQ Hình \* ARABIC \s 1 ">
        <w:r w:rsidR="00BB027F">
          <w:rPr>
            <w:noProof/>
          </w:rPr>
          <w:t>27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chập</w:t>
      </w:r>
      <w:bookmarkEnd w:id="113"/>
      <w:proofErr w:type="spellEnd"/>
    </w:p>
    <w:p w14:paraId="4C6F5E6C" w14:textId="77777777" w:rsidR="007322A4" w:rsidRDefault="007322A4" w:rsidP="007322A4">
      <w:pPr>
        <w:jc w:val="center"/>
      </w:pPr>
    </w:p>
    <w:p w14:paraId="67863B96" w14:textId="77777777" w:rsidR="000F7D4D" w:rsidRPr="000F7D4D" w:rsidRDefault="000F7D4D" w:rsidP="007322A4">
      <w:pPr>
        <w:jc w:val="center"/>
      </w:pPr>
    </w:p>
    <w:sectPr w:rsidR="000F7D4D" w:rsidRPr="000F7D4D" w:rsidSect="000F7D4D">
      <w:footerReference w:type="default" r:id="rId60"/>
      <w:pgSz w:w="11907" w:h="16840" w:code="9"/>
      <w:pgMar w:top="1138" w:right="1411" w:bottom="1138" w:left="1987" w:header="720" w:footer="389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ung Thanh Long" w:date="2021-04-07T21:22:00Z" w:initials="CTL">
    <w:p w14:paraId="0F2BF4EE" w14:textId="3F3D57D1" w:rsidR="00B6521B" w:rsidRDefault="00B6521B">
      <w:pPr>
        <w:pStyle w:val="CommentText"/>
      </w:pPr>
      <w:r>
        <w:rPr>
          <w:rStyle w:val="CommentReference"/>
        </w:rPr>
        <w:annotationRef/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ở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</w:p>
  </w:comment>
  <w:comment w:id="8" w:author="Cung Thanh Long" w:date="2021-04-07T21:47:00Z" w:initials="CTL">
    <w:p w14:paraId="3FDF5339" w14:textId="1F695103" w:rsidR="00B6521B" w:rsidRDefault="00B6521B">
      <w:pPr>
        <w:pStyle w:val="CommentText"/>
      </w:pPr>
      <w:r>
        <w:rPr>
          <w:rStyle w:val="CommentReference"/>
        </w:rPr>
        <w:annotationRef/>
      </w:r>
      <w:proofErr w:type="spellStart"/>
      <w:r>
        <w:t>Đưa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</w:p>
  </w:comment>
  <w:comment w:id="38" w:author="Cung Thanh Long" w:date="2021-04-07T21:57:00Z" w:initials="CTL">
    <w:p w14:paraId="2452A450" w14:textId="7384688E" w:rsidR="00841324" w:rsidRDefault="00841324">
      <w:pPr>
        <w:pStyle w:val="CommentText"/>
      </w:pPr>
      <w:r>
        <w:rPr>
          <w:rStyle w:val="CommentReference"/>
        </w:rPr>
        <w:annotationRef/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đay</w:t>
      </w:r>
      <w:proofErr w:type="spellEnd"/>
    </w:p>
  </w:comment>
  <w:comment w:id="43" w:author="Cung Thanh Long" w:date="2021-04-07T21:58:00Z" w:initials="CTL">
    <w:p w14:paraId="39ABFBC8" w14:textId="115745AE" w:rsidR="00841324" w:rsidRDefault="00841324">
      <w:pPr>
        <w:pStyle w:val="CommentText"/>
      </w:pPr>
      <w:r>
        <w:rPr>
          <w:rStyle w:val="CommentReference"/>
        </w:rPr>
        <w:annotationRef/>
      </w:r>
      <w:proofErr w:type="spellStart"/>
      <w:r>
        <w:t>Lưu</w:t>
      </w:r>
      <w:proofErr w:type="spellEnd"/>
      <w:r>
        <w:t xml:space="preserve"> ý,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Dũng</w:t>
      </w:r>
      <w:proofErr w:type="spellEnd"/>
    </w:p>
  </w:comment>
  <w:comment w:id="54" w:author="Cung Thanh Long" w:date="2021-04-07T22:03:00Z" w:initials="CTL">
    <w:p w14:paraId="7B4881D3" w14:textId="435A5737" w:rsidR="007504A9" w:rsidRDefault="007504A9">
      <w:pPr>
        <w:pStyle w:val="CommentText"/>
      </w:pPr>
      <w:r>
        <w:rPr>
          <w:rStyle w:val="CommentReference"/>
        </w:rPr>
        <w:annotationRef/>
      </w:r>
      <w:r>
        <w:t xml:space="preserve">Khi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</w:comment>
  <w:comment w:id="56" w:author="Cung Thanh Long" w:date="2021-04-07T22:06:00Z" w:initials="CTL">
    <w:p w14:paraId="5A8F9B62" w14:textId="718F4A54" w:rsidR="007504A9" w:rsidRDefault="007504A9">
      <w:pPr>
        <w:pStyle w:val="CommentText"/>
      </w:pPr>
      <w:r>
        <w:rPr>
          <w:rStyle w:val="CommentReference"/>
        </w:rPr>
        <w:annotationRef/>
      </w:r>
      <w:proofErr w:type="spellStart"/>
      <w:r>
        <w:t>Không</w:t>
      </w:r>
      <w:proofErr w:type="spellEnd"/>
      <w:r>
        <w:t xml:space="preserve"> dung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“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” hay “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>”…</w:t>
      </w:r>
    </w:p>
  </w:comment>
  <w:comment w:id="68" w:author="Cung Thanh Long" w:date="2021-04-07T22:08:00Z" w:initials="CTL">
    <w:p w14:paraId="5210A542" w14:textId="14930FC4" w:rsidR="003739FD" w:rsidRDefault="003739FD">
      <w:pPr>
        <w:pStyle w:val="CommentText"/>
      </w:pPr>
      <w:r>
        <w:rPr>
          <w:rStyle w:val="CommentReference"/>
        </w:rPr>
        <w:annotationRef/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Làm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hay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,… hay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</w:comment>
  <w:comment w:id="73" w:author="Cung Thanh Long" w:date="2021-04-07T22:11:00Z" w:initials="CTL">
    <w:p w14:paraId="0F79BAAA" w14:textId="4080796E" w:rsidR="004E75D3" w:rsidRDefault="004E75D3">
      <w:pPr>
        <w:pStyle w:val="CommentText"/>
      </w:pPr>
      <w:r>
        <w:rPr>
          <w:rStyle w:val="CommentReference"/>
        </w:rPr>
        <w:annotationRef/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text</w:t>
      </w:r>
    </w:p>
  </w:comment>
  <w:comment w:id="77" w:author="Cung Thanh Long" w:date="2021-04-07T22:14:00Z" w:initials="CTL">
    <w:p w14:paraId="6CD2D16D" w14:textId="3D3C1E78" w:rsidR="00E94947" w:rsidRDefault="00E94947">
      <w:pPr>
        <w:pStyle w:val="CommentText"/>
      </w:pPr>
      <w:r>
        <w:rPr>
          <w:rStyle w:val="CommentReference"/>
        </w:rPr>
        <w:annotationRef/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.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tram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</w:comment>
  <w:comment w:id="106" w:author="Cung Thanh Long" w:date="2021-04-07T22:21:00Z" w:initials="CTL">
    <w:p w14:paraId="06603145" w14:textId="1A53BD87" w:rsidR="00D01ECE" w:rsidRDefault="00D01ECE">
      <w:pPr>
        <w:pStyle w:val="CommentText"/>
      </w:pPr>
      <w:r>
        <w:rPr>
          <w:rStyle w:val="CommentReference"/>
        </w:rPr>
        <w:annotationRef/>
      </w:r>
      <w:proofErr w:type="spellStart"/>
      <w:r>
        <w:t>Cần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SVM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RF?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RF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SVM?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sowr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hybrid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RF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>,…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F2BF4EE" w15:done="0"/>
  <w15:commentEx w15:paraId="3FDF5339" w15:done="0"/>
  <w15:commentEx w15:paraId="2452A450" w15:done="0"/>
  <w15:commentEx w15:paraId="39ABFBC8" w15:done="0"/>
  <w15:commentEx w15:paraId="7B4881D3" w15:done="0"/>
  <w15:commentEx w15:paraId="5A8F9B62" w15:done="0"/>
  <w15:commentEx w15:paraId="5210A542" w15:done="0"/>
  <w15:commentEx w15:paraId="0F79BAAA" w15:done="0"/>
  <w15:commentEx w15:paraId="6CD2D16D" w15:done="0"/>
  <w15:commentEx w15:paraId="0660314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8A132" w16cex:dateUtc="2021-04-07T14:22:00Z"/>
  <w16cex:commentExtensible w16cex:durableId="2418A705" w16cex:dateUtc="2021-04-07T14:47:00Z"/>
  <w16cex:commentExtensible w16cex:durableId="2418A935" w16cex:dateUtc="2021-04-07T14:57:00Z"/>
  <w16cex:commentExtensible w16cex:durableId="2418A974" w16cex:dateUtc="2021-04-07T14:58:00Z"/>
  <w16cex:commentExtensible w16cex:durableId="2418AAA3" w16cex:dateUtc="2021-04-07T15:03:00Z"/>
  <w16cex:commentExtensible w16cex:durableId="2418AB51" w16cex:dateUtc="2021-04-07T15:06:00Z"/>
  <w16cex:commentExtensible w16cex:durableId="2418ABC7" w16cex:dateUtc="2021-04-07T15:08:00Z"/>
  <w16cex:commentExtensible w16cex:durableId="2418AC7C" w16cex:dateUtc="2021-04-07T15:11:00Z"/>
  <w16cex:commentExtensible w16cex:durableId="2418AD59" w16cex:dateUtc="2021-04-07T15:14:00Z"/>
  <w16cex:commentExtensible w16cex:durableId="2418AED5" w16cex:dateUtc="2021-04-07T15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F2BF4EE" w16cid:durableId="2418A132"/>
  <w16cid:commentId w16cid:paraId="3FDF5339" w16cid:durableId="2418A705"/>
  <w16cid:commentId w16cid:paraId="2452A450" w16cid:durableId="2418A935"/>
  <w16cid:commentId w16cid:paraId="39ABFBC8" w16cid:durableId="2418A974"/>
  <w16cid:commentId w16cid:paraId="7B4881D3" w16cid:durableId="2418AAA3"/>
  <w16cid:commentId w16cid:paraId="5A8F9B62" w16cid:durableId="2418AB51"/>
  <w16cid:commentId w16cid:paraId="5210A542" w16cid:durableId="2418ABC7"/>
  <w16cid:commentId w16cid:paraId="0F79BAAA" w16cid:durableId="2418AC7C"/>
  <w16cid:commentId w16cid:paraId="6CD2D16D" w16cid:durableId="2418AD59"/>
  <w16cid:commentId w16cid:paraId="06603145" w16cid:durableId="2418AED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DF1CA6" w14:textId="77777777" w:rsidR="00104150" w:rsidRDefault="00104150" w:rsidP="00454810">
      <w:pPr>
        <w:spacing w:before="0" w:line="240" w:lineRule="auto"/>
      </w:pPr>
      <w:r>
        <w:separator/>
      </w:r>
    </w:p>
  </w:endnote>
  <w:endnote w:type="continuationSeparator" w:id="0">
    <w:p w14:paraId="1C7AD140" w14:textId="77777777" w:rsidR="00104150" w:rsidRDefault="00104150" w:rsidP="00454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EFAEC5" w14:textId="77777777" w:rsidR="00B6521B" w:rsidRDefault="00B6521B">
    <w:pPr>
      <w:pStyle w:val="Footer"/>
      <w:jc w:val="right"/>
    </w:pPr>
  </w:p>
  <w:p w14:paraId="3510B015" w14:textId="77777777" w:rsidR="00B6521B" w:rsidRDefault="00B652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DC47B" w14:textId="77777777" w:rsidR="00B6521B" w:rsidRPr="00E62404" w:rsidRDefault="00B6521B">
    <w:pPr>
      <w:pStyle w:val="Footer"/>
      <w:jc w:val="right"/>
      <w:rPr>
        <w:sz w:val="24"/>
        <w:szCs w:val="24"/>
      </w:rPr>
    </w:pPr>
  </w:p>
  <w:p w14:paraId="5D5758B5" w14:textId="77777777" w:rsidR="00B6521B" w:rsidRDefault="00B652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48859" w14:textId="77777777" w:rsidR="00B6521B" w:rsidRPr="00BA193F" w:rsidRDefault="00B6521B" w:rsidP="00BA193F">
    <w:pPr>
      <w:pStyle w:val="Footer"/>
      <w:tabs>
        <w:tab w:val="clear" w:pos="9360"/>
      </w:tabs>
      <w:jc w:val="right"/>
      <w:rPr>
        <w:sz w:val="24"/>
        <w:szCs w:val="24"/>
      </w:rPr>
    </w:pPr>
    <w:r w:rsidRPr="00BA193F">
      <w:rPr>
        <w:sz w:val="24"/>
        <w:szCs w:val="24"/>
      </w:rPr>
      <w:fldChar w:fldCharType="begin"/>
    </w:r>
    <w:r w:rsidRPr="00BA193F">
      <w:rPr>
        <w:sz w:val="24"/>
        <w:szCs w:val="24"/>
      </w:rPr>
      <w:instrText xml:space="preserve"> PAGE   \* MERGEFORMAT </w:instrText>
    </w:r>
    <w:r w:rsidRPr="00BA193F">
      <w:rPr>
        <w:sz w:val="24"/>
        <w:szCs w:val="24"/>
      </w:rPr>
      <w:fldChar w:fldCharType="separate"/>
    </w:r>
    <w:r>
      <w:rPr>
        <w:noProof/>
        <w:sz w:val="24"/>
        <w:szCs w:val="24"/>
      </w:rPr>
      <w:t>23</w:t>
    </w:r>
    <w:r w:rsidRPr="00BA193F">
      <w:rPr>
        <w:noProof/>
        <w:sz w:val="24"/>
        <w:szCs w:val="24"/>
      </w:rPr>
      <w:fldChar w:fldCharType="end"/>
    </w:r>
  </w:p>
  <w:p w14:paraId="441F995F" w14:textId="77777777" w:rsidR="00B6521B" w:rsidRDefault="00B652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D74D10" w14:textId="77777777" w:rsidR="00104150" w:rsidRDefault="00104150" w:rsidP="00454810">
      <w:pPr>
        <w:spacing w:before="0" w:line="240" w:lineRule="auto"/>
      </w:pPr>
      <w:r>
        <w:separator/>
      </w:r>
    </w:p>
  </w:footnote>
  <w:footnote w:type="continuationSeparator" w:id="0">
    <w:p w14:paraId="48B1A78C" w14:textId="77777777" w:rsidR="00104150" w:rsidRDefault="00104150" w:rsidP="0045481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55E74"/>
    <w:multiLevelType w:val="hybridMultilevel"/>
    <w:tmpl w:val="DE2E212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8129B"/>
    <w:multiLevelType w:val="hybridMultilevel"/>
    <w:tmpl w:val="13AA9E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DE0A4F"/>
    <w:multiLevelType w:val="hybridMultilevel"/>
    <w:tmpl w:val="84924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46DEA"/>
    <w:multiLevelType w:val="hybridMultilevel"/>
    <w:tmpl w:val="F536E236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03F8C"/>
    <w:multiLevelType w:val="hybridMultilevel"/>
    <w:tmpl w:val="27680D9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A5D14"/>
    <w:multiLevelType w:val="hybridMultilevel"/>
    <w:tmpl w:val="573AC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060F8B"/>
    <w:multiLevelType w:val="multilevel"/>
    <w:tmpl w:val="254071AC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0534DC2"/>
    <w:multiLevelType w:val="hybridMultilevel"/>
    <w:tmpl w:val="26F83AFA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55068F"/>
    <w:multiLevelType w:val="multilevel"/>
    <w:tmpl w:val="91503D8A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lvlText w:val="%3.%2"/>
      <w:lvlJc w:val="left"/>
      <w:pPr>
        <w:ind w:left="567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CD657E8"/>
    <w:multiLevelType w:val="hybridMultilevel"/>
    <w:tmpl w:val="7B981A0C"/>
    <w:lvl w:ilvl="0" w:tplc="4FC22A56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2D0C5EAF"/>
    <w:multiLevelType w:val="hybridMultilevel"/>
    <w:tmpl w:val="417E02F6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0245C1"/>
    <w:multiLevelType w:val="hybridMultilevel"/>
    <w:tmpl w:val="D60E603A"/>
    <w:lvl w:ilvl="0" w:tplc="F162E6BC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32AD4B9F"/>
    <w:multiLevelType w:val="multilevel"/>
    <w:tmpl w:val="0A0E2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2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98310F"/>
    <w:multiLevelType w:val="multilevel"/>
    <w:tmpl w:val="0CD23E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0E9758B"/>
    <w:multiLevelType w:val="multilevel"/>
    <w:tmpl w:val="3AF2BD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20F6D29"/>
    <w:multiLevelType w:val="multilevel"/>
    <w:tmpl w:val="5D7A6B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32F1E19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7" w15:restartNumberingAfterBreak="0">
    <w:nsid w:val="454A763D"/>
    <w:multiLevelType w:val="hybridMultilevel"/>
    <w:tmpl w:val="9288D400"/>
    <w:lvl w:ilvl="0" w:tplc="4D82FCBC">
      <w:numFmt w:val="bullet"/>
      <w:lvlText w:val="-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35238FC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9" w15:restartNumberingAfterBreak="0">
    <w:nsid w:val="54760592"/>
    <w:multiLevelType w:val="multilevel"/>
    <w:tmpl w:val="CC94CB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567" w:hanging="567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AA11CB9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C3174F"/>
    <w:multiLevelType w:val="hybridMultilevel"/>
    <w:tmpl w:val="C8CAA2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0E15B48"/>
    <w:multiLevelType w:val="hybridMultilevel"/>
    <w:tmpl w:val="255EF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455F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2E77F92"/>
    <w:multiLevelType w:val="hybridMultilevel"/>
    <w:tmpl w:val="C9BCE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737E5F"/>
    <w:multiLevelType w:val="multilevel"/>
    <w:tmpl w:val="8A10E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A5164D2"/>
    <w:multiLevelType w:val="hybridMultilevel"/>
    <w:tmpl w:val="80CA386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9C11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ABA12E8"/>
    <w:multiLevelType w:val="hybridMultilevel"/>
    <w:tmpl w:val="0772171C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3F1E0B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5"/>
  </w:num>
  <w:num w:numId="3">
    <w:abstractNumId w:val="27"/>
  </w:num>
  <w:num w:numId="4">
    <w:abstractNumId w:val="23"/>
  </w:num>
  <w:num w:numId="5">
    <w:abstractNumId w:val="14"/>
  </w:num>
  <w:num w:numId="6">
    <w:abstractNumId w:val="12"/>
  </w:num>
  <w:num w:numId="7">
    <w:abstractNumId w:val="13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6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Heading3"/>
        <w:lvlText w:val="%3.%1"/>
        <w:lvlJc w:val="left"/>
        <w:pPr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lvlRestart w:val="2"/>
        <w:pStyle w:val="Heading4"/>
        <w:lvlText w:val="%4.%1.%2"/>
        <w:lvlJc w:val="left"/>
        <w:pPr>
          <w:ind w:left="1418" w:hanging="851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1"/>
  </w:num>
  <w:num w:numId="13">
    <w:abstractNumId w:val="6"/>
  </w:num>
  <w:num w:numId="14">
    <w:abstractNumId w:val="19"/>
  </w:num>
  <w:num w:numId="15">
    <w:abstractNumId w:val="6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  <w:i w:val="0"/>
        </w:rPr>
      </w:lvl>
    </w:lvlOverride>
    <w:lvlOverride w:ilvl="2">
      <w:lvl w:ilvl="2">
        <w:start w:val="1"/>
        <w:numFmt w:val="decimal"/>
        <w:pStyle w:val="Heading3"/>
        <w:lvlText w:val="%2.%3"/>
        <w:lvlJc w:val="left"/>
        <w:pPr>
          <w:ind w:left="567" w:hanging="56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2"/>
        <w:pStyle w:val="Heading4"/>
        <w:lvlText w:val="%2.%3.%4"/>
        <w:lvlJc w:val="left"/>
        <w:pPr>
          <w:ind w:left="1418" w:hanging="851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8"/>
  </w:num>
  <w:num w:numId="17">
    <w:abstractNumId w:val="16"/>
  </w:num>
  <w:num w:numId="18">
    <w:abstractNumId w:val="28"/>
  </w:num>
  <w:num w:numId="19">
    <w:abstractNumId w:val="18"/>
  </w:num>
  <w:num w:numId="20">
    <w:abstractNumId w:val="5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29"/>
  </w:num>
  <w:num w:numId="26">
    <w:abstractNumId w:val="30"/>
  </w:num>
  <w:num w:numId="27">
    <w:abstractNumId w:val="21"/>
  </w:num>
  <w:num w:numId="28">
    <w:abstractNumId w:val="0"/>
  </w:num>
  <w:num w:numId="29">
    <w:abstractNumId w:val="20"/>
  </w:num>
  <w:num w:numId="30">
    <w:abstractNumId w:val="22"/>
  </w:num>
  <w:num w:numId="31">
    <w:abstractNumId w:val="3"/>
  </w:num>
  <w:num w:numId="32">
    <w:abstractNumId w:val="26"/>
  </w:num>
  <w:num w:numId="33">
    <w:abstractNumId w:val="4"/>
  </w:num>
  <w:num w:numId="34">
    <w:abstractNumId w:val="7"/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1"/>
  </w:num>
  <w:num w:numId="37">
    <w:abstractNumId w:val="9"/>
  </w:num>
  <w:num w:numId="38">
    <w:abstractNumId w:val="24"/>
  </w:num>
  <w:num w:numId="39">
    <w:abstractNumId w:val="2"/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ung Thanh Long">
    <w15:presenceInfo w15:providerId="AD" w15:userId="S::long.cungthanh@hust.edu.vn::8fcff8ce-4e7f-4901-8523-5e9e494034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hideSpellingErrors/>
  <w:proofState w:spelling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C85"/>
    <w:rsid w:val="00001BC6"/>
    <w:rsid w:val="00003C5C"/>
    <w:rsid w:val="000103CB"/>
    <w:rsid w:val="00021094"/>
    <w:rsid w:val="00025E44"/>
    <w:rsid w:val="00037E94"/>
    <w:rsid w:val="00041484"/>
    <w:rsid w:val="00041E0C"/>
    <w:rsid w:val="0004251E"/>
    <w:rsid w:val="00046ED3"/>
    <w:rsid w:val="000543CD"/>
    <w:rsid w:val="00065145"/>
    <w:rsid w:val="00077CEA"/>
    <w:rsid w:val="000920E5"/>
    <w:rsid w:val="0009386D"/>
    <w:rsid w:val="00095965"/>
    <w:rsid w:val="000A109E"/>
    <w:rsid w:val="000A17C7"/>
    <w:rsid w:val="000B09BE"/>
    <w:rsid w:val="000B1A6E"/>
    <w:rsid w:val="000B59E7"/>
    <w:rsid w:val="000B6253"/>
    <w:rsid w:val="000B6ED8"/>
    <w:rsid w:val="000C29A1"/>
    <w:rsid w:val="000C2A50"/>
    <w:rsid w:val="000C3628"/>
    <w:rsid w:val="000D271E"/>
    <w:rsid w:val="000D7DB7"/>
    <w:rsid w:val="000E09B6"/>
    <w:rsid w:val="000E28CE"/>
    <w:rsid w:val="000E64C8"/>
    <w:rsid w:val="000E6933"/>
    <w:rsid w:val="000E6F00"/>
    <w:rsid w:val="000F061E"/>
    <w:rsid w:val="000F0D5F"/>
    <w:rsid w:val="000F1AC2"/>
    <w:rsid w:val="000F5469"/>
    <w:rsid w:val="000F57E0"/>
    <w:rsid w:val="000F76A7"/>
    <w:rsid w:val="000F7D4D"/>
    <w:rsid w:val="00101E79"/>
    <w:rsid w:val="00104150"/>
    <w:rsid w:val="001051CA"/>
    <w:rsid w:val="00110C30"/>
    <w:rsid w:val="00120C98"/>
    <w:rsid w:val="00134F1A"/>
    <w:rsid w:val="001363BB"/>
    <w:rsid w:val="00137E85"/>
    <w:rsid w:val="001433A1"/>
    <w:rsid w:val="00153D63"/>
    <w:rsid w:val="00156C7F"/>
    <w:rsid w:val="00157574"/>
    <w:rsid w:val="00157D1E"/>
    <w:rsid w:val="0016177E"/>
    <w:rsid w:val="001676C6"/>
    <w:rsid w:val="00170EAE"/>
    <w:rsid w:val="00174838"/>
    <w:rsid w:val="00176002"/>
    <w:rsid w:val="00180456"/>
    <w:rsid w:val="00182674"/>
    <w:rsid w:val="00182F9A"/>
    <w:rsid w:val="00185D2C"/>
    <w:rsid w:val="0019225B"/>
    <w:rsid w:val="00197453"/>
    <w:rsid w:val="00197BEA"/>
    <w:rsid w:val="00197F05"/>
    <w:rsid w:val="001A0E74"/>
    <w:rsid w:val="001B2FAF"/>
    <w:rsid w:val="001C11F5"/>
    <w:rsid w:val="001C77C9"/>
    <w:rsid w:val="001D55E2"/>
    <w:rsid w:val="001E11D7"/>
    <w:rsid w:val="001E2EC6"/>
    <w:rsid w:val="001E41C1"/>
    <w:rsid w:val="001E6B3C"/>
    <w:rsid w:val="001F2C3A"/>
    <w:rsid w:val="001F4FA3"/>
    <w:rsid w:val="001F64DD"/>
    <w:rsid w:val="00200822"/>
    <w:rsid w:val="002036D0"/>
    <w:rsid w:val="002050C4"/>
    <w:rsid w:val="00214A8C"/>
    <w:rsid w:val="00230212"/>
    <w:rsid w:val="00230DEB"/>
    <w:rsid w:val="00234724"/>
    <w:rsid w:val="002413A2"/>
    <w:rsid w:val="002442E8"/>
    <w:rsid w:val="00246CD8"/>
    <w:rsid w:val="00255950"/>
    <w:rsid w:val="00274869"/>
    <w:rsid w:val="00284C88"/>
    <w:rsid w:val="0028540D"/>
    <w:rsid w:val="00286B8A"/>
    <w:rsid w:val="0029438A"/>
    <w:rsid w:val="002A0F23"/>
    <w:rsid w:val="002A6C48"/>
    <w:rsid w:val="002B0A67"/>
    <w:rsid w:val="002B1BC9"/>
    <w:rsid w:val="002B2366"/>
    <w:rsid w:val="002B2DFD"/>
    <w:rsid w:val="002D028D"/>
    <w:rsid w:val="002D2A16"/>
    <w:rsid w:val="002D4F42"/>
    <w:rsid w:val="002D50F7"/>
    <w:rsid w:val="002D791F"/>
    <w:rsid w:val="002D79C1"/>
    <w:rsid w:val="002E173A"/>
    <w:rsid w:val="002E1B04"/>
    <w:rsid w:val="002E436B"/>
    <w:rsid w:val="002E5378"/>
    <w:rsid w:val="002E5615"/>
    <w:rsid w:val="002E6E09"/>
    <w:rsid w:val="002F1AE7"/>
    <w:rsid w:val="002F21C3"/>
    <w:rsid w:val="002F5585"/>
    <w:rsid w:val="00305129"/>
    <w:rsid w:val="00305F9D"/>
    <w:rsid w:val="00306E11"/>
    <w:rsid w:val="00307B62"/>
    <w:rsid w:val="00307D7F"/>
    <w:rsid w:val="00312E82"/>
    <w:rsid w:val="00315212"/>
    <w:rsid w:val="00320B4D"/>
    <w:rsid w:val="00321C87"/>
    <w:rsid w:val="0032468B"/>
    <w:rsid w:val="00330619"/>
    <w:rsid w:val="003427D4"/>
    <w:rsid w:val="003438C4"/>
    <w:rsid w:val="00345947"/>
    <w:rsid w:val="0034615D"/>
    <w:rsid w:val="00346C6C"/>
    <w:rsid w:val="003474FE"/>
    <w:rsid w:val="00347885"/>
    <w:rsid w:val="00347994"/>
    <w:rsid w:val="00347B19"/>
    <w:rsid w:val="00350C03"/>
    <w:rsid w:val="00351A7D"/>
    <w:rsid w:val="003638A2"/>
    <w:rsid w:val="00365D49"/>
    <w:rsid w:val="0037103F"/>
    <w:rsid w:val="00371ADD"/>
    <w:rsid w:val="003739FD"/>
    <w:rsid w:val="00380058"/>
    <w:rsid w:val="00381505"/>
    <w:rsid w:val="0038316F"/>
    <w:rsid w:val="003835FC"/>
    <w:rsid w:val="00386111"/>
    <w:rsid w:val="003906EE"/>
    <w:rsid w:val="003917CD"/>
    <w:rsid w:val="00394221"/>
    <w:rsid w:val="003979FC"/>
    <w:rsid w:val="003A5633"/>
    <w:rsid w:val="003A6388"/>
    <w:rsid w:val="003B4C10"/>
    <w:rsid w:val="003B573A"/>
    <w:rsid w:val="003C0D70"/>
    <w:rsid w:val="003C2C4E"/>
    <w:rsid w:val="003D46CD"/>
    <w:rsid w:val="003D5A1D"/>
    <w:rsid w:val="003D689F"/>
    <w:rsid w:val="003E415C"/>
    <w:rsid w:val="003E4BE4"/>
    <w:rsid w:val="003E7DF1"/>
    <w:rsid w:val="003F2BB8"/>
    <w:rsid w:val="003F59CF"/>
    <w:rsid w:val="003F6E36"/>
    <w:rsid w:val="003F7EDF"/>
    <w:rsid w:val="00402425"/>
    <w:rsid w:val="00404CEB"/>
    <w:rsid w:val="00411D61"/>
    <w:rsid w:val="00416196"/>
    <w:rsid w:val="004270E9"/>
    <w:rsid w:val="00431906"/>
    <w:rsid w:val="00440979"/>
    <w:rsid w:val="00447928"/>
    <w:rsid w:val="00450641"/>
    <w:rsid w:val="004509E9"/>
    <w:rsid w:val="00454810"/>
    <w:rsid w:val="00457EE6"/>
    <w:rsid w:val="00475B34"/>
    <w:rsid w:val="00481B35"/>
    <w:rsid w:val="00484A73"/>
    <w:rsid w:val="0048598B"/>
    <w:rsid w:val="00485A40"/>
    <w:rsid w:val="00485D09"/>
    <w:rsid w:val="004860F2"/>
    <w:rsid w:val="00492AC4"/>
    <w:rsid w:val="00496995"/>
    <w:rsid w:val="004A110F"/>
    <w:rsid w:val="004A2D9F"/>
    <w:rsid w:val="004A3260"/>
    <w:rsid w:val="004A6A5D"/>
    <w:rsid w:val="004B056D"/>
    <w:rsid w:val="004B179E"/>
    <w:rsid w:val="004B7E71"/>
    <w:rsid w:val="004C1764"/>
    <w:rsid w:val="004C1D97"/>
    <w:rsid w:val="004C1FFF"/>
    <w:rsid w:val="004C5F66"/>
    <w:rsid w:val="004C6F85"/>
    <w:rsid w:val="004D24D6"/>
    <w:rsid w:val="004E1E68"/>
    <w:rsid w:val="004E5152"/>
    <w:rsid w:val="004E5A51"/>
    <w:rsid w:val="004E75D3"/>
    <w:rsid w:val="004F5F9E"/>
    <w:rsid w:val="00502EA0"/>
    <w:rsid w:val="00503C51"/>
    <w:rsid w:val="00504792"/>
    <w:rsid w:val="005129DB"/>
    <w:rsid w:val="00515BBB"/>
    <w:rsid w:val="005161A1"/>
    <w:rsid w:val="00517515"/>
    <w:rsid w:val="00517946"/>
    <w:rsid w:val="005206B9"/>
    <w:rsid w:val="00522007"/>
    <w:rsid w:val="00523FBA"/>
    <w:rsid w:val="00525AD8"/>
    <w:rsid w:val="00530B78"/>
    <w:rsid w:val="00531A4B"/>
    <w:rsid w:val="00534817"/>
    <w:rsid w:val="0054248E"/>
    <w:rsid w:val="00542917"/>
    <w:rsid w:val="00550FB4"/>
    <w:rsid w:val="005535A2"/>
    <w:rsid w:val="00553798"/>
    <w:rsid w:val="00560D6C"/>
    <w:rsid w:val="005652F9"/>
    <w:rsid w:val="005706E6"/>
    <w:rsid w:val="00580092"/>
    <w:rsid w:val="00580429"/>
    <w:rsid w:val="00590EAC"/>
    <w:rsid w:val="00593260"/>
    <w:rsid w:val="005938A4"/>
    <w:rsid w:val="00593AC7"/>
    <w:rsid w:val="005942C5"/>
    <w:rsid w:val="005A0D32"/>
    <w:rsid w:val="005A1EA7"/>
    <w:rsid w:val="005A2513"/>
    <w:rsid w:val="005A2E37"/>
    <w:rsid w:val="005A6510"/>
    <w:rsid w:val="005B22A9"/>
    <w:rsid w:val="005B2DEF"/>
    <w:rsid w:val="005B4AC5"/>
    <w:rsid w:val="005C3AEE"/>
    <w:rsid w:val="005E1668"/>
    <w:rsid w:val="005E37C0"/>
    <w:rsid w:val="005F7D20"/>
    <w:rsid w:val="006002F7"/>
    <w:rsid w:val="006137CF"/>
    <w:rsid w:val="006169B4"/>
    <w:rsid w:val="00616F13"/>
    <w:rsid w:val="00622550"/>
    <w:rsid w:val="00624CF6"/>
    <w:rsid w:val="00627A71"/>
    <w:rsid w:val="00631BF2"/>
    <w:rsid w:val="00632B72"/>
    <w:rsid w:val="00637D3E"/>
    <w:rsid w:val="00641222"/>
    <w:rsid w:val="00643C69"/>
    <w:rsid w:val="00644F3C"/>
    <w:rsid w:val="006453DB"/>
    <w:rsid w:val="00646E29"/>
    <w:rsid w:val="00653189"/>
    <w:rsid w:val="00665028"/>
    <w:rsid w:val="006667A7"/>
    <w:rsid w:val="00671E26"/>
    <w:rsid w:val="006726CF"/>
    <w:rsid w:val="00673C4F"/>
    <w:rsid w:val="00673EB0"/>
    <w:rsid w:val="00676493"/>
    <w:rsid w:val="0068069B"/>
    <w:rsid w:val="00681A0B"/>
    <w:rsid w:val="0068279A"/>
    <w:rsid w:val="0068460D"/>
    <w:rsid w:val="006924F5"/>
    <w:rsid w:val="00697D49"/>
    <w:rsid w:val="006A123C"/>
    <w:rsid w:val="006A6DB3"/>
    <w:rsid w:val="006B3154"/>
    <w:rsid w:val="006C1D6F"/>
    <w:rsid w:val="006C2359"/>
    <w:rsid w:val="006E10D0"/>
    <w:rsid w:val="006E1C36"/>
    <w:rsid w:val="006E1E8A"/>
    <w:rsid w:val="006E2404"/>
    <w:rsid w:val="006F1EE6"/>
    <w:rsid w:val="006F2934"/>
    <w:rsid w:val="006F7479"/>
    <w:rsid w:val="00701381"/>
    <w:rsid w:val="0070221C"/>
    <w:rsid w:val="00706E8F"/>
    <w:rsid w:val="0070778F"/>
    <w:rsid w:val="00710B0F"/>
    <w:rsid w:val="007201AE"/>
    <w:rsid w:val="007201E7"/>
    <w:rsid w:val="0072688D"/>
    <w:rsid w:val="0072707A"/>
    <w:rsid w:val="00730DE5"/>
    <w:rsid w:val="007322A4"/>
    <w:rsid w:val="007332F9"/>
    <w:rsid w:val="00736F30"/>
    <w:rsid w:val="007434AB"/>
    <w:rsid w:val="00743C63"/>
    <w:rsid w:val="00745838"/>
    <w:rsid w:val="0074608B"/>
    <w:rsid w:val="00747C50"/>
    <w:rsid w:val="00747FF1"/>
    <w:rsid w:val="007504A9"/>
    <w:rsid w:val="00750FC8"/>
    <w:rsid w:val="007574D9"/>
    <w:rsid w:val="00763A8E"/>
    <w:rsid w:val="00763BA2"/>
    <w:rsid w:val="00766285"/>
    <w:rsid w:val="00770708"/>
    <w:rsid w:val="00771E49"/>
    <w:rsid w:val="00773FEC"/>
    <w:rsid w:val="007747B3"/>
    <w:rsid w:val="007753E1"/>
    <w:rsid w:val="00782446"/>
    <w:rsid w:val="007833B9"/>
    <w:rsid w:val="00786B60"/>
    <w:rsid w:val="00793FD2"/>
    <w:rsid w:val="007944CC"/>
    <w:rsid w:val="007949D8"/>
    <w:rsid w:val="00794C67"/>
    <w:rsid w:val="00794E94"/>
    <w:rsid w:val="00797AA0"/>
    <w:rsid w:val="007A7212"/>
    <w:rsid w:val="007A73B4"/>
    <w:rsid w:val="007B2BC3"/>
    <w:rsid w:val="007B3425"/>
    <w:rsid w:val="007B75EB"/>
    <w:rsid w:val="007B7D10"/>
    <w:rsid w:val="007C0574"/>
    <w:rsid w:val="007C6D68"/>
    <w:rsid w:val="007D1468"/>
    <w:rsid w:val="007E6092"/>
    <w:rsid w:val="007F2A10"/>
    <w:rsid w:val="007F34E2"/>
    <w:rsid w:val="007F688B"/>
    <w:rsid w:val="00803568"/>
    <w:rsid w:val="008042CC"/>
    <w:rsid w:val="008043A2"/>
    <w:rsid w:val="008059D1"/>
    <w:rsid w:val="008115DD"/>
    <w:rsid w:val="008148F4"/>
    <w:rsid w:val="00820D10"/>
    <w:rsid w:val="00821AB5"/>
    <w:rsid w:val="00825233"/>
    <w:rsid w:val="00826628"/>
    <w:rsid w:val="00832688"/>
    <w:rsid w:val="00833205"/>
    <w:rsid w:val="0083435A"/>
    <w:rsid w:val="00837795"/>
    <w:rsid w:val="00841324"/>
    <w:rsid w:val="00842871"/>
    <w:rsid w:val="0084628A"/>
    <w:rsid w:val="00847CAC"/>
    <w:rsid w:val="00850DDC"/>
    <w:rsid w:val="00853B88"/>
    <w:rsid w:val="008579FE"/>
    <w:rsid w:val="00860C2A"/>
    <w:rsid w:val="0086245D"/>
    <w:rsid w:val="00862DB0"/>
    <w:rsid w:val="00863018"/>
    <w:rsid w:val="0086447A"/>
    <w:rsid w:val="0087388B"/>
    <w:rsid w:val="00874B14"/>
    <w:rsid w:val="00875545"/>
    <w:rsid w:val="00876F94"/>
    <w:rsid w:val="00877173"/>
    <w:rsid w:val="00880171"/>
    <w:rsid w:val="00880712"/>
    <w:rsid w:val="00885C9C"/>
    <w:rsid w:val="00892B28"/>
    <w:rsid w:val="00893DEE"/>
    <w:rsid w:val="008942BA"/>
    <w:rsid w:val="008A0713"/>
    <w:rsid w:val="008A1EFA"/>
    <w:rsid w:val="008A35DA"/>
    <w:rsid w:val="008A3604"/>
    <w:rsid w:val="008A4F2F"/>
    <w:rsid w:val="008A5C49"/>
    <w:rsid w:val="008B0B52"/>
    <w:rsid w:val="008B5A19"/>
    <w:rsid w:val="008B5B94"/>
    <w:rsid w:val="008B7023"/>
    <w:rsid w:val="008C134C"/>
    <w:rsid w:val="008C27E5"/>
    <w:rsid w:val="008C52B5"/>
    <w:rsid w:val="008D1579"/>
    <w:rsid w:val="008D1BF5"/>
    <w:rsid w:val="008D28C5"/>
    <w:rsid w:val="008D568D"/>
    <w:rsid w:val="008D6430"/>
    <w:rsid w:val="008D705E"/>
    <w:rsid w:val="008E0567"/>
    <w:rsid w:val="008E0CAE"/>
    <w:rsid w:val="008E3303"/>
    <w:rsid w:val="008E618E"/>
    <w:rsid w:val="008F1A07"/>
    <w:rsid w:val="008F2F19"/>
    <w:rsid w:val="008F3B00"/>
    <w:rsid w:val="0090235C"/>
    <w:rsid w:val="00905A44"/>
    <w:rsid w:val="0090611B"/>
    <w:rsid w:val="00910F17"/>
    <w:rsid w:val="0091261B"/>
    <w:rsid w:val="009155DC"/>
    <w:rsid w:val="00921F75"/>
    <w:rsid w:val="009244C3"/>
    <w:rsid w:val="00926001"/>
    <w:rsid w:val="00931DCE"/>
    <w:rsid w:val="00941CB6"/>
    <w:rsid w:val="0094556D"/>
    <w:rsid w:val="009475AF"/>
    <w:rsid w:val="00951668"/>
    <w:rsid w:val="0095318E"/>
    <w:rsid w:val="00953B66"/>
    <w:rsid w:val="00953BFE"/>
    <w:rsid w:val="00962A88"/>
    <w:rsid w:val="009638F0"/>
    <w:rsid w:val="009702C9"/>
    <w:rsid w:val="009705A5"/>
    <w:rsid w:val="00973ACA"/>
    <w:rsid w:val="00973CEC"/>
    <w:rsid w:val="00976D83"/>
    <w:rsid w:val="00984CBC"/>
    <w:rsid w:val="009915B7"/>
    <w:rsid w:val="0099340B"/>
    <w:rsid w:val="009968BD"/>
    <w:rsid w:val="00997FFB"/>
    <w:rsid w:val="009A1578"/>
    <w:rsid w:val="009A3C72"/>
    <w:rsid w:val="009A7D1F"/>
    <w:rsid w:val="009B2164"/>
    <w:rsid w:val="009B4763"/>
    <w:rsid w:val="009B49AA"/>
    <w:rsid w:val="009B6EC8"/>
    <w:rsid w:val="009C2989"/>
    <w:rsid w:val="009C3460"/>
    <w:rsid w:val="009C4357"/>
    <w:rsid w:val="009C4E6C"/>
    <w:rsid w:val="009C50A1"/>
    <w:rsid w:val="009C68C6"/>
    <w:rsid w:val="009D1968"/>
    <w:rsid w:val="009D5879"/>
    <w:rsid w:val="009E033C"/>
    <w:rsid w:val="009E121B"/>
    <w:rsid w:val="009E5769"/>
    <w:rsid w:val="009E7750"/>
    <w:rsid w:val="009F609F"/>
    <w:rsid w:val="00A01124"/>
    <w:rsid w:val="00A05D1D"/>
    <w:rsid w:val="00A07634"/>
    <w:rsid w:val="00A07655"/>
    <w:rsid w:val="00A1006D"/>
    <w:rsid w:val="00A11966"/>
    <w:rsid w:val="00A132B5"/>
    <w:rsid w:val="00A17F55"/>
    <w:rsid w:val="00A17FAF"/>
    <w:rsid w:val="00A20E80"/>
    <w:rsid w:val="00A231DB"/>
    <w:rsid w:val="00A249F2"/>
    <w:rsid w:val="00A31E99"/>
    <w:rsid w:val="00A32861"/>
    <w:rsid w:val="00A32C7F"/>
    <w:rsid w:val="00A34F51"/>
    <w:rsid w:val="00A44504"/>
    <w:rsid w:val="00A51DBD"/>
    <w:rsid w:val="00A552F7"/>
    <w:rsid w:val="00A5672B"/>
    <w:rsid w:val="00A56759"/>
    <w:rsid w:val="00A56FA1"/>
    <w:rsid w:val="00A57B9E"/>
    <w:rsid w:val="00A65675"/>
    <w:rsid w:val="00A65C97"/>
    <w:rsid w:val="00A71AB7"/>
    <w:rsid w:val="00A7570D"/>
    <w:rsid w:val="00A762B7"/>
    <w:rsid w:val="00A776CB"/>
    <w:rsid w:val="00A77775"/>
    <w:rsid w:val="00A83948"/>
    <w:rsid w:val="00A83C5A"/>
    <w:rsid w:val="00A840AA"/>
    <w:rsid w:val="00A84E47"/>
    <w:rsid w:val="00A85EE8"/>
    <w:rsid w:val="00A94748"/>
    <w:rsid w:val="00A95F9E"/>
    <w:rsid w:val="00AA04D9"/>
    <w:rsid w:val="00AA1541"/>
    <w:rsid w:val="00AA20A3"/>
    <w:rsid w:val="00AA6D22"/>
    <w:rsid w:val="00AB34C6"/>
    <w:rsid w:val="00AB4EB5"/>
    <w:rsid w:val="00AC5977"/>
    <w:rsid w:val="00AC711A"/>
    <w:rsid w:val="00AD2102"/>
    <w:rsid w:val="00AD2B15"/>
    <w:rsid w:val="00AE1511"/>
    <w:rsid w:val="00AE1CC1"/>
    <w:rsid w:val="00AE3A85"/>
    <w:rsid w:val="00AE4DF7"/>
    <w:rsid w:val="00AF2F94"/>
    <w:rsid w:val="00AF3ED4"/>
    <w:rsid w:val="00AF55D9"/>
    <w:rsid w:val="00B0135E"/>
    <w:rsid w:val="00B03554"/>
    <w:rsid w:val="00B071F4"/>
    <w:rsid w:val="00B140CA"/>
    <w:rsid w:val="00B22998"/>
    <w:rsid w:val="00B25B48"/>
    <w:rsid w:val="00B27AE1"/>
    <w:rsid w:val="00B37A49"/>
    <w:rsid w:val="00B43552"/>
    <w:rsid w:val="00B5037D"/>
    <w:rsid w:val="00B530A9"/>
    <w:rsid w:val="00B5528F"/>
    <w:rsid w:val="00B55A49"/>
    <w:rsid w:val="00B60AA0"/>
    <w:rsid w:val="00B621E5"/>
    <w:rsid w:val="00B64BE9"/>
    <w:rsid w:val="00B6521B"/>
    <w:rsid w:val="00B66C8A"/>
    <w:rsid w:val="00B71184"/>
    <w:rsid w:val="00B716A0"/>
    <w:rsid w:val="00B71FD6"/>
    <w:rsid w:val="00B72653"/>
    <w:rsid w:val="00B7268B"/>
    <w:rsid w:val="00B73556"/>
    <w:rsid w:val="00B7489F"/>
    <w:rsid w:val="00B74B73"/>
    <w:rsid w:val="00B8043C"/>
    <w:rsid w:val="00B805AB"/>
    <w:rsid w:val="00B80BA3"/>
    <w:rsid w:val="00B82197"/>
    <w:rsid w:val="00B82960"/>
    <w:rsid w:val="00B82CBE"/>
    <w:rsid w:val="00B82E2F"/>
    <w:rsid w:val="00B83DAE"/>
    <w:rsid w:val="00B85B03"/>
    <w:rsid w:val="00B875AD"/>
    <w:rsid w:val="00B956EB"/>
    <w:rsid w:val="00B97512"/>
    <w:rsid w:val="00BA193F"/>
    <w:rsid w:val="00BA7C85"/>
    <w:rsid w:val="00BB027F"/>
    <w:rsid w:val="00BB072A"/>
    <w:rsid w:val="00BB0AA4"/>
    <w:rsid w:val="00BB0C7D"/>
    <w:rsid w:val="00BB0FD9"/>
    <w:rsid w:val="00BB3D01"/>
    <w:rsid w:val="00BB6070"/>
    <w:rsid w:val="00BC2D7D"/>
    <w:rsid w:val="00BC6AD5"/>
    <w:rsid w:val="00BD061F"/>
    <w:rsid w:val="00BD62B8"/>
    <w:rsid w:val="00BD713E"/>
    <w:rsid w:val="00BD7CB2"/>
    <w:rsid w:val="00BE25B9"/>
    <w:rsid w:val="00BE418D"/>
    <w:rsid w:val="00BE4351"/>
    <w:rsid w:val="00C033A9"/>
    <w:rsid w:val="00C066AF"/>
    <w:rsid w:val="00C1242D"/>
    <w:rsid w:val="00C2168E"/>
    <w:rsid w:val="00C22D0B"/>
    <w:rsid w:val="00C23D06"/>
    <w:rsid w:val="00C31F3D"/>
    <w:rsid w:val="00C36CF9"/>
    <w:rsid w:val="00C3704B"/>
    <w:rsid w:val="00C4213E"/>
    <w:rsid w:val="00C5146C"/>
    <w:rsid w:val="00C53967"/>
    <w:rsid w:val="00C57B7F"/>
    <w:rsid w:val="00C658AC"/>
    <w:rsid w:val="00C73A8F"/>
    <w:rsid w:val="00C756E6"/>
    <w:rsid w:val="00C8441F"/>
    <w:rsid w:val="00C850C1"/>
    <w:rsid w:val="00C90205"/>
    <w:rsid w:val="00C9085C"/>
    <w:rsid w:val="00C96EC2"/>
    <w:rsid w:val="00CA4CC0"/>
    <w:rsid w:val="00CA4D43"/>
    <w:rsid w:val="00CA525E"/>
    <w:rsid w:val="00CA6A62"/>
    <w:rsid w:val="00CB1DDA"/>
    <w:rsid w:val="00CB2670"/>
    <w:rsid w:val="00CB4077"/>
    <w:rsid w:val="00CC0AEE"/>
    <w:rsid w:val="00CC3468"/>
    <w:rsid w:val="00CD0DD0"/>
    <w:rsid w:val="00CD327B"/>
    <w:rsid w:val="00CE018E"/>
    <w:rsid w:val="00CE18E3"/>
    <w:rsid w:val="00CE713A"/>
    <w:rsid w:val="00CE71DE"/>
    <w:rsid w:val="00CF20DD"/>
    <w:rsid w:val="00CF25A6"/>
    <w:rsid w:val="00CF3E1E"/>
    <w:rsid w:val="00D009F0"/>
    <w:rsid w:val="00D01AC4"/>
    <w:rsid w:val="00D01ECE"/>
    <w:rsid w:val="00D0797C"/>
    <w:rsid w:val="00D20B5E"/>
    <w:rsid w:val="00D2474F"/>
    <w:rsid w:val="00D3254B"/>
    <w:rsid w:val="00D32BBF"/>
    <w:rsid w:val="00D36778"/>
    <w:rsid w:val="00D4116E"/>
    <w:rsid w:val="00D4388B"/>
    <w:rsid w:val="00D43F09"/>
    <w:rsid w:val="00D464C9"/>
    <w:rsid w:val="00D466EE"/>
    <w:rsid w:val="00D520D0"/>
    <w:rsid w:val="00D60E6E"/>
    <w:rsid w:val="00D6256F"/>
    <w:rsid w:val="00D6455F"/>
    <w:rsid w:val="00D76ED1"/>
    <w:rsid w:val="00D8221F"/>
    <w:rsid w:val="00D85E59"/>
    <w:rsid w:val="00DA4D36"/>
    <w:rsid w:val="00DA7177"/>
    <w:rsid w:val="00DB0AB0"/>
    <w:rsid w:val="00DB3C98"/>
    <w:rsid w:val="00DB5B4F"/>
    <w:rsid w:val="00DC2E58"/>
    <w:rsid w:val="00DC351F"/>
    <w:rsid w:val="00DC4546"/>
    <w:rsid w:val="00DD148E"/>
    <w:rsid w:val="00DD1D07"/>
    <w:rsid w:val="00DD28A2"/>
    <w:rsid w:val="00DD3675"/>
    <w:rsid w:val="00DD469A"/>
    <w:rsid w:val="00DD4CCD"/>
    <w:rsid w:val="00DD58FF"/>
    <w:rsid w:val="00DD5E64"/>
    <w:rsid w:val="00DE048E"/>
    <w:rsid w:val="00DE17A5"/>
    <w:rsid w:val="00DF0603"/>
    <w:rsid w:val="00DF17D1"/>
    <w:rsid w:val="00DF3B18"/>
    <w:rsid w:val="00DF6D99"/>
    <w:rsid w:val="00E0051B"/>
    <w:rsid w:val="00E05666"/>
    <w:rsid w:val="00E07E8D"/>
    <w:rsid w:val="00E132B0"/>
    <w:rsid w:val="00E13934"/>
    <w:rsid w:val="00E24132"/>
    <w:rsid w:val="00E32F2C"/>
    <w:rsid w:val="00E34725"/>
    <w:rsid w:val="00E40B4C"/>
    <w:rsid w:val="00E4617B"/>
    <w:rsid w:val="00E47528"/>
    <w:rsid w:val="00E47593"/>
    <w:rsid w:val="00E535F8"/>
    <w:rsid w:val="00E60E9E"/>
    <w:rsid w:val="00E62404"/>
    <w:rsid w:val="00E64876"/>
    <w:rsid w:val="00E67A37"/>
    <w:rsid w:val="00E7238E"/>
    <w:rsid w:val="00E72E40"/>
    <w:rsid w:val="00E84112"/>
    <w:rsid w:val="00E94947"/>
    <w:rsid w:val="00E97F5F"/>
    <w:rsid w:val="00EA0333"/>
    <w:rsid w:val="00EA08E6"/>
    <w:rsid w:val="00EA0CE6"/>
    <w:rsid w:val="00EB2CE6"/>
    <w:rsid w:val="00EB2D48"/>
    <w:rsid w:val="00EC00DD"/>
    <w:rsid w:val="00EC4587"/>
    <w:rsid w:val="00ED04DD"/>
    <w:rsid w:val="00ED2CCB"/>
    <w:rsid w:val="00ED496F"/>
    <w:rsid w:val="00ED4B6B"/>
    <w:rsid w:val="00ED7E15"/>
    <w:rsid w:val="00EE07BC"/>
    <w:rsid w:val="00EE0D8D"/>
    <w:rsid w:val="00EE1021"/>
    <w:rsid w:val="00EE1F29"/>
    <w:rsid w:val="00EE3BC4"/>
    <w:rsid w:val="00EE5F53"/>
    <w:rsid w:val="00EE7AD6"/>
    <w:rsid w:val="00F005F9"/>
    <w:rsid w:val="00F00969"/>
    <w:rsid w:val="00F10EE8"/>
    <w:rsid w:val="00F11E87"/>
    <w:rsid w:val="00F128A0"/>
    <w:rsid w:val="00F12936"/>
    <w:rsid w:val="00F1360F"/>
    <w:rsid w:val="00F15E73"/>
    <w:rsid w:val="00F24D0F"/>
    <w:rsid w:val="00F24E79"/>
    <w:rsid w:val="00F33AC2"/>
    <w:rsid w:val="00F33D9D"/>
    <w:rsid w:val="00F3535C"/>
    <w:rsid w:val="00F35FE1"/>
    <w:rsid w:val="00F478E7"/>
    <w:rsid w:val="00F51E88"/>
    <w:rsid w:val="00F54EB4"/>
    <w:rsid w:val="00F5640D"/>
    <w:rsid w:val="00F5768C"/>
    <w:rsid w:val="00F602BE"/>
    <w:rsid w:val="00F6446F"/>
    <w:rsid w:val="00F65126"/>
    <w:rsid w:val="00F67667"/>
    <w:rsid w:val="00F7433F"/>
    <w:rsid w:val="00F75F40"/>
    <w:rsid w:val="00F76360"/>
    <w:rsid w:val="00F909B9"/>
    <w:rsid w:val="00F956F2"/>
    <w:rsid w:val="00F95B23"/>
    <w:rsid w:val="00F97AAA"/>
    <w:rsid w:val="00FA15CB"/>
    <w:rsid w:val="00FA263C"/>
    <w:rsid w:val="00FA2C69"/>
    <w:rsid w:val="00FA33EF"/>
    <w:rsid w:val="00FB171E"/>
    <w:rsid w:val="00FB3261"/>
    <w:rsid w:val="00FB4AFC"/>
    <w:rsid w:val="00FC0296"/>
    <w:rsid w:val="00FC0827"/>
    <w:rsid w:val="00FC0E18"/>
    <w:rsid w:val="00FC3782"/>
    <w:rsid w:val="00FC38CA"/>
    <w:rsid w:val="00FC5A07"/>
    <w:rsid w:val="00FC5FE8"/>
    <w:rsid w:val="00FD2480"/>
    <w:rsid w:val="00FD32CA"/>
    <w:rsid w:val="00FD42C9"/>
    <w:rsid w:val="00FD52AD"/>
    <w:rsid w:val="00FD606F"/>
    <w:rsid w:val="00FD7AA2"/>
    <w:rsid w:val="00FE0050"/>
    <w:rsid w:val="00FE1C1A"/>
    <w:rsid w:val="00FE1D9B"/>
    <w:rsid w:val="00FE2D00"/>
    <w:rsid w:val="00FE3DCF"/>
    <w:rsid w:val="00FE5A0A"/>
    <w:rsid w:val="00FE7E31"/>
    <w:rsid w:val="00FE7EFA"/>
    <w:rsid w:val="00FF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66188"/>
  <w15:docId w15:val="{FC020B55-A7D2-4F3C-ACE3-1E34E1BB6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0DD"/>
    <w:pPr>
      <w:spacing w:before="60" w:line="264" w:lineRule="auto"/>
      <w:jc w:val="both"/>
    </w:pPr>
    <w:rPr>
      <w:color w:val="000000"/>
      <w:sz w:val="26"/>
      <w:szCs w:val="26"/>
    </w:rPr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FC0296"/>
    <w:pPr>
      <w:numPr>
        <w:numId w:val="13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DD4CCD"/>
    <w:pPr>
      <w:numPr>
        <w:ilvl w:val="1"/>
        <w:numId w:val="13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B0135E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0D271E"/>
    <w:pPr>
      <w:keepNext/>
      <w:keepLines/>
      <w:numPr>
        <w:ilvl w:val="3"/>
        <w:numId w:val="13"/>
      </w:numPr>
      <w:spacing w:before="40"/>
      <w:outlineLvl w:val="3"/>
    </w:pPr>
    <w:rPr>
      <w:rFonts w:eastAsia="Times New Roman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F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EE1F29"/>
    <w:rPr>
      <w:color w:val="0563C1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link w:val="Heading1"/>
    <w:uiPriority w:val="9"/>
    <w:rsid w:val="00FC0296"/>
    <w:rPr>
      <w:b/>
    </w:rPr>
  </w:style>
  <w:style w:type="character" w:customStyle="1" w:styleId="Heading2Char">
    <w:name w:val="Heading 2 Char"/>
    <w:aliases w:val="Cap 1 Char"/>
    <w:link w:val="Heading2"/>
    <w:uiPriority w:val="9"/>
    <w:rsid w:val="00DD4CCD"/>
    <w:rPr>
      <w:b/>
    </w:rPr>
  </w:style>
  <w:style w:type="character" w:customStyle="1" w:styleId="Heading3Char">
    <w:name w:val="Heading 3 Char"/>
    <w:aliases w:val="Cap 2 Char"/>
    <w:link w:val="Heading3"/>
    <w:uiPriority w:val="9"/>
    <w:rsid w:val="00B0135E"/>
    <w:rPr>
      <w:rFonts w:eastAsia="Times New Roman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="Calibri Light" w:eastAsia="Times New Roman" w:hAnsi="Calibri Light"/>
      <w:b w:val="0"/>
      <w:color w:val="2E74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36F30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link w:val="Heading4"/>
    <w:uiPriority w:val="9"/>
    <w:rsid w:val="000D271E"/>
    <w:rPr>
      <w:rFonts w:eastAsia="Times New Roman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uiPriority w:val="35"/>
    <w:unhideWhenUsed/>
    <w:qFormat/>
    <w:rsid w:val="00AC711A"/>
    <w:pPr>
      <w:spacing w:after="200" w:line="240" w:lineRule="auto"/>
      <w:jc w:val="center"/>
    </w:pPr>
    <w:rPr>
      <w:i/>
      <w:iCs/>
      <w:color w:val="404040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1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character" w:styleId="CommentReference">
    <w:name w:val="annotation reference"/>
    <w:basedOn w:val="DefaultParagraphFont"/>
    <w:uiPriority w:val="99"/>
    <w:semiHidden/>
    <w:unhideWhenUsed/>
    <w:rsid w:val="000B6E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6E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6ED8"/>
    <w:rPr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6E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6ED8"/>
    <w:rPr>
      <w:b/>
      <w:bC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3.png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3.png"/><Relationship Id="rId14" Type="http://schemas.microsoft.com/office/2016/09/relationships/commentsIds" Target="commentsId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footer" Target="footer2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8/08/relationships/commentsExtensible" Target="commentsExtensible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pVersion xmlns="91781773-cf10-4f2f-83f1-f92ceadca312" xsi:nil="true"/>
    <Self_Registration_Enabled xmlns="91781773-cf10-4f2f-83f1-f92ceadca312" xsi:nil="true"/>
    <Has_Leaders_Only_SectionGroup xmlns="91781773-cf10-4f2f-83f1-f92ceadca312" xsi:nil="true"/>
    <Invited_Leaders xmlns="91781773-cf10-4f2f-83f1-f92ceadca312" xsi:nil="true"/>
    <Invited_Members xmlns="91781773-cf10-4f2f-83f1-f92ceadca312" xsi:nil="true"/>
    <Templates xmlns="91781773-cf10-4f2f-83f1-f92ceadca312" xsi:nil="true"/>
    <Members xmlns="91781773-cf10-4f2f-83f1-f92ceadca312">
      <UserInfo>
        <DisplayName/>
        <AccountId xsi:nil="true"/>
        <AccountType/>
      </UserInfo>
    </Members>
    <Member_Groups xmlns="91781773-cf10-4f2f-83f1-f92ceadca312">
      <UserInfo>
        <DisplayName/>
        <AccountId xsi:nil="true"/>
        <AccountType/>
      </UserInfo>
    </Member_Groups>
    <CultureName xmlns="91781773-cf10-4f2f-83f1-f92ceadca312" xsi:nil="true"/>
    <TeamsChannelId xmlns="91781773-cf10-4f2f-83f1-f92ceadca312" xsi:nil="true"/>
    <IsNotebookLocked xmlns="91781773-cf10-4f2f-83f1-f92ceadca312" xsi:nil="true"/>
    <Is_Collaboration_Space_Locked xmlns="91781773-cf10-4f2f-83f1-f92ceadca312" xsi:nil="true"/>
    <FolderType xmlns="91781773-cf10-4f2f-83f1-f92ceadca312" xsi:nil="true"/>
    <Leaders xmlns="91781773-cf10-4f2f-83f1-f92ceadca312">
      <UserInfo>
        <DisplayName/>
        <AccountId xsi:nil="true"/>
        <AccountType/>
      </UserInfo>
    </Leaders>
    <Owner xmlns="91781773-cf10-4f2f-83f1-f92ceadca312">
      <UserInfo>
        <DisplayName/>
        <AccountId xsi:nil="true"/>
        <AccountType/>
      </UserInfo>
    </Owner>
    <DefaultSectionNames xmlns="91781773-cf10-4f2f-83f1-f92ceadca312" xsi:nil="true"/>
    <NotebookType xmlns="91781773-cf10-4f2f-83f1-f92ceadca31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33C2588CEDB543806A478F29968F69" ma:contentTypeVersion="28" ma:contentTypeDescription="Create a new document." ma:contentTypeScope="" ma:versionID="9d96961fc49b8beffcaca8f72238fad7">
  <xsd:schema xmlns:xsd="http://www.w3.org/2001/XMLSchema" xmlns:xs="http://www.w3.org/2001/XMLSchema" xmlns:p="http://schemas.microsoft.com/office/2006/metadata/properties" xmlns:ns3="91781773-cf10-4f2f-83f1-f92ceadca312" xmlns:ns4="caa1b16a-a8f8-4463-89e0-0b22ac182062" targetNamespace="http://schemas.microsoft.com/office/2006/metadata/properties" ma:root="true" ma:fieldsID="bbf150dfbc3d6272a1b708efa8cbd353" ns3:_="" ns4:_="">
    <xsd:import namespace="91781773-cf10-4f2f-83f1-f92ceadca312"/>
    <xsd:import namespace="caa1b16a-a8f8-4463-89e0-0b22ac18206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DefaultSectionNames" minOccurs="0"/>
                <xsd:element ref="ns3:Templates" minOccurs="0"/>
                <xsd:element ref="ns3:Leaders" minOccurs="0"/>
                <xsd:element ref="ns3:Members" minOccurs="0"/>
                <xsd:element ref="ns3:Member_Groups" minOccurs="0"/>
                <xsd:element ref="ns3:Invited_Leaders" minOccurs="0"/>
                <xsd:element ref="ns3:Invited_Members" minOccurs="0"/>
                <xsd:element ref="ns3:Self_Registration_Enabled" minOccurs="0"/>
                <xsd:element ref="ns3:Has_Leaders_Only_SectionGroup" minOccurs="0"/>
                <xsd:element ref="ns3:Is_Collaboration_Space_Locke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781773-cf10-4f2f-83f1-f92ceadca3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NotebookType" ma:index="17" nillable="true" ma:displayName="Notebook Type" ma:internalName="NotebookType">
      <xsd:simpleType>
        <xsd:restriction base="dms:Text"/>
      </xsd:simpleType>
    </xsd:element>
    <xsd:element name="FolderType" ma:index="18" nillable="true" ma:displayName="Folder Type" ma:internalName="FolderType">
      <xsd:simpleType>
        <xsd:restriction base="dms:Text"/>
      </xsd:simpleType>
    </xsd:element>
    <xsd:element name="CultureName" ma:index="19" nillable="true" ma:displayName="Culture Name" ma:internalName="CultureName">
      <xsd:simpleType>
        <xsd:restriction base="dms:Text"/>
      </xsd:simpleType>
    </xsd:element>
    <xsd:element name="AppVersion" ma:index="20" nillable="true" ma:displayName="App Version" ma:internalName="AppVersion">
      <xsd:simpleType>
        <xsd:restriction base="dms:Text"/>
      </xsd:simpleType>
    </xsd:element>
    <xsd:element name="TeamsChannelId" ma:index="21" nillable="true" ma:displayName="Teams Channel Id" ma:internalName="TeamsChannelId">
      <xsd:simpleType>
        <xsd:restriction base="dms:Text"/>
      </xsd:simpleType>
    </xsd:element>
    <xsd:element name="Owner" ma:index="2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2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4" nillable="true" ma:displayName="Templates" ma:internalName="Templates">
      <xsd:simpleType>
        <xsd:restriction base="dms:Note">
          <xsd:maxLength value="255"/>
        </xsd:restriction>
      </xsd:simpleType>
    </xsd:element>
    <xsd:element name="Leaders" ma:index="25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26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27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Leaders" ma:index="28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29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Self_Registration_Enabled" ma:index="30" nillable="true" ma:displayName="Self Registration Enabled" ma:internalName="Self_Registration_Enabled">
      <xsd:simpleType>
        <xsd:restriction base="dms:Boolean"/>
      </xsd:simpleType>
    </xsd:element>
    <xsd:element name="Has_Leaders_Only_SectionGroup" ma:index="31" nillable="true" ma:displayName="Has Leaders Only SectionGroup" ma:internalName="Has_Leaders_Only_SectionGroup">
      <xsd:simpleType>
        <xsd:restriction base="dms:Boolean"/>
      </xsd:simpleType>
    </xsd:element>
    <xsd:element name="Is_Collaboration_Space_Locked" ma:index="32" nillable="true" ma:displayName="Is Collaboration Space Locked" ma:internalName="Is_Collaboration_Space_Locked">
      <xsd:simpleType>
        <xsd:restriction base="dms:Boolean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a1b16a-a8f8-4463-89e0-0b22ac18206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739A18-15DC-47EB-BF0F-BD383081AACE}">
  <ds:schemaRefs>
    <ds:schemaRef ds:uri="http://schemas.microsoft.com/office/2006/metadata/properties"/>
    <ds:schemaRef ds:uri="http://schemas.microsoft.com/office/infopath/2007/PartnerControls"/>
    <ds:schemaRef ds:uri="91781773-cf10-4f2f-83f1-f92ceadca312"/>
  </ds:schemaRefs>
</ds:datastoreItem>
</file>

<file path=customXml/itemProps2.xml><?xml version="1.0" encoding="utf-8"?>
<ds:datastoreItem xmlns:ds="http://schemas.openxmlformats.org/officeDocument/2006/customXml" ds:itemID="{1B434753-4F61-48CE-826A-0185F432DAD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3AE19E1-938B-48FB-95BC-B902FD28AE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781773-cf10-4f2f-83f1-f92ceadca312"/>
    <ds:schemaRef ds:uri="caa1b16a-a8f8-4463-89e0-0b22ac1820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224E71-804F-4697-81B8-A6854F2BB8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5408</TotalTime>
  <Pages>37</Pages>
  <Words>4579</Words>
  <Characters>26106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30624</CharactersWithSpaces>
  <SharedDoc>false</SharedDoc>
  <HLinks>
    <vt:vector size="216" baseType="variant">
      <vt:variant>
        <vt:i4>1507383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_Toc20580109</vt:lpwstr>
      </vt:variant>
      <vt:variant>
        <vt:i4>1441847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_Toc20580108</vt:lpwstr>
      </vt:variant>
      <vt:variant>
        <vt:i4>1638455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_Toc20580107</vt:lpwstr>
      </vt:variant>
      <vt:variant>
        <vt:i4>1572919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_Toc20580106</vt:lpwstr>
      </vt:variant>
      <vt:variant>
        <vt:i4>1769527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_Toc20580105</vt:lpwstr>
      </vt:variant>
      <vt:variant>
        <vt:i4>1703991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_Toc20580104</vt:lpwstr>
      </vt:variant>
      <vt:variant>
        <vt:i4>1835062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_Toc21499695</vt:lpwstr>
      </vt:variant>
      <vt:variant>
        <vt:i4>1900598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_Toc21499694</vt:lpwstr>
      </vt:variant>
      <vt:variant>
        <vt:i4>1703990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_Toc21499693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_Toc21499692</vt:lpwstr>
      </vt:variant>
      <vt:variant>
        <vt:i4>1572918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_Toc21499691</vt:lpwstr>
      </vt:variant>
      <vt:variant>
        <vt:i4>1638454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_Toc21499690</vt:lpwstr>
      </vt:variant>
      <vt:variant>
        <vt:i4>1048631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_Toc21499689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_Toc21499688</vt:lpwstr>
      </vt:variant>
      <vt:variant>
        <vt:i4>1966135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_Toc21499687</vt:lpwstr>
      </vt:variant>
      <vt:variant>
        <vt:i4>2031671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_Toc21499686</vt:lpwstr>
      </vt:variant>
      <vt:variant>
        <vt:i4>1835063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_Toc21499685</vt:lpwstr>
      </vt:variant>
      <vt:variant>
        <vt:i4>1900599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_Toc21499684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_Toc21499683</vt:lpwstr>
      </vt:variant>
      <vt:variant>
        <vt:i4>1769527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_Toc21499682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_Toc21499681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_Toc21499680</vt:lpwstr>
      </vt:variant>
      <vt:variant>
        <vt:i4>1048632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_Toc21499679</vt:lpwstr>
      </vt:variant>
      <vt:variant>
        <vt:i4>1114168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_Toc21499678</vt:lpwstr>
      </vt:variant>
      <vt:variant>
        <vt:i4>1966136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_Toc21499677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_Toc21499676</vt:lpwstr>
      </vt:variant>
      <vt:variant>
        <vt:i4>1835064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_Toc21499675</vt:lpwstr>
      </vt:variant>
      <vt:variant>
        <vt:i4>1900600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_Toc21499674</vt:lpwstr>
      </vt:variant>
      <vt:variant>
        <vt:i4>1703992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_Toc21499673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_Toc21499672</vt:lpwstr>
      </vt:variant>
      <vt:variant>
        <vt:i4>1572920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_Toc21499671</vt:lpwstr>
      </vt:variant>
      <vt:variant>
        <vt:i4>1638456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_Toc21499670</vt:lpwstr>
      </vt:variant>
      <vt:variant>
        <vt:i4>1048633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_Toc21499669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_Toc21499668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_Toc21499667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_Toc21499666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Cung Thanh Long</cp:lastModifiedBy>
  <cp:revision>75</cp:revision>
  <cp:lastPrinted>2019-10-09T00:50:00Z</cp:lastPrinted>
  <dcterms:created xsi:type="dcterms:W3CDTF">2021-03-15T03:17:00Z</dcterms:created>
  <dcterms:modified xsi:type="dcterms:W3CDTF">2021-04-07T15:23:00Z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0x010100E933C2588CEDB543806A478F29968F69</vt:lpwstr>
  </property>
</Properties>
</file>