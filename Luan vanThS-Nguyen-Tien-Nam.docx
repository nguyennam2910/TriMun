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9BDBC" w14:textId="77777777" w:rsidR="0068279A" w:rsidRPr="0068279A" w:rsidRDefault="0068279A" w:rsidP="0068279A">
      <w:pPr>
        <w:pStyle w:val="Subtitle"/>
        <w:rPr>
          <w:b/>
          <w:sz w:val="32"/>
          <w:szCs w:val="46"/>
        </w:rPr>
      </w:pPr>
      <w:r w:rsidRPr="006B3154">
        <w:rPr>
          <w:b/>
          <w:sz w:val="30"/>
          <w:szCs w:val="46"/>
        </w:rPr>
        <w:t>TRƯỜNG ĐẠI HỌC BÁCH KHOA HÀ NỘI</w:t>
      </w:r>
    </w:p>
    <w:p w14:paraId="7CA09D60" w14:textId="77777777" w:rsidR="00BA7C85" w:rsidRDefault="00BA7C85" w:rsidP="00B71184"/>
    <w:p w14:paraId="38C2620A" w14:textId="77777777" w:rsidR="0068279A" w:rsidRPr="00B5528F" w:rsidRDefault="00B5528F" w:rsidP="00B5528F">
      <w:pPr>
        <w:pStyle w:val="Subtitle"/>
        <w:rPr>
          <w:b/>
        </w:rPr>
      </w:pPr>
      <w:r>
        <w:rPr>
          <w:b/>
          <w:noProof/>
        </w:rPr>
        <w:drawing>
          <wp:inline distT="0" distB="0" distL="0" distR="0" wp14:anchorId="546E2AC5" wp14:editId="216BAC6C">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14:paraId="1437DE58" w14:textId="77777777" w:rsidR="00B716A0" w:rsidRDefault="00B716A0" w:rsidP="00B71184">
      <w:pPr>
        <w:pStyle w:val="Subtitle"/>
        <w:rPr>
          <w:b/>
          <w:sz w:val="46"/>
          <w:szCs w:val="46"/>
        </w:rPr>
      </w:pPr>
    </w:p>
    <w:p w14:paraId="3E599F19" w14:textId="77777777" w:rsidR="00BA7C85" w:rsidRDefault="00CB4077" w:rsidP="00B71184">
      <w:pPr>
        <w:pStyle w:val="Subtitle"/>
        <w:rPr>
          <w:b/>
          <w:sz w:val="50"/>
          <w:szCs w:val="46"/>
        </w:rPr>
      </w:pPr>
      <w:r>
        <w:rPr>
          <w:b/>
          <w:sz w:val="50"/>
          <w:szCs w:val="46"/>
        </w:rPr>
        <w:t>LUẬN VĂN THẠC SĨ</w:t>
      </w:r>
    </w:p>
    <w:p w14:paraId="0F3966B7" w14:textId="77777777" w:rsidR="00B5528F" w:rsidRPr="00B5528F" w:rsidRDefault="00B5528F" w:rsidP="00B5528F"/>
    <w:p w14:paraId="28262BC9" w14:textId="77777777" w:rsidR="00B5528F" w:rsidRPr="00B5528F" w:rsidRDefault="00750FC8" w:rsidP="00B5528F">
      <w:pPr>
        <w:pStyle w:val="Subtitle"/>
        <w:spacing w:before="0"/>
        <w:rPr>
          <w:b/>
          <w:sz w:val="46"/>
          <w:szCs w:val="46"/>
        </w:rPr>
      </w:pPr>
      <w:proofErr w:type="spellStart"/>
      <w:r>
        <w:rPr>
          <w:b/>
          <w:sz w:val="46"/>
          <w:szCs w:val="46"/>
        </w:rPr>
        <w:t>Tối</w:t>
      </w:r>
      <w:proofErr w:type="spellEnd"/>
      <w:r>
        <w:rPr>
          <w:b/>
          <w:sz w:val="46"/>
          <w:szCs w:val="46"/>
        </w:rPr>
        <w:t xml:space="preserve"> </w:t>
      </w:r>
      <w:proofErr w:type="spellStart"/>
      <w:r>
        <w:rPr>
          <w:b/>
          <w:sz w:val="46"/>
          <w:szCs w:val="46"/>
        </w:rPr>
        <w:t>ưu</w:t>
      </w:r>
      <w:proofErr w:type="spellEnd"/>
      <w:r>
        <w:rPr>
          <w:b/>
          <w:sz w:val="46"/>
          <w:szCs w:val="46"/>
        </w:rPr>
        <w:t xml:space="preserve"> </w:t>
      </w:r>
      <w:proofErr w:type="spellStart"/>
      <w:r>
        <w:rPr>
          <w:b/>
          <w:sz w:val="46"/>
          <w:szCs w:val="46"/>
        </w:rPr>
        <w:t>hóa</w:t>
      </w:r>
      <w:proofErr w:type="spellEnd"/>
      <w:r>
        <w:rPr>
          <w:b/>
          <w:sz w:val="46"/>
          <w:szCs w:val="46"/>
        </w:rPr>
        <w:t xml:space="preserve"> </w:t>
      </w:r>
      <w:proofErr w:type="spellStart"/>
      <w:r>
        <w:rPr>
          <w:b/>
          <w:sz w:val="46"/>
          <w:szCs w:val="46"/>
        </w:rPr>
        <w:t>dữ</w:t>
      </w:r>
      <w:proofErr w:type="spellEnd"/>
      <w:r>
        <w:rPr>
          <w:b/>
          <w:sz w:val="46"/>
          <w:szCs w:val="46"/>
        </w:rPr>
        <w:t xml:space="preserve"> </w:t>
      </w:r>
      <w:proofErr w:type="spellStart"/>
      <w:r>
        <w:rPr>
          <w:b/>
          <w:sz w:val="46"/>
          <w:szCs w:val="46"/>
        </w:rPr>
        <w:t>liệu</w:t>
      </w:r>
      <w:proofErr w:type="spellEnd"/>
      <w:r>
        <w:rPr>
          <w:b/>
          <w:sz w:val="46"/>
          <w:szCs w:val="46"/>
        </w:rPr>
        <w:t xml:space="preserve"> </w:t>
      </w:r>
      <w:proofErr w:type="spellStart"/>
      <w:r>
        <w:rPr>
          <w:b/>
          <w:sz w:val="46"/>
          <w:szCs w:val="46"/>
        </w:rPr>
        <w:t>và</w:t>
      </w:r>
      <w:proofErr w:type="spellEnd"/>
      <w:r>
        <w:rPr>
          <w:b/>
          <w:sz w:val="46"/>
          <w:szCs w:val="46"/>
        </w:rPr>
        <w:t xml:space="preserve"> </w:t>
      </w:r>
      <w:proofErr w:type="spellStart"/>
      <w:r>
        <w:rPr>
          <w:b/>
          <w:sz w:val="46"/>
          <w:szCs w:val="46"/>
        </w:rPr>
        <w:t>mô</w:t>
      </w:r>
      <w:proofErr w:type="spellEnd"/>
      <w:r>
        <w:rPr>
          <w:b/>
          <w:sz w:val="46"/>
          <w:szCs w:val="46"/>
        </w:rPr>
        <w:t xml:space="preserve"> </w:t>
      </w:r>
      <w:proofErr w:type="spellStart"/>
      <w:r>
        <w:rPr>
          <w:b/>
          <w:sz w:val="46"/>
          <w:szCs w:val="46"/>
        </w:rPr>
        <w:t>hình</w:t>
      </w:r>
      <w:proofErr w:type="spellEnd"/>
      <w:r>
        <w:rPr>
          <w:b/>
          <w:sz w:val="46"/>
          <w:szCs w:val="46"/>
        </w:rPr>
        <w:t xml:space="preserve"> </w:t>
      </w:r>
      <w:proofErr w:type="spellStart"/>
      <w:r>
        <w:rPr>
          <w:b/>
          <w:sz w:val="46"/>
          <w:szCs w:val="46"/>
        </w:rPr>
        <w:t>phân</w:t>
      </w:r>
      <w:proofErr w:type="spellEnd"/>
      <w:r>
        <w:rPr>
          <w:b/>
          <w:sz w:val="46"/>
          <w:szCs w:val="46"/>
        </w:rPr>
        <w:t xml:space="preserve"> </w:t>
      </w:r>
      <w:proofErr w:type="spellStart"/>
      <w:r>
        <w:rPr>
          <w:b/>
          <w:sz w:val="46"/>
          <w:szCs w:val="46"/>
        </w:rPr>
        <w:t>lớp</w:t>
      </w:r>
      <w:proofErr w:type="spellEnd"/>
      <w:r>
        <w:rPr>
          <w:b/>
          <w:sz w:val="46"/>
          <w:szCs w:val="46"/>
        </w:rPr>
        <w:t xml:space="preserve"> </w:t>
      </w:r>
      <w:proofErr w:type="spellStart"/>
      <w:r>
        <w:rPr>
          <w:b/>
          <w:sz w:val="46"/>
          <w:szCs w:val="46"/>
        </w:rPr>
        <w:t>nhằm</w:t>
      </w:r>
      <w:proofErr w:type="spellEnd"/>
      <w:r>
        <w:rPr>
          <w:b/>
          <w:sz w:val="46"/>
          <w:szCs w:val="46"/>
        </w:rPr>
        <w:t xml:space="preserve"> </w:t>
      </w:r>
      <w:proofErr w:type="spellStart"/>
      <w:r>
        <w:rPr>
          <w:b/>
          <w:sz w:val="46"/>
          <w:szCs w:val="46"/>
        </w:rPr>
        <w:t>nâng</w:t>
      </w:r>
      <w:proofErr w:type="spellEnd"/>
      <w:r>
        <w:rPr>
          <w:b/>
          <w:sz w:val="46"/>
          <w:szCs w:val="46"/>
        </w:rPr>
        <w:t xml:space="preserve"> </w:t>
      </w:r>
      <w:proofErr w:type="spellStart"/>
      <w:r>
        <w:rPr>
          <w:b/>
          <w:sz w:val="46"/>
          <w:szCs w:val="46"/>
        </w:rPr>
        <w:t>cao</w:t>
      </w:r>
      <w:proofErr w:type="spellEnd"/>
      <w:r>
        <w:rPr>
          <w:b/>
          <w:sz w:val="46"/>
          <w:szCs w:val="46"/>
        </w:rPr>
        <w:t xml:space="preserve"> </w:t>
      </w:r>
      <w:proofErr w:type="spellStart"/>
      <w:r>
        <w:rPr>
          <w:b/>
          <w:sz w:val="46"/>
          <w:szCs w:val="46"/>
        </w:rPr>
        <w:t>chất</w:t>
      </w:r>
      <w:proofErr w:type="spellEnd"/>
      <w:r>
        <w:rPr>
          <w:b/>
          <w:sz w:val="46"/>
          <w:szCs w:val="46"/>
        </w:rPr>
        <w:t xml:space="preserve"> </w:t>
      </w:r>
      <w:proofErr w:type="spellStart"/>
      <w:r>
        <w:rPr>
          <w:b/>
          <w:sz w:val="46"/>
          <w:szCs w:val="46"/>
        </w:rPr>
        <w:t>lượng</w:t>
      </w:r>
      <w:proofErr w:type="spellEnd"/>
      <w:r>
        <w:rPr>
          <w:b/>
          <w:sz w:val="46"/>
          <w:szCs w:val="46"/>
        </w:rPr>
        <w:t xml:space="preserve"> </w:t>
      </w:r>
      <w:proofErr w:type="spellStart"/>
      <w:r>
        <w:rPr>
          <w:b/>
          <w:sz w:val="46"/>
          <w:szCs w:val="46"/>
        </w:rPr>
        <w:t>nhận</w:t>
      </w:r>
      <w:proofErr w:type="spellEnd"/>
      <w:r>
        <w:rPr>
          <w:b/>
          <w:sz w:val="46"/>
          <w:szCs w:val="46"/>
        </w:rPr>
        <w:t xml:space="preserve"> </w:t>
      </w:r>
      <w:proofErr w:type="spellStart"/>
      <w:r>
        <w:rPr>
          <w:b/>
          <w:sz w:val="46"/>
          <w:szCs w:val="46"/>
        </w:rPr>
        <w:t>dạng</w:t>
      </w:r>
      <w:proofErr w:type="spellEnd"/>
      <w:r>
        <w:rPr>
          <w:b/>
          <w:sz w:val="46"/>
          <w:szCs w:val="46"/>
        </w:rPr>
        <w:t xml:space="preserve"> </w:t>
      </w:r>
      <w:proofErr w:type="spellStart"/>
      <w:r>
        <w:rPr>
          <w:b/>
          <w:sz w:val="46"/>
          <w:szCs w:val="46"/>
        </w:rPr>
        <w:t>cảm</w:t>
      </w:r>
      <w:proofErr w:type="spellEnd"/>
      <w:r>
        <w:rPr>
          <w:b/>
          <w:sz w:val="46"/>
          <w:szCs w:val="46"/>
        </w:rPr>
        <w:t xml:space="preserve"> </w:t>
      </w:r>
      <w:proofErr w:type="spellStart"/>
      <w:r>
        <w:rPr>
          <w:b/>
          <w:sz w:val="46"/>
          <w:szCs w:val="46"/>
        </w:rPr>
        <w:t>xúc</w:t>
      </w:r>
      <w:proofErr w:type="spellEnd"/>
      <w:r>
        <w:rPr>
          <w:b/>
          <w:sz w:val="46"/>
          <w:szCs w:val="46"/>
        </w:rPr>
        <w:t xml:space="preserve"> </w:t>
      </w:r>
      <w:proofErr w:type="spellStart"/>
      <w:r>
        <w:rPr>
          <w:b/>
          <w:sz w:val="46"/>
          <w:szCs w:val="46"/>
        </w:rPr>
        <w:t>sử</w:t>
      </w:r>
      <w:proofErr w:type="spellEnd"/>
      <w:r>
        <w:rPr>
          <w:b/>
          <w:sz w:val="46"/>
          <w:szCs w:val="46"/>
        </w:rPr>
        <w:t xml:space="preserve"> </w:t>
      </w:r>
      <w:proofErr w:type="spellStart"/>
      <w:r>
        <w:rPr>
          <w:b/>
          <w:sz w:val="46"/>
          <w:szCs w:val="46"/>
        </w:rPr>
        <w:t>dụng</w:t>
      </w:r>
      <w:proofErr w:type="spellEnd"/>
      <w:r>
        <w:rPr>
          <w:b/>
          <w:sz w:val="46"/>
          <w:szCs w:val="46"/>
        </w:rPr>
        <w:t xml:space="preserve"> </w:t>
      </w:r>
      <w:proofErr w:type="spellStart"/>
      <w:r>
        <w:rPr>
          <w:b/>
          <w:sz w:val="46"/>
          <w:szCs w:val="46"/>
        </w:rPr>
        <w:t>bộ</w:t>
      </w:r>
      <w:proofErr w:type="spellEnd"/>
      <w:r>
        <w:rPr>
          <w:b/>
          <w:sz w:val="46"/>
          <w:szCs w:val="46"/>
        </w:rPr>
        <w:t xml:space="preserve"> </w:t>
      </w:r>
      <w:proofErr w:type="spellStart"/>
      <w:r>
        <w:rPr>
          <w:b/>
          <w:sz w:val="46"/>
          <w:szCs w:val="46"/>
        </w:rPr>
        <w:t>dữ</w:t>
      </w:r>
      <w:proofErr w:type="spellEnd"/>
      <w:r>
        <w:rPr>
          <w:b/>
          <w:sz w:val="46"/>
          <w:szCs w:val="46"/>
        </w:rPr>
        <w:t xml:space="preserve"> </w:t>
      </w:r>
      <w:proofErr w:type="spellStart"/>
      <w:r>
        <w:rPr>
          <w:b/>
          <w:sz w:val="46"/>
          <w:szCs w:val="46"/>
        </w:rPr>
        <w:t>liệu</w:t>
      </w:r>
      <w:proofErr w:type="spellEnd"/>
      <w:r>
        <w:rPr>
          <w:b/>
          <w:sz w:val="46"/>
          <w:szCs w:val="46"/>
        </w:rPr>
        <w:t xml:space="preserve"> </w:t>
      </w:r>
      <w:proofErr w:type="spellStart"/>
      <w:r>
        <w:rPr>
          <w:b/>
          <w:sz w:val="46"/>
          <w:szCs w:val="46"/>
        </w:rPr>
        <w:t>sinh</w:t>
      </w:r>
      <w:proofErr w:type="spellEnd"/>
      <w:r>
        <w:rPr>
          <w:b/>
          <w:sz w:val="46"/>
          <w:szCs w:val="46"/>
        </w:rPr>
        <w:t xml:space="preserve"> </w:t>
      </w:r>
      <w:proofErr w:type="spellStart"/>
      <w:r>
        <w:rPr>
          <w:b/>
          <w:sz w:val="46"/>
          <w:szCs w:val="46"/>
        </w:rPr>
        <w:t>học</w:t>
      </w:r>
      <w:proofErr w:type="spellEnd"/>
      <w:r>
        <w:rPr>
          <w:b/>
          <w:sz w:val="46"/>
          <w:szCs w:val="46"/>
        </w:rPr>
        <w:t xml:space="preserve"> </w:t>
      </w:r>
      <w:proofErr w:type="spellStart"/>
      <w:r>
        <w:rPr>
          <w:b/>
          <w:sz w:val="46"/>
          <w:szCs w:val="46"/>
        </w:rPr>
        <w:t>của</w:t>
      </w:r>
      <w:proofErr w:type="spellEnd"/>
      <w:r>
        <w:rPr>
          <w:b/>
          <w:sz w:val="46"/>
          <w:szCs w:val="46"/>
        </w:rPr>
        <w:t xml:space="preserve"> MIT</w:t>
      </w:r>
    </w:p>
    <w:p w14:paraId="5B6A856D" w14:textId="77777777"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14:paraId="208D8469" w14:textId="77777777" w:rsidR="00197BEA" w:rsidRPr="00DC4546" w:rsidRDefault="00B5528F" w:rsidP="0019225B">
      <w:pPr>
        <w:spacing w:line="240" w:lineRule="auto"/>
        <w:jc w:val="center"/>
      </w:pPr>
      <w:r>
        <w:t>n</w:t>
      </w:r>
      <w:r w:rsidR="009C3460">
        <w:t>guyennam291096@gmail.com</w:t>
      </w:r>
    </w:p>
    <w:p w14:paraId="701D7381" w14:textId="77777777" w:rsidR="00025E44" w:rsidRPr="00B5528F" w:rsidRDefault="006C1D6F" w:rsidP="00B5528F">
      <w:pPr>
        <w:spacing w:before="240"/>
        <w:jc w:val="center"/>
        <w:rPr>
          <w:b/>
          <w:sz w:val="28"/>
        </w:rPr>
      </w:pPr>
      <w:proofErr w:type="spellStart"/>
      <w:r>
        <w:rPr>
          <w:b/>
          <w:sz w:val="28"/>
        </w:rPr>
        <w:t>Kỹ</w:t>
      </w:r>
      <w:proofErr w:type="spellEnd"/>
      <w:r>
        <w:rPr>
          <w:b/>
          <w:sz w:val="28"/>
        </w:rPr>
        <w:t xml:space="preserve"> </w:t>
      </w:r>
      <w:proofErr w:type="spellStart"/>
      <w:r>
        <w:rPr>
          <w:b/>
          <w:sz w:val="28"/>
        </w:rPr>
        <w:t>thuật</w:t>
      </w:r>
      <w:proofErr w:type="spellEnd"/>
      <w:r>
        <w:rPr>
          <w:b/>
          <w:sz w:val="28"/>
        </w:rPr>
        <w:t xml:space="preserve"> </w:t>
      </w:r>
      <w:proofErr w:type="spellStart"/>
      <w:r w:rsidR="009C3460">
        <w:rPr>
          <w:b/>
          <w:sz w:val="28"/>
        </w:rPr>
        <w:t>Điều</w:t>
      </w:r>
      <w:proofErr w:type="spellEnd"/>
      <w:r w:rsidR="009C3460">
        <w:rPr>
          <w:b/>
          <w:sz w:val="28"/>
        </w:rPr>
        <w:t xml:space="preserve"> </w:t>
      </w:r>
      <w:proofErr w:type="spellStart"/>
      <w:r w:rsidR="009C3460">
        <w:rPr>
          <w:b/>
          <w:sz w:val="28"/>
        </w:rPr>
        <w:t>khiển</w:t>
      </w:r>
      <w:proofErr w:type="spellEnd"/>
      <w:r w:rsidR="009C3460">
        <w:rPr>
          <w:b/>
          <w:sz w:val="28"/>
        </w:rPr>
        <w:t xml:space="preserve"> </w:t>
      </w:r>
      <w:proofErr w:type="spellStart"/>
      <w:r w:rsidR="009C3460">
        <w:rPr>
          <w:b/>
          <w:sz w:val="28"/>
        </w:rPr>
        <w:t>và</w:t>
      </w:r>
      <w:proofErr w:type="spellEnd"/>
      <w:r w:rsidR="009C3460">
        <w:rPr>
          <w:b/>
          <w:sz w:val="28"/>
        </w:rPr>
        <w:t xml:space="preserve"> </w:t>
      </w:r>
      <w:proofErr w:type="spellStart"/>
      <w:r w:rsidR="009C3460">
        <w:rPr>
          <w:b/>
          <w:sz w:val="28"/>
        </w:rPr>
        <w:t>tự</w:t>
      </w:r>
      <w:proofErr w:type="spellEnd"/>
      <w:r w:rsidR="009C3460">
        <w:rPr>
          <w:b/>
          <w:sz w:val="28"/>
        </w:rPr>
        <w:t xml:space="preserve"> </w:t>
      </w:r>
      <w:proofErr w:type="spellStart"/>
      <w:r w:rsidR="009C3460">
        <w:rPr>
          <w:b/>
          <w:sz w:val="28"/>
        </w:rPr>
        <w:t>động</w:t>
      </w:r>
      <w:proofErr w:type="spellEnd"/>
      <w:r w:rsidR="009C3460">
        <w:rPr>
          <w:b/>
          <w:sz w:val="28"/>
        </w:rPr>
        <w:t xml:space="preserve"> </w:t>
      </w:r>
      <w:proofErr w:type="spellStart"/>
      <w:r w:rsidR="009C3460">
        <w:rPr>
          <w:b/>
          <w:sz w:val="28"/>
        </w:rPr>
        <w:t>hóa</w:t>
      </w:r>
      <w:proofErr w:type="spellEnd"/>
    </w:p>
    <w:p w14:paraId="34E50104" w14:textId="77777777" w:rsidR="00025E44" w:rsidRPr="00847CAC" w:rsidRDefault="00025E44" w:rsidP="00B71184"/>
    <w:p w14:paraId="5064D8AF"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4E13FBC6" w14:textId="77777777" w:rsidTr="008115DD">
        <w:tc>
          <w:tcPr>
            <w:tcW w:w="3261" w:type="dxa"/>
            <w:shd w:val="clear" w:color="auto" w:fill="auto"/>
          </w:tcPr>
          <w:p w14:paraId="47D9906F" w14:textId="77777777" w:rsidR="00EE1F29" w:rsidRPr="008115DD" w:rsidRDefault="00EE5F53" w:rsidP="008115DD">
            <w:pPr>
              <w:spacing w:line="240" w:lineRule="auto"/>
              <w:ind w:firstLine="318"/>
              <w:rPr>
                <w:b/>
              </w:rPr>
            </w:pPr>
            <w:proofErr w:type="spellStart"/>
            <w:r w:rsidRPr="008115DD">
              <w:rPr>
                <w:b/>
              </w:rPr>
              <w:t>Giảng</w:t>
            </w:r>
            <w:proofErr w:type="spellEnd"/>
            <w:r w:rsidRPr="008115DD">
              <w:rPr>
                <w:b/>
              </w:rPr>
              <w:t xml:space="preserve"> </w:t>
            </w:r>
            <w:proofErr w:type="spellStart"/>
            <w:r w:rsidRPr="008115DD">
              <w:rPr>
                <w:b/>
              </w:rPr>
              <w:t>viên</w:t>
            </w:r>
            <w:proofErr w:type="spellEnd"/>
            <w:r w:rsidRPr="008115DD">
              <w:rPr>
                <w:b/>
              </w:rPr>
              <w:t xml:space="preserve"> </w:t>
            </w:r>
            <w:proofErr w:type="spellStart"/>
            <w:r w:rsidRPr="008115DD">
              <w:rPr>
                <w:b/>
              </w:rPr>
              <w:t>hướng</w:t>
            </w:r>
            <w:proofErr w:type="spellEnd"/>
            <w:r w:rsidRPr="008115DD">
              <w:rPr>
                <w:b/>
              </w:rPr>
              <w:t xml:space="preserve"> </w:t>
            </w:r>
            <w:proofErr w:type="spellStart"/>
            <w:r w:rsidRPr="008115DD">
              <w:rPr>
                <w:b/>
              </w:rPr>
              <w:t>dẫn</w:t>
            </w:r>
            <w:proofErr w:type="spellEnd"/>
            <w:r w:rsidRPr="008115DD">
              <w:rPr>
                <w:b/>
              </w:rPr>
              <w:t>:</w:t>
            </w:r>
          </w:p>
        </w:tc>
        <w:tc>
          <w:tcPr>
            <w:tcW w:w="5351" w:type="dxa"/>
            <w:shd w:val="clear" w:color="auto" w:fill="auto"/>
          </w:tcPr>
          <w:p w14:paraId="0086CA85" w14:textId="77777777"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14:anchorId="3AC27171" wp14:editId="5086DD75">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7BA03823" w14:textId="77777777" w:rsidR="00D21C26" w:rsidRPr="007A73B4" w:rsidRDefault="00D21C26"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27171"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" filled="f" stroked="f" strokeweight=".5pt">
                      <v:textbox>
                        <w:txbxContent>
                          <w:p w14:paraId="7BA03823" w14:textId="77777777" w:rsidR="00D21C26" w:rsidRPr="007A73B4" w:rsidRDefault="00D21C26"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14:anchorId="60EAB070" wp14:editId="267F97D9">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 xml:space="preserve">Cung </w:t>
            </w:r>
            <w:proofErr w:type="spellStart"/>
            <w:r w:rsidR="009C3460">
              <w:t>Thành</w:t>
            </w:r>
            <w:proofErr w:type="spellEnd"/>
            <w:r w:rsidR="009C3460">
              <w:t xml:space="preserve"> Long</w:t>
            </w:r>
          </w:p>
        </w:tc>
      </w:tr>
      <w:tr w:rsidR="00EE1F29" w:rsidRPr="008115DD" w14:paraId="1BCAEDDE" w14:textId="77777777" w:rsidTr="008115DD">
        <w:tc>
          <w:tcPr>
            <w:tcW w:w="3261" w:type="dxa"/>
            <w:shd w:val="clear" w:color="auto" w:fill="auto"/>
          </w:tcPr>
          <w:p w14:paraId="6FAEC241" w14:textId="77777777" w:rsidR="003F7EDF" w:rsidRPr="008115DD" w:rsidRDefault="003F7EDF" w:rsidP="008115DD">
            <w:pPr>
              <w:spacing w:line="240" w:lineRule="auto"/>
              <w:ind w:firstLine="318"/>
              <w:rPr>
                <w:b/>
              </w:rPr>
            </w:pPr>
          </w:p>
          <w:p w14:paraId="1E5F2F6D" w14:textId="77777777" w:rsidR="00EE1F29" w:rsidRPr="008115DD" w:rsidRDefault="00CB4077" w:rsidP="008115DD">
            <w:pPr>
              <w:spacing w:line="240" w:lineRule="auto"/>
              <w:ind w:firstLine="318"/>
              <w:rPr>
                <w:b/>
              </w:rPr>
            </w:pPr>
            <w:proofErr w:type="spellStart"/>
            <w:r w:rsidRPr="008115DD">
              <w:rPr>
                <w:b/>
              </w:rPr>
              <w:t>Viện</w:t>
            </w:r>
            <w:proofErr w:type="spellEnd"/>
            <w:r w:rsidRPr="008115DD">
              <w:rPr>
                <w:b/>
              </w:rPr>
              <w:t>:</w:t>
            </w:r>
          </w:p>
        </w:tc>
        <w:tc>
          <w:tcPr>
            <w:tcW w:w="5351" w:type="dxa"/>
            <w:shd w:val="clear" w:color="auto" w:fill="auto"/>
          </w:tcPr>
          <w:p w14:paraId="44AB2D28" w14:textId="77777777" w:rsidR="003F7EDF" w:rsidRPr="008115DD" w:rsidRDefault="003F7EDF" w:rsidP="008115DD">
            <w:pPr>
              <w:spacing w:line="240" w:lineRule="auto"/>
            </w:pPr>
          </w:p>
          <w:p w14:paraId="75F03916" w14:textId="77777777" w:rsidR="00EE1F29" w:rsidRPr="008115DD" w:rsidRDefault="009C3460" w:rsidP="008115DD">
            <w:pPr>
              <w:spacing w:line="240" w:lineRule="auto"/>
            </w:pPr>
            <w:proofErr w:type="spellStart"/>
            <w:r>
              <w:t>Điện</w:t>
            </w:r>
            <w:proofErr w:type="spellEnd"/>
            <w:r w:rsidR="003F7EDF" w:rsidRPr="008115DD">
              <w:t xml:space="preserve"> </w:t>
            </w:r>
          </w:p>
        </w:tc>
      </w:tr>
      <w:tr w:rsidR="00EE1F29" w:rsidRPr="008115DD" w14:paraId="42FEA985" w14:textId="77777777" w:rsidTr="008115DD">
        <w:tc>
          <w:tcPr>
            <w:tcW w:w="3261" w:type="dxa"/>
            <w:shd w:val="clear" w:color="auto" w:fill="auto"/>
          </w:tcPr>
          <w:p w14:paraId="53140E47" w14:textId="77777777" w:rsidR="00EE1F29" w:rsidRPr="008115DD" w:rsidRDefault="00EE1F29" w:rsidP="008115DD">
            <w:pPr>
              <w:spacing w:line="240" w:lineRule="auto"/>
              <w:ind w:firstLine="318"/>
              <w:rPr>
                <w:b/>
              </w:rPr>
            </w:pPr>
          </w:p>
        </w:tc>
        <w:tc>
          <w:tcPr>
            <w:tcW w:w="5351" w:type="dxa"/>
            <w:shd w:val="clear" w:color="auto" w:fill="auto"/>
          </w:tcPr>
          <w:p w14:paraId="43748F36" w14:textId="77777777" w:rsidR="00B716A0" w:rsidRPr="008115DD" w:rsidRDefault="00B716A0" w:rsidP="008115DD">
            <w:pPr>
              <w:spacing w:line="240" w:lineRule="auto"/>
            </w:pPr>
          </w:p>
          <w:p w14:paraId="69A6E727" w14:textId="77777777" w:rsidR="00B716A0" w:rsidRPr="008115DD" w:rsidRDefault="00B716A0" w:rsidP="008115DD">
            <w:pPr>
              <w:spacing w:line="240" w:lineRule="auto"/>
            </w:pPr>
          </w:p>
        </w:tc>
      </w:tr>
      <w:tr w:rsidR="00B716A0" w:rsidRPr="008115DD" w14:paraId="35807ABB" w14:textId="77777777" w:rsidTr="008115DD">
        <w:tc>
          <w:tcPr>
            <w:tcW w:w="8612" w:type="dxa"/>
            <w:gridSpan w:val="2"/>
            <w:shd w:val="clear" w:color="auto" w:fill="auto"/>
          </w:tcPr>
          <w:p w14:paraId="3EBA31CD" w14:textId="77777777" w:rsidR="00B716A0" w:rsidRPr="008115DD" w:rsidRDefault="00B716A0" w:rsidP="008115DD">
            <w:pPr>
              <w:spacing w:line="240" w:lineRule="auto"/>
            </w:pPr>
          </w:p>
          <w:p w14:paraId="08156130" w14:textId="77777777" w:rsidR="00B716A0" w:rsidRPr="008115DD" w:rsidRDefault="00B716A0" w:rsidP="008115DD">
            <w:pPr>
              <w:spacing w:line="240" w:lineRule="auto"/>
            </w:pPr>
          </w:p>
          <w:p w14:paraId="373E2E81" w14:textId="77777777" w:rsidR="00B716A0" w:rsidRPr="008115DD" w:rsidRDefault="00B716A0" w:rsidP="008115DD">
            <w:pPr>
              <w:spacing w:line="240" w:lineRule="auto"/>
              <w:jc w:val="center"/>
              <w:rPr>
                <w:b/>
              </w:rPr>
            </w:pPr>
          </w:p>
          <w:p w14:paraId="678AC9F3" w14:textId="77777777" w:rsidR="00B716A0" w:rsidRPr="008115DD" w:rsidRDefault="00B716A0" w:rsidP="00B5528F">
            <w:pPr>
              <w:spacing w:line="240" w:lineRule="auto"/>
              <w:rPr>
                <w:b/>
              </w:rPr>
            </w:pPr>
          </w:p>
          <w:p w14:paraId="52726D3B" w14:textId="77777777" w:rsidR="00B716A0" w:rsidRPr="008115DD" w:rsidRDefault="00B716A0" w:rsidP="008115DD">
            <w:pPr>
              <w:spacing w:line="240" w:lineRule="auto"/>
              <w:jc w:val="center"/>
              <w:rPr>
                <w:b/>
              </w:rPr>
            </w:pPr>
          </w:p>
          <w:p w14:paraId="0AD5573D" w14:textId="77777777" w:rsidR="00B716A0" w:rsidRPr="008115DD" w:rsidRDefault="00B716A0" w:rsidP="008115DD">
            <w:pPr>
              <w:spacing w:line="240" w:lineRule="auto"/>
              <w:jc w:val="center"/>
            </w:pPr>
            <w:r w:rsidRPr="008115DD">
              <w:rPr>
                <w:b/>
              </w:rPr>
              <w:t xml:space="preserve">HÀ NỘI, </w:t>
            </w:r>
            <w:r w:rsidR="009C3460">
              <w:rPr>
                <w:b/>
              </w:rPr>
              <w:t>3/2021</w:t>
            </w:r>
          </w:p>
        </w:tc>
      </w:tr>
    </w:tbl>
    <w:p w14:paraId="1CF11AEC" w14:textId="77777777" w:rsidR="00C53967" w:rsidRDefault="00C53967" w:rsidP="00C53967">
      <w:pPr>
        <w:jc w:val="center"/>
      </w:pPr>
    </w:p>
    <w:p w14:paraId="68A2920B" w14:textId="77777777" w:rsidR="000F7D4D" w:rsidRDefault="000F7D4D">
      <w:pPr>
        <w:spacing w:before="0" w:line="240" w:lineRule="auto"/>
        <w:jc w:val="left"/>
      </w:pPr>
      <w:r>
        <w:lastRenderedPageBreak/>
        <w:br w:type="page"/>
      </w:r>
    </w:p>
    <w:p w14:paraId="3FC9A6AF" w14:textId="77777777" w:rsidR="00C53967" w:rsidRDefault="00C53967" w:rsidP="00C53967">
      <w:pPr>
        <w:jc w:val="center"/>
      </w:pPr>
      <w:r>
        <w:lastRenderedPageBreak/>
        <w:t>CỘNG HÒA XÃ HỘI CHỦ NGHĨA VIỆT NAM</w:t>
      </w:r>
    </w:p>
    <w:p w14:paraId="360C56A0" w14:textId="77777777" w:rsidR="00C53967" w:rsidRDefault="00C53967" w:rsidP="00C53967">
      <w:pPr>
        <w:jc w:val="center"/>
        <w:rPr>
          <w:b/>
        </w:rPr>
      </w:pPr>
      <w:proofErr w:type="spellStart"/>
      <w:r>
        <w:rPr>
          <w:b/>
        </w:rPr>
        <w:t>Độc</w:t>
      </w:r>
      <w:proofErr w:type="spellEnd"/>
      <w:r>
        <w:rPr>
          <w:b/>
        </w:rPr>
        <w:t xml:space="preserve"> </w:t>
      </w:r>
      <w:proofErr w:type="spellStart"/>
      <w:r>
        <w:rPr>
          <w:b/>
        </w:rPr>
        <w:t>lập</w:t>
      </w:r>
      <w:proofErr w:type="spellEnd"/>
      <w:r>
        <w:rPr>
          <w:b/>
        </w:rPr>
        <w:t xml:space="preserve"> – </w:t>
      </w:r>
      <w:proofErr w:type="spellStart"/>
      <w:r>
        <w:rPr>
          <w:b/>
        </w:rPr>
        <w:t>Tự</w:t>
      </w:r>
      <w:proofErr w:type="spellEnd"/>
      <w:r>
        <w:rPr>
          <w:b/>
        </w:rPr>
        <w:t xml:space="preserve"> do – </w:t>
      </w:r>
      <w:proofErr w:type="spellStart"/>
      <w:r>
        <w:rPr>
          <w:b/>
        </w:rPr>
        <w:t>Hạnh</w:t>
      </w:r>
      <w:proofErr w:type="spellEnd"/>
      <w:r>
        <w:rPr>
          <w:b/>
        </w:rPr>
        <w:t xml:space="preserve"> </w:t>
      </w:r>
      <w:proofErr w:type="spellStart"/>
      <w:r>
        <w:rPr>
          <w:b/>
        </w:rPr>
        <w:t>phúc</w:t>
      </w:r>
      <w:proofErr w:type="spellEnd"/>
    </w:p>
    <w:p w14:paraId="126403CE" w14:textId="77777777"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14:anchorId="07F12D89" wp14:editId="4A6CA21B">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14:paraId="21F2BAD9" w14:textId="77777777" w:rsidR="00C53967" w:rsidRDefault="00C53967" w:rsidP="00C53967">
      <w:pPr>
        <w:jc w:val="center"/>
        <w:rPr>
          <w:b/>
          <w:sz w:val="8"/>
        </w:rPr>
      </w:pPr>
    </w:p>
    <w:p w14:paraId="77F6D578" w14:textId="77777777" w:rsidR="00C53967" w:rsidRDefault="00C53967" w:rsidP="00C53967">
      <w:pPr>
        <w:jc w:val="center"/>
        <w:rPr>
          <w:b/>
        </w:rPr>
      </w:pPr>
    </w:p>
    <w:p w14:paraId="5368571A" w14:textId="77777777" w:rsidR="00C53967" w:rsidRDefault="00C53967" w:rsidP="00C53967">
      <w:pPr>
        <w:jc w:val="center"/>
        <w:rPr>
          <w:b/>
          <w:sz w:val="36"/>
          <w:szCs w:val="36"/>
        </w:rPr>
      </w:pPr>
      <w:r>
        <w:rPr>
          <w:b/>
          <w:sz w:val="36"/>
          <w:szCs w:val="36"/>
        </w:rPr>
        <w:t xml:space="preserve">BẢN XÁC </w:t>
      </w:r>
      <w:commentRangeStart w:id="0"/>
      <w:r>
        <w:rPr>
          <w:b/>
          <w:sz w:val="36"/>
          <w:szCs w:val="36"/>
        </w:rPr>
        <w:t>NHẬN CHỈNH SỬA LUẬN VĂN THẠC SĨ</w:t>
      </w:r>
      <w:commentRangeEnd w:id="0"/>
      <w:r w:rsidR="00B20A92">
        <w:rPr>
          <w:rStyle w:val="CommentReference"/>
        </w:rPr>
        <w:commentReference w:id="0"/>
      </w:r>
    </w:p>
    <w:p w14:paraId="64E259AF" w14:textId="77777777" w:rsidR="00C53967" w:rsidRDefault="00C53967" w:rsidP="00C53967">
      <w:pPr>
        <w:rPr>
          <w:b/>
        </w:rPr>
      </w:pPr>
    </w:p>
    <w:p w14:paraId="5A97753A" w14:textId="77777777" w:rsidR="00C53967" w:rsidRDefault="00C53967" w:rsidP="00C53967">
      <w:pPr>
        <w:rPr>
          <w:b/>
          <w:sz w:val="16"/>
        </w:rPr>
      </w:pPr>
    </w:p>
    <w:p w14:paraId="7F790610" w14:textId="77777777" w:rsidR="00C53967" w:rsidRDefault="00C53967" w:rsidP="00C53967">
      <w:pPr>
        <w:rPr>
          <w:b/>
        </w:rPr>
      </w:pPr>
      <w:r>
        <w:rPr>
          <w:b/>
        </w:rPr>
        <w:tab/>
      </w:r>
      <w:proofErr w:type="spellStart"/>
      <w:r>
        <w:rPr>
          <w:b/>
        </w:rPr>
        <w:t>Họ</w:t>
      </w:r>
      <w:proofErr w:type="spellEnd"/>
      <w:r>
        <w:rPr>
          <w:b/>
        </w:rPr>
        <w:t xml:space="preserve"> </w:t>
      </w:r>
      <w:proofErr w:type="spellStart"/>
      <w:r>
        <w:rPr>
          <w:b/>
        </w:rPr>
        <w:t>và</w:t>
      </w:r>
      <w:proofErr w:type="spellEnd"/>
      <w:r>
        <w:rPr>
          <w:b/>
        </w:rPr>
        <w:t xml:space="preserve"> </w:t>
      </w:r>
      <w:proofErr w:type="spellStart"/>
      <w:r>
        <w:rPr>
          <w:b/>
        </w:rPr>
        <w:t>tên</w:t>
      </w:r>
      <w:proofErr w:type="spellEnd"/>
      <w:r>
        <w:rPr>
          <w:b/>
        </w:rPr>
        <w:t xml:space="preserve"> </w:t>
      </w:r>
      <w:proofErr w:type="spellStart"/>
      <w:r>
        <w:rPr>
          <w:b/>
        </w:rPr>
        <w:t>tác</w:t>
      </w:r>
      <w:proofErr w:type="spellEnd"/>
      <w:r>
        <w:rPr>
          <w:b/>
        </w:rPr>
        <w:t xml:space="preserve"> </w:t>
      </w:r>
      <w:proofErr w:type="spellStart"/>
      <w:r>
        <w:rPr>
          <w:b/>
        </w:rPr>
        <w:t>giả</w:t>
      </w:r>
      <w:proofErr w:type="spellEnd"/>
      <w:r>
        <w:rPr>
          <w:b/>
        </w:rPr>
        <w:t xml:space="preserve"> </w:t>
      </w:r>
      <w:proofErr w:type="spellStart"/>
      <w:r>
        <w:rPr>
          <w:b/>
        </w:rPr>
        <w:t>luận</w:t>
      </w:r>
      <w:proofErr w:type="spellEnd"/>
      <w:r>
        <w:rPr>
          <w:b/>
        </w:rPr>
        <w:t xml:space="preserve"> </w:t>
      </w:r>
      <w:proofErr w:type="spellStart"/>
      <w:proofErr w:type="gramStart"/>
      <w:r>
        <w:rPr>
          <w:b/>
        </w:rPr>
        <w:t>văn</w:t>
      </w:r>
      <w:proofErr w:type="spellEnd"/>
      <w:r>
        <w:rPr>
          <w:b/>
        </w:rPr>
        <w:t xml:space="preserve"> :</w:t>
      </w:r>
      <w:proofErr w:type="gramEnd"/>
      <w:r>
        <w:rPr>
          <w:b/>
        </w:rPr>
        <w:t xml:space="preserve"> </w:t>
      </w:r>
      <w:r>
        <w:rPr>
          <w:sz w:val="20"/>
          <w:szCs w:val="20"/>
        </w:rPr>
        <w:t>…………………………………........……………..</w:t>
      </w:r>
    </w:p>
    <w:p w14:paraId="60EA8567" w14:textId="77777777" w:rsidR="00C53967" w:rsidRDefault="00C53967" w:rsidP="00C53967">
      <w:r>
        <w:rPr>
          <w:b/>
        </w:rPr>
        <w:tab/>
      </w:r>
      <w:proofErr w:type="spellStart"/>
      <w:r>
        <w:rPr>
          <w:b/>
        </w:rPr>
        <w:t>Đề</w:t>
      </w:r>
      <w:proofErr w:type="spellEnd"/>
      <w:r>
        <w:rPr>
          <w:b/>
        </w:rPr>
        <w:t xml:space="preserve"> </w:t>
      </w:r>
      <w:proofErr w:type="spellStart"/>
      <w:r>
        <w:rPr>
          <w:b/>
        </w:rPr>
        <w:t>tài</w:t>
      </w:r>
      <w:proofErr w:type="spellEnd"/>
      <w:r>
        <w:rPr>
          <w:b/>
        </w:rPr>
        <w:t xml:space="preserve"> </w:t>
      </w:r>
      <w:proofErr w:type="spellStart"/>
      <w:r>
        <w:rPr>
          <w:b/>
        </w:rPr>
        <w:t>luận</w:t>
      </w:r>
      <w:proofErr w:type="spellEnd"/>
      <w:r>
        <w:rPr>
          <w:b/>
        </w:rPr>
        <w:t xml:space="preserve"> </w:t>
      </w:r>
      <w:proofErr w:type="spellStart"/>
      <w:r>
        <w:rPr>
          <w:b/>
        </w:rPr>
        <w:t>văn</w:t>
      </w:r>
      <w:proofErr w:type="spellEnd"/>
      <w:r>
        <w:rPr>
          <w:b/>
        </w:rPr>
        <w:t xml:space="preserve">: </w:t>
      </w:r>
      <w:r>
        <w:rPr>
          <w:sz w:val="20"/>
          <w:szCs w:val="20"/>
        </w:rPr>
        <w:t>…………………………………………</w:t>
      </w:r>
      <w:proofErr w:type="gramStart"/>
      <w:r>
        <w:rPr>
          <w:sz w:val="20"/>
          <w:szCs w:val="20"/>
        </w:rPr>
        <w:t>.....</w:t>
      </w:r>
      <w:proofErr w:type="gramEnd"/>
      <w:r>
        <w:rPr>
          <w:sz w:val="20"/>
          <w:szCs w:val="20"/>
        </w:rPr>
        <w:t>……………...............….</w:t>
      </w:r>
    </w:p>
    <w:p w14:paraId="200CA859" w14:textId="77777777" w:rsidR="00C53967" w:rsidRDefault="00C53967" w:rsidP="00C53967">
      <w:pPr>
        <w:ind w:firstLine="720"/>
        <w:rPr>
          <w:b/>
        </w:rPr>
      </w:pPr>
      <w:proofErr w:type="spellStart"/>
      <w:r>
        <w:rPr>
          <w:b/>
        </w:rPr>
        <w:t>Chuyên</w:t>
      </w:r>
      <w:proofErr w:type="spellEnd"/>
      <w:r>
        <w:rPr>
          <w:b/>
        </w:rPr>
        <w:t xml:space="preserve"> </w:t>
      </w:r>
      <w:proofErr w:type="spellStart"/>
      <w:proofErr w:type="gramStart"/>
      <w:r>
        <w:rPr>
          <w:b/>
        </w:rPr>
        <w:t>ngành</w:t>
      </w:r>
      <w:proofErr w:type="spellEnd"/>
      <w:r>
        <w:rPr>
          <w:b/>
        </w:rPr>
        <w:t>:</w:t>
      </w:r>
      <w:r>
        <w:rPr>
          <w:sz w:val="20"/>
          <w:szCs w:val="20"/>
        </w:rPr>
        <w:t>…</w:t>
      </w:r>
      <w:proofErr w:type="gramEnd"/>
      <w:r>
        <w:rPr>
          <w:sz w:val="20"/>
          <w:szCs w:val="20"/>
        </w:rPr>
        <w:t>…………………………...…………………........................…..........</w:t>
      </w:r>
    </w:p>
    <w:p w14:paraId="20A30F56" w14:textId="77777777" w:rsidR="00C53967" w:rsidRDefault="00C53967" w:rsidP="00C53967">
      <w:pPr>
        <w:ind w:firstLine="720"/>
        <w:rPr>
          <w:b/>
        </w:rPr>
      </w:pPr>
      <w:proofErr w:type="spellStart"/>
      <w:r>
        <w:rPr>
          <w:b/>
        </w:rPr>
        <w:t>Mã</w:t>
      </w:r>
      <w:proofErr w:type="spellEnd"/>
      <w:r>
        <w:rPr>
          <w:b/>
        </w:rPr>
        <w:t xml:space="preserve"> </w:t>
      </w:r>
      <w:proofErr w:type="spellStart"/>
      <w:r>
        <w:rPr>
          <w:b/>
        </w:rPr>
        <w:t>số</w:t>
      </w:r>
      <w:proofErr w:type="spellEnd"/>
      <w:r>
        <w:rPr>
          <w:b/>
        </w:rPr>
        <w:t xml:space="preserve"> </w:t>
      </w:r>
      <w:proofErr w:type="gramStart"/>
      <w:r>
        <w:rPr>
          <w:b/>
        </w:rPr>
        <w:t>SV</w:t>
      </w:r>
      <w:r>
        <w:rPr>
          <w:sz w:val="20"/>
          <w:szCs w:val="20"/>
        </w:rPr>
        <w:t>:…</w:t>
      </w:r>
      <w:proofErr w:type="gramEnd"/>
      <w:r>
        <w:rPr>
          <w:sz w:val="20"/>
          <w:szCs w:val="20"/>
        </w:rPr>
        <w:t>……………………………….. …………………....................................…...</w:t>
      </w:r>
    </w:p>
    <w:p w14:paraId="2A902824" w14:textId="77777777" w:rsidR="00C53967" w:rsidRDefault="00C53967" w:rsidP="00C53967">
      <w:pPr>
        <w:ind w:firstLine="720"/>
        <w:rPr>
          <w:b/>
          <w:sz w:val="12"/>
        </w:rPr>
      </w:pPr>
    </w:p>
    <w:p w14:paraId="7760B502" w14:textId="77777777" w:rsidR="00C53967" w:rsidRDefault="00C53967" w:rsidP="00C53967">
      <w:pPr>
        <w:ind w:firstLine="720"/>
        <w:rPr>
          <w:b/>
        </w:rPr>
      </w:pPr>
    </w:p>
    <w:p w14:paraId="540CF5F3" w14:textId="77777777" w:rsidR="00C53967" w:rsidRDefault="00C53967" w:rsidP="00C53967">
      <w:pPr>
        <w:ind w:left="426" w:firstLine="1014"/>
      </w:pPr>
      <w:proofErr w:type="spellStart"/>
      <w:r>
        <w:t>Tác</w:t>
      </w:r>
      <w:proofErr w:type="spellEnd"/>
      <w:r>
        <w:t xml:space="preserve"> </w:t>
      </w:r>
      <w:proofErr w:type="spellStart"/>
      <w:r>
        <w:t>giả</w:t>
      </w:r>
      <w:proofErr w:type="spellEnd"/>
      <w:r>
        <w:t xml:space="preserve">, </w:t>
      </w: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Hội</w:t>
      </w:r>
      <w:proofErr w:type="spellEnd"/>
      <w:r>
        <w:t xml:space="preserve"> </w:t>
      </w:r>
      <w:proofErr w:type="spellStart"/>
      <w:r>
        <w:t>đồng</w:t>
      </w:r>
      <w:proofErr w:type="spellEnd"/>
      <w:r>
        <w:t xml:space="preserve"> </w:t>
      </w:r>
      <w:proofErr w:type="spellStart"/>
      <w:r>
        <w:t>chấm</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bổ</w:t>
      </w:r>
      <w:proofErr w:type="spellEnd"/>
      <w:r>
        <w:t xml:space="preserve"> sung </w:t>
      </w:r>
      <w:proofErr w:type="spellStart"/>
      <w:r>
        <w:t>luận</w:t>
      </w:r>
      <w:proofErr w:type="spellEnd"/>
      <w:r>
        <w:t xml:space="preserve"> </w:t>
      </w:r>
      <w:proofErr w:type="spellStart"/>
      <w:r>
        <w:t>văn</w:t>
      </w:r>
      <w:proofErr w:type="spellEnd"/>
      <w:r>
        <w:t xml:space="preserve"> </w:t>
      </w:r>
      <w:proofErr w:type="spellStart"/>
      <w:r>
        <w:t>theo</w:t>
      </w:r>
      <w:proofErr w:type="spellEnd"/>
      <w:r>
        <w:t xml:space="preserve"> </w:t>
      </w:r>
      <w:proofErr w:type="spellStart"/>
      <w:r>
        <w:t>biên</w:t>
      </w:r>
      <w:proofErr w:type="spellEnd"/>
      <w:r>
        <w:t xml:space="preserve"> </w:t>
      </w:r>
      <w:proofErr w:type="spellStart"/>
      <w:r>
        <w:t>bản</w:t>
      </w:r>
      <w:proofErr w:type="spellEnd"/>
      <w:r>
        <w:t xml:space="preserve"> </w:t>
      </w:r>
      <w:proofErr w:type="spellStart"/>
      <w:r>
        <w:t>họp</w:t>
      </w:r>
      <w:proofErr w:type="spellEnd"/>
      <w:r>
        <w:t xml:space="preserve"> </w:t>
      </w:r>
      <w:proofErr w:type="spellStart"/>
      <w:r>
        <w:t>Hội</w:t>
      </w:r>
      <w:proofErr w:type="spellEnd"/>
      <w:r>
        <w:t xml:space="preserve"> </w:t>
      </w:r>
      <w:proofErr w:type="spellStart"/>
      <w:r>
        <w:t>đồng</w:t>
      </w:r>
      <w:proofErr w:type="spellEnd"/>
      <w:r>
        <w:t xml:space="preserve"> </w:t>
      </w:r>
      <w:proofErr w:type="spellStart"/>
      <w:r>
        <w:t>ngày</w:t>
      </w:r>
      <w:proofErr w:type="spellEnd"/>
      <w:r>
        <w:rPr>
          <w:sz w:val="20"/>
          <w:szCs w:val="20"/>
        </w:rPr>
        <w:t>….........................…………</w:t>
      </w:r>
      <w:r>
        <w:t xml:space="preserve"> </w:t>
      </w:r>
      <w:proofErr w:type="spellStart"/>
      <w:r>
        <w:t>với</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sau</w:t>
      </w:r>
      <w:proofErr w:type="spellEnd"/>
      <w:r>
        <w:t>:</w:t>
      </w:r>
    </w:p>
    <w:p w14:paraId="10445E98" w14:textId="77777777" w:rsidR="00C53967" w:rsidRDefault="00C53967" w:rsidP="00C53967">
      <w:pPr>
        <w:ind w:firstLine="720"/>
        <w:rPr>
          <w:b/>
        </w:rPr>
      </w:pPr>
    </w:p>
    <w:p w14:paraId="29EDB59A" w14:textId="77777777" w:rsidR="00C53967" w:rsidRDefault="00C53967" w:rsidP="00C53967">
      <w:pPr>
        <w:spacing w:line="360" w:lineRule="auto"/>
        <w:ind w:left="426" w:firstLine="294"/>
        <w:rPr>
          <w:sz w:val="20"/>
          <w:szCs w:val="20"/>
        </w:rPr>
      </w:pPr>
      <w:r>
        <w:rPr>
          <w:sz w:val="20"/>
          <w:szCs w:val="20"/>
        </w:rPr>
        <w:t>……………………………………………………………………………………………………..……………………………………………………………………………………………………..……………………………………………………………………………………………………..……………………………………………………………………………………………………..……………………………………………………………………………………………………..……………………………………………………………………………………………………..……………………………………………………………………………………..</w:t>
      </w:r>
    </w:p>
    <w:p w14:paraId="1F5C9A42" w14:textId="77777777" w:rsidR="00C53967" w:rsidRDefault="00C53967" w:rsidP="00C53967">
      <w:r>
        <w:rPr>
          <w:b/>
        </w:rPr>
        <w:tab/>
      </w:r>
      <w:r>
        <w:rPr>
          <w:b/>
        </w:rPr>
        <w:tab/>
      </w:r>
      <w:r>
        <w:rPr>
          <w:b/>
        </w:rPr>
        <w:tab/>
      </w:r>
      <w:r>
        <w:rPr>
          <w:b/>
        </w:rPr>
        <w:tab/>
      </w:r>
      <w:r>
        <w:rPr>
          <w:b/>
        </w:rPr>
        <w:tab/>
      </w:r>
      <w:r>
        <w:rPr>
          <w:b/>
        </w:rPr>
        <w:tab/>
      </w:r>
      <w:r>
        <w:rPr>
          <w:b/>
        </w:rPr>
        <w:tab/>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
    <w:p w14:paraId="3E968A21" w14:textId="77777777" w:rsidR="00C53967" w:rsidRDefault="00C53967" w:rsidP="00C53967">
      <w:pPr>
        <w:rPr>
          <w:b/>
        </w:rPr>
      </w:pPr>
    </w:p>
    <w:p w14:paraId="303DD7A6" w14:textId="77777777" w:rsidR="00C53967" w:rsidRDefault="00C53967" w:rsidP="00C53967">
      <w:pPr>
        <w:rPr>
          <w:b/>
        </w:rPr>
      </w:pPr>
      <w:proofErr w:type="spellStart"/>
      <w:r>
        <w:rPr>
          <w:b/>
        </w:rPr>
        <w:t>Giáo</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Pr>
          <w:b/>
        </w:rPr>
        <w:tab/>
      </w:r>
      <w:r>
        <w:rPr>
          <w:b/>
        </w:rPr>
        <w:tab/>
      </w:r>
      <w:r>
        <w:rPr>
          <w:b/>
        </w:rPr>
        <w:tab/>
      </w:r>
      <w:r>
        <w:rPr>
          <w:b/>
        </w:rPr>
        <w:tab/>
      </w:r>
      <w:r>
        <w:rPr>
          <w:b/>
        </w:rPr>
        <w:tab/>
        <w:t xml:space="preserve">     </w:t>
      </w:r>
      <w:proofErr w:type="spellStart"/>
      <w:r>
        <w:rPr>
          <w:b/>
        </w:rPr>
        <w:t>Tác</w:t>
      </w:r>
      <w:proofErr w:type="spellEnd"/>
      <w:r>
        <w:rPr>
          <w:b/>
        </w:rPr>
        <w:t xml:space="preserve"> </w:t>
      </w:r>
      <w:proofErr w:type="spellStart"/>
      <w:r>
        <w:rPr>
          <w:b/>
        </w:rPr>
        <w:t>giả</w:t>
      </w:r>
      <w:proofErr w:type="spellEnd"/>
      <w:r>
        <w:rPr>
          <w:b/>
        </w:rPr>
        <w:t xml:space="preserve"> </w:t>
      </w:r>
      <w:proofErr w:type="spellStart"/>
      <w:r>
        <w:rPr>
          <w:b/>
        </w:rPr>
        <w:t>luận</w:t>
      </w:r>
      <w:proofErr w:type="spellEnd"/>
      <w:r>
        <w:rPr>
          <w:b/>
        </w:rPr>
        <w:t xml:space="preserve"> </w:t>
      </w:r>
      <w:proofErr w:type="spellStart"/>
      <w:r>
        <w:rPr>
          <w:b/>
        </w:rPr>
        <w:t>văn</w:t>
      </w:r>
      <w:proofErr w:type="spellEnd"/>
    </w:p>
    <w:p w14:paraId="4F86D5F8" w14:textId="77777777" w:rsidR="00C53967" w:rsidRDefault="00C53967" w:rsidP="00C53967">
      <w:pPr>
        <w:rPr>
          <w:b/>
        </w:rPr>
      </w:pPr>
    </w:p>
    <w:p w14:paraId="02CB5CB2" w14:textId="77777777" w:rsidR="00C53967" w:rsidRDefault="00C53967" w:rsidP="00C53967">
      <w:pPr>
        <w:rPr>
          <w:b/>
        </w:rPr>
      </w:pPr>
      <w:r>
        <w:rPr>
          <w:b/>
        </w:rPr>
        <w:tab/>
      </w:r>
      <w:r>
        <w:rPr>
          <w:b/>
        </w:rPr>
        <w:tab/>
      </w:r>
      <w:r>
        <w:rPr>
          <w:b/>
        </w:rPr>
        <w:tab/>
      </w:r>
      <w:r>
        <w:rPr>
          <w:b/>
        </w:rPr>
        <w:tab/>
      </w:r>
    </w:p>
    <w:p w14:paraId="4EAFC4B9" w14:textId="77777777" w:rsidR="00C53967" w:rsidRDefault="00C53967" w:rsidP="00C53967">
      <w:pPr>
        <w:rPr>
          <w:b/>
        </w:rPr>
      </w:pPr>
    </w:p>
    <w:p w14:paraId="481ABF8E" w14:textId="77777777" w:rsidR="00C53967" w:rsidRDefault="00C53967" w:rsidP="00C53967">
      <w:pPr>
        <w:rPr>
          <w:b/>
        </w:rPr>
      </w:pPr>
    </w:p>
    <w:p w14:paraId="45338CF7" w14:textId="77777777" w:rsidR="00C53967" w:rsidRDefault="00C53967" w:rsidP="00C53967">
      <w:pPr>
        <w:rPr>
          <w:b/>
        </w:rPr>
      </w:pPr>
    </w:p>
    <w:p w14:paraId="65B3CC86" w14:textId="77777777" w:rsidR="00C53967" w:rsidRDefault="00C53967" w:rsidP="00C53967">
      <w:pPr>
        <w:rPr>
          <w:b/>
        </w:rPr>
      </w:pPr>
      <w:r>
        <w:rPr>
          <w:b/>
        </w:rPr>
        <w:tab/>
      </w:r>
      <w:r>
        <w:rPr>
          <w:b/>
        </w:rPr>
        <w:tab/>
      </w:r>
      <w:r>
        <w:rPr>
          <w:b/>
        </w:rPr>
        <w:tab/>
      </w:r>
      <w:r>
        <w:rPr>
          <w:b/>
        </w:rPr>
        <w:tab/>
        <w:t xml:space="preserve">    CHỦ TỊCH HỘI ĐỒNG</w:t>
      </w:r>
    </w:p>
    <w:p w14:paraId="3DBA26FE" w14:textId="77777777" w:rsidR="00C53967" w:rsidRDefault="00C53967" w:rsidP="00C53967">
      <w:pPr>
        <w:rPr>
          <w:b/>
        </w:rPr>
      </w:pPr>
    </w:p>
    <w:p w14:paraId="2976B0D9" w14:textId="77777777" w:rsidR="00C53967" w:rsidRDefault="00C53967" w:rsidP="00C53967"/>
    <w:p w14:paraId="496B2EC0" w14:textId="77777777" w:rsidR="00C53967" w:rsidRDefault="00C53967" w:rsidP="00C53967">
      <w:pPr>
        <w:jc w:val="right"/>
        <w:rPr>
          <w:b/>
          <w:noProof/>
        </w:rPr>
      </w:pPr>
    </w:p>
    <w:p w14:paraId="2FED6540" w14:textId="77777777" w:rsidR="00C53967" w:rsidRPr="00320883" w:rsidRDefault="00C53967" w:rsidP="00C53967">
      <w:pPr>
        <w:jc w:val="right"/>
        <w:rPr>
          <w:b/>
          <w:bCs/>
          <w:u w:val="single"/>
        </w:rPr>
      </w:pPr>
    </w:p>
    <w:p w14:paraId="41521880" w14:textId="77777777" w:rsidR="00C53967" w:rsidRDefault="00C53967" w:rsidP="007753E1">
      <w:pPr>
        <w:spacing w:before="480"/>
        <w:jc w:val="center"/>
        <w:rPr>
          <w:b/>
        </w:rPr>
      </w:pPr>
    </w:p>
    <w:p w14:paraId="0582AE96" w14:textId="77777777" w:rsidR="007753E1" w:rsidRPr="00B71184" w:rsidRDefault="007753E1" w:rsidP="007753E1">
      <w:pPr>
        <w:spacing w:before="480"/>
        <w:jc w:val="center"/>
        <w:rPr>
          <w:b/>
        </w:rPr>
      </w:pPr>
      <w:r>
        <w:rPr>
          <w:b/>
        </w:rPr>
        <w:t xml:space="preserve">ĐỀ TÀI </w:t>
      </w:r>
      <w:r w:rsidR="00FE1C1A">
        <w:rPr>
          <w:b/>
        </w:rPr>
        <w:t>LUẬN VĂN</w:t>
      </w:r>
    </w:p>
    <w:p w14:paraId="017059EF" w14:textId="77777777" w:rsidR="007753E1" w:rsidRPr="00F95C8F" w:rsidRDefault="00F95C8F" w:rsidP="007753E1">
      <w:pPr>
        <w:rPr>
          <w:b/>
          <w:sz w:val="28"/>
        </w:rPr>
      </w:pPr>
      <w:proofErr w:type="spellStart"/>
      <w:r w:rsidRPr="00F95C8F">
        <w:rPr>
          <w:b/>
          <w:sz w:val="28"/>
        </w:rPr>
        <w:t>Tối</w:t>
      </w:r>
      <w:proofErr w:type="spellEnd"/>
      <w:r w:rsidRPr="00F95C8F">
        <w:rPr>
          <w:b/>
          <w:sz w:val="28"/>
        </w:rPr>
        <w:t xml:space="preserve"> </w:t>
      </w:r>
      <w:proofErr w:type="spellStart"/>
      <w:r w:rsidRPr="00F95C8F">
        <w:rPr>
          <w:b/>
          <w:sz w:val="28"/>
        </w:rPr>
        <w:t>ưu</w:t>
      </w:r>
      <w:proofErr w:type="spellEnd"/>
      <w:r w:rsidRPr="00F95C8F">
        <w:rPr>
          <w:b/>
          <w:sz w:val="28"/>
        </w:rPr>
        <w:t xml:space="preserve"> </w:t>
      </w:r>
      <w:proofErr w:type="spellStart"/>
      <w:r w:rsidRPr="00F95C8F">
        <w:rPr>
          <w:b/>
          <w:sz w:val="28"/>
        </w:rPr>
        <w:t>hóa</w:t>
      </w:r>
      <w:proofErr w:type="spellEnd"/>
      <w:r w:rsidRPr="00F95C8F">
        <w:rPr>
          <w:b/>
          <w:sz w:val="28"/>
        </w:rPr>
        <w:t xml:space="preserve"> </w:t>
      </w:r>
      <w:proofErr w:type="spellStart"/>
      <w:r w:rsidRPr="00F95C8F">
        <w:rPr>
          <w:b/>
          <w:sz w:val="28"/>
        </w:rPr>
        <w:t>dữ</w:t>
      </w:r>
      <w:proofErr w:type="spellEnd"/>
      <w:r w:rsidRPr="00F95C8F">
        <w:rPr>
          <w:b/>
          <w:sz w:val="28"/>
        </w:rPr>
        <w:t xml:space="preserve"> </w:t>
      </w:r>
      <w:proofErr w:type="spellStart"/>
      <w:r w:rsidRPr="00F95C8F">
        <w:rPr>
          <w:b/>
          <w:sz w:val="28"/>
        </w:rPr>
        <w:t>liệu</w:t>
      </w:r>
      <w:proofErr w:type="spellEnd"/>
      <w:r w:rsidRPr="00F95C8F">
        <w:rPr>
          <w:b/>
          <w:sz w:val="28"/>
        </w:rPr>
        <w:t xml:space="preserve"> </w:t>
      </w:r>
      <w:proofErr w:type="spellStart"/>
      <w:r w:rsidRPr="00F95C8F">
        <w:rPr>
          <w:b/>
          <w:sz w:val="28"/>
        </w:rPr>
        <w:t>và</w:t>
      </w:r>
      <w:proofErr w:type="spellEnd"/>
      <w:r w:rsidRPr="00F95C8F">
        <w:rPr>
          <w:b/>
          <w:sz w:val="28"/>
        </w:rPr>
        <w:t xml:space="preserve"> </w:t>
      </w:r>
      <w:proofErr w:type="spellStart"/>
      <w:r w:rsidRPr="00F95C8F">
        <w:rPr>
          <w:b/>
          <w:sz w:val="28"/>
        </w:rPr>
        <w:t>mô</w:t>
      </w:r>
      <w:proofErr w:type="spellEnd"/>
      <w:r w:rsidRPr="00F95C8F">
        <w:rPr>
          <w:b/>
          <w:sz w:val="28"/>
        </w:rPr>
        <w:t xml:space="preserve"> </w:t>
      </w:r>
      <w:proofErr w:type="spellStart"/>
      <w:r w:rsidRPr="00F95C8F">
        <w:rPr>
          <w:b/>
          <w:sz w:val="28"/>
        </w:rPr>
        <w:t>hình</w:t>
      </w:r>
      <w:proofErr w:type="spellEnd"/>
      <w:r w:rsidRPr="00F95C8F">
        <w:rPr>
          <w:b/>
          <w:sz w:val="28"/>
        </w:rPr>
        <w:t xml:space="preserve"> </w:t>
      </w:r>
      <w:proofErr w:type="spellStart"/>
      <w:r w:rsidRPr="00F95C8F">
        <w:rPr>
          <w:b/>
          <w:sz w:val="28"/>
        </w:rPr>
        <w:t>phân</w:t>
      </w:r>
      <w:proofErr w:type="spellEnd"/>
      <w:r w:rsidRPr="00F95C8F">
        <w:rPr>
          <w:b/>
          <w:sz w:val="28"/>
        </w:rPr>
        <w:t xml:space="preserve"> </w:t>
      </w:r>
      <w:proofErr w:type="spellStart"/>
      <w:r w:rsidRPr="00F95C8F">
        <w:rPr>
          <w:b/>
          <w:sz w:val="28"/>
        </w:rPr>
        <w:t>lớp</w:t>
      </w:r>
      <w:proofErr w:type="spellEnd"/>
      <w:r w:rsidRPr="00F95C8F">
        <w:rPr>
          <w:b/>
          <w:sz w:val="28"/>
        </w:rPr>
        <w:t xml:space="preserve"> </w:t>
      </w:r>
      <w:proofErr w:type="spellStart"/>
      <w:r w:rsidRPr="00F95C8F">
        <w:rPr>
          <w:b/>
          <w:sz w:val="28"/>
        </w:rPr>
        <w:t>nhằm</w:t>
      </w:r>
      <w:proofErr w:type="spellEnd"/>
      <w:r w:rsidRPr="00F95C8F">
        <w:rPr>
          <w:b/>
          <w:sz w:val="28"/>
        </w:rPr>
        <w:t xml:space="preserve"> </w:t>
      </w:r>
      <w:proofErr w:type="spellStart"/>
      <w:r w:rsidRPr="00F95C8F">
        <w:rPr>
          <w:b/>
          <w:sz w:val="28"/>
        </w:rPr>
        <w:t>nâng</w:t>
      </w:r>
      <w:proofErr w:type="spellEnd"/>
      <w:r w:rsidRPr="00F95C8F">
        <w:rPr>
          <w:b/>
          <w:sz w:val="28"/>
        </w:rPr>
        <w:t xml:space="preserve"> </w:t>
      </w:r>
      <w:proofErr w:type="spellStart"/>
      <w:r w:rsidRPr="00F95C8F">
        <w:rPr>
          <w:b/>
          <w:sz w:val="28"/>
        </w:rPr>
        <w:t>cao</w:t>
      </w:r>
      <w:proofErr w:type="spellEnd"/>
      <w:r w:rsidRPr="00F95C8F">
        <w:rPr>
          <w:b/>
          <w:sz w:val="28"/>
        </w:rPr>
        <w:t xml:space="preserve"> </w:t>
      </w:r>
      <w:proofErr w:type="spellStart"/>
      <w:r w:rsidRPr="00F95C8F">
        <w:rPr>
          <w:b/>
          <w:sz w:val="28"/>
        </w:rPr>
        <w:t>chất</w:t>
      </w:r>
      <w:proofErr w:type="spellEnd"/>
      <w:r w:rsidRPr="00F95C8F">
        <w:rPr>
          <w:b/>
          <w:sz w:val="28"/>
        </w:rPr>
        <w:t xml:space="preserve"> </w:t>
      </w:r>
      <w:proofErr w:type="spellStart"/>
      <w:r w:rsidRPr="00F95C8F">
        <w:rPr>
          <w:b/>
          <w:sz w:val="28"/>
        </w:rPr>
        <w:t>lượng</w:t>
      </w:r>
      <w:proofErr w:type="spellEnd"/>
      <w:r w:rsidRPr="00F95C8F">
        <w:rPr>
          <w:b/>
          <w:sz w:val="28"/>
        </w:rPr>
        <w:t xml:space="preserve"> </w:t>
      </w:r>
      <w:proofErr w:type="spellStart"/>
      <w:r w:rsidRPr="00F95C8F">
        <w:rPr>
          <w:b/>
          <w:sz w:val="28"/>
        </w:rPr>
        <w:t>nhận</w:t>
      </w:r>
      <w:proofErr w:type="spellEnd"/>
      <w:r w:rsidRPr="00F95C8F">
        <w:rPr>
          <w:b/>
          <w:sz w:val="28"/>
        </w:rPr>
        <w:t xml:space="preserve"> </w:t>
      </w:r>
      <w:proofErr w:type="spellStart"/>
      <w:r w:rsidRPr="00F95C8F">
        <w:rPr>
          <w:b/>
          <w:sz w:val="28"/>
        </w:rPr>
        <w:t>dạng</w:t>
      </w:r>
      <w:proofErr w:type="spellEnd"/>
      <w:r w:rsidRPr="00F95C8F">
        <w:rPr>
          <w:b/>
          <w:sz w:val="28"/>
        </w:rPr>
        <w:t xml:space="preserve"> </w:t>
      </w:r>
      <w:proofErr w:type="spellStart"/>
      <w:r w:rsidRPr="00F95C8F">
        <w:rPr>
          <w:b/>
          <w:sz w:val="28"/>
        </w:rPr>
        <w:t>cảm</w:t>
      </w:r>
      <w:proofErr w:type="spellEnd"/>
      <w:r w:rsidRPr="00F95C8F">
        <w:rPr>
          <w:b/>
          <w:sz w:val="28"/>
        </w:rPr>
        <w:t xml:space="preserve"> </w:t>
      </w:r>
      <w:proofErr w:type="spellStart"/>
      <w:r w:rsidRPr="00F95C8F">
        <w:rPr>
          <w:b/>
          <w:sz w:val="28"/>
        </w:rPr>
        <w:t>xúc</w:t>
      </w:r>
      <w:proofErr w:type="spellEnd"/>
      <w:r w:rsidRPr="00F95C8F">
        <w:rPr>
          <w:b/>
          <w:sz w:val="28"/>
        </w:rPr>
        <w:t xml:space="preserve"> </w:t>
      </w:r>
      <w:proofErr w:type="spellStart"/>
      <w:r w:rsidRPr="00F95C8F">
        <w:rPr>
          <w:b/>
          <w:sz w:val="28"/>
        </w:rPr>
        <w:t>sử</w:t>
      </w:r>
      <w:proofErr w:type="spellEnd"/>
      <w:r w:rsidRPr="00F95C8F">
        <w:rPr>
          <w:b/>
          <w:sz w:val="28"/>
        </w:rPr>
        <w:t xml:space="preserve"> </w:t>
      </w:r>
      <w:proofErr w:type="spellStart"/>
      <w:r w:rsidRPr="00F95C8F">
        <w:rPr>
          <w:b/>
          <w:sz w:val="28"/>
        </w:rPr>
        <w:t>dụng</w:t>
      </w:r>
      <w:proofErr w:type="spellEnd"/>
      <w:r w:rsidRPr="00F95C8F">
        <w:rPr>
          <w:b/>
          <w:sz w:val="28"/>
        </w:rPr>
        <w:t xml:space="preserve"> </w:t>
      </w:r>
      <w:proofErr w:type="spellStart"/>
      <w:r w:rsidRPr="00F95C8F">
        <w:rPr>
          <w:b/>
          <w:sz w:val="28"/>
        </w:rPr>
        <w:t>bộ</w:t>
      </w:r>
      <w:proofErr w:type="spellEnd"/>
      <w:r w:rsidRPr="00F95C8F">
        <w:rPr>
          <w:b/>
          <w:sz w:val="28"/>
        </w:rPr>
        <w:t xml:space="preserve"> </w:t>
      </w:r>
      <w:proofErr w:type="spellStart"/>
      <w:r w:rsidRPr="00F95C8F">
        <w:rPr>
          <w:b/>
          <w:sz w:val="28"/>
        </w:rPr>
        <w:t>dữ</w:t>
      </w:r>
      <w:proofErr w:type="spellEnd"/>
      <w:r w:rsidRPr="00F95C8F">
        <w:rPr>
          <w:b/>
          <w:sz w:val="28"/>
        </w:rPr>
        <w:t xml:space="preserve"> </w:t>
      </w:r>
      <w:proofErr w:type="spellStart"/>
      <w:r w:rsidRPr="00F95C8F">
        <w:rPr>
          <w:b/>
          <w:sz w:val="28"/>
        </w:rPr>
        <w:t>liệu</w:t>
      </w:r>
      <w:proofErr w:type="spellEnd"/>
      <w:r w:rsidRPr="00F95C8F">
        <w:rPr>
          <w:b/>
          <w:sz w:val="28"/>
        </w:rPr>
        <w:t xml:space="preserve"> </w:t>
      </w:r>
      <w:proofErr w:type="spellStart"/>
      <w:r w:rsidRPr="00F95C8F">
        <w:rPr>
          <w:b/>
          <w:sz w:val="28"/>
        </w:rPr>
        <w:t>sinh</w:t>
      </w:r>
      <w:proofErr w:type="spellEnd"/>
      <w:r w:rsidRPr="00F95C8F">
        <w:rPr>
          <w:b/>
          <w:sz w:val="28"/>
        </w:rPr>
        <w:t xml:space="preserve"> </w:t>
      </w:r>
      <w:proofErr w:type="spellStart"/>
      <w:r w:rsidRPr="00F95C8F">
        <w:rPr>
          <w:b/>
          <w:sz w:val="28"/>
        </w:rPr>
        <w:t>học</w:t>
      </w:r>
      <w:proofErr w:type="spellEnd"/>
      <w:r w:rsidRPr="00F95C8F">
        <w:rPr>
          <w:b/>
          <w:sz w:val="28"/>
        </w:rPr>
        <w:t xml:space="preserve"> </w:t>
      </w:r>
      <w:proofErr w:type="spellStart"/>
      <w:r w:rsidRPr="00F95C8F">
        <w:rPr>
          <w:b/>
          <w:sz w:val="28"/>
        </w:rPr>
        <w:t>của</w:t>
      </w:r>
      <w:proofErr w:type="spellEnd"/>
      <w:r w:rsidRPr="00F95C8F">
        <w:rPr>
          <w:b/>
          <w:sz w:val="28"/>
        </w:rPr>
        <w:t xml:space="preserve"> MIT</w:t>
      </w:r>
    </w:p>
    <w:p w14:paraId="4E36C418" w14:textId="77777777" w:rsidR="007753E1" w:rsidRPr="00B71184" w:rsidRDefault="007753E1" w:rsidP="007753E1"/>
    <w:p w14:paraId="260DB53F" w14:textId="77777777" w:rsidR="007753E1" w:rsidRDefault="001F64DD" w:rsidP="007753E1">
      <w:r>
        <w:rPr>
          <w:noProof/>
        </w:rPr>
        <mc:AlternateContent>
          <mc:Choice Requires="wps">
            <w:drawing>
              <wp:anchor distT="0" distB="0" distL="114300" distR="114300" simplePos="0" relativeHeight="251658240" behindDoc="0" locked="0" layoutInCell="1" allowOverlap="1" wp14:anchorId="4493CEA2" wp14:editId="756AFB1C">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49565977" w14:textId="77777777" w:rsidR="00D21C26" w:rsidRDefault="00D21C26" w:rsidP="007753E1">
                            <w:pPr>
                              <w:spacing w:before="0" w:line="240" w:lineRule="auto"/>
                              <w:jc w:val="center"/>
                            </w:pPr>
                            <w:r>
                              <w:t>Giáo viên hướng dẫn</w:t>
                            </w:r>
                          </w:p>
                          <w:p w14:paraId="10B2F8E9" w14:textId="77777777" w:rsidR="00D21C26" w:rsidRDefault="00D21C26" w:rsidP="007753E1">
                            <w:pPr>
                              <w:spacing w:before="0" w:line="240" w:lineRule="auto"/>
                              <w:jc w:val="center"/>
                            </w:pPr>
                            <w:r>
                              <w:rPr>
                                <w:sz w:val="20"/>
                              </w:rPr>
                              <w:t>K</w:t>
                            </w:r>
                            <w:r w:rsidRPr="004270E9">
                              <w:rPr>
                                <w:sz w:val="20"/>
                              </w:rPr>
                              <w:t>ý</w:t>
                            </w:r>
                            <w:r>
                              <w:rPr>
                                <w:sz w:val="20"/>
                              </w:rPr>
                              <w:t xml:space="preserve"> và ghi rõ họ tên</w:t>
                            </w:r>
                          </w:p>
                          <w:p w14:paraId="3D03AB7B" w14:textId="77777777" w:rsidR="00D21C26" w:rsidRPr="00DD3675" w:rsidRDefault="00D21C26"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CEA2"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" filled="f" stroked="f" strokeweight=".5pt">
                <v:textbox>
                  <w:txbxContent>
                    <w:p w14:paraId="49565977" w14:textId="77777777" w:rsidR="00D21C26" w:rsidRDefault="00D21C26" w:rsidP="007753E1">
                      <w:pPr>
                        <w:spacing w:before="0" w:line="240" w:lineRule="auto"/>
                        <w:jc w:val="center"/>
                      </w:pPr>
                      <w:r>
                        <w:t>Giáo viên hướng dẫn</w:t>
                      </w:r>
                    </w:p>
                    <w:p w14:paraId="10B2F8E9" w14:textId="77777777" w:rsidR="00D21C26" w:rsidRDefault="00D21C26" w:rsidP="007753E1">
                      <w:pPr>
                        <w:spacing w:before="0" w:line="240" w:lineRule="auto"/>
                        <w:jc w:val="center"/>
                      </w:pPr>
                      <w:r>
                        <w:rPr>
                          <w:sz w:val="20"/>
                        </w:rPr>
                        <w:t>K</w:t>
                      </w:r>
                      <w:r w:rsidRPr="004270E9">
                        <w:rPr>
                          <w:sz w:val="20"/>
                        </w:rPr>
                        <w:t>ý</w:t>
                      </w:r>
                      <w:r>
                        <w:rPr>
                          <w:sz w:val="20"/>
                        </w:rPr>
                        <w:t xml:space="preserve"> và ghi rõ họ tên</w:t>
                      </w:r>
                    </w:p>
                    <w:p w14:paraId="3D03AB7B" w14:textId="77777777" w:rsidR="00D21C26" w:rsidRPr="00DD3675" w:rsidRDefault="00D21C26" w:rsidP="007753E1"/>
                  </w:txbxContent>
                </v:textbox>
              </v:shape>
            </w:pict>
          </mc:Fallback>
        </mc:AlternateContent>
      </w:r>
      <w:r w:rsidR="007753E1">
        <w:br w:type="page"/>
      </w:r>
    </w:p>
    <w:p w14:paraId="76EEFFBC" w14:textId="77777777" w:rsidR="00466DF4" w:rsidRDefault="00466DF4" w:rsidP="00FC3782">
      <w:pPr>
        <w:spacing w:before="480"/>
        <w:jc w:val="center"/>
        <w:rPr>
          <w:b/>
        </w:rPr>
      </w:pPr>
    </w:p>
    <w:p w14:paraId="49D5C4EF" w14:textId="77777777" w:rsidR="00503C51" w:rsidRPr="00B71184" w:rsidRDefault="00503C51" w:rsidP="00FC3782">
      <w:pPr>
        <w:spacing w:before="480"/>
        <w:jc w:val="center"/>
        <w:rPr>
          <w:b/>
        </w:rPr>
      </w:pPr>
      <w:proofErr w:type="spellStart"/>
      <w:r w:rsidRPr="00B71184">
        <w:rPr>
          <w:b/>
        </w:rPr>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28F0E58F" w14:textId="77777777" w:rsidR="00C6037E" w:rsidRDefault="00F013D7" w:rsidP="00466DF4">
      <w:pPr>
        <w:spacing w:after="120"/>
        <w:ind w:firstLine="720"/>
      </w:pP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w:t>
      </w:r>
      <w:r w:rsidR="005A64EC">
        <w:t xml:space="preserve"> </w:t>
      </w:r>
      <w:proofErr w:type="spellStart"/>
      <w:r w:rsidR="005A64EC">
        <w:t>thật</w:t>
      </w:r>
      <w:proofErr w:type="spellEnd"/>
      <w:r w:rsidR="005A64EC">
        <w:t xml:space="preserve"> </w:t>
      </w:r>
      <w:proofErr w:type="spellStart"/>
      <w:r w:rsidR="005A64EC">
        <w:t>không</w:t>
      </w:r>
      <w:proofErr w:type="spellEnd"/>
      <w:r w:rsidR="005A64EC">
        <w:t xml:space="preserve"> </w:t>
      </w:r>
      <w:proofErr w:type="spellStart"/>
      <w:r w:rsidR="005A64EC">
        <w:t>thể</w:t>
      </w:r>
      <w:proofErr w:type="spellEnd"/>
      <w:r w:rsidR="005A64EC">
        <w:t xml:space="preserve"> </w:t>
      </w:r>
      <w:proofErr w:type="spellStart"/>
      <w:r w:rsidR="005A64EC">
        <w:t>thiếu</w:t>
      </w:r>
      <w:proofErr w:type="spellEnd"/>
      <w:r w:rsidR="005A64EC">
        <w:t xml:space="preserve"> </w:t>
      </w:r>
      <w:proofErr w:type="spellStart"/>
      <w:r w:rsidR="005A64EC">
        <w:t>sự</w:t>
      </w:r>
      <w:proofErr w:type="spellEnd"/>
      <w:r w:rsidR="005A64EC">
        <w:t xml:space="preserve"> </w:t>
      </w:r>
      <w:proofErr w:type="spellStart"/>
      <w:r w:rsidR="005A64EC">
        <w:t>giúp</w:t>
      </w:r>
      <w:proofErr w:type="spellEnd"/>
      <w:r w:rsidR="005A64EC">
        <w:t xml:space="preserve"> </w:t>
      </w:r>
      <w:proofErr w:type="spellStart"/>
      <w:r w:rsidR="005A64EC">
        <w:t>sức</w:t>
      </w:r>
      <w:proofErr w:type="spellEnd"/>
      <w:r w:rsidR="005A64EC">
        <w:t xml:space="preserve"> </w:t>
      </w:r>
      <w:proofErr w:type="spellStart"/>
      <w:r w:rsidR="005A64EC">
        <w:t>của</w:t>
      </w:r>
      <w:proofErr w:type="spellEnd"/>
      <w:r w:rsidR="005A64EC">
        <w:t xml:space="preserve"> </w:t>
      </w:r>
      <w:proofErr w:type="spellStart"/>
      <w:r w:rsidR="005A64EC">
        <w:t>những</w:t>
      </w:r>
      <w:proofErr w:type="spellEnd"/>
      <w:r w:rsidR="005A64EC">
        <w:t xml:space="preserve"> </w:t>
      </w:r>
      <w:proofErr w:type="spellStart"/>
      <w:r w:rsidR="005A64EC">
        <w:t>người</w:t>
      </w:r>
      <w:proofErr w:type="spellEnd"/>
      <w:r w:rsidR="005A64EC">
        <w:t xml:space="preserve"> </w:t>
      </w:r>
      <w:proofErr w:type="spellStart"/>
      <w:r w:rsidR="005A64EC">
        <w:t>xung</w:t>
      </w:r>
      <w:proofErr w:type="spellEnd"/>
      <w:r w:rsidR="005A64EC">
        <w:t xml:space="preserve"> </w:t>
      </w:r>
      <w:proofErr w:type="spellStart"/>
      <w:r w:rsidR="005A64EC">
        <w:t>quanh</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rsidR="003C02E8">
        <w:t xml:space="preserve"> </w:t>
      </w:r>
      <w:proofErr w:type="spellStart"/>
      <w:r w:rsidR="003C02E8">
        <w:t>chân</w:t>
      </w:r>
      <w:proofErr w:type="spellEnd"/>
      <w:r w:rsidR="003C02E8">
        <w:t xml:space="preserve"> </w:t>
      </w:r>
      <w:proofErr w:type="spellStart"/>
      <w:r w:rsidR="003C02E8">
        <w:t>thành</w:t>
      </w:r>
      <w:proofErr w:type="spellEnd"/>
      <w:r>
        <w:t xml:space="preserve"> </w:t>
      </w:r>
      <w:proofErr w:type="spellStart"/>
      <w:r>
        <w:t>tới</w:t>
      </w:r>
      <w:proofErr w:type="spellEnd"/>
      <w:r>
        <w:t xml:space="preserve"> </w:t>
      </w:r>
      <w:proofErr w:type="spellStart"/>
      <w:r>
        <w:t>thầy</w:t>
      </w:r>
      <w:proofErr w:type="spellEnd"/>
      <w:r>
        <w:t xml:space="preserve"> </w:t>
      </w:r>
      <w:proofErr w:type="spellStart"/>
      <w:r>
        <w:t>hướng</w:t>
      </w:r>
      <w:proofErr w:type="spellEnd"/>
      <w:r>
        <w:t xml:space="preserve"> </w:t>
      </w:r>
      <w:proofErr w:type="spellStart"/>
      <w:r>
        <w:t>dẫn</w:t>
      </w:r>
      <w:proofErr w:type="spellEnd"/>
      <w:r>
        <w:t xml:space="preserve">, TS. Cung </w:t>
      </w:r>
      <w:proofErr w:type="spellStart"/>
      <w:r>
        <w:t>Thành</w:t>
      </w:r>
      <w:proofErr w:type="spellEnd"/>
      <w:r>
        <w:t xml:space="preserve"> Long, </w:t>
      </w:r>
      <w:proofErr w:type="spellStart"/>
      <w:r>
        <w:t>người</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rsidR="005A64EC">
        <w:t>em</w:t>
      </w:r>
      <w:proofErr w:type="spellEnd"/>
      <w:r w:rsidR="005A64EC">
        <w:t xml:space="preserve"> </w:t>
      </w:r>
      <w:proofErr w:type="spellStart"/>
      <w:r>
        <w:t>rất</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rsidR="003C02E8">
        <w:t>làm</w:t>
      </w:r>
      <w:proofErr w:type="spellEnd"/>
      <w:r w:rsidR="003C02E8">
        <w:t xml:space="preserve"> </w:t>
      </w:r>
      <w:proofErr w:type="spellStart"/>
      <w:r w:rsidR="003C02E8">
        <w:t>luận</w:t>
      </w:r>
      <w:proofErr w:type="spellEnd"/>
      <w:r w:rsidR="003C02E8">
        <w:t xml:space="preserve"> </w:t>
      </w:r>
      <w:proofErr w:type="spellStart"/>
      <w:r w:rsidR="003C02E8">
        <w:t>văn</w:t>
      </w:r>
      <w:proofErr w:type="spellEnd"/>
      <w:r>
        <w:t xml:space="preserve">, </w:t>
      </w:r>
      <w:proofErr w:type="spellStart"/>
      <w:r w:rsidR="005A64EC">
        <w:t>trong</w:t>
      </w:r>
      <w:proofErr w:type="spellEnd"/>
      <w:r>
        <w:t xml:space="preserve"> </w:t>
      </w:r>
      <w:proofErr w:type="spellStart"/>
      <w:r>
        <w:t>việc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lên</w:t>
      </w:r>
      <w:proofErr w:type="spellEnd"/>
      <w:r>
        <w:t xml:space="preserve"> ý </w:t>
      </w:r>
      <w:proofErr w:type="spellStart"/>
      <w:r>
        <w:t>tưởn</w:t>
      </w:r>
      <w:r w:rsidR="003C02E8">
        <w:t>g</w:t>
      </w:r>
      <w:proofErr w:type="spellEnd"/>
      <w:r w:rsidR="003C02E8">
        <w:t xml:space="preserve"> </w:t>
      </w:r>
      <w:proofErr w:type="spellStart"/>
      <w:r>
        <w:t>và</w:t>
      </w:r>
      <w:proofErr w:type="spellEnd"/>
      <w:r>
        <w:t xml:space="preserve"> </w:t>
      </w:r>
      <w:proofErr w:type="spellStart"/>
      <w:r w:rsidR="003C02E8">
        <w:t>đưa</w:t>
      </w:r>
      <w:proofErr w:type="spellEnd"/>
      <w:r w:rsidR="003C02E8">
        <w:t xml:space="preserve"> ra </w:t>
      </w:r>
      <w:proofErr w:type="spellStart"/>
      <w:r w:rsidR="003C02E8">
        <w:t>các</w:t>
      </w:r>
      <w:proofErr w:type="spellEnd"/>
      <w:r w:rsidR="003C02E8">
        <w:t xml:space="preserve"> </w:t>
      </w:r>
      <w:proofErr w:type="spellStart"/>
      <w:r>
        <w:t>phương</w:t>
      </w:r>
      <w:proofErr w:type="spellEnd"/>
      <w:r>
        <w:t xml:space="preserve"> </w:t>
      </w:r>
      <w:proofErr w:type="spellStart"/>
      <w:r>
        <w:t>pháp</w:t>
      </w:r>
      <w:proofErr w:type="spellEnd"/>
      <w:r>
        <w:t xml:space="preserve"> </w:t>
      </w:r>
      <w:proofErr w:type="spellStart"/>
      <w:r w:rsidR="003C02E8">
        <w:t>nghiên</w:t>
      </w:r>
      <w:proofErr w:type="spellEnd"/>
      <w:r w:rsidR="003C02E8">
        <w:t xml:space="preserve"> </w:t>
      </w:r>
      <w:proofErr w:type="spellStart"/>
      <w:r w:rsidR="003C02E8">
        <w:t>cứu</w:t>
      </w:r>
      <w:proofErr w:type="spellEnd"/>
      <w:r w:rsidR="003C02E8">
        <w:t xml:space="preserve">. </w:t>
      </w:r>
      <w:proofErr w:type="spellStart"/>
      <w:r w:rsidR="003C02E8">
        <w:t>E</w:t>
      </w:r>
      <w:r w:rsidR="005A64EC">
        <w:t>m</w:t>
      </w:r>
      <w:proofErr w:type="spellEnd"/>
      <w:r w:rsidR="005A64EC">
        <w:t xml:space="preserve"> </w:t>
      </w:r>
      <w:proofErr w:type="spellStart"/>
      <w:r w:rsidR="005A64EC">
        <w:t>xin</w:t>
      </w:r>
      <w:proofErr w:type="spellEnd"/>
      <w:r w:rsidR="005A64EC">
        <w:t xml:space="preserve"> </w:t>
      </w:r>
      <w:proofErr w:type="spellStart"/>
      <w:r w:rsidR="005A64EC">
        <w:t>bày</w:t>
      </w:r>
      <w:proofErr w:type="spellEnd"/>
      <w:r w:rsidR="005A64EC">
        <w:t xml:space="preserve"> </w:t>
      </w:r>
      <w:proofErr w:type="spellStart"/>
      <w:r w:rsidR="005A64EC">
        <w:t>tỏ</w:t>
      </w:r>
      <w:proofErr w:type="spellEnd"/>
      <w:r w:rsidR="005A64EC">
        <w:t xml:space="preserve"> </w:t>
      </w:r>
      <w:proofErr w:type="spellStart"/>
      <w:r w:rsidR="005A64EC">
        <w:t>lòng</w:t>
      </w:r>
      <w:proofErr w:type="spellEnd"/>
      <w:r w:rsidR="005A64EC">
        <w:t xml:space="preserve"> </w:t>
      </w:r>
      <w:proofErr w:type="spellStart"/>
      <w:r w:rsidR="005A64EC">
        <w:t>biết</w:t>
      </w:r>
      <w:proofErr w:type="spellEnd"/>
      <w:r w:rsidR="005A64EC">
        <w:t xml:space="preserve"> </w:t>
      </w:r>
      <w:proofErr w:type="spellStart"/>
      <w:r w:rsidR="005A64EC">
        <w:t>ơn</w:t>
      </w:r>
      <w:proofErr w:type="spellEnd"/>
      <w:r w:rsidR="005A64EC">
        <w:t xml:space="preserve"> </w:t>
      </w:r>
      <w:proofErr w:type="spellStart"/>
      <w:r w:rsidR="005A64EC">
        <w:t>sâu</w:t>
      </w:r>
      <w:proofErr w:type="spellEnd"/>
      <w:r w:rsidR="005A64EC">
        <w:t xml:space="preserve"> </w:t>
      </w:r>
      <w:proofErr w:type="spellStart"/>
      <w:r w:rsidR="005A64EC">
        <w:t>sắc</w:t>
      </w:r>
      <w:proofErr w:type="spellEnd"/>
      <w:r w:rsidR="005A64EC">
        <w:t xml:space="preserve"> </w:t>
      </w:r>
      <w:proofErr w:type="spellStart"/>
      <w:r w:rsidR="005A64EC">
        <w:t>đến</w:t>
      </w:r>
      <w:proofErr w:type="spellEnd"/>
      <w:r w:rsidR="005A64EC">
        <w:t xml:space="preserve"> </w:t>
      </w:r>
      <w:proofErr w:type="spellStart"/>
      <w:r w:rsidR="005A64EC">
        <w:t>tập</w:t>
      </w:r>
      <w:proofErr w:type="spellEnd"/>
      <w:r w:rsidR="005A64EC">
        <w:t xml:space="preserve"> </w:t>
      </w:r>
      <w:proofErr w:type="spellStart"/>
      <w:r w:rsidR="005A64EC">
        <w:t>thể</w:t>
      </w:r>
      <w:proofErr w:type="spellEnd"/>
      <w:r w:rsidR="005A64EC">
        <w:t xml:space="preserve"> </w:t>
      </w:r>
      <w:proofErr w:type="spellStart"/>
      <w:r w:rsidR="005A64EC">
        <w:t>thầy</w:t>
      </w:r>
      <w:proofErr w:type="spellEnd"/>
      <w:r w:rsidR="005A64EC">
        <w:t xml:space="preserve"> </w:t>
      </w:r>
      <w:proofErr w:type="spellStart"/>
      <w:r w:rsidR="005A64EC">
        <w:t>cô</w:t>
      </w:r>
      <w:proofErr w:type="spellEnd"/>
      <w:r w:rsidR="005A64EC">
        <w:t xml:space="preserve"> </w:t>
      </w:r>
      <w:proofErr w:type="spellStart"/>
      <w:r w:rsidR="005A64EC">
        <w:t>bộ</w:t>
      </w:r>
      <w:proofErr w:type="spellEnd"/>
      <w:r w:rsidR="005A64EC">
        <w:t xml:space="preserve"> </w:t>
      </w:r>
      <w:proofErr w:type="spellStart"/>
      <w:r w:rsidR="005A64EC">
        <w:t>môn</w:t>
      </w:r>
      <w:proofErr w:type="spellEnd"/>
      <w:r w:rsidR="005A64EC">
        <w:t xml:space="preserve"> </w:t>
      </w:r>
      <w:proofErr w:type="spellStart"/>
      <w:r w:rsidR="005A64EC">
        <w:t>đã</w:t>
      </w:r>
      <w:proofErr w:type="spellEnd"/>
      <w:r w:rsidR="005A64EC">
        <w:t xml:space="preserve"> </w:t>
      </w:r>
      <w:proofErr w:type="spellStart"/>
      <w:r w:rsidR="005A64EC">
        <w:t>giúp</w:t>
      </w:r>
      <w:proofErr w:type="spellEnd"/>
      <w:r w:rsidR="005A64EC">
        <w:t xml:space="preserve"> </w:t>
      </w:r>
      <w:proofErr w:type="spellStart"/>
      <w:r w:rsidR="005A64EC">
        <w:t>em</w:t>
      </w:r>
      <w:proofErr w:type="spellEnd"/>
      <w:r w:rsidR="005A64EC">
        <w:t xml:space="preserve"> </w:t>
      </w:r>
      <w:proofErr w:type="spellStart"/>
      <w:r w:rsidR="005A64EC">
        <w:t>có</w:t>
      </w:r>
      <w:proofErr w:type="spellEnd"/>
      <w:r w:rsidR="005A64EC">
        <w:t xml:space="preserve"> </w:t>
      </w:r>
      <w:proofErr w:type="spellStart"/>
      <w:r w:rsidR="005A64EC">
        <w:t>cái</w:t>
      </w:r>
      <w:proofErr w:type="spellEnd"/>
      <w:r w:rsidR="005A64EC">
        <w:t xml:space="preserve"> </w:t>
      </w:r>
      <w:proofErr w:type="spellStart"/>
      <w:r w:rsidR="005A64EC">
        <w:t>nhìn</w:t>
      </w:r>
      <w:proofErr w:type="spellEnd"/>
      <w:r w:rsidR="005A64EC">
        <w:t xml:space="preserve"> </w:t>
      </w:r>
      <w:proofErr w:type="spellStart"/>
      <w:r w:rsidR="005A64EC">
        <w:t>chuyên</w:t>
      </w:r>
      <w:proofErr w:type="spellEnd"/>
      <w:r w:rsidR="005A64EC">
        <w:t xml:space="preserve"> </w:t>
      </w:r>
      <w:proofErr w:type="spellStart"/>
      <w:r w:rsidR="005A64EC">
        <w:t>sâu</w:t>
      </w:r>
      <w:proofErr w:type="spellEnd"/>
      <w:r w:rsidR="005A64EC">
        <w:t xml:space="preserve"> </w:t>
      </w:r>
      <w:proofErr w:type="spellStart"/>
      <w:r w:rsidR="005A64EC">
        <w:t>về</w:t>
      </w:r>
      <w:proofErr w:type="spellEnd"/>
      <w:r w:rsidR="005A64EC">
        <w:t xml:space="preserve"> </w:t>
      </w:r>
      <w:proofErr w:type="spellStart"/>
      <w:r w:rsidR="005A64EC">
        <w:t>đề</w:t>
      </w:r>
      <w:proofErr w:type="spellEnd"/>
      <w:r w:rsidR="005A64EC">
        <w:t xml:space="preserve"> </w:t>
      </w:r>
      <w:proofErr w:type="spellStart"/>
      <w:r w:rsidR="005A64EC">
        <w:t>tài</w:t>
      </w:r>
      <w:proofErr w:type="spellEnd"/>
      <w:r w:rsidR="005A64EC">
        <w:t xml:space="preserve"> </w:t>
      </w:r>
      <w:proofErr w:type="spellStart"/>
      <w:r w:rsidR="005A64EC">
        <w:t>nghiên</w:t>
      </w:r>
      <w:proofErr w:type="spellEnd"/>
      <w:r w:rsidR="005A64EC">
        <w:t xml:space="preserve"> </w:t>
      </w:r>
      <w:proofErr w:type="spellStart"/>
      <w:r w:rsidR="005A64EC">
        <w:t>cứu</w:t>
      </w:r>
      <w:proofErr w:type="spellEnd"/>
      <w:r w:rsidR="005A64EC">
        <w:t xml:space="preserve">, </w:t>
      </w:r>
      <w:proofErr w:type="spellStart"/>
      <w:r w:rsidR="005A64EC">
        <w:t>đưa</w:t>
      </w:r>
      <w:proofErr w:type="spellEnd"/>
      <w:r w:rsidR="005A64EC">
        <w:t xml:space="preserve"> ra </w:t>
      </w:r>
      <w:proofErr w:type="spellStart"/>
      <w:r w:rsidR="005A64EC">
        <w:t>những</w:t>
      </w:r>
      <w:proofErr w:type="spellEnd"/>
      <w:r w:rsidR="005A64EC">
        <w:t xml:space="preserve"> </w:t>
      </w:r>
      <w:proofErr w:type="spellStart"/>
      <w:r w:rsidR="005A64EC">
        <w:t>gợi</w:t>
      </w:r>
      <w:proofErr w:type="spellEnd"/>
      <w:r w:rsidR="005A64EC">
        <w:t xml:space="preserve"> ý </w:t>
      </w:r>
      <w:proofErr w:type="spellStart"/>
      <w:r w:rsidR="005A64EC">
        <w:t>và</w:t>
      </w:r>
      <w:proofErr w:type="spellEnd"/>
      <w:r w:rsidR="005A64EC">
        <w:t xml:space="preserve"> ý </w:t>
      </w:r>
      <w:proofErr w:type="spellStart"/>
      <w:r w:rsidR="005A64EC">
        <w:t>tưởng</w:t>
      </w:r>
      <w:proofErr w:type="spellEnd"/>
      <w:r w:rsidR="005A64EC">
        <w:t xml:space="preserve"> </w:t>
      </w:r>
      <w:proofErr w:type="spellStart"/>
      <w:r w:rsidR="005A64EC">
        <w:t>vô</w:t>
      </w:r>
      <w:proofErr w:type="spellEnd"/>
      <w:r w:rsidR="005A64EC">
        <w:t xml:space="preserve"> </w:t>
      </w:r>
      <w:proofErr w:type="spellStart"/>
      <w:r w:rsidR="005A64EC">
        <w:t>cùng</w:t>
      </w:r>
      <w:proofErr w:type="spellEnd"/>
      <w:r w:rsidR="005A64EC">
        <w:t xml:space="preserve"> </w:t>
      </w:r>
      <w:proofErr w:type="spellStart"/>
      <w:r w:rsidR="005A64EC">
        <w:t>đáng</w:t>
      </w:r>
      <w:proofErr w:type="spellEnd"/>
      <w:r w:rsidR="005A64EC">
        <w:t xml:space="preserve"> </w:t>
      </w:r>
      <w:proofErr w:type="spellStart"/>
      <w:r w:rsidR="005A64EC">
        <w:t>giá</w:t>
      </w:r>
      <w:proofErr w:type="spellEnd"/>
      <w:r w:rsidR="005A64EC">
        <w:t xml:space="preserve">. </w:t>
      </w:r>
      <w:proofErr w:type="spellStart"/>
      <w:r w:rsidR="005A64EC">
        <w:t>Bên</w:t>
      </w:r>
      <w:proofErr w:type="spellEnd"/>
      <w:r w:rsidR="005A64EC">
        <w:t xml:space="preserve"> </w:t>
      </w:r>
      <w:proofErr w:type="spellStart"/>
      <w:r w:rsidR="005A64EC">
        <w:t>cạnh</w:t>
      </w:r>
      <w:proofErr w:type="spellEnd"/>
      <w:r w:rsidR="005A64EC">
        <w:t xml:space="preserve"> </w:t>
      </w:r>
      <w:proofErr w:type="spellStart"/>
      <w:r w:rsidR="005A64EC">
        <w:t>đó</w:t>
      </w:r>
      <w:proofErr w:type="spellEnd"/>
      <w:r w:rsidR="005A64EC">
        <w:t xml:space="preserve"> </w:t>
      </w:r>
      <w:proofErr w:type="spellStart"/>
      <w:r w:rsidR="005A64EC">
        <w:t>cũng</w:t>
      </w:r>
      <w:proofErr w:type="spellEnd"/>
      <w:r w:rsidR="005A64EC">
        <w:t xml:space="preserve"> </w:t>
      </w:r>
      <w:proofErr w:type="spellStart"/>
      <w:r w:rsidR="005A64EC">
        <w:t>là</w:t>
      </w:r>
      <w:proofErr w:type="spellEnd"/>
      <w:r w:rsidR="005A64EC">
        <w:t xml:space="preserve"> </w:t>
      </w:r>
      <w:proofErr w:type="spellStart"/>
      <w:r w:rsidR="005A64EC">
        <w:t>sự</w:t>
      </w:r>
      <w:proofErr w:type="spellEnd"/>
      <w:r w:rsidR="005A64EC">
        <w:t xml:space="preserve"> </w:t>
      </w:r>
      <w:proofErr w:type="spellStart"/>
      <w:r w:rsidR="004F15E9">
        <w:t>hỗ</w:t>
      </w:r>
      <w:proofErr w:type="spellEnd"/>
      <w:r w:rsidR="004F15E9">
        <w:t xml:space="preserve"> </w:t>
      </w:r>
      <w:proofErr w:type="spellStart"/>
      <w:r w:rsidR="004F15E9">
        <w:t>trợ</w:t>
      </w:r>
      <w:proofErr w:type="spellEnd"/>
      <w:r w:rsidR="005A64EC">
        <w:t xml:space="preserve"> </w:t>
      </w:r>
      <w:proofErr w:type="spellStart"/>
      <w:r w:rsidR="005A64EC">
        <w:t>không</w:t>
      </w:r>
      <w:proofErr w:type="spellEnd"/>
      <w:r w:rsidR="005A64EC">
        <w:t xml:space="preserve"> </w:t>
      </w:r>
      <w:proofErr w:type="spellStart"/>
      <w:r w:rsidR="005A64EC">
        <w:t>nhỏ</w:t>
      </w:r>
      <w:proofErr w:type="spellEnd"/>
      <w:r w:rsidR="005A64EC">
        <w:t xml:space="preserve"> </w:t>
      </w:r>
      <w:proofErr w:type="spellStart"/>
      <w:r w:rsidR="005A64EC">
        <w:t>của</w:t>
      </w:r>
      <w:proofErr w:type="spellEnd"/>
      <w:r w:rsidR="005A64EC">
        <w:t xml:space="preserve"> </w:t>
      </w:r>
      <w:proofErr w:type="spellStart"/>
      <w:r w:rsidR="004F15E9">
        <w:t>em</w:t>
      </w:r>
      <w:proofErr w:type="spellEnd"/>
      <w:r w:rsidR="004F15E9">
        <w:t xml:space="preserve"> </w:t>
      </w:r>
      <w:proofErr w:type="spellStart"/>
      <w:r w:rsidR="004F15E9">
        <w:t>Phạm</w:t>
      </w:r>
      <w:proofErr w:type="spellEnd"/>
      <w:r w:rsidR="004F15E9">
        <w:t xml:space="preserve"> </w:t>
      </w:r>
      <w:proofErr w:type="spellStart"/>
      <w:r w:rsidR="004F15E9">
        <w:t>Văn</w:t>
      </w:r>
      <w:proofErr w:type="spellEnd"/>
      <w:r w:rsidR="004F15E9">
        <w:t xml:space="preserve"> </w:t>
      </w:r>
      <w:proofErr w:type="spellStart"/>
      <w:r w:rsidR="004F15E9">
        <w:t>Dũng</w:t>
      </w:r>
      <w:proofErr w:type="spellEnd"/>
      <w:r w:rsidR="004F15E9">
        <w:t xml:space="preserve"> </w:t>
      </w:r>
      <w:proofErr w:type="spellStart"/>
      <w:r w:rsidR="004F15E9">
        <w:t>đã</w:t>
      </w:r>
      <w:proofErr w:type="spellEnd"/>
      <w:r w:rsidR="004F15E9">
        <w:t xml:space="preserve"> </w:t>
      </w:r>
      <w:proofErr w:type="spellStart"/>
      <w:r w:rsidR="004F15E9">
        <w:t>cùng</w:t>
      </w:r>
      <w:proofErr w:type="spellEnd"/>
      <w:r w:rsidR="004F15E9">
        <w:t xml:space="preserve"> </w:t>
      </w:r>
      <w:proofErr w:type="spellStart"/>
      <w:r w:rsidR="004F15E9">
        <w:t>nghiên</w:t>
      </w:r>
      <w:proofErr w:type="spellEnd"/>
      <w:r w:rsidR="004F15E9">
        <w:t xml:space="preserve"> </w:t>
      </w:r>
      <w:proofErr w:type="spellStart"/>
      <w:r w:rsidR="004F15E9">
        <w:t>cứu</w:t>
      </w:r>
      <w:proofErr w:type="spellEnd"/>
      <w:r w:rsidR="004F15E9">
        <w:t xml:space="preserve"> </w:t>
      </w:r>
      <w:proofErr w:type="spellStart"/>
      <w:r w:rsidR="004F15E9">
        <w:t>và</w:t>
      </w:r>
      <w:proofErr w:type="spellEnd"/>
      <w:r w:rsidR="004F15E9">
        <w:t xml:space="preserve"> </w:t>
      </w:r>
      <w:proofErr w:type="spellStart"/>
      <w:r w:rsidR="004F15E9">
        <w:t>thảo</w:t>
      </w:r>
      <w:proofErr w:type="spellEnd"/>
      <w:r w:rsidR="004F15E9">
        <w:t xml:space="preserve"> </w:t>
      </w:r>
      <w:proofErr w:type="spellStart"/>
      <w:r w:rsidR="004F15E9">
        <w:t>luận</w:t>
      </w:r>
      <w:proofErr w:type="spellEnd"/>
      <w:r w:rsidR="004F15E9">
        <w:t xml:space="preserve"> </w:t>
      </w:r>
      <w:proofErr w:type="spellStart"/>
      <w:r w:rsidR="004F15E9">
        <w:t>trong</w:t>
      </w:r>
      <w:proofErr w:type="spellEnd"/>
      <w:r w:rsidR="004F15E9">
        <w:t xml:space="preserve"> </w:t>
      </w:r>
      <w:proofErr w:type="spellStart"/>
      <w:r w:rsidR="004F15E9">
        <w:t>suốt</w:t>
      </w:r>
      <w:proofErr w:type="spellEnd"/>
      <w:r w:rsidR="004F15E9">
        <w:t xml:space="preserve"> </w:t>
      </w:r>
      <w:proofErr w:type="spellStart"/>
      <w:r w:rsidR="004F15E9">
        <w:t>thời</w:t>
      </w:r>
      <w:proofErr w:type="spellEnd"/>
      <w:r w:rsidR="004F15E9">
        <w:t xml:space="preserve"> </w:t>
      </w:r>
      <w:proofErr w:type="spellStart"/>
      <w:r w:rsidR="004F15E9">
        <w:t>gian</w:t>
      </w:r>
      <w:proofErr w:type="spellEnd"/>
      <w:r w:rsidR="004F15E9">
        <w:t xml:space="preserve"> qua.</w:t>
      </w:r>
    </w:p>
    <w:p w14:paraId="3CA36588" w14:textId="77777777" w:rsidR="00503C51" w:rsidRDefault="004F15E9" w:rsidP="00466DF4">
      <w:pPr>
        <w:spacing w:after="120"/>
        <w:ind w:firstLine="720"/>
      </w:pPr>
      <w:proofErr w:type="spellStart"/>
      <w:r>
        <w:t>C</w:t>
      </w:r>
      <w:r w:rsidR="003C02E8">
        <w:t>uối</w:t>
      </w:r>
      <w:proofErr w:type="spellEnd"/>
      <w:r w:rsidR="003C02E8">
        <w:t xml:space="preserve"> </w:t>
      </w:r>
      <w:proofErr w:type="spellStart"/>
      <w:r w:rsidR="003C02E8">
        <w:t>cùng</w:t>
      </w:r>
      <w:proofErr w:type="spellEnd"/>
      <w:r w:rsidR="003C02E8">
        <w:t xml:space="preserve">, </w:t>
      </w:r>
      <w:proofErr w:type="spellStart"/>
      <w:r w:rsidR="005A64EC">
        <w:t>em</w:t>
      </w:r>
      <w:proofErr w:type="spellEnd"/>
      <w:r w:rsidR="005A64EC">
        <w:t xml:space="preserve"> </w:t>
      </w:r>
      <w:proofErr w:type="spellStart"/>
      <w:r w:rsidR="005A64EC">
        <w:t>xin</w:t>
      </w:r>
      <w:proofErr w:type="spellEnd"/>
      <w:r w:rsidR="005A64EC">
        <w:t xml:space="preserve"> </w:t>
      </w:r>
      <w:proofErr w:type="spellStart"/>
      <w:r w:rsidR="005A64EC">
        <w:t>cảm</w:t>
      </w:r>
      <w:proofErr w:type="spellEnd"/>
      <w:r w:rsidR="005A64EC">
        <w:t xml:space="preserve"> </w:t>
      </w:r>
      <w:proofErr w:type="spellStart"/>
      <w:r w:rsidR="005A64EC">
        <w:t>ơn</w:t>
      </w:r>
      <w:proofErr w:type="spellEnd"/>
      <w:r w:rsidR="005A64EC">
        <w:t xml:space="preserve"> </w:t>
      </w:r>
      <w:proofErr w:type="spellStart"/>
      <w:r w:rsidR="005A64EC">
        <w:t>gia</w:t>
      </w:r>
      <w:proofErr w:type="spellEnd"/>
      <w:r w:rsidR="005A64EC">
        <w:t xml:space="preserve"> </w:t>
      </w:r>
      <w:proofErr w:type="spellStart"/>
      <w:r w:rsidR="005A64EC">
        <w:t>đình</w:t>
      </w:r>
      <w:proofErr w:type="spellEnd"/>
      <w:r w:rsidR="005A64EC">
        <w:t xml:space="preserve"> </w:t>
      </w:r>
      <w:proofErr w:type="spellStart"/>
      <w:r w:rsidR="005A64EC">
        <w:t>và</w:t>
      </w:r>
      <w:proofErr w:type="spellEnd"/>
      <w:r w:rsidR="005A64EC">
        <w:t xml:space="preserve"> </w:t>
      </w:r>
      <w:proofErr w:type="spellStart"/>
      <w:r w:rsidR="005A64EC">
        <w:t>đồng</w:t>
      </w:r>
      <w:proofErr w:type="spellEnd"/>
      <w:r w:rsidR="005A64EC">
        <w:t xml:space="preserve"> </w:t>
      </w:r>
      <w:proofErr w:type="spellStart"/>
      <w:r w:rsidR="005A64EC">
        <w:t>nghiệp</w:t>
      </w:r>
      <w:proofErr w:type="spellEnd"/>
      <w:r w:rsidR="005A64EC">
        <w:t xml:space="preserve">, </w:t>
      </w:r>
      <w:proofErr w:type="spellStart"/>
      <w:r w:rsidR="005A64EC">
        <w:t>những</w:t>
      </w:r>
      <w:proofErr w:type="spellEnd"/>
      <w:r w:rsidR="005A64EC">
        <w:t xml:space="preserve"> </w:t>
      </w:r>
      <w:proofErr w:type="spellStart"/>
      <w:r w:rsidR="005A64EC">
        <w:t>người</w:t>
      </w:r>
      <w:proofErr w:type="spellEnd"/>
      <w:r w:rsidR="005A64EC">
        <w:t xml:space="preserve"> </w:t>
      </w:r>
      <w:proofErr w:type="spellStart"/>
      <w:r w:rsidR="005A64EC">
        <w:t>luôn</w:t>
      </w:r>
      <w:proofErr w:type="spellEnd"/>
      <w:r w:rsidR="005A64EC">
        <w:t xml:space="preserve"> </w:t>
      </w:r>
      <w:proofErr w:type="spellStart"/>
      <w:r w:rsidR="005A64EC">
        <w:t>giúp</w:t>
      </w:r>
      <w:proofErr w:type="spellEnd"/>
      <w:r w:rsidR="005A64EC">
        <w:t xml:space="preserve"> </w:t>
      </w:r>
      <w:proofErr w:type="spellStart"/>
      <w:r w:rsidR="005A64EC">
        <w:t>đỡ</w:t>
      </w:r>
      <w:proofErr w:type="spellEnd"/>
      <w:r w:rsidR="005A64EC">
        <w:t xml:space="preserve"> </w:t>
      </w:r>
      <w:proofErr w:type="spellStart"/>
      <w:r w:rsidR="005A64EC">
        <w:t>và</w:t>
      </w:r>
      <w:proofErr w:type="spellEnd"/>
      <w:r w:rsidR="005A64EC">
        <w:t xml:space="preserve"> </w:t>
      </w:r>
      <w:proofErr w:type="spellStart"/>
      <w:r w:rsidR="005A64EC">
        <w:t>ủng</w:t>
      </w:r>
      <w:proofErr w:type="spellEnd"/>
      <w:r w:rsidR="005A64EC">
        <w:t xml:space="preserve"> </w:t>
      </w:r>
      <w:proofErr w:type="spellStart"/>
      <w:r w:rsidR="005A64EC">
        <w:t>hộ</w:t>
      </w:r>
      <w:proofErr w:type="spellEnd"/>
      <w:r w:rsidR="005A64EC">
        <w:t xml:space="preserve"> </w:t>
      </w:r>
      <w:proofErr w:type="spellStart"/>
      <w:r w:rsidR="005A64EC">
        <w:t>trong</w:t>
      </w:r>
      <w:proofErr w:type="spellEnd"/>
      <w:r w:rsidR="005A64EC">
        <w:t xml:space="preserve"> </w:t>
      </w:r>
      <w:proofErr w:type="spellStart"/>
      <w:r w:rsidR="005A64EC">
        <w:t>suốt</w:t>
      </w:r>
      <w:proofErr w:type="spellEnd"/>
      <w:r w:rsidR="005A64EC">
        <w:t xml:space="preserve"> </w:t>
      </w:r>
      <w:proofErr w:type="spellStart"/>
      <w:r w:rsidR="005A64EC">
        <w:t>quá</w:t>
      </w:r>
      <w:proofErr w:type="spellEnd"/>
      <w:r w:rsidR="005A64EC">
        <w:t xml:space="preserve"> </w:t>
      </w:r>
      <w:proofErr w:type="spellStart"/>
      <w:r w:rsidR="005A64EC">
        <w:t>trình</w:t>
      </w:r>
      <w:proofErr w:type="spellEnd"/>
      <w:r w:rsidR="005A64EC">
        <w:t xml:space="preserve"> </w:t>
      </w:r>
      <w:proofErr w:type="spellStart"/>
      <w:r w:rsidR="005A64EC">
        <w:t>làm</w:t>
      </w:r>
      <w:proofErr w:type="spellEnd"/>
      <w:r w:rsidR="005A64EC">
        <w:t xml:space="preserve"> </w:t>
      </w:r>
      <w:proofErr w:type="spellStart"/>
      <w:r w:rsidR="005A64EC">
        <w:t>việc</w:t>
      </w:r>
      <w:proofErr w:type="spellEnd"/>
      <w:r w:rsidR="005A64EC">
        <w:t xml:space="preserve"> </w:t>
      </w:r>
      <w:proofErr w:type="spellStart"/>
      <w:r w:rsidR="005A64EC">
        <w:t>và</w:t>
      </w:r>
      <w:proofErr w:type="spellEnd"/>
      <w:r w:rsidR="005A64EC">
        <w:t xml:space="preserve"> </w:t>
      </w:r>
      <w:proofErr w:type="spellStart"/>
      <w:r w:rsidR="005A64EC">
        <w:t>nghiên</w:t>
      </w:r>
      <w:proofErr w:type="spellEnd"/>
      <w:r w:rsidR="005A64EC">
        <w:t xml:space="preserve"> </w:t>
      </w:r>
      <w:proofErr w:type="spellStart"/>
      <w:r w:rsidR="005A64EC">
        <w:t>cứu</w:t>
      </w:r>
      <w:proofErr w:type="spellEnd"/>
      <w:r w:rsidR="005A64EC">
        <w:t xml:space="preserve"> </w:t>
      </w:r>
      <w:proofErr w:type="spellStart"/>
      <w:r w:rsidR="005A64EC">
        <w:t>này</w:t>
      </w:r>
      <w:proofErr w:type="spellEnd"/>
      <w:r w:rsidR="005A64EC">
        <w:t>.</w:t>
      </w:r>
      <w:r w:rsidR="00305129">
        <w:t xml:space="preserve"> </w:t>
      </w:r>
    </w:p>
    <w:p w14:paraId="637AF04A" w14:textId="77777777" w:rsidR="00503C51" w:rsidRDefault="00503C51" w:rsidP="00B71184"/>
    <w:p w14:paraId="7E613792" w14:textId="77777777" w:rsidR="001E41C1" w:rsidRDefault="001E41C1" w:rsidP="00B71184"/>
    <w:p w14:paraId="729DE36F" w14:textId="77777777" w:rsidR="001E41C1" w:rsidRDefault="001E41C1" w:rsidP="00B71184"/>
    <w:p w14:paraId="2E2AFBDB" w14:textId="77777777" w:rsidR="00F95C8F" w:rsidRDefault="00F95C8F">
      <w:pPr>
        <w:spacing w:before="0" w:line="240" w:lineRule="auto"/>
        <w:jc w:val="left"/>
        <w:rPr>
          <w:b/>
        </w:rPr>
      </w:pPr>
      <w:r>
        <w:rPr>
          <w:b/>
        </w:rPr>
        <w:br w:type="page"/>
      </w:r>
    </w:p>
    <w:p w14:paraId="420CD501" w14:textId="77777777" w:rsidR="00F95C8F" w:rsidRDefault="001E41C1" w:rsidP="00AF2D89">
      <w:pPr>
        <w:spacing w:before="960"/>
        <w:jc w:val="center"/>
      </w:pPr>
      <w:proofErr w:type="spellStart"/>
      <w:r w:rsidRPr="00B71184">
        <w:rPr>
          <w:b/>
        </w:rPr>
        <w:lastRenderedPageBreak/>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w:t>
      </w:r>
      <w:r w:rsidR="007833B9">
        <w:rPr>
          <w:b/>
        </w:rPr>
        <w:t xml:space="preserve"> </w:t>
      </w:r>
      <w:proofErr w:type="spellStart"/>
      <w:r w:rsidR="007833B9">
        <w:rPr>
          <w:b/>
        </w:rPr>
        <w:t>luận</w:t>
      </w:r>
      <w:proofErr w:type="spellEnd"/>
      <w:r w:rsidR="007833B9">
        <w:rPr>
          <w:b/>
        </w:rPr>
        <w:t xml:space="preserve"> </w:t>
      </w:r>
      <w:proofErr w:type="spellStart"/>
      <w:r w:rsidR="007833B9">
        <w:rPr>
          <w:b/>
        </w:rPr>
        <w:t>văn</w:t>
      </w:r>
      <w:proofErr w:type="spellEnd"/>
    </w:p>
    <w:p w14:paraId="0154560B" w14:textId="77777777" w:rsidR="00AF2D89" w:rsidRDefault="00AF2D89" w:rsidP="00953752">
      <w:pPr>
        <w:pStyle w:val="ListParagraph"/>
        <w:numPr>
          <w:ilvl w:val="0"/>
          <w:numId w:val="7"/>
        </w:numPr>
      </w:pPr>
      <w:proofErr w:type="spellStart"/>
      <w:r w:rsidRPr="00E42C60">
        <w:rPr>
          <w:b/>
          <w:bCs/>
          <w:rPrChange w:id="1" w:author="Cung Thanh Long" w:date="2021-04-12T14:26:00Z">
            <w:rPr/>
          </w:rPrChange>
        </w:rPr>
        <w:t>Lý</w:t>
      </w:r>
      <w:proofErr w:type="spellEnd"/>
      <w:r w:rsidRPr="00E42C60">
        <w:rPr>
          <w:b/>
          <w:bCs/>
          <w:rPrChange w:id="2" w:author="Cung Thanh Long" w:date="2021-04-12T14:26:00Z">
            <w:rPr/>
          </w:rPrChange>
        </w:rPr>
        <w:t xml:space="preserve"> do </w:t>
      </w:r>
      <w:proofErr w:type="spellStart"/>
      <w:r w:rsidRPr="00E42C60">
        <w:rPr>
          <w:b/>
          <w:bCs/>
          <w:rPrChange w:id="3" w:author="Cung Thanh Long" w:date="2021-04-12T14:26:00Z">
            <w:rPr/>
          </w:rPrChange>
        </w:rPr>
        <w:t>chọn</w:t>
      </w:r>
      <w:proofErr w:type="spellEnd"/>
      <w:r w:rsidRPr="00E42C60">
        <w:rPr>
          <w:b/>
          <w:bCs/>
          <w:rPrChange w:id="4" w:author="Cung Thanh Long" w:date="2021-04-12T14:26:00Z">
            <w:rPr/>
          </w:rPrChange>
        </w:rPr>
        <w:t xml:space="preserve"> </w:t>
      </w:r>
      <w:proofErr w:type="spellStart"/>
      <w:r w:rsidRPr="00E42C60">
        <w:rPr>
          <w:b/>
          <w:bCs/>
          <w:rPrChange w:id="5" w:author="Cung Thanh Long" w:date="2021-04-12T14:26:00Z">
            <w:rPr/>
          </w:rPrChange>
        </w:rPr>
        <w:t>đề</w:t>
      </w:r>
      <w:proofErr w:type="spellEnd"/>
      <w:r w:rsidRPr="00E42C60">
        <w:rPr>
          <w:b/>
          <w:bCs/>
          <w:rPrChange w:id="6" w:author="Cung Thanh Long" w:date="2021-04-12T14:26:00Z">
            <w:rPr/>
          </w:rPrChange>
        </w:rPr>
        <w:t xml:space="preserve"> </w:t>
      </w:r>
      <w:proofErr w:type="spellStart"/>
      <w:r w:rsidRPr="00E42C60">
        <w:rPr>
          <w:b/>
          <w:bCs/>
          <w:rPrChange w:id="7" w:author="Cung Thanh Long" w:date="2021-04-12T14:26:00Z">
            <w:rPr/>
          </w:rPrChange>
        </w:rPr>
        <w:t>tài</w:t>
      </w:r>
      <w:proofErr w:type="spellEnd"/>
      <w:r>
        <w:t>:</w:t>
      </w:r>
    </w:p>
    <w:p w14:paraId="0CD33F11" w14:textId="49256D9A" w:rsidR="00EE1A5C" w:rsidRDefault="00AF2D89" w:rsidP="00AF2D89">
      <w:pPr>
        <w:ind w:firstLine="360"/>
        <w:rPr>
          <w:ins w:id="8" w:author="Cung Thanh Long" w:date="2021-04-12T13:51:00Z"/>
        </w:rPr>
      </w:pPr>
      <w:proofErr w:type="spellStart"/>
      <w:r>
        <w:t>Cảm</w:t>
      </w:r>
      <w:proofErr w:type="spellEnd"/>
      <w:r>
        <w:t xml:space="preserve"> </w:t>
      </w:r>
      <w:proofErr w:type="spellStart"/>
      <w:r>
        <w:t>xúc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tâm</w:t>
      </w:r>
      <w:proofErr w:type="spellEnd"/>
      <w:r>
        <w:t xml:space="preserve"> </w:t>
      </w:r>
      <w:proofErr w:type="spellStart"/>
      <w:r>
        <w:t>sinh</w:t>
      </w:r>
      <w:proofErr w:type="spellEnd"/>
      <w:r>
        <w:t xml:space="preserve"> </w:t>
      </w:r>
      <w:proofErr w:type="spellStart"/>
      <w:r>
        <w:t>lý</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sức</w:t>
      </w:r>
      <w:proofErr w:type="spellEnd"/>
      <w:r>
        <w:t xml:space="preserve"> </w:t>
      </w:r>
      <w:proofErr w:type="spellStart"/>
      <w:r>
        <w:t>khỏe</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khi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sẽ</w:t>
      </w:r>
      <w:proofErr w:type="spellEnd"/>
      <w:r>
        <w:t xml:space="preserve"> </w:t>
      </w:r>
      <w:proofErr w:type="spellStart"/>
      <w:r>
        <w:t>gây</w:t>
      </w:r>
      <w:proofErr w:type="spellEnd"/>
      <w:r>
        <w:t xml:space="preserve"> </w:t>
      </w:r>
      <w:proofErr w:type="spellStart"/>
      <w:r>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nghĩ</w:t>
      </w:r>
      <w:proofErr w:type="spellEnd"/>
      <w:r>
        <w:t xml:space="preserve"> </w:t>
      </w:r>
      <w:proofErr w:type="spellStart"/>
      <w:r>
        <w:t>theo</w:t>
      </w:r>
      <w:proofErr w:type="spellEnd"/>
      <w:r>
        <w:t xml:space="preserve"> </w:t>
      </w:r>
      <w:proofErr w:type="spellStart"/>
      <w:r>
        <w:t>những</w:t>
      </w:r>
      <w:proofErr w:type="spellEnd"/>
      <w:r>
        <w:t xml:space="preserve"> </w:t>
      </w:r>
      <w:proofErr w:type="spellStart"/>
      <w:r>
        <w:t>cách</w:t>
      </w:r>
      <w:proofErr w:type="spellEnd"/>
      <w:r>
        <w:t xml:space="preserve"> </w:t>
      </w:r>
      <w:proofErr w:type="spellStart"/>
      <w:r>
        <w:t>không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trí</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sự</w:t>
      </w:r>
      <w:proofErr w:type="spellEnd"/>
      <w:r>
        <w:t xml:space="preserve"> </w:t>
      </w:r>
      <w:proofErr w:type="spellStart"/>
      <w:r>
        <w:t>tích</w:t>
      </w:r>
      <w:proofErr w:type="spellEnd"/>
      <w:r>
        <w:t xml:space="preserve"> </w:t>
      </w:r>
      <w:proofErr w:type="spellStart"/>
      <w:r>
        <w:t>tụ</w:t>
      </w:r>
      <w:proofErr w:type="spellEnd"/>
      <w:r>
        <w:t xml:space="preserve"> </w:t>
      </w:r>
      <w:proofErr w:type="spellStart"/>
      <w:r>
        <w:t>lâu</w:t>
      </w:r>
      <w:proofErr w:type="spellEnd"/>
      <w:r>
        <w:t xml:space="preserve"> </w:t>
      </w:r>
      <w:proofErr w:type="spellStart"/>
      <w:r>
        <w:t>dài</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phát</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thông</w:t>
      </w:r>
      <w:proofErr w:type="spellEnd"/>
      <w:r>
        <w:t xml:space="preserve"> qua </w:t>
      </w:r>
      <w:proofErr w:type="spellStart"/>
      <w:r>
        <w:t>nỗ</w:t>
      </w:r>
      <w:proofErr w:type="spellEnd"/>
      <w:r>
        <w:t xml:space="preserve"> </w:t>
      </w:r>
      <w:proofErr w:type="spellStart"/>
      <w:r>
        <w:t>lực</w:t>
      </w:r>
      <w:proofErr w:type="spellEnd"/>
      <w:r>
        <w:t xml:space="preserve"> </w:t>
      </w:r>
      <w:proofErr w:type="spellStart"/>
      <w:r>
        <w:t>có</w:t>
      </w:r>
      <w:proofErr w:type="spellEnd"/>
      <w:r>
        <w:t xml:space="preserve"> ý </w:t>
      </w:r>
      <w:proofErr w:type="spellStart"/>
      <w:r>
        <w:t>thức</w:t>
      </w:r>
      <w:proofErr w:type="spellEnd"/>
      <w:ins w:id="9" w:author="Cung Thanh Long" w:date="2021-04-12T13:53:00Z">
        <w:r w:rsidR="00EE1A5C">
          <w:t xml:space="preserve">. </w:t>
        </w:r>
        <w:proofErr w:type="spellStart"/>
        <w:r w:rsidR="00EE1A5C">
          <w:t>Cảm</w:t>
        </w:r>
        <w:proofErr w:type="spellEnd"/>
        <w:r w:rsidR="00EE1A5C">
          <w:t xml:space="preserve"> </w:t>
        </w:r>
        <w:proofErr w:type="spellStart"/>
        <w:r w:rsidR="00EE1A5C">
          <w:t>xúc</w:t>
        </w:r>
      </w:ins>
      <w:proofErr w:type="spellEnd"/>
      <w:del w:id="10" w:author="Cung Thanh Long" w:date="2021-04-12T13:53:00Z">
        <w:r w:rsidDel="00EE1A5C">
          <w:delText xml:space="preserve"> và</w:delText>
        </w:r>
      </w:del>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thể</w:t>
      </w:r>
      <w:proofErr w:type="spellEnd"/>
      <w:r>
        <w:t xml:space="preserve"> </w:t>
      </w:r>
      <w:proofErr w:type="spellStart"/>
      <w:r>
        <w:t>chất</w:t>
      </w:r>
      <w:proofErr w:type="spellEnd"/>
      <w:r>
        <w:t xml:space="preserve"> </w:t>
      </w:r>
      <w:proofErr w:type="spellStart"/>
      <w:r>
        <w:t>và</w:t>
      </w:r>
      <w:proofErr w:type="spellEnd"/>
      <w:r>
        <w:t xml:space="preserve"> </w:t>
      </w:r>
      <w:proofErr w:type="spellStart"/>
      <w:r>
        <w:t>sinh</w:t>
      </w:r>
      <w:proofErr w:type="spellEnd"/>
      <w:r>
        <w:t xml:space="preserve"> </w:t>
      </w:r>
      <w:proofErr w:type="spellStart"/>
      <w:r>
        <w:t>lý</w:t>
      </w:r>
      <w:proofErr w:type="spellEnd"/>
      <w:ins w:id="11" w:author="Cung Thanh Long" w:date="2021-04-12T13:53:00Z">
        <w:r w:rsidR="00EE1A5C">
          <w:t>,</w:t>
        </w:r>
      </w:ins>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cơ</w:t>
      </w:r>
      <w:proofErr w:type="spellEnd"/>
      <w:r>
        <w:t xml:space="preserve"> </w:t>
      </w:r>
      <w:proofErr w:type="spellStart"/>
      <w:r>
        <w:t>quan</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não</w:t>
      </w:r>
      <w:proofErr w:type="spellEnd"/>
      <w:r>
        <w:t xml:space="preserve">, </w:t>
      </w:r>
      <w:proofErr w:type="spellStart"/>
      <w:r>
        <w:t>tim</w:t>
      </w:r>
      <w:proofErr w:type="spellEnd"/>
      <w:r>
        <w:t xml:space="preserve">, da, </w:t>
      </w:r>
      <w:proofErr w:type="spellStart"/>
      <w:r>
        <w:t>lưu</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cơ</w:t>
      </w:r>
      <w:proofErr w:type="spellEnd"/>
      <w:r>
        <w:t xml:space="preserve">, </w:t>
      </w:r>
      <w:proofErr w:type="spellStart"/>
      <w:r>
        <w:t>nét</w:t>
      </w:r>
      <w:proofErr w:type="spellEnd"/>
      <w:r>
        <w:t xml:space="preserve"> </w:t>
      </w:r>
      <w:proofErr w:type="spellStart"/>
      <w:r>
        <w:t>mặt</w:t>
      </w:r>
      <w:proofErr w:type="spellEnd"/>
      <w:r>
        <w:t xml:space="preserve">, </w:t>
      </w:r>
      <w:proofErr w:type="spellStart"/>
      <w:r>
        <w:t>giọng</w:t>
      </w:r>
      <w:proofErr w:type="spellEnd"/>
      <w:r>
        <w:t xml:space="preserve"> </w:t>
      </w:r>
      <w:proofErr w:type="spellStart"/>
      <w:r>
        <w:t>nói</w:t>
      </w:r>
      <w:proofErr w:type="spellEnd"/>
      <w:r>
        <w:t>,</w:t>
      </w:r>
      <w:ins w:id="12" w:author="Cung Thanh Long" w:date="2021-04-12T13:54:00Z">
        <w:r w:rsidR="000F6256">
          <w:t xml:space="preserve"> </w:t>
        </w:r>
      </w:ins>
      <w:r>
        <w:t xml:space="preserve">... Do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lẫn</w:t>
      </w:r>
      <w:proofErr w:type="spellEnd"/>
      <w:r>
        <w:t xml:space="preserve"> </w:t>
      </w:r>
      <w:proofErr w:type="spellStart"/>
      <w:r>
        <w:t>nhau</w:t>
      </w:r>
      <w:proofErr w:type="spellEnd"/>
      <w:r>
        <w:t xml:space="preserve"> </w:t>
      </w:r>
      <w:proofErr w:type="spellStart"/>
      <w:r>
        <w:t>giữa</w:t>
      </w:r>
      <w:proofErr w:type="spellEnd"/>
      <w:r>
        <w:t xml:space="preserve"> </w:t>
      </w:r>
      <w:proofErr w:type="spellStart"/>
      <w:r>
        <w:t>sinh</w:t>
      </w:r>
      <w:proofErr w:type="spellEnd"/>
      <w:r>
        <w:t xml:space="preserve"> </w:t>
      </w:r>
      <w:proofErr w:type="spellStart"/>
      <w:r>
        <w:t>lý</w:t>
      </w:r>
      <w:proofErr w:type="spellEnd"/>
      <w:r>
        <w:t xml:space="preserve"> </w:t>
      </w:r>
      <w:proofErr w:type="spellStart"/>
      <w:r>
        <w:t>và</w:t>
      </w:r>
      <w:proofErr w:type="spellEnd"/>
      <w:r>
        <w:t xml:space="preserve"> </w:t>
      </w:r>
      <w:proofErr w:type="spellStart"/>
      <w:r>
        <w:t>tâm</w:t>
      </w:r>
      <w:proofErr w:type="spellEnd"/>
      <w:r>
        <w:t xml:space="preserve"> </w:t>
      </w:r>
      <w:proofErr w:type="spellStart"/>
      <w:r>
        <w:t>lý</w:t>
      </w:r>
      <w:proofErr w:type="spellEnd"/>
      <w:r>
        <w:t xml:space="preserve"> </w:t>
      </w:r>
      <w:proofErr w:type="spellStart"/>
      <w:r>
        <w:t>trong</w:t>
      </w:r>
      <w:proofErr w:type="spellEnd"/>
      <w:r>
        <w:t xml:space="preserve"> </w:t>
      </w:r>
      <w:proofErr w:type="spellStart"/>
      <w:r>
        <w:t>cảm</w:t>
      </w:r>
      <w:proofErr w:type="spellEnd"/>
      <w:r>
        <w:t xml:space="preserve"> </w:t>
      </w:r>
      <w:proofErr w:type="spellStart"/>
      <w:r>
        <w:t>xúc</w:t>
      </w:r>
      <w:proofErr w:type="spellEnd"/>
      <w:r>
        <w:t>,</w:t>
      </w:r>
      <w:ins w:id="13" w:author="Cung Thanh Long" w:date="2021-04-12T13:53:00Z">
        <w:r w:rsidR="00EE1A5C">
          <w:t xml:space="preserve"> </w:t>
        </w:r>
        <w:proofErr w:type="spellStart"/>
        <w:r w:rsidR="00EE1A5C">
          <w:t>nên</w:t>
        </w:r>
      </w:ins>
      <w:proofErr w:type="spellEnd"/>
      <w:r>
        <w:t xml:space="preserve"> </w:t>
      </w:r>
      <w:proofErr w:type="spellStart"/>
      <w:r>
        <w:t>việc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vẫn</w:t>
      </w:r>
      <w:proofErr w:type="spellEnd"/>
      <w:r>
        <w:t xml:space="preserve"> </w:t>
      </w:r>
      <w:proofErr w:type="spellStart"/>
      <w:r>
        <w:t>là</w:t>
      </w:r>
      <w:proofErr w:type="spellEnd"/>
      <w:r>
        <w:t xml:space="preserve"> </w:t>
      </w:r>
      <w:proofErr w:type="spellStart"/>
      <w:r>
        <w:t>m</w:t>
      </w:r>
      <w:ins w:id="14" w:author="Cung Thanh Long" w:date="2021-04-12T13:50:00Z">
        <w:r w:rsidR="00EE1A5C">
          <w:t>ột</w:t>
        </w:r>
        <w:proofErr w:type="spellEnd"/>
        <w:r w:rsidR="00EE1A5C">
          <w:t xml:space="preserve"> </w:t>
        </w:r>
        <w:proofErr w:type="spellStart"/>
        <w:r w:rsidR="00EE1A5C">
          <w:t>l</w:t>
        </w:r>
      </w:ins>
      <w:ins w:id="15" w:author="Cung Thanh Long" w:date="2021-04-12T13:51:00Z">
        <w:r w:rsidR="00EE1A5C">
          <w:t>ĩnh</w:t>
        </w:r>
        <w:proofErr w:type="spellEnd"/>
        <w:r w:rsidR="00EE1A5C">
          <w:t xml:space="preserve"> </w:t>
        </w:r>
        <w:proofErr w:type="spellStart"/>
        <w:r w:rsidR="00EE1A5C">
          <w:t>vực</w:t>
        </w:r>
        <w:proofErr w:type="spellEnd"/>
        <w:r w:rsidR="00EE1A5C">
          <w:t xml:space="preserve"> </w:t>
        </w:r>
        <w:proofErr w:type="spellStart"/>
        <w:r w:rsidR="00EE1A5C">
          <w:t>nghiên</w:t>
        </w:r>
        <w:proofErr w:type="spellEnd"/>
        <w:r w:rsidR="00EE1A5C">
          <w:t xml:space="preserve"> </w:t>
        </w:r>
        <w:proofErr w:type="spellStart"/>
        <w:r w:rsidR="00EE1A5C">
          <w:t>cứu</w:t>
        </w:r>
        <w:proofErr w:type="spellEnd"/>
        <w:r w:rsidR="00EE1A5C">
          <w:t xml:space="preserve"> </w:t>
        </w:r>
        <w:proofErr w:type="spellStart"/>
        <w:r w:rsidR="00EE1A5C">
          <w:t>có</w:t>
        </w:r>
        <w:proofErr w:type="spellEnd"/>
        <w:r w:rsidR="00EE1A5C">
          <w:t xml:space="preserve"> </w:t>
        </w:r>
        <w:proofErr w:type="spellStart"/>
        <w:r w:rsidR="00EE1A5C">
          <w:t>nhiều</w:t>
        </w:r>
        <w:proofErr w:type="spellEnd"/>
        <w:r w:rsidR="00EE1A5C">
          <w:t xml:space="preserve"> </w:t>
        </w:r>
        <w:proofErr w:type="spellStart"/>
        <w:r w:rsidR="00EE1A5C">
          <w:t>thách</w:t>
        </w:r>
        <w:proofErr w:type="spellEnd"/>
        <w:r w:rsidR="00EE1A5C">
          <w:t xml:space="preserve"> </w:t>
        </w:r>
        <w:proofErr w:type="spellStart"/>
        <w:r w:rsidR="00EE1A5C">
          <w:t>thức</w:t>
        </w:r>
      </w:ins>
      <w:proofErr w:type="spellEnd"/>
      <w:del w:id="16" w:author="Cung Thanh Long" w:date="2021-04-12T13:50:00Z">
        <w:r w:rsidDel="00EE1A5C">
          <w:delText>ục tiêu của nghiên cứu khoa học</w:delText>
        </w:r>
      </w:del>
      <w:r>
        <w:t xml:space="preserve">. </w:t>
      </w:r>
    </w:p>
    <w:p w14:paraId="4041475D" w14:textId="24B5F1D0" w:rsidR="00765771" w:rsidRDefault="00AF2D89" w:rsidP="00AF2D89">
      <w:pPr>
        <w:ind w:firstLine="360"/>
        <w:rPr>
          <w:ins w:id="17" w:author="Cung Thanh Long" w:date="2021-04-12T13:55:00Z"/>
        </w:rPr>
      </w:pPr>
      <w:proofErr w:type="spellStart"/>
      <w:r>
        <w:t>Nhận</w:t>
      </w:r>
      <w:proofErr w:type="spellEnd"/>
      <w:r>
        <w:t xml:space="preserve"> </w:t>
      </w:r>
      <w:proofErr w:type="spellStart"/>
      <w:r>
        <w:t>biết</w:t>
      </w:r>
      <w:proofErr w:type="spellEnd"/>
      <w:r>
        <w:t xml:space="preserve"> </w:t>
      </w:r>
      <w:proofErr w:type="spellStart"/>
      <w:r>
        <w:t>biểu</w:t>
      </w:r>
      <w:proofErr w:type="spellEnd"/>
      <w:r>
        <w:t xml:space="preserve"> </w:t>
      </w:r>
      <w:proofErr w:type="spellStart"/>
      <w:r>
        <w:t>cảm</w:t>
      </w:r>
      <w:proofErr w:type="spellEnd"/>
      <w:ins w:id="18" w:author="Cung Thanh Long" w:date="2021-04-12T13:55:00Z">
        <w:r w:rsidR="00765771">
          <w:t xml:space="preserve"> </w:t>
        </w:r>
        <w:proofErr w:type="spellStart"/>
        <w:r w:rsidR="00765771">
          <w:t>cũng</w:t>
        </w:r>
      </w:ins>
      <w:proofErr w:type="spellEnd"/>
      <w:r>
        <w:t xml:space="preserve"> </w:t>
      </w:r>
      <w:proofErr w:type="spellStart"/>
      <w:r>
        <w:t>được</w:t>
      </w:r>
      <w:proofErr w:type="spellEnd"/>
      <w:r>
        <w:t xml:space="preserve"> </w:t>
      </w:r>
      <w:proofErr w:type="spellStart"/>
      <w:r>
        <w:t>cho</w:t>
      </w:r>
      <w:proofErr w:type="spellEnd"/>
      <w:r>
        <w:t xml:space="preserve"> </w:t>
      </w:r>
      <w:proofErr w:type="spellStart"/>
      <w:r>
        <w:t>là</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so </w:t>
      </w:r>
      <w:proofErr w:type="spellStart"/>
      <w:r>
        <w:t>với</w:t>
      </w:r>
      <w:proofErr w:type="spellEnd"/>
      <w:r>
        <w:t xml:space="preserve"> </w:t>
      </w:r>
      <w:proofErr w:type="spellStart"/>
      <w:r>
        <w:t>trẻ</w:t>
      </w:r>
      <w:proofErr w:type="spellEnd"/>
      <w:r>
        <w:t xml:space="preserve"> </w:t>
      </w:r>
      <w:proofErr w:type="spellStart"/>
      <w:r>
        <w:t>tự</w:t>
      </w:r>
      <w:proofErr w:type="spellEnd"/>
      <w:r>
        <w:t xml:space="preserve"> </w:t>
      </w:r>
      <w:proofErr w:type="spellStart"/>
      <w:r>
        <w:t>kỷ</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suy</w:t>
      </w:r>
      <w:proofErr w:type="spellEnd"/>
      <w:r>
        <w:t xml:space="preserve"> </w:t>
      </w:r>
      <w:proofErr w:type="spellStart"/>
      <w:r>
        <w:t>giảm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
    <w:p w14:paraId="1B758CD6" w14:textId="730A898F" w:rsidR="00AF2D89" w:rsidRDefault="00AF2D89" w:rsidP="00AF2D89">
      <w:pPr>
        <w:ind w:firstLine="360"/>
        <w:rPr>
          <w:ins w:id="19" w:author="Cung Thanh Long" w:date="2021-04-12T13:57:00Z"/>
        </w:rPr>
      </w:pPr>
      <w:proofErr w:type="spellStart"/>
      <w:r>
        <w:t>Nhận</w:t>
      </w:r>
      <w:proofErr w:type="spellEnd"/>
      <w:r>
        <w:t xml:space="preserve"> </w:t>
      </w:r>
      <w:proofErr w:type="spellStart"/>
      <w:r>
        <w:t>d</w:t>
      </w:r>
      <w:ins w:id="20" w:author="Cung Thanh Long" w:date="2021-04-12T13:51:00Z">
        <w:r w:rsidR="00EE1A5C">
          <w:t>ạng</w:t>
        </w:r>
      </w:ins>
      <w:proofErr w:type="spellEnd"/>
      <w:del w:id="21" w:author="Cung Thanh Long" w:date="2021-04-12T13:51:00Z">
        <w:r w:rsidDel="00EE1A5C">
          <w:delText>iện</w:delText>
        </w:r>
      </w:del>
      <w:r>
        <w:t xml:space="preserve"> </w:t>
      </w:r>
      <w:proofErr w:type="spellStart"/>
      <w:r>
        <w:t>cảm</w:t>
      </w:r>
      <w:proofErr w:type="spellEnd"/>
      <w:r>
        <w:t xml:space="preserve"> </w:t>
      </w:r>
      <w:proofErr w:type="spellStart"/>
      <w:r>
        <w:t>xúc</w:t>
      </w:r>
      <w:proofErr w:type="spellEnd"/>
      <w:r>
        <w:t xml:space="preserve"> </w:t>
      </w:r>
      <w:proofErr w:type="spellStart"/>
      <w:r>
        <w:t>đã</w:t>
      </w:r>
      <w:proofErr w:type="spellEnd"/>
      <w:r>
        <w:t xml:space="preserve"> </w:t>
      </w:r>
      <w:proofErr w:type="spellStart"/>
      <w:ins w:id="22" w:author="Cung Thanh Long" w:date="2021-04-12T13:51:00Z">
        <w:r w:rsidR="00EE1A5C">
          <w:t>bước</w:t>
        </w:r>
        <w:proofErr w:type="spellEnd"/>
        <w:r w:rsidR="00EE1A5C">
          <w:t xml:space="preserve"> </w:t>
        </w:r>
        <w:proofErr w:type="spellStart"/>
        <w:r w:rsidR="00EE1A5C">
          <w:t>đầu</w:t>
        </w:r>
        <w:proofErr w:type="spellEnd"/>
        <w:r w:rsidR="00EE1A5C">
          <w:t xml:space="preserve"> </w:t>
        </w:r>
      </w:ins>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ins w:id="23" w:author="Cung Thanh Long" w:date="2021-04-12T13:52:00Z">
        <w:r w:rsidR="00EE1A5C">
          <w:t>các</w:t>
        </w:r>
      </w:ins>
      <w:proofErr w:type="spellEnd"/>
      <w:del w:id="24" w:author="Cung Thanh Long" w:date="2021-04-12T13:52:00Z">
        <w:r w:rsidDel="00EE1A5C">
          <w:delText>nhiều</w:delText>
        </w:r>
      </w:del>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an </w:t>
      </w:r>
      <w:proofErr w:type="spellStart"/>
      <w:r>
        <w:t>toàn</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con </w:t>
      </w:r>
      <w:proofErr w:type="spellStart"/>
      <w:r>
        <w:t>ngườ</w:t>
      </w:r>
      <w:r w:rsidR="0084325B">
        <w:t>i</w:t>
      </w:r>
      <w:proofErr w:type="spellEnd"/>
      <w:r w:rsidR="0084325B">
        <w:t>,…</w:t>
      </w:r>
      <w:proofErr w:type="spellStart"/>
      <w:ins w:id="25" w:author="Cung Thanh Long" w:date="2021-04-12T13:47:00Z">
        <w:r w:rsidR="00EE1A5C">
          <w:t>Ngoài</w:t>
        </w:r>
        <w:proofErr w:type="spellEnd"/>
        <w:r w:rsidR="00EE1A5C">
          <w:t xml:space="preserve"> ra, </w:t>
        </w:r>
        <w:proofErr w:type="spellStart"/>
        <w:r w:rsidR="00EE1A5C">
          <w:t>nhận</w:t>
        </w:r>
        <w:proofErr w:type="spellEnd"/>
        <w:r w:rsidR="00EE1A5C">
          <w:t xml:space="preserve"> </w:t>
        </w:r>
        <w:proofErr w:type="spellStart"/>
        <w:r w:rsidR="00EE1A5C">
          <w:t>dạng</w:t>
        </w:r>
        <w:proofErr w:type="spellEnd"/>
        <w:r w:rsidR="00EE1A5C">
          <w:t xml:space="preserve"> </w:t>
        </w:r>
        <w:proofErr w:type="spellStart"/>
        <w:r w:rsidR="00EE1A5C">
          <w:t>cảm</w:t>
        </w:r>
        <w:proofErr w:type="spellEnd"/>
        <w:r w:rsidR="00EE1A5C">
          <w:t xml:space="preserve"> </w:t>
        </w:r>
        <w:proofErr w:type="spellStart"/>
        <w:r w:rsidR="00EE1A5C">
          <w:t>xúc</w:t>
        </w:r>
        <w:proofErr w:type="spellEnd"/>
        <w:r w:rsidR="00EE1A5C">
          <w:t xml:space="preserve"> con </w:t>
        </w:r>
        <w:proofErr w:type="spellStart"/>
        <w:r w:rsidR="00EE1A5C">
          <w:t>người</w:t>
        </w:r>
        <w:proofErr w:type="spellEnd"/>
        <w:r w:rsidR="00EE1A5C">
          <w:t xml:space="preserve"> </w:t>
        </w:r>
      </w:ins>
      <w:proofErr w:type="spellStart"/>
      <w:ins w:id="26" w:author="Cung Thanh Long" w:date="2021-04-12T13:48:00Z">
        <w:r w:rsidR="00EE1A5C">
          <w:t>còn</w:t>
        </w:r>
        <w:proofErr w:type="spellEnd"/>
        <w:r w:rsidR="00EE1A5C">
          <w:t xml:space="preserve"> </w:t>
        </w:r>
        <w:proofErr w:type="spellStart"/>
        <w:r w:rsidR="00EE1A5C">
          <w:t>có</w:t>
        </w:r>
        <w:proofErr w:type="spellEnd"/>
        <w:r w:rsidR="00EE1A5C">
          <w:t xml:space="preserve"> </w:t>
        </w:r>
        <w:proofErr w:type="spellStart"/>
        <w:r w:rsidR="00EE1A5C">
          <w:t>thể</w:t>
        </w:r>
        <w:proofErr w:type="spellEnd"/>
        <w:r w:rsidR="00EE1A5C">
          <w:t xml:space="preserve"> </w:t>
        </w:r>
        <w:proofErr w:type="spellStart"/>
        <w:r w:rsidR="00EE1A5C">
          <w:t>ứng</w:t>
        </w:r>
        <w:proofErr w:type="spellEnd"/>
        <w:r w:rsidR="00EE1A5C">
          <w:t xml:space="preserve"> </w:t>
        </w:r>
        <w:proofErr w:type="spellStart"/>
        <w:r w:rsidR="00EE1A5C">
          <w:t>dụng</w:t>
        </w:r>
        <w:proofErr w:type="spellEnd"/>
        <w:r w:rsidR="00EE1A5C">
          <w:t xml:space="preserve"> </w:t>
        </w:r>
        <w:proofErr w:type="spellStart"/>
        <w:r w:rsidR="00EE1A5C">
          <w:t>trong</w:t>
        </w:r>
        <w:proofErr w:type="spellEnd"/>
        <w:r w:rsidR="00EE1A5C">
          <w:t xml:space="preserve"> </w:t>
        </w:r>
        <w:proofErr w:type="spellStart"/>
        <w:r w:rsidR="00EE1A5C">
          <w:t>phát</w:t>
        </w:r>
        <w:proofErr w:type="spellEnd"/>
        <w:r w:rsidR="00EE1A5C">
          <w:t xml:space="preserve"> </w:t>
        </w:r>
        <w:proofErr w:type="spellStart"/>
        <w:r w:rsidR="00EE1A5C">
          <w:t>triển</w:t>
        </w:r>
        <w:proofErr w:type="spellEnd"/>
        <w:r w:rsidR="00EE1A5C">
          <w:t xml:space="preserve"> </w:t>
        </w:r>
        <w:proofErr w:type="spellStart"/>
        <w:r w:rsidR="00EE1A5C">
          <w:t>các</w:t>
        </w:r>
        <w:proofErr w:type="spellEnd"/>
        <w:r w:rsidR="00EE1A5C">
          <w:t xml:space="preserve"> </w:t>
        </w:r>
        <w:proofErr w:type="spellStart"/>
        <w:r w:rsidR="00EE1A5C">
          <w:t>ứng</w:t>
        </w:r>
        <w:proofErr w:type="spellEnd"/>
        <w:r w:rsidR="00EE1A5C">
          <w:t xml:space="preserve"> </w:t>
        </w:r>
        <w:proofErr w:type="spellStart"/>
        <w:r w:rsidR="00EE1A5C">
          <w:t>dụng</w:t>
        </w:r>
        <w:proofErr w:type="spellEnd"/>
        <w:r w:rsidR="00EE1A5C">
          <w:t xml:space="preserve"> </w:t>
        </w:r>
        <w:proofErr w:type="spellStart"/>
        <w:r w:rsidR="00EE1A5C">
          <w:t>học</w:t>
        </w:r>
        <w:proofErr w:type="spellEnd"/>
        <w:r w:rsidR="00EE1A5C">
          <w:t xml:space="preserve"> </w:t>
        </w:r>
        <w:proofErr w:type="spellStart"/>
        <w:r w:rsidR="00EE1A5C">
          <w:t>từ</w:t>
        </w:r>
        <w:proofErr w:type="spellEnd"/>
        <w:r w:rsidR="00EE1A5C">
          <w:t xml:space="preserve"> </w:t>
        </w:r>
        <w:proofErr w:type="spellStart"/>
        <w:r w:rsidR="00EE1A5C">
          <w:t>xa</w:t>
        </w:r>
        <w:proofErr w:type="spellEnd"/>
        <w:r w:rsidR="00EE1A5C">
          <w:t xml:space="preserve"> </w:t>
        </w:r>
        <w:proofErr w:type="spellStart"/>
        <w:r w:rsidR="00EE1A5C">
          <w:t>có</w:t>
        </w:r>
        <w:proofErr w:type="spellEnd"/>
        <w:r w:rsidR="00EE1A5C">
          <w:t xml:space="preserve"> </w:t>
        </w:r>
        <w:proofErr w:type="spellStart"/>
        <w:r w:rsidR="00EE1A5C">
          <w:t>cảm</w:t>
        </w:r>
        <w:proofErr w:type="spellEnd"/>
        <w:r w:rsidR="00EE1A5C">
          <w:t xml:space="preserve"> </w:t>
        </w:r>
        <w:proofErr w:type="spellStart"/>
        <w:r w:rsidR="00EE1A5C">
          <w:t>xúc</w:t>
        </w:r>
        <w:proofErr w:type="spellEnd"/>
        <w:r w:rsidR="00EE1A5C">
          <w:t xml:space="preserve">, </w:t>
        </w:r>
        <w:proofErr w:type="spellStart"/>
        <w:r w:rsidR="00EE1A5C">
          <w:t>phát</w:t>
        </w:r>
        <w:proofErr w:type="spellEnd"/>
        <w:r w:rsidR="00EE1A5C">
          <w:t xml:space="preserve"> </w:t>
        </w:r>
        <w:proofErr w:type="spellStart"/>
        <w:r w:rsidR="00EE1A5C">
          <w:t>triển</w:t>
        </w:r>
        <w:proofErr w:type="spellEnd"/>
        <w:r w:rsidR="00EE1A5C">
          <w:t xml:space="preserve"> </w:t>
        </w:r>
        <w:proofErr w:type="spellStart"/>
        <w:r w:rsidR="00EE1A5C">
          <w:t>các</w:t>
        </w:r>
        <w:proofErr w:type="spellEnd"/>
        <w:r w:rsidR="00EE1A5C">
          <w:t xml:space="preserve"> </w:t>
        </w:r>
        <w:proofErr w:type="spellStart"/>
        <w:r w:rsidR="00EE1A5C">
          <w:t>ứng</w:t>
        </w:r>
        <w:proofErr w:type="spellEnd"/>
        <w:r w:rsidR="00EE1A5C">
          <w:t xml:space="preserve"> </w:t>
        </w:r>
        <w:proofErr w:type="spellStart"/>
        <w:r w:rsidR="00EE1A5C">
          <w:t>dụng</w:t>
        </w:r>
        <w:proofErr w:type="spellEnd"/>
        <w:r w:rsidR="00EE1A5C">
          <w:t xml:space="preserve"> </w:t>
        </w:r>
        <w:proofErr w:type="spellStart"/>
        <w:r w:rsidR="00EE1A5C">
          <w:t>tương</w:t>
        </w:r>
        <w:proofErr w:type="spellEnd"/>
        <w:r w:rsidR="00EE1A5C">
          <w:t xml:space="preserve"> </w:t>
        </w:r>
        <w:proofErr w:type="spellStart"/>
        <w:r w:rsidR="00EE1A5C">
          <w:t>tác</w:t>
        </w:r>
        <w:proofErr w:type="spellEnd"/>
        <w:r w:rsidR="00EE1A5C">
          <w:t xml:space="preserve"> </w:t>
        </w:r>
        <w:proofErr w:type="spellStart"/>
        <w:r w:rsidR="00EE1A5C">
          <w:t>có</w:t>
        </w:r>
        <w:proofErr w:type="spellEnd"/>
        <w:r w:rsidR="00EE1A5C">
          <w:t xml:space="preserve"> </w:t>
        </w:r>
        <w:proofErr w:type="spellStart"/>
        <w:r w:rsidR="00EE1A5C">
          <w:t>cảm</w:t>
        </w:r>
        <w:proofErr w:type="spellEnd"/>
        <w:r w:rsidR="00EE1A5C">
          <w:t xml:space="preserve"> </w:t>
        </w:r>
        <w:proofErr w:type="spellStart"/>
        <w:r w:rsidR="00EE1A5C">
          <w:t>xúc</w:t>
        </w:r>
        <w:proofErr w:type="spellEnd"/>
        <w:r w:rsidR="00EE1A5C">
          <w:t xml:space="preserve"> </w:t>
        </w:r>
        <w:proofErr w:type="spellStart"/>
        <w:r w:rsidR="00EE1A5C">
          <w:t>giữa</w:t>
        </w:r>
        <w:proofErr w:type="spellEnd"/>
        <w:r w:rsidR="00EE1A5C">
          <w:t xml:space="preserve"> </w:t>
        </w:r>
        <w:proofErr w:type="spellStart"/>
        <w:r w:rsidR="00EE1A5C">
          <w:t>người</w:t>
        </w:r>
        <w:proofErr w:type="spellEnd"/>
        <w:r w:rsidR="00EE1A5C">
          <w:t xml:space="preserve"> </w:t>
        </w:r>
        <w:proofErr w:type="spellStart"/>
        <w:r w:rsidR="00EE1A5C">
          <w:t>và</w:t>
        </w:r>
        <w:proofErr w:type="spellEnd"/>
        <w:r w:rsidR="00EE1A5C">
          <w:t xml:space="preserve"> </w:t>
        </w:r>
        <w:proofErr w:type="spellStart"/>
        <w:r w:rsidR="00EE1A5C">
          <w:t>máy</w:t>
        </w:r>
        <w:proofErr w:type="spellEnd"/>
        <w:r w:rsidR="00EE1A5C">
          <w:t xml:space="preserve">, </w:t>
        </w:r>
        <w:proofErr w:type="spellStart"/>
        <w:r w:rsidR="00EE1A5C">
          <w:t>phát</w:t>
        </w:r>
        <w:proofErr w:type="spellEnd"/>
        <w:r w:rsidR="00EE1A5C">
          <w:t xml:space="preserve"> </w:t>
        </w:r>
        <w:proofErr w:type="spellStart"/>
        <w:r w:rsidR="00EE1A5C">
          <w:t>tri</w:t>
        </w:r>
      </w:ins>
      <w:ins w:id="27" w:author="Cung Thanh Long" w:date="2021-04-12T13:49:00Z">
        <w:r w:rsidR="00EE1A5C">
          <w:t>ển</w:t>
        </w:r>
        <w:proofErr w:type="spellEnd"/>
        <w:r w:rsidR="00EE1A5C">
          <w:t xml:space="preserve"> robot </w:t>
        </w:r>
        <w:proofErr w:type="spellStart"/>
        <w:r w:rsidR="00EE1A5C">
          <w:t>thông</w:t>
        </w:r>
        <w:proofErr w:type="spellEnd"/>
        <w:r w:rsidR="00EE1A5C">
          <w:t xml:space="preserve"> </w:t>
        </w:r>
        <w:proofErr w:type="spellStart"/>
        <w:r w:rsidR="00EE1A5C">
          <w:t>minh</w:t>
        </w:r>
      </w:ins>
      <w:proofErr w:type="spellEnd"/>
      <w:ins w:id="28" w:author="Cung Thanh Long" w:date="2021-04-12T13:50:00Z">
        <w:r w:rsidR="00EE1A5C">
          <w:t xml:space="preserve">, </w:t>
        </w:r>
      </w:ins>
      <w:proofErr w:type="spellStart"/>
      <w:ins w:id="29" w:author="Cung Thanh Long" w:date="2021-04-12T13:52:00Z">
        <w:r w:rsidR="00EE1A5C">
          <w:t>cùng</w:t>
        </w:r>
        <w:proofErr w:type="spellEnd"/>
        <w:r w:rsidR="00EE1A5C">
          <w:t xml:space="preserve"> </w:t>
        </w:r>
        <w:proofErr w:type="spellStart"/>
        <w:r w:rsidR="00EE1A5C">
          <w:t>nhiều</w:t>
        </w:r>
      </w:ins>
      <w:proofErr w:type="spellEnd"/>
      <w:ins w:id="30" w:author="Cung Thanh Long" w:date="2021-04-12T13:50:00Z">
        <w:r w:rsidR="00EE1A5C">
          <w:t xml:space="preserve"> </w:t>
        </w:r>
        <w:proofErr w:type="spellStart"/>
        <w:r w:rsidR="00EE1A5C">
          <w:t>ứng</w:t>
        </w:r>
        <w:proofErr w:type="spellEnd"/>
        <w:r w:rsidR="00EE1A5C">
          <w:t xml:space="preserve"> </w:t>
        </w:r>
        <w:proofErr w:type="spellStart"/>
        <w:r w:rsidR="00EE1A5C">
          <w:t>dụng</w:t>
        </w:r>
        <w:proofErr w:type="spellEnd"/>
        <w:r w:rsidR="00EE1A5C">
          <w:t xml:space="preserve"> an </w:t>
        </w:r>
        <w:proofErr w:type="spellStart"/>
        <w:r w:rsidR="00EE1A5C">
          <w:t>ninh</w:t>
        </w:r>
        <w:proofErr w:type="spellEnd"/>
        <w:r w:rsidR="00EE1A5C">
          <w:t xml:space="preserve"> </w:t>
        </w:r>
        <w:proofErr w:type="spellStart"/>
        <w:r w:rsidR="00EE1A5C">
          <w:t>khác</w:t>
        </w:r>
        <w:proofErr w:type="spellEnd"/>
        <w:r w:rsidR="00EE1A5C">
          <w:t>.</w:t>
        </w:r>
      </w:ins>
      <w:r w:rsidR="0084325B">
        <w:t xml:space="preserve"> </w:t>
      </w:r>
      <w:del w:id="31" w:author="Cung Thanh Long" w:date="2021-04-12T13:56:00Z">
        <w:r w:rsidDel="00765771">
          <w:delText>Qua đó ta có thể thấy việc nhận dạng được cảm xúc là vô cùng quan trọng.</w:delText>
        </w:r>
      </w:del>
    </w:p>
    <w:p w14:paraId="764C1A59" w14:textId="567DD440" w:rsidR="00765771" w:rsidRDefault="00765771" w:rsidP="00AF2D89">
      <w:pPr>
        <w:ind w:firstLine="360"/>
      </w:pPr>
      <w:proofErr w:type="spellStart"/>
      <w:ins w:id="32" w:author="Cung Thanh Long" w:date="2021-04-12T13:57:00Z">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con </w:t>
        </w:r>
        <w:proofErr w:type="spellStart"/>
        <w:r>
          <w:t>người</w:t>
        </w:r>
        <w:proofErr w:type="spellEnd"/>
        <w:r>
          <w:t xml:space="preserve"> </w:t>
        </w:r>
      </w:ins>
      <w:proofErr w:type="spellStart"/>
      <w:ins w:id="33" w:author="Cung Thanh Long" w:date="2021-04-12T13:58:00Z">
        <w:r>
          <w:t>như</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đây</w:t>
        </w:r>
        <w:proofErr w:type="spellEnd"/>
        <w:r>
          <w:t xml:space="preserve"> </w:t>
        </w:r>
        <w:proofErr w:type="spellStart"/>
        <w:r>
          <w:t>là</w:t>
        </w:r>
        <w:proofErr w:type="spellEnd"/>
        <w:r>
          <w:t xml:space="preserve"> </w:t>
        </w:r>
        <w:proofErr w:type="spellStart"/>
        <w:r>
          <w:t>hướng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ins>
      <w:proofErr w:type="spellEnd"/>
      <w:ins w:id="34" w:author="Cung Thanh Long" w:date="2021-04-12T14:00:00Z">
        <w:r>
          <w:t xml:space="preserve"> </w:t>
        </w:r>
        <w:proofErr w:type="spellStart"/>
        <w:r>
          <w:t>ứng</w:t>
        </w:r>
        <w:proofErr w:type="spellEnd"/>
        <w:r>
          <w:t xml:space="preserve"> </w:t>
        </w:r>
        <w:proofErr w:type="spellStart"/>
        <w:r>
          <w:t>dụng</w:t>
        </w:r>
      </w:ins>
      <w:proofErr w:type="spellEnd"/>
      <w:ins w:id="35" w:author="Cung Thanh Long" w:date="2021-04-12T14:07:00Z">
        <w:r w:rsidR="00823C7D">
          <w:t>,</w:t>
        </w:r>
      </w:ins>
      <w:ins w:id="36" w:author="Cung Thanh Long" w:date="2021-04-12T13:59:00Z">
        <w:r>
          <w:t xml:space="preserve"> </w:t>
        </w:r>
        <w:proofErr w:type="spellStart"/>
        <w:r>
          <w:t>và</w:t>
        </w:r>
        <w:proofErr w:type="spellEnd"/>
        <w:r>
          <w:t xml:space="preserve"> </w:t>
        </w:r>
      </w:ins>
      <w:proofErr w:type="spellStart"/>
      <w:ins w:id="37" w:author="Cung Thanh Long" w:date="2021-04-12T14:07:00Z">
        <w:r w:rsidR="00823C7D">
          <w:t>nhiều</w:t>
        </w:r>
        <w:proofErr w:type="spellEnd"/>
        <w:r w:rsidR="00823C7D">
          <w:t xml:space="preserve"> </w:t>
        </w:r>
      </w:ins>
      <w:proofErr w:type="spellStart"/>
      <w:ins w:id="38" w:author="Cung Thanh Long" w:date="2021-04-12T13:59:00Z">
        <w:r>
          <w:t>thách</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mặt</w:t>
        </w:r>
        <w:proofErr w:type="spellEnd"/>
        <w:r>
          <w:t xml:space="preserve"> khoa </w:t>
        </w:r>
        <w:proofErr w:type="spellStart"/>
        <w:r>
          <w:t>học</w:t>
        </w:r>
        <w:proofErr w:type="spellEnd"/>
        <w:r>
          <w:t xml:space="preserve">. </w:t>
        </w:r>
        <w:proofErr w:type="spellStart"/>
        <w:r>
          <w:t>Đó</w:t>
        </w:r>
        <w:proofErr w:type="spellEnd"/>
        <w:r>
          <w:t xml:space="preserve"> </w:t>
        </w:r>
        <w:proofErr w:type="spellStart"/>
        <w:r>
          <w:t>c</w:t>
        </w:r>
      </w:ins>
      <w:ins w:id="39" w:author="Cung Thanh Long" w:date="2021-04-12T14:00:00Z">
        <w:r>
          <w:t>ũng</w:t>
        </w:r>
        <w:proofErr w:type="spellEnd"/>
        <w:r>
          <w:t xml:space="preserve"> </w:t>
        </w:r>
        <w:proofErr w:type="spellStart"/>
        <w:r>
          <w:t>là</w:t>
        </w:r>
        <w:proofErr w:type="spellEnd"/>
        <w:r>
          <w:t xml:space="preserve"> </w:t>
        </w:r>
        <w:proofErr w:type="spellStart"/>
        <w:r>
          <w:t>lý</w:t>
        </w:r>
        <w:proofErr w:type="spellEnd"/>
        <w:r>
          <w:t xml:space="preserve"> do </w:t>
        </w:r>
        <w:proofErr w:type="spellStart"/>
        <w:r>
          <w:t>học</w:t>
        </w:r>
        <w:proofErr w:type="spellEnd"/>
        <w:r>
          <w:t xml:space="preserve"> </w:t>
        </w:r>
        <w:proofErr w:type="spellStart"/>
        <w:r>
          <w:t>viên</w:t>
        </w:r>
        <w:proofErr w:type="spellEnd"/>
        <w:r>
          <w:t xml:space="preserve"> </w:t>
        </w:r>
        <w:proofErr w:type="spellStart"/>
        <w:r>
          <w:t>lựa</w:t>
        </w:r>
        <w:proofErr w:type="spellEnd"/>
        <w:r>
          <w:t xml:space="preserve"> </w:t>
        </w:r>
        <w:proofErr w:type="spellStart"/>
        <w:r>
          <w:t>chọn</w:t>
        </w:r>
      </w:ins>
      <w:proofErr w:type="spellEnd"/>
      <w:ins w:id="40" w:author="Cung Thanh Long" w:date="2021-04-12T14:08:00Z">
        <w:r w:rsidR="00823C7D">
          <w:t xml:space="preserve"> </w:t>
        </w:r>
        <w:proofErr w:type="spellStart"/>
        <w:r w:rsidR="00823C7D">
          <w:t>một</w:t>
        </w:r>
        <w:proofErr w:type="spellEnd"/>
        <w:r w:rsidR="00823C7D">
          <w:t xml:space="preserve"> </w:t>
        </w:r>
        <w:proofErr w:type="spellStart"/>
        <w:r w:rsidR="00823C7D">
          <w:t>bài</w:t>
        </w:r>
        <w:proofErr w:type="spellEnd"/>
        <w:r w:rsidR="00823C7D">
          <w:t xml:space="preserve"> </w:t>
        </w:r>
        <w:proofErr w:type="spellStart"/>
        <w:r w:rsidR="00823C7D">
          <w:t>toán</w:t>
        </w:r>
        <w:proofErr w:type="spellEnd"/>
        <w:r w:rsidR="00823C7D">
          <w:t xml:space="preserve"> </w:t>
        </w:r>
        <w:proofErr w:type="spellStart"/>
        <w:r w:rsidR="00823C7D">
          <w:t>cụ</w:t>
        </w:r>
        <w:proofErr w:type="spellEnd"/>
        <w:r w:rsidR="00823C7D">
          <w:t xml:space="preserve"> </w:t>
        </w:r>
        <w:proofErr w:type="spellStart"/>
        <w:r w:rsidR="00823C7D">
          <w:t>thể</w:t>
        </w:r>
        <w:proofErr w:type="spellEnd"/>
        <w:r w:rsidR="00823C7D">
          <w:t xml:space="preserve"> </w:t>
        </w:r>
        <w:proofErr w:type="spellStart"/>
        <w:r w:rsidR="00823C7D">
          <w:t>trong</w:t>
        </w:r>
        <w:proofErr w:type="spellEnd"/>
        <w:r w:rsidR="00823C7D">
          <w:t xml:space="preserve"> </w:t>
        </w:r>
        <w:proofErr w:type="spellStart"/>
        <w:r w:rsidR="00823C7D">
          <w:t>lĩnh</w:t>
        </w:r>
        <w:proofErr w:type="spellEnd"/>
        <w:r w:rsidR="00823C7D">
          <w:t xml:space="preserve"> </w:t>
        </w:r>
        <w:proofErr w:type="spellStart"/>
        <w:r w:rsidR="00823C7D">
          <w:t>vực</w:t>
        </w:r>
        <w:proofErr w:type="spellEnd"/>
        <w:r w:rsidR="00823C7D">
          <w:t xml:space="preserve"> </w:t>
        </w:r>
        <w:proofErr w:type="spellStart"/>
        <w:r w:rsidR="00823C7D">
          <w:t>nghiên</w:t>
        </w:r>
        <w:proofErr w:type="spellEnd"/>
        <w:r w:rsidR="00823C7D">
          <w:t xml:space="preserve"> </w:t>
        </w:r>
        <w:proofErr w:type="spellStart"/>
        <w:r w:rsidR="00823C7D">
          <w:t>cứu</w:t>
        </w:r>
        <w:proofErr w:type="spellEnd"/>
        <w:r w:rsidR="00823C7D">
          <w:t xml:space="preserve"> </w:t>
        </w:r>
        <w:proofErr w:type="spellStart"/>
        <w:r w:rsidR="00823C7D">
          <w:t>này</w:t>
        </w:r>
        <w:proofErr w:type="spellEnd"/>
        <w:r w:rsidR="00823C7D">
          <w:t xml:space="preserve"> </w:t>
        </w:r>
        <w:proofErr w:type="spellStart"/>
        <w:r w:rsidR="00823C7D">
          <w:t>làm</w:t>
        </w:r>
      </w:ins>
      <w:proofErr w:type="spellEnd"/>
      <w:ins w:id="41" w:author="Cung Thanh Long" w:date="2021-04-12T14:00:00Z">
        <w:r>
          <w:t xml:space="preserve"> </w:t>
        </w:r>
        <w:proofErr w:type="spellStart"/>
        <w:r>
          <w:t>đề</w:t>
        </w:r>
        <w:proofErr w:type="spellEnd"/>
        <w:r>
          <w:t xml:space="preserve"> </w:t>
        </w:r>
        <w:proofErr w:type="spellStart"/>
        <w:r>
          <w:t>tài</w:t>
        </w:r>
        <w:proofErr w:type="spellEnd"/>
        <w:r>
          <w:t xml:space="preserve"> </w:t>
        </w:r>
        <w:proofErr w:type="spellStart"/>
        <w:r>
          <w:t>cho</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w:t>
        </w:r>
      </w:ins>
    </w:p>
    <w:p w14:paraId="07A8A100" w14:textId="77777777" w:rsidR="00AF2D89" w:rsidRDefault="00AF2D89" w:rsidP="00AF2D89">
      <w:pPr>
        <w:ind w:firstLine="360"/>
      </w:pPr>
    </w:p>
    <w:p w14:paraId="6B351EE7" w14:textId="723563D0" w:rsidR="00AF2D89" w:rsidRDefault="00AF2D89" w:rsidP="00953752">
      <w:pPr>
        <w:pStyle w:val="ListParagraph"/>
        <w:numPr>
          <w:ilvl w:val="0"/>
          <w:numId w:val="6"/>
        </w:numPr>
        <w:rPr>
          <w:ins w:id="42" w:author="Cung Thanh Long" w:date="2021-04-12T14:09:00Z"/>
        </w:rPr>
      </w:pPr>
      <w:proofErr w:type="spellStart"/>
      <w:r w:rsidRPr="00E42C60">
        <w:rPr>
          <w:b/>
          <w:bCs/>
          <w:rPrChange w:id="43" w:author="Cung Thanh Long" w:date="2021-04-12T14:26:00Z">
            <w:rPr/>
          </w:rPrChange>
        </w:rPr>
        <w:t>Mục</w:t>
      </w:r>
      <w:proofErr w:type="spellEnd"/>
      <w:r w:rsidRPr="00E42C60">
        <w:rPr>
          <w:b/>
          <w:bCs/>
          <w:rPrChange w:id="44" w:author="Cung Thanh Long" w:date="2021-04-12T14:26:00Z">
            <w:rPr/>
          </w:rPrChange>
        </w:rPr>
        <w:t xml:space="preserve"> </w:t>
      </w:r>
      <w:proofErr w:type="spellStart"/>
      <w:r w:rsidRPr="00E42C60">
        <w:rPr>
          <w:b/>
          <w:bCs/>
          <w:rPrChange w:id="45" w:author="Cung Thanh Long" w:date="2021-04-12T14:26:00Z">
            <w:rPr/>
          </w:rPrChange>
        </w:rPr>
        <w:t>đích</w:t>
      </w:r>
      <w:proofErr w:type="spellEnd"/>
      <w:r w:rsidRPr="00E42C60">
        <w:rPr>
          <w:b/>
          <w:bCs/>
          <w:rPrChange w:id="46" w:author="Cung Thanh Long" w:date="2021-04-12T14:26:00Z">
            <w:rPr/>
          </w:rPrChange>
        </w:rPr>
        <w:t xml:space="preserve"> </w:t>
      </w:r>
      <w:proofErr w:type="spellStart"/>
      <w:r w:rsidRPr="00E42C60">
        <w:rPr>
          <w:b/>
          <w:bCs/>
          <w:rPrChange w:id="47" w:author="Cung Thanh Long" w:date="2021-04-12T14:26:00Z">
            <w:rPr/>
          </w:rPrChange>
        </w:rPr>
        <w:t>nghiên</w:t>
      </w:r>
      <w:proofErr w:type="spellEnd"/>
      <w:r w:rsidRPr="00E42C60">
        <w:rPr>
          <w:b/>
          <w:bCs/>
          <w:rPrChange w:id="48" w:author="Cung Thanh Long" w:date="2021-04-12T14:26:00Z">
            <w:rPr/>
          </w:rPrChange>
        </w:rPr>
        <w:t xml:space="preserve"> </w:t>
      </w:r>
      <w:proofErr w:type="spellStart"/>
      <w:r w:rsidRPr="00E42C60">
        <w:rPr>
          <w:b/>
          <w:bCs/>
          <w:rPrChange w:id="49" w:author="Cung Thanh Long" w:date="2021-04-12T14:26:00Z">
            <w:rPr/>
          </w:rPrChange>
        </w:rPr>
        <w:t>cứu</w:t>
      </w:r>
      <w:proofErr w:type="spellEnd"/>
      <w:r w:rsidRPr="00E42C60">
        <w:rPr>
          <w:b/>
          <w:bCs/>
          <w:rPrChange w:id="50" w:author="Cung Thanh Long" w:date="2021-04-12T14:26:00Z">
            <w:rPr/>
          </w:rPrChange>
        </w:rPr>
        <w:t xml:space="preserve"> </w:t>
      </w:r>
      <w:proofErr w:type="spellStart"/>
      <w:r w:rsidRPr="00E42C60">
        <w:rPr>
          <w:b/>
          <w:bCs/>
          <w:rPrChange w:id="51" w:author="Cung Thanh Long" w:date="2021-04-12T14:26:00Z">
            <w:rPr/>
          </w:rPrChange>
        </w:rPr>
        <w:t>của</w:t>
      </w:r>
      <w:proofErr w:type="spellEnd"/>
      <w:r w:rsidRPr="00E42C60">
        <w:rPr>
          <w:b/>
          <w:bCs/>
          <w:rPrChange w:id="52" w:author="Cung Thanh Long" w:date="2021-04-12T14:26:00Z">
            <w:rPr/>
          </w:rPrChange>
        </w:rPr>
        <w:t xml:space="preserve"> </w:t>
      </w:r>
      <w:proofErr w:type="spellStart"/>
      <w:r w:rsidRPr="00E42C60">
        <w:rPr>
          <w:b/>
          <w:bCs/>
          <w:rPrChange w:id="53" w:author="Cung Thanh Long" w:date="2021-04-12T14:26:00Z">
            <w:rPr/>
          </w:rPrChange>
        </w:rPr>
        <w:t>luận</w:t>
      </w:r>
      <w:proofErr w:type="spellEnd"/>
      <w:r w:rsidRPr="00E42C60">
        <w:rPr>
          <w:b/>
          <w:bCs/>
          <w:rPrChange w:id="54" w:author="Cung Thanh Long" w:date="2021-04-12T14:26:00Z">
            <w:rPr/>
          </w:rPrChange>
        </w:rPr>
        <w:t xml:space="preserve"> </w:t>
      </w:r>
      <w:proofErr w:type="spellStart"/>
      <w:r w:rsidRPr="00E42C60">
        <w:rPr>
          <w:b/>
          <w:bCs/>
          <w:rPrChange w:id="55" w:author="Cung Thanh Long" w:date="2021-04-12T14:26:00Z">
            <w:rPr/>
          </w:rPrChange>
        </w:rPr>
        <w:t>văn</w:t>
      </w:r>
      <w:proofErr w:type="spellEnd"/>
      <w:r w:rsidRPr="00E42C60">
        <w:rPr>
          <w:b/>
          <w:bCs/>
          <w:rPrChange w:id="56" w:author="Cung Thanh Long" w:date="2021-04-12T14:26:00Z">
            <w:rPr/>
          </w:rPrChange>
        </w:rPr>
        <w:t xml:space="preserve">, </w:t>
      </w:r>
      <w:proofErr w:type="spellStart"/>
      <w:r w:rsidRPr="00E42C60">
        <w:rPr>
          <w:b/>
          <w:bCs/>
          <w:rPrChange w:id="57" w:author="Cung Thanh Long" w:date="2021-04-12T14:26:00Z">
            <w:rPr/>
          </w:rPrChange>
        </w:rPr>
        <w:t>đối</w:t>
      </w:r>
      <w:proofErr w:type="spellEnd"/>
      <w:r w:rsidRPr="00E42C60">
        <w:rPr>
          <w:b/>
          <w:bCs/>
          <w:rPrChange w:id="58" w:author="Cung Thanh Long" w:date="2021-04-12T14:26:00Z">
            <w:rPr/>
          </w:rPrChange>
        </w:rPr>
        <w:t xml:space="preserve"> </w:t>
      </w:r>
      <w:proofErr w:type="spellStart"/>
      <w:r w:rsidRPr="00E42C60">
        <w:rPr>
          <w:b/>
          <w:bCs/>
          <w:rPrChange w:id="59" w:author="Cung Thanh Long" w:date="2021-04-12T14:26:00Z">
            <w:rPr/>
          </w:rPrChange>
        </w:rPr>
        <w:t>tượng</w:t>
      </w:r>
      <w:proofErr w:type="spellEnd"/>
      <w:r w:rsidRPr="00E42C60">
        <w:rPr>
          <w:b/>
          <w:bCs/>
          <w:rPrChange w:id="60" w:author="Cung Thanh Long" w:date="2021-04-12T14:26:00Z">
            <w:rPr/>
          </w:rPrChange>
        </w:rPr>
        <w:t xml:space="preserve">, </w:t>
      </w:r>
      <w:proofErr w:type="spellStart"/>
      <w:r w:rsidRPr="00E42C60">
        <w:rPr>
          <w:b/>
          <w:bCs/>
          <w:rPrChange w:id="61" w:author="Cung Thanh Long" w:date="2021-04-12T14:26:00Z">
            <w:rPr/>
          </w:rPrChange>
        </w:rPr>
        <w:t>phạm</w:t>
      </w:r>
      <w:proofErr w:type="spellEnd"/>
      <w:r w:rsidRPr="00E42C60">
        <w:rPr>
          <w:b/>
          <w:bCs/>
          <w:rPrChange w:id="62" w:author="Cung Thanh Long" w:date="2021-04-12T14:26:00Z">
            <w:rPr/>
          </w:rPrChange>
        </w:rPr>
        <w:t xml:space="preserve"> vi </w:t>
      </w:r>
      <w:proofErr w:type="spellStart"/>
      <w:r w:rsidRPr="00E42C60">
        <w:rPr>
          <w:b/>
          <w:bCs/>
          <w:rPrChange w:id="63" w:author="Cung Thanh Long" w:date="2021-04-12T14:26:00Z">
            <w:rPr/>
          </w:rPrChange>
        </w:rPr>
        <w:t>nghiên</w:t>
      </w:r>
      <w:proofErr w:type="spellEnd"/>
      <w:r w:rsidRPr="00E42C60">
        <w:rPr>
          <w:b/>
          <w:bCs/>
          <w:rPrChange w:id="64" w:author="Cung Thanh Long" w:date="2021-04-12T14:26:00Z">
            <w:rPr/>
          </w:rPrChange>
        </w:rPr>
        <w:t xml:space="preserve"> </w:t>
      </w:r>
      <w:proofErr w:type="spellStart"/>
      <w:r w:rsidRPr="00E42C60">
        <w:rPr>
          <w:b/>
          <w:bCs/>
          <w:rPrChange w:id="65" w:author="Cung Thanh Long" w:date="2021-04-12T14:26:00Z">
            <w:rPr/>
          </w:rPrChange>
        </w:rPr>
        <w:t>cứu</w:t>
      </w:r>
      <w:proofErr w:type="spellEnd"/>
      <w:r>
        <w:t>:</w:t>
      </w:r>
    </w:p>
    <w:p w14:paraId="05431728" w14:textId="76035CB2" w:rsidR="00656A18" w:rsidRDefault="00656A18">
      <w:pPr>
        <w:ind w:left="360"/>
        <w:pPrChange w:id="66" w:author="Cung Thanh Long" w:date="2021-04-12T14:09:00Z">
          <w:pPr>
            <w:pStyle w:val="ListParagraph"/>
            <w:numPr>
              <w:numId w:val="6"/>
            </w:numPr>
            <w:ind w:hanging="360"/>
          </w:pPr>
        </w:pPrChange>
      </w:pPr>
      <w:ins w:id="67" w:author="Cung Thanh Long" w:date="2021-04-12T14:09:00Z">
        <w:r>
          <w:t xml:space="preserve">- </w:t>
        </w:r>
        <w:proofErr w:type="spellStart"/>
        <w:r>
          <w:t>Nghiên</w:t>
        </w:r>
        <w:proofErr w:type="spellEnd"/>
        <w:r>
          <w:t xml:space="preserve"> </w:t>
        </w:r>
        <w:proofErr w:type="spellStart"/>
        <w:r>
          <w:t>cứu</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chuẩn</w:t>
        </w:r>
        <w:proofErr w:type="spellEnd"/>
        <w:r>
          <w:t xml:space="preserve"> </w:t>
        </w:r>
        <w:proofErr w:type="spellStart"/>
        <w:r>
          <w:t>của</w:t>
        </w:r>
        <w:proofErr w:type="spellEnd"/>
        <w:r>
          <w:t xml:space="preserve"> MIT</w:t>
        </w:r>
      </w:ins>
    </w:p>
    <w:p w14:paraId="6FEF7851" w14:textId="04590C98" w:rsidR="00AF2D89" w:rsidRDefault="00AF2D89" w:rsidP="00AF2D89">
      <w:r>
        <w:t>-</w:t>
      </w:r>
      <w:r>
        <w:tab/>
      </w:r>
      <w:proofErr w:type="spellStart"/>
      <w:r>
        <w:t>Nhận</w:t>
      </w:r>
      <w:proofErr w:type="spellEnd"/>
      <w:r>
        <w:t xml:space="preserve"> </w:t>
      </w:r>
      <w:proofErr w:type="spellStart"/>
      <w:r>
        <w:t>dạng</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người</w:t>
      </w:r>
      <w:proofErr w:type="spellEnd"/>
      <w:r>
        <w:t xml:space="preserve"> bao </w:t>
      </w:r>
      <w:proofErr w:type="spellStart"/>
      <w:r>
        <w:t>gồm</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ghét</w:t>
      </w:r>
      <w:proofErr w:type="spellEnd"/>
      <w:r>
        <w:t xml:space="preserve"> </w:t>
      </w:r>
      <w:proofErr w:type="spellStart"/>
      <w:r>
        <w:t>bỏ</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vui</w:t>
      </w:r>
      <w:proofErr w:type="spellEnd"/>
      <w:r>
        <w:t xml:space="preserve"> </w:t>
      </w:r>
      <w:proofErr w:type="spellStart"/>
      <w:r>
        <w:t>vẻ</w:t>
      </w:r>
      <w:proofErr w:type="spellEnd"/>
      <w:r>
        <w:t xml:space="preserve"> </w:t>
      </w:r>
      <w:proofErr w:type="spellStart"/>
      <w:r>
        <w:t>và</w:t>
      </w:r>
      <w:proofErr w:type="spellEnd"/>
      <w:r>
        <w:t xml:space="preserve"> </w:t>
      </w:r>
      <w:proofErr w:type="spellStart"/>
      <w:r>
        <w:t>tôn</w:t>
      </w:r>
      <w:proofErr w:type="spellEnd"/>
      <w:r>
        <w:t xml:space="preserve"> </w:t>
      </w:r>
      <w:proofErr w:type="spellStart"/>
      <w:r>
        <w:t>kính</w:t>
      </w:r>
      <w:proofErr w:type="spellEnd"/>
      <w:ins w:id="68" w:author="Cung Thanh Long" w:date="2021-04-12T14:10:00Z">
        <w:r w:rsidR="00656A18">
          <w:t xml:space="preserve"> </w:t>
        </w:r>
        <w:proofErr w:type="spellStart"/>
        <w:r w:rsidR="00656A18">
          <w:t>từ</w:t>
        </w:r>
        <w:proofErr w:type="spellEnd"/>
        <w:r w:rsidR="00656A18">
          <w:t xml:space="preserve"> </w:t>
        </w:r>
        <w:proofErr w:type="spellStart"/>
        <w:r w:rsidR="00656A18">
          <w:t>bộ</w:t>
        </w:r>
        <w:proofErr w:type="spellEnd"/>
        <w:r w:rsidR="00656A18">
          <w:t xml:space="preserve"> </w:t>
        </w:r>
        <w:proofErr w:type="spellStart"/>
        <w:r w:rsidR="00656A18">
          <w:t>dữ</w:t>
        </w:r>
        <w:proofErr w:type="spellEnd"/>
        <w:r w:rsidR="00656A18">
          <w:t xml:space="preserve"> </w:t>
        </w:r>
        <w:proofErr w:type="spellStart"/>
        <w:r w:rsidR="00656A18">
          <w:t>liệu</w:t>
        </w:r>
        <w:proofErr w:type="spellEnd"/>
        <w:r w:rsidR="00656A18">
          <w:t xml:space="preserve"> </w:t>
        </w:r>
        <w:proofErr w:type="spellStart"/>
        <w:r w:rsidR="00656A18">
          <w:t>nêu</w:t>
        </w:r>
        <w:proofErr w:type="spellEnd"/>
        <w:r w:rsidR="00656A18">
          <w:t xml:space="preserve"> </w:t>
        </w:r>
        <w:proofErr w:type="spellStart"/>
        <w:r w:rsidR="00656A18">
          <w:t>trên</w:t>
        </w:r>
        <w:proofErr w:type="spellEnd"/>
        <w:r w:rsidR="00656A18">
          <w:t>.</w:t>
        </w:r>
      </w:ins>
      <w:del w:id="69" w:author="Cung Thanh Long" w:date="2021-04-12T14:10:00Z">
        <w:r w:rsidDel="00656A18">
          <w:delText>.</w:delText>
        </w:r>
      </w:del>
    </w:p>
    <w:p w14:paraId="50E7AF57" w14:textId="3879CC06" w:rsidR="00AF2D89" w:rsidRDefault="00AF2D89" w:rsidP="00AF2D89">
      <w:r>
        <w:t>-</w:t>
      </w:r>
      <w:r>
        <w:tab/>
      </w:r>
      <w:proofErr w:type="spellStart"/>
      <w:r>
        <w:t>Tổ</w:t>
      </w:r>
      <w:proofErr w:type="spellEnd"/>
      <w:r>
        <w:t xml:space="preserve"> </w:t>
      </w:r>
      <w:proofErr w:type="spellStart"/>
      <w:r>
        <w:t>chức</w:t>
      </w:r>
      <w:proofErr w:type="spellEnd"/>
      <w:r>
        <w:t xml:space="preserve"> </w:t>
      </w:r>
      <w:proofErr w:type="spellStart"/>
      <w:r>
        <w:t>lại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MIT </w:t>
      </w:r>
      <w:proofErr w:type="spellStart"/>
      <w:ins w:id="70" w:author="Cung Thanh Long" w:date="2021-04-12T14:10:00Z">
        <w:r w:rsidR="00656A18">
          <w:t>nhằm</w:t>
        </w:r>
      </w:ins>
      <w:proofErr w:type="spellEnd"/>
      <w:del w:id="71" w:author="Cung Thanh Long" w:date="2021-04-12T14:10:00Z">
        <w:r w:rsidDel="00656A18">
          <w:delText>để</w:delText>
        </w:r>
      </w:del>
      <w:r>
        <w:t xml:space="preserve"> </w:t>
      </w:r>
      <w:proofErr w:type="spellStart"/>
      <w:r>
        <w:t>nâng</w:t>
      </w:r>
      <w:proofErr w:type="spellEnd"/>
      <w:r>
        <w:t xml:space="preserve"> </w:t>
      </w:r>
      <w:proofErr w:type="spellStart"/>
      <w:r>
        <w:t>cao</w:t>
      </w:r>
      <w:proofErr w:type="spellEnd"/>
      <w:r>
        <w:t xml:space="preserve"> </w:t>
      </w:r>
      <w:proofErr w:type="spellStart"/>
      <w:ins w:id="72" w:author="Cung Thanh Long" w:date="2021-04-12T14:10:00Z">
        <w:r w:rsidR="00656A18">
          <w:t>kết</w:t>
        </w:r>
        <w:proofErr w:type="spellEnd"/>
        <w:r w:rsidR="00656A18">
          <w:t xml:space="preserve"> </w:t>
        </w:r>
        <w:proofErr w:type="spellStart"/>
        <w:r w:rsidR="00656A18">
          <w:t>quả</w:t>
        </w:r>
      </w:ins>
      <w:proofErr w:type="spellEnd"/>
      <w:del w:id="73" w:author="Cung Thanh Long" w:date="2021-04-12T14:10:00Z">
        <w:r w:rsidDel="00656A18">
          <w:delText>kỹ thuật</w:delText>
        </w:r>
      </w:del>
      <w:r>
        <w:t xml:space="preserve"> </w:t>
      </w:r>
      <w:proofErr w:type="spellStart"/>
      <w:r>
        <w:t>nhận</w:t>
      </w:r>
      <w:proofErr w:type="spellEnd"/>
      <w:r>
        <w:t xml:space="preserve"> </w:t>
      </w:r>
      <w:proofErr w:type="spellStart"/>
      <w:r>
        <w:t>dạng</w:t>
      </w:r>
      <w:proofErr w:type="spellEnd"/>
      <w:ins w:id="74" w:author="Cung Thanh Long" w:date="2021-04-12T14:10:00Z">
        <w:r w:rsidR="00656A18">
          <w:t xml:space="preserve"> </w:t>
        </w:r>
        <w:proofErr w:type="spellStart"/>
        <w:r w:rsidR="00656A18">
          <w:t>cảm</w:t>
        </w:r>
        <w:proofErr w:type="spellEnd"/>
        <w:r w:rsidR="00656A18">
          <w:t xml:space="preserve"> </w:t>
        </w:r>
        <w:proofErr w:type="spellStart"/>
        <w:r w:rsidR="00656A18">
          <w:t>xúc</w:t>
        </w:r>
      </w:ins>
      <w:proofErr w:type="spellEnd"/>
      <w:r>
        <w:t>.</w:t>
      </w:r>
    </w:p>
    <w:p w14:paraId="633E7671" w14:textId="77777777" w:rsidR="00AF2D89" w:rsidRDefault="00AF2D89" w:rsidP="00AF2D89"/>
    <w:p w14:paraId="6E52C515" w14:textId="77777777" w:rsidR="00AF2D89" w:rsidRDefault="00AF2D89" w:rsidP="00953752">
      <w:pPr>
        <w:pStyle w:val="ListParagraph"/>
        <w:numPr>
          <w:ilvl w:val="0"/>
          <w:numId w:val="6"/>
        </w:numPr>
      </w:pPr>
      <w:proofErr w:type="spellStart"/>
      <w:r w:rsidRPr="00E42C60">
        <w:rPr>
          <w:b/>
          <w:bCs/>
          <w:rPrChange w:id="75" w:author="Cung Thanh Long" w:date="2021-04-12T14:26:00Z">
            <w:rPr/>
          </w:rPrChange>
        </w:rPr>
        <w:t>Tóm</w:t>
      </w:r>
      <w:proofErr w:type="spellEnd"/>
      <w:r w:rsidRPr="00E42C60">
        <w:rPr>
          <w:b/>
          <w:bCs/>
          <w:rPrChange w:id="76" w:author="Cung Thanh Long" w:date="2021-04-12T14:26:00Z">
            <w:rPr/>
          </w:rPrChange>
        </w:rPr>
        <w:t xml:space="preserve"> </w:t>
      </w:r>
      <w:proofErr w:type="spellStart"/>
      <w:r w:rsidRPr="00E42C60">
        <w:rPr>
          <w:b/>
          <w:bCs/>
          <w:rPrChange w:id="77" w:author="Cung Thanh Long" w:date="2021-04-12T14:26:00Z">
            <w:rPr/>
          </w:rPrChange>
        </w:rPr>
        <w:t>tắt</w:t>
      </w:r>
      <w:proofErr w:type="spellEnd"/>
      <w:r w:rsidRPr="00E42C60">
        <w:rPr>
          <w:b/>
          <w:bCs/>
          <w:rPrChange w:id="78" w:author="Cung Thanh Long" w:date="2021-04-12T14:26:00Z">
            <w:rPr/>
          </w:rPrChange>
        </w:rPr>
        <w:t xml:space="preserve"> </w:t>
      </w:r>
      <w:proofErr w:type="spellStart"/>
      <w:r w:rsidRPr="00E42C60">
        <w:rPr>
          <w:b/>
          <w:bCs/>
          <w:rPrChange w:id="79" w:author="Cung Thanh Long" w:date="2021-04-12T14:26:00Z">
            <w:rPr/>
          </w:rPrChange>
        </w:rPr>
        <w:t>cô</w:t>
      </w:r>
      <w:proofErr w:type="spellEnd"/>
      <w:r w:rsidRPr="00E42C60">
        <w:rPr>
          <w:b/>
          <w:bCs/>
          <w:rPrChange w:id="80" w:author="Cung Thanh Long" w:date="2021-04-12T14:26:00Z">
            <w:rPr/>
          </w:rPrChange>
        </w:rPr>
        <w:t xml:space="preserve"> </w:t>
      </w:r>
      <w:proofErr w:type="spellStart"/>
      <w:r w:rsidRPr="00E42C60">
        <w:rPr>
          <w:b/>
          <w:bCs/>
          <w:rPrChange w:id="81" w:author="Cung Thanh Long" w:date="2021-04-12T14:26:00Z">
            <w:rPr/>
          </w:rPrChange>
        </w:rPr>
        <w:t>đọng</w:t>
      </w:r>
      <w:proofErr w:type="spellEnd"/>
      <w:r w:rsidRPr="00E42C60">
        <w:rPr>
          <w:b/>
          <w:bCs/>
          <w:rPrChange w:id="82" w:author="Cung Thanh Long" w:date="2021-04-12T14:26:00Z">
            <w:rPr/>
          </w:rPrChange>
        </w:rPr>
        <w:t xml:space="preserve"> </w:t>
      </w:r>
      <w:proofErr w:type="spellStart"/>
      <w:r w:rsidRPr="00E42C60">
        <w:rPr>
          <w:b/>
          <w:bCs/>
          <w:rPrChange w:id="83" w:author="Cung Thanh Long" w:date="2021-04-12T14:26:00Z">
            <w:rPr/>
          </w:rPrChange>
        </w:rPr>
        <w:t>các</w:t>
      </w:r>
      <w:proofErr w:type="spellEnd"/>
      <w:r w:rsidRPr="00E42C60">
        <w:rPr>
          <w:b/>
          <w:bCs/>
          <w:rPrChange w:id="84" w:author="Cung Thanh Long" w:date="2021-04-12T14:26:00Z">
            <w:rPr/>
          </w:rPrChange>
        </w:rPr>
        <w:t xml:space="preserve"> </w:t>
      </w:r>
      <w:proofErr w:type="spellStart"/>
      <w:r w:rsidRPr="00E42C60">
        <w:rPr>
          <w:b/>
          <w:bCs/>
          <w:rPrChange w:id="85" w:author="Cung Thanh Long" w:date="2021-04-12T14:26:00Z">
            <w:rPr/>
          </w:rPrChange>
        </w:rPr>
        <w:t>nội</w:t>
      </w:r>
      <w:proofErr w:type="spellEnd"/>
      <w:r w:rsidRPr="00E42C60">
        <w:rPr>
          <w:b/>
          <w:bCs/>
          <w:rPrChange w:id="86" w:author="Cung Thanh Long" w:date="2021-04-12T14:26:00Z">
            <w:rPr/>
          </w:rPrChange>
        </w:rPr>
        <w:t xml:space="preserve"> dung </w:t>
      </w:r>
      <w:proofErr w:type="spellStart"/>
      <w:r w:rsidRPr="00E42C60">
        <w:rPr>
          <w:b/>
          <w:bCs/>
          <w:rPrChange w:id="87" w:author="Cung Thanh Long" w:date="2021-04-12T14:26:00Z">
            <w:rPr/>
          </w:rPrChange>
        </w:rPr>
        <w:t>chính</w:t>
      </w:r>
      <w:proofErr w:type="spellEnd"/>
      <w:r w:rsidRPr="00E42C60">
        <w:rPr>
          <w:b/>
          <w:bCs/>
          <w:rPrChange w:id="88" w:author="Cung Thanh Long" w:date="2021-04-12T14:26:00Z">
            <w:rPr/>
          </w:rPrChange>
        </w:rPr>
        <w:t xml:space="preserve"> </w:t>
      </w:r>
      <w:proofErr w:type="spellStart"/>
      <w:r w:rsidRPr="00E42C60">
        <w:rPr>
          <w:b/>
          <w:bCs/>
          <w:rPrChange w:id="89" w:author="Cung Thanh Long" w:date="2021-04-12T14:26:00Z">
            <w:rPr/>
          </w:rPrChange>
        </w:rPr>
        <w:t>và</w:t>
      </w:r>
      <w:proofErr w:type="spellEnd"/>
      <w:r w:rsidRPr="00E42C60">
        <w:rPr>
          <w:b/>
          <w:bCs/>
          <w:rPrChange w:id="90" w:author="Cung Thanh Long" w:date="2021-04-12T14:26:00Z">
            <w:rPr/>
          </w:rPrChange>
        </w:rPr>
        <w:t xml:space="preserve"> </w:t>
      </w:r>
      <w:proofErr w:type="spellStart"/>
      <w:r w:rsidRPr="00E42C60">
        <w:rPr>
          <w:b/>
          <w:bCs/>
          <w:rPrChange w:id="91" w:author="Cung Thanh Long" w:date="2021-04-12T14:26:00Z">
            <w:rPr/>
          </w:rPrChange>
        </w:rPr>
        <w:t>đóng</w:t>
      </w:r>
      <w:proofErr w:type="spellEnd"/>
      <w:r w:rsidRPr="00E42C60">
        <w:rPr>
          <w:b/>
          <w:bCs/>
          <w:rPrChange w:id="92" w:author="Cung Thanh Long" w:date="2021-04-12T14:26:00Z">
            <w:rPr/>
          </w:rPrChange>
        </w:rPr>
        <w:t xml:space="preserve"> </w:t>
      </w:r>
      <w:proofErr w:type="spellStart"/>
      <w:r w:rsidRPr="00E42C60">
        <w:rPr>
          <w:b/>
          <w:bCs/>
          <w:rPrChange w:id="93" w:author="Cung Thanh Long" w:date="2021-04-12T14:26:00Z">
            <w:rPr/>
          </w:rPrChange>
        </w:rPr>
        <w:t>góp</w:t>
      </w:r>
      <w:proofErr w:type="spellEnd"/>
      <w:r w:rsidRPr="00E42C60">
        <w:rPr>
          <w:b/>
          <w:bCs/>
          <w:rPrChange w:id="94" w:author="Cung Thanh Long" w:date="2021-04-12T14:26:00Z">
            <w:rPr/>
          </w:rPrChange>
        </w:rPr>
        <w:t xml:space="preserve"> </w:t>
      </w:r>
      <w:proofErr w:type="spellStart"/>
      <w:r w:rsidRPr="00E42C60">
        <w:rPr>
          <w:b/>
          <w:bCs/>
          <w:rPrChange w:id="95" w:author="Cung Thanh Long" w:date="2021-04-12T14:26:00Z">
            <w:rPr/>
          </w:rPrChange>
        </w:rPr>
        <w:t>mới</w:t>
      </w:r>
      <w:proofErr w:type="spellEnd"/>
      <w:r w:rsidRPr="00E42C60">
        <w:rPr>
          <w:b/>
          <w:bCs/>
          <w:rPrChange w:id="96" w:author="Cung Thanh Long" w:date="2021-04-12T14:26:00Z">
            <w:rPr/>
          </w:rPrChange>
        </w:rPr>
        <w:t xml:space="preserve"> </w:t>
      </w:r>
      <w:proofErr w:type="spellStart"/>
      <w:r w:rsidRPr="00E42C60">
        <w:rPr>
          <w:b/>
          <w:bCs/>
          <w:rPrChange w:id="97" w:author="Cung Thanh Long" w:date="2021-04-12T14:26:00Z">
            <w:rPr/>
          </w:rPrChange>
        </w:rPr>
        <w:t>của</w:t>
      </w:r>
      <w:proofErr w:type="spellEnd"/>
      <w:r w:rsidRPr="00E42C60">
        <w:rPr>
          <w:b/>
          <w:bCs/>
          <w:rPrChange w:id="98" w:author="Cung Thanh Long" w:date="2021-04-12T14:26:00Z">
            <w:rPr/>
          </w:rPrChange>
        </w:rPr>
        <w:t xml:space="preserve"> </w:t>
      </w:r>
      <w:proofErr w:type="spellStart"/>
      <w:r w:rsidRPr="00E42C60">
        <w:rPr>
          <w:b/>
          <w:bCs/>
          <w:rPrChange w:id="99" w:author="Cung Thanh Long" w:date="2021-04-12T14:26:00Z">
            <w:rPr/>
          </w:rPrChange>
        </w:rPr>
        <w:t>tác</w:t>
      </w:r>
      <w:proofErr w:type="spellEnd"/>
      <w:r w:rsidRPr="00E42C60">
        <w:rPr>
          <w:b/>
          <w:bCs/>
          <w:rPrChange w:id="100" w:author="Cung Thanh Long" w:date="2021-04-12T14:26:00Z">
            <w:rPr/>
          </w:rPrChange>
        </w:rPr>
        <w:t xml:space="preserve"> </w:t>
      </w:r>
      <w:proofErr w:type="spellStart"/>
      <w:r w:rsidRPr="00E42C60">
        <w:rPr>
          <w:b/>
          <w:bCs/>
          <w:rPrChange w:id="101" w:author="Cung Thanh Long" w:date="2021-04-12T14:26:00Z">
            <w:rPr/>
          </w:rPrChange>
        </w:rPr>
        <w:t>giả</w:t>
      </w:r>
      <w:proofErr w:type="spellEnd"/>
      <w:r>
        <w:t>:</w:t>
      </w:r>
    </w:p>
    <w:p w14:paraId="785FB661" w14:textId="5403E6B3" w:rsidR="00AF2D89" w:rsidRDefault="00AF2D89" w:rsidP="00AF2D89">
      <w:r>
        <w:lastRenderedPageBreak/>
        <w:t>-</w:t>
      </w:r>
      <w:r>
        <w:tab/>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này</w:t>
      </w:r>
      <w:proofErr w:type="spellEnd"/>
      <w:r>
        <w:t xml:space="preserve"> </w:t>
      </w:r>
      <w:proofErr w:type="spellStart"/>
      <w:r>
        <w:t>đã</w:t>
      </w:r>
      <w:proofErr w:type="spellEnd"/>
      <w:r>
        <w:t xml:space="preserve"> </w:t>
      </w:r>
      <w:proofErr w:type="spellStart"/>
      <w:ins w:id="102" w:author="Cung Thanh Long" w:date="2021-04-12T14:12:00Z">
        <w:r w:rsidR="00656A18">
          <w:t>áp</w:t>
        </w:r>
        <w:proofErr w:type="spellEnd"/>
        <w:r w:rsidR="00656A18">
          <w:t xml:space="preserve"> </w:t>
        </w:r>
        <w:proofErr w:type="spellStart"/>
        <w:r w:rsidR="00656A18">
          <w:t>dụng</w:t>
        </w:r>
        <w:proofErr w:type="spellEnd"/>
        <w:r w:rsidR="00656A18">
          <w:t xml:space="preserve"> </w:t>
        </w:r>
        <w:proofErr w:type="spellStart"/>
        <w:r w:rsidR="00656A18">
          <w:t>một</w:t>
        </w:r>
        <w:proofErr w:type="spellEnd"/>
        <w:r w:rsidR="00656A18">
          <w:t xml:space="preserve"> </w:t>
        </w:r>
        <w:proofErr w:type="spellStart"/>
        <w:r w:rsidR="00656A18">
          <w:t>số</w:t>
        </w:r>
        <w:proofErr w:type="spellEnd"/>
        <w:r w:rsidR="00656A18">
          <w:t xml:space="preserve"> </w:t>
        </w:r>
        <w:proofErr w:type="spellStart"/>
        <w:r w:rsidR="00656A18">
          <w:t>kỹ</w:t>
        </w:r>
        <w:proofErr w:type="spellEnd"/>
        <w:r w:rsidR="00656A18">
          <w:t xml:space="preserve"> </w:t>
        </w:r>
        <w:proofErr w:type="spellStart"/>
        <w:r w:rsidR="00656A18">
          <w:t>thuật</w:t>
        </w:r>
        <w:proofErr w:type="spellEnd"/>
        <w:r w:rsidR="00656A18">
          <w:t xml:space="preserve"> </w:t>
        </w:r>
        <w:proofErr w:type="spellStart"/>
        <w:r w:rsidR="00656A18">
          <w:t>học</w:t>
        </w:r>
        <w:proofErr w:type="spellEnd"/>
        <w:r w:rsidR="00656A18">
          <w:t xml:space="preserve"> </w:t>
        </w:r>
        <w:proofErr w:type="spellStart"/>
        <w:r w:rsidR="00656A18">
          <w:t>máy</w:t>
        </w:r>
        <w:proofErr w:type="spellEnd"/>
        <w:r w:rsidR="00656A18">
          <w:t xml:space="preserve"> </w:t>
        </w:r>
        <w:proofErr w:type="spellStart"/>
        <w:r w:rsidR="00656A18">
          <w:t>truyền</w:t>
        </w:r>
        <w:proofErr w:type="spellEnd"/>
        <w:r w:rsidR="00656A18">
          <w:t xml:space="preserve"> </w:t>
        </w:r>
        <w:proofErr w:type="spellStart"/>
        <w:r w:rsidR="00656A18">
          <w:t>thống</w:t>
        </w:r>
        <w:proofErr w:type="spellEnd"/>
        <w:r w:rsidR="00656A18">
          <w:t xml:space="preserve"> </w:t>
        </w:r>
        <w:proofErr w:type="spellStart"/>
        <w:r w:rsidR="00656A18">
          <w:t>nhằm</w:t>
        </w:r>
        <w:proofErr w:type="spellEnd"/>
        <w:r w:rsidR="00656A18">
          <w:t xml:space="preserve"> </w:t>
        </w:r>
        <w:proofErr w:type="spellStart"/>
        <w:r w:rsidR="00656A18">
          <w:t>nhận</w:t>
        </w:r>
        <w:proofErr w:type="spellEnd"/>
        <w:r w:rsidR="00656A18">
          <w:t xml:space="preserve"> </w:t>
        </w:r>
        <w:proofErr w:type="spellStart"/>
        <w:r w:rsidR="00656A18">
          <w:t>dạng</w:t>
        </w:r>
        <w:proofErr w:type="spellEnd"/>
        <w:r w:rsidR="00656A18">
          <w:t xml:space="preserve"> </w:t>
        </w:r>
        <w:proofErr w:type="spellStart"/>
        <w:r w:rsidR="00656A18">
          <w:t>các</w:t>
        </w:r>
        <w:proofErr w:type="spellEnd"/>
        <w:r w:rsidR="00656A18">
          <w:t xml:space="preserve"> </w:t>
        </w:r>
        <w:proofErr w:type="spellStart"/>
        <w:r w:rsidR="00656A18">
          <w:t>trạng</w:t>
        </w:r>
        <w:proofErr w:type="spellEnd"/>
        <w:r w:rsidR="00656A18">
          <w:t xml:space="preserve"> </w:t>
        </w:r>
        <w:proofErr w:type="spellStart"/>
        <w:r w:rsidR="00656A18">
          <w:t>thái</w:t>
        </w:r>
        <w:proofErr w:type="spellEnd"/>
        <w:r w:rsidR="00656A18">
          <w:t xml:space="preserve"> </w:t>
        </w:r>
        <w:proofErr w:type="spellStart"/>
        <w:r w:rsidR="00656A18">
          <w:t>cảm</w:t>
        </w:r>
        <w:proofErr w:type="spellEnd"/>
        <w:r w:rsidR="00656A18">
          <w:t xml:space="preserve"> </w:t>
        </w:r>
        <w:proofErr w:type="spellStart"/>
        <w:r w:rsidR="00656A18">
          <w:t>xúc</w:t>
        </w:r>
        <w:proofErr w:type="spellEnd"/>
        <w:r w:rsidR="00656A18">
          <w:t xml:space="preserve"> </w:t>
        </w:r>
        <w:proofErr w:type="spellStart"/>
        <w:r w:rsidR="00656A18">
          <w:t>khác</w:t>
        </w:r>
        <w:proofErr w:type="spellEnd"/>
        <w:r w:rsidR="00656A18">
          <w:t xml:space="preserve"> </w:t>
        </w:r>
        <w:proofErr w:type="spellStart"/>
        <w:r w:rsidR="00656A18">
          <w:t>nhau</w:t>
        </w:r>
        <w:proofErr w:type="spellEnd"/>
        <w:r w:rsidR="00656A18">
          <w:t xml:space="preserve"> </w:t>
        </w:r>
        <w:proofErr w:type="spellStart"/>
        <w:r w:rsidR="00656A18">
          <w:t>từ</w:t>
        </w:r>
        <w:proofErr w:type="spellEnd"/>
        <w:r w:rsidR="00656A18">
          <w:t xml:space="preserve"> </w:t>
        </w:r>
        <w:proofErr w:type="spellStart"/>
        <w:r w:rsidR="00656A18">
          <w:t>bộ</w:t>
        </w:r>
        <w:proofErr w:type="spellEnd"/>
        <w:r w:rsidR="00656A18">
          <w:t xml:space="preserve"> </w:t>
        </w:r>
        <w:proofErr w:type="spellStart"/>
        <w:r w:rsidR="00656A18">
          <w:t>tín</w:t>
        </w:r>
        <w:proofErr w:type="spellEnd"/>
        <w:r w:rsidR="00656A18">
          <w:t xml:space="preserve"> </w:t>
        </w:r>
        <w:proofErr w:type="spellStart"/>
        <w:r w:rsidR="00656A18">
          <w:t>hiệu</w:t>
        </w:r>
        <w:proofErr w:type="spellEnd"/>
        <w:r w:rsidR="00656A18">
          <w:t xml:space="preserve"> </w:t>
        </w:r>
        <w:proofErr w:type="spellStart"/>
        <w:r w:rsidR="00656A18">
          <w:t>sinh</w:t>
        </w:r>
        <w:proofErr w:type="spellEnd"/>
        <w:r w:rsidR="00656A18">
          <w:t xml:space="preserve"> </w:t>
        </w:r>
        <w:proofErr w:type="spellStart"/>
        <w:r w:rsidR="00656A18">
          <w:t>học</w:t>
        </w:r>
        <w:proofErr w:type="spellEnd"/>
        <w:r w:rsidR="00656A18">
          <w:t xml:space="preserve"> </w:t>
        </w:r>
        <w:proofErr w:type="spellStart"/>
        <w:r w:rsidR="00656A18">
          <w:t>chuẩn</w:t>
        </w:r>
        <w:proofErr w:type="spellEnd"/>
        <w:r w:rsidR="00656A18">
          <w:t xml:space="preserve"> </w:t>
        </w:r>
        <w:proofErr w:type="spellStart"/>
        <w:r w:rsidR="00656A18">
          <w:t>của</w:t>
        </w:r>
        <w:proofErr w:type="spellEnd"/>
        <w:r w:rsidR="00656A18">
          <w:t xml:space="preserve"> MIT</w:t>
        </w:r>
      </w:ins>
      <w:ins w:id="103" w:author="Cung Thanh Long" w:date="2021-04-12T14:13:00Z">
        <w:r w:rsidR="00656A18">
          <w:t xml:space="preserve">, qua </w:t>
        </w:r>
        <w:proofErr w:type="spellStart"/>
        <w:r w:rsidR="00656A18">
          <w:t>đó</w:t>
        </w:r>
        <w:proofErr w:type="spellEnd"/>
        <w:r w:rsidR="00656A18">
          <w:t xml:space="preserve"> </w:t>
        </w:r>
        <w:proofErr w:type="spellStart"/>
        <w:r w:rsidR="00656A18">
          <w:t>lựa</w:t>
        </w:r>
        <w:proofErr w:type="spellEnd"/>
        <w:r w:rsidR="00656A18">
          <w:t xml:space="preserve"> </w:t>
        </w:r>
        <w:proofErr w:type="spellStart"/>
        <w:r w:rsidR="00656A18">
          <w:t>chọn</w:t>
        </w:r>
        <w:proofErr w:type="spellEnd"/>
        <w:r w:rsidR="00656A18">
          <w:t xml:space="preserve"> </w:t>
        </w:r>
        <w:proofErr w:type="spellStart"/>
        <w:r w:rsidR="00656A18">
          <w:t>kỹ</w:t>
        </w:r>
        <w:proofErr w:type="spellEnd"/>
        <w:r w:rsidR="00656A18">
          <w:t xml:space="preserve"> </w:t>
        </w:r>
        <w:proofErr w:type="spellStart"/>
        <w:r w:rsidR="00656A18">
          <w:t>thuật</w:t>
        </w:r>
        <w:proofErr w:type="spellEnd"/>
        <w:r w:rsidR="00656A18">
          <w:t xml:space="preserve"> </w:t>
        </w:r>
        <w:proofErr w:type="spellStart"/>
        <w:r w:rsidR="00656A18">
          <w:t>cho</w:t>
        </w:r>
        <w:proofErr w:type="spellEnd"/>
        <w:r w:rsidR="00656A18">
          <w:t xml:space="preserve"> </w:t>
        </w:r>
        <w:proofErr w:type="spellStart"/>
        <w:r w:rsidR="00656A18">
          <w:t>kết</w:t>
        </w:r>
        <w:proofErr w:type="spellEnd"/>
        <w:r w:rsidR="00656A18">
          <w:t xml:space="preserve"> </w:t>
        </w:r>
        <w:proofErr w:type="spellStart"/>
        <w:r w:rsidR="00656A18">
          <w:t>quả</w:t>
        </w:r>
        <w:proofErr w:type="spellEnd"/>
        <w:r w:rsidR="00656A18">
          <w:t xml:space="preserve"> </w:t>
        </w:r>
        <w:proofErr w:type="spellStart"/>
        <w:r w:rsidR="00656A18">
          <w:t>khả</w:t>
        </w:r>
        <w:proofErr w:type="spellEnd"/>
        <w:r w:rsidR="00656A18">
          <w:t xml:space="preserve"> </w:t>
        </w:r>
        <w:proofErr w:type="spellStart"/>
        <w:r w:rsidR="00656A18">
          <w:t>quan</w:t>
        </w:r>
        <w:proofErr w:type="spellEnd"/>
        <w:r w:rsidR="00656A18">
          <w:t>.</w:t>
        </w:r>
      </w:ins>
      <w:del w:id="104" w:author="Cung Thanh Long" w:date="2021-04-12T14:11:00Z">
        <w:r w:rsidDel="00656A18">
          <w:delText>đưa ra phương pháp để nhận dang cảm xúc bằng các thuật toán lựa chọn đặc trưng, kết hợp cùng các mô hình phân lớp</w:delText>
        </w:r>
      </w:del>
      <w:r>
        <w:t>.</w:t>
      </w:r>
    </w:p>
    <w:p w14:paraId="0AE49BE8" w14:textId="11AA57D9" w:rsidR="00AF2D89" w:rsidRDefault="004175D3" w:rsidP="00AF2D89">
      <w:r>
        <w:t>-</w:t>
      </w:r>
      <w:r>
        <w:tab/>
      </w:r>
      <w:proofErr w:type="spellStart"/>
      <w:r>
        <w:t>Đưa</w:t>
      </w:r>
      <w:proofErr w:type="spellEnd"/>
      <w:r>
        <w:t xml:space="preserve"> ra </w:t>
      </w:r>
      <w:proofErr w:type="spellStart"/>
      <w:r>
        <w:t>phương</w:t>
      </w:r>
      <w:proofErr w:type="spellEnd"/>
      <w:r>
        <w:t xml:space="preserve"> </w:t>
      </w:r>
      <w:proofErr w:type="spellStart"/>
      <w:r>
        <w:t>pháp</w:t>
      </w:r>
      <w:proofErr w:type="spellEnd"/>
      <w:del w:id="105" w:author="Cung Thanh Long" w:date="2021-04-12T14:18:00Z">
        <w:r w:rsidR="00AF2D89" w:rsidDel="00656A18">
          <w:delText xml:space="preserve"> để</w:delText>
        </w:r>
      </w:del>
      <w:r w:rsidR="00AF2D89">
        <w:t xml:space="preserve"> </w:t>
      </w:r>
      <w:proofErr w:type="spellStart"/>
      <w:r w:rsidR="00AF2D89">
        <w:t>tổ</w:t>
      </w:r>
      <w:proofErr w:type="spellEnd"/>
      <w:r w:rsidR="00AF2D89">
        <w:t xml:space="preserve"> </w:t>
      </w:r>
      <w:proofErr w:type="spellStart"/>
      <w:r w:rsidR="00AF2D89">
        <w:t>chức</w:t>
      </w:r>
      <w:proofErr w:type="spellEnd"/>
      <w:r w:rsidR="00AF2D89">
        <w:t xml:space="preserve"> </w:t>
      </w:r>
      <w:proofErr w:type="spellStart"/>
      <w:r w:rsidR="00AF2D89">
        <w:t>lại</w:t>
      </w:r>
      <w:proofErr w:type="spellEnd"/>
      <w:r w:rsidR="00AF2D89">
        <w:t xml:space="preserve"> </w:t>
      </w:r>
      <w:proofErr w:type="spellStart"/>
      <w:r w:rsidR="00AF2D89">
        <w:t>dữ</w:t>
      </w:r>
      <w:proofErr w:type="spellEnd"/>
      <w:r w:rsidR="00AF2D89">
        <w:t xml:space="preserve"> </w:t>
      </w:r>
      <w:proofErr w:type="spellStart"/>
      <w:r w:rsidR="00AF2D89">
        <w:t>liệu</w:t>
      </w:r>
      <w:proofErr w:type="spellEnd"/>
      <w:r w:rsidR="00AF2D89">
        <w:t xml:space="preserve"> </w:t>
      </w:r>
      <w:proofErr w:type="spellStart"/>
      <w:r w:rsidR="00AF2D89">
        <w:t>đầu</w:t>
      </w:r>
      <w:proofErr w:type="spellEnd"/>
      <w:r w:rsidR="00AF2D89">
        <w:t xml:space="preserve"> </w:t>
      </w:r>
      <w:proofErr w:type="spellStart"/>
      <w:r w:rsidR="00AF2D89">
        <w:t>vào</w:t>
      </w:r>
      <w:proofErr w:type="spellEnd"/>
      <w:ins w:id="106" w:author="Cung Thanh Long" w:date="2021-04-12T14:13:00Z">
        <w:r w:rsidR="00656A18">
          <w:t xml:space="preserve"> </w:t>
        </w:r>
        <w:proofErr w:type="spellStart"/>
        <w:r w:rsidR="00656A18">
          <w:t>nhằm</w:t>
        </w:r>
        <w:proofErr w:type="spellEnd"/>
        <w:r w:rsidR="00656A18">
          <w:t xml:space="preserve"> </w:t>
        </w:r>
        <w:proofErr w:type="spellStart"/>
        <w:r w:rsidR="00656A18">
          <w:t>nâng</w:t>
        </w:r>
        <w:proofErr w:type="spellEnd"/>
        <w:r w:rsidR="00656A18">
          <w:t xml:space="preserve"> </w:t>
        </w:r>
        <w:proofErr w:type="spellStart"/>
        <w:r w:rsidR="00656A18">
          <w:t>cao</w:t>
        </w:r>
        <w:proofErr w:type="spellEnd"/>
        <w:r w:rsidR="00656A18">
          <w:t xml:space="preserve"> </w:t>
        </w:r>
        <w:proofErr w:type="spellStart"/>
        <w:r w:rsidR="00656A18">
          <w:t>chất</w:t>
        </w:r>
        <w:proofErr w:type="spellEnd"/>
        <w:r w:rsidR="00656A18">
          <w:t xml:space="preserve"> </w:t>
        </w:r>
        <w:proofErr w:type="spellStart"/>
        <w:r w:rsidR="00656A18">
          <w:t>lượng</w:t>
        </w:r>
        <w:proofErr w:type="spellEnd"/>
        <w:r w:rsidR="00656A18">
          <w:t xml:space="preserve"> </w:t>
        </w:r>
        <w:proofErr w:type="spellStart"/>
        <w:r w:rsidR="00656A18">
          <w:t>kết</w:t>
        </w:r>
        <w:proofErr w:type="spellEnd"/>
        <w:r w:rsidR="00656A18">
          <w:t xml:space="preserve"> </w:t>
        </w:r>
        <w:proofErr w:type="spellStart"/>
        <w:r w:rsidR="00656A18">
          <w:t>quả</w:t>
        </w:r>
        <w:proofErr w:type="spellEnd"/>
        <w:r w:rsidR="00656A18">
          <w:t xml:space="preserve"> </w:t>
        </w:r>
        <w:proofErr w:type="spellStart"/>
        <w:r w:rsidR="00656A18">
          <w:t>nhận</w:t>
        </w:r>
        <w:proofErr w:type="spellEnd"/>
        <w:r w:rsidR="00656A18">
          <w:t xml:space="preserve"> </w:t>
        </w:r>
        <w:proofErr w:type="spellStart"/>
        <w:r w:rsidR="00656A18">
          <w:t>dạng</w:t>
        </w:r>
        <w:proofErr w:type="spellEnd"/>
        <w:r w:rsidR="00656A18">
          <w:t xml:space="preserve">. </w:t>
        </w:r>
        <w:proofErr w:type="spellStart"/>
        <w:r w:rsidR="00656A18">
          <w:t>T</w:t>
        </w:r>
      </w:ins>
      <w:ins w:id="107" w:author="Cung Thanh Long" w:date="2021-04-12T14:14:00Z">
        <w:r w:rsidR="00656A18">
          <w:t>rong</w:t>
        </w:r>
        <w:proofErr w:type="spellEnd"/>
        <w:r w:rsidR="00656A18">
          <w:t xml:space="preserve"> </w:t>
        </w:r>
        <w:proofErr w:type="spellStart"/>
        <w:r w:rsidR="00656A18">
          <w:t>đó</w:t>
        </w:r>
        <w:proofErr w:type="spellEnd"/>
        <w:r w:rsidR="00656A18">
          <w:t xml:space="preserve">, </w:t>
        </w:r>
      </w:ins>
      <w:proofErr w:type="spellStart"/>
      <w:ins w:id="108" w:author="Cung Thanh Long" w:date="2021-04-12T14:15:00Z">
        <w:r w:rsidR="00656A18">
          <w:t>thực</w:t>
        </w:r>
        <w:proofErr w:type="spellEnd"/>
        <w:r w:rsidR="00656A18">
          <w:t xml:space="preserve"> </w:t>
        </w:r>
        <w:proofErr w:type="spellStart"/>
        <w:r w:rsidR="00656A18">
          <w:t>hiện</w:t>
        </w:r>
        <w:proofErr w:type="spellEnd"/>
        <w:r w:rsidR="00656A18">
          <w:t xml:space="preserve"> </w:t>
        </w:r>
        <w:proofErr w:type="spellStart"/>
        <w:r w:rsidR="00656A18">
          <w:t>nhận</w:t>
        </w:r>
        <w:proofErr w:type="spellEnd"/>
        <w:r w:rsidR="00656A18">
          <w:t xml:space="preserve"> </w:t>
        </w:r>
        <w:proofErr w:type="spellStart"/>
        <w:r w:rsidR="00656A18">
          <w:t>dạng</w:t>
        </w:r>
        <w:proofErr w:type="spellEnd"/>
        <w:r w:rsidR="00656A18">
          <w:t xml:space="preserve"> </w:t>
        </w:r>
        <w:proofErr w:type="spellStart"/>
        <w:r w:rsidR="00656A18">
          <w:t>cảm</w:t>
        </w:r>
        <w:proofErr w:type="spellEnd"/>
        <w:r w:rsidR="00656A18">
          <w:t xml:space="preserve"> </w:t>
        </w:r>
        <w:proofErr w:type="spellStart"/>
        <w:r w:rsidR="00656A18">
          <w:t>xúc</w:t>
        </w:r>
        <w:proofErr w:type="spellEnd"/>
        <w:r w:rsidR="00656A18">
          <w:t xml:space="preserve"> </w:t>
        </w:r>
        <w:proofErr w:type="spellStart"/>
        <w:r w:rsidR="00656A18">
          <w:t>trên</w:t>
        </w:r>
        <w:proofErr w:type="spellEnd"/>
        <w:r w:rsidR="00656A18">
          <w:t xml:space="preserve"> </w:t>
        </w:r>
        <w:proofErr w:type="spellStart"/>
        <w:r w:rsidR="00656A18">
          <w:t>các</w:t>
        </w:r>
        <w:proofErr w:type="spellEnd"/>
        <w:r w:rsidR="00656A18">
          <w:t xml:space="preserve"> </w:t>
        </w:r>
        <w:proofErr w:type="spellStart"/>
        <w:r w:rsidR="00656A18">
          <w:t>đoạn</w:t>
        </w:r>
        <w:proofErr w:type="spellEnd"/>
        <w:r w:rsidR="00656A18">
          <w:t xml:space="preserve"> </w:t>
        </w:r>
        <w:proofErr w:type="spellStart"/>
        <w:r w:rsidR="00656A18">
          <w:t>dữ</w:t>
        </w:r>
        <w:proofErr w:type="spellEnd"/>
        <w:r w:rsidR="00656A18">
          <w:t xml:space="preserve"> </w:t>
        </w:r>
        <w:proofErr w:type="spellStart"/>
        <w:r w:rsidR="00656A18">
          <w:t>liệu</w:t>
        </w:r>
        <w:proofErr w:type="spellEnd"/>
        <w:r w:rsidR="00656A18">
          <w:t xml:space="preserve"> </w:t>
        </w:r>
        <w:proofErr w:type="spellStart"/>
        <w:r w:rsidR="00656A18">
          <w:t>ngắn</w:t>
        </w:r>
      </w:ins>
      <w:proofErr w:type="spellEnd"/>
      <w:ins w:id="109" w:author="Cung Thanh Long" w:date="2021-04-12T14:16:00Z">
        <w:r w:rsidR="00656A18">
          <w:t xml:space="preserve">, </w:t>
        </w:r>
        <w:proofErr w:type="spellStart"/>
        <w:r w:rsidR="00656A18">
          <w:t>thực</w:t>
        </w:r>
        <w:proofErr w:type="spellEnd"/>
        <w:r w:rsidR="00656A18">
          <w:t xml:space="preserve"> </w:t>
        </w:r>
        <w:proofErr w:type="spellStart"/>
        <w:r w:rsidR="00656A18">
          <w:t>hiện</w:t>
        </w:r>
        <w:proofErr w:type="spellEnd"/>
        <w:r w:rsidR="00656A18">
          <w:t xml:space="preserve"> </w:t>
        </w:r>
        <w:proofErr w:type="spellStart"/>
        <w:r w:rsidR="00656A18">
          <w:t>chồng</w:t>
        </w:r>
        <w:proofErr w:type="spellEnd"/>
        <w:r w:rsidR="00656A18">
          <w:t xml:space="preserve"> </w:t>
        </w:r>
        <w:proofErr w:type="spellStart"/>
        <w:r w:rsidR="00656A18">
          <w:t>chập</w:t>
        </w:r>
        <w:proofErr w:type="spellEnd"/>
        <w:r w:rsidR="00656A18">
          <w:t xml:space="preserve"> </w:t>
        </w:r>
        <w:proofErr w:type="spellStart"/>
        <w:r w:rsidR="00656A18">
          <w:t>dữ</w:t>
        </w:r>
        <w:proofErr w:type="spellEnd"/>
        <w:r w:rsidR="00656A18">
          <w:t xml:space="preserve"> </w:t>
        </w:r>
        <w:proofErr w:type="spellStart"/>
        <w:r w:rsidR="00656A18">
          <w:t>liệu</w:t>
        </w:r>
        <w:proofErr w:type="spellEnd"/>
        <w:r w:rsidR="00656A18">
          <w:t xml:space="preserve"> </w:t>
        </w:r>
        <w:proofErr w:type="spellStart"/>
        <w:r w:rsidR="00656A18">
          <w:t>vào</w:t>
        </w:r>
        <w:proofErr w:type="spellEnd"/>
        <w:r w:rsidR="00656A18">
          <w:t xml:space="preserve"> </w:t>
        </w:r>
        <w:proofErr w:type="spellStart"/>
        <w:r w:rsidR="00656A18">
          <w:t>nhằm</w:t>
        </w:r>
        <w:proofErr w:type="spellEnd"/>
        <w:r w:rsidR="00656A18">
          <w:t xml:space="preserve"> </w:t>
        </w:r>
        <w:proofErr w:type="spellStart"/>
        <w:r w:rsidR="00656A18">
          <w:t>nâng</w:t>
        </w:r>
        <w:proofErr w:type="spellEnd"/>
        <w:r w:rsidR="00656A18">
          <w:t xml:space="preserve"> </w:t>
        </w:r>
        <w:proofErr w:type="spellStart"/>
        <w:r w:rsidR="00656A18">
          <w:t>cao</w:t>
        </w:r>
        <w:proofErr w:type="spellEnd"/>
        <w:r w:rsidR="00656A18">
          <w:t xml:space="preserve"> </w:t>
        </w:r>
        <w:proofErr w:type="spellStart"/>
        <w:r w:rsidR="00656A18">
          <w:t>chất</w:t>
        </w:r>
        <w:proofErr w:type="spellEnd"/>
        <w:r w:rsidR="00656A18">
          <w:t xml:space="preserve"> </w:t>
        </w:r>
        <w:proofErr w:type="spellStart"/>
        <w:r w:rsidR="00656A18">
          <w:t>lượng</w:t>
        </w:r>
        <w:proofErr w:type="spellEnd"/>
        <w:r w:rsidR="00656A18">
          <w:t xml:space="preserve"> </w:t>
        </w:r>
        <w:proofErr w:type="spellStart"/>
        <w:r w:rsidR="00656A18">
          <w:t>nhận</w:t>
        </w:r>
        <w:proofErr w:type="spellEnd"/>
        <w:r w:rsidR="00656A18">
          <w:t xml:space="preserve"> </w:t>
        </w:r>
        <w:proofErr w:type="spellStart"/>
        <w:r w:rsidR="00656A18">
          <w:t>dạng</w:t>
        </w:r>
        <w:proofErr w:type="spellEnd"/>
        <w:r w:rsidR="00656A18">
          <w:t xml:space="preserve">, </w:t>
        </w:r>
        <w:proofErr w:type="spellStart"/>
        <w:r w:rsidR="00656A18">
          <w:t>tìm</w:t>
        </w:r>
        <w:proofErr w:type="spellEnd"/>
        <w:r w:rsidR="00656A18">
          <w:t xml:space="preserve"> </w:t>
        </w:r>
        <w:proofErr w:type="spellStart"/>
        <w:r w:rsidR="00656A18">
          <w:t>tỉ</w:t>
        </w:r>
        <w:proofErr w:type="spellEnd"/>
        <w:r w:rsidR="00656A18">
          <w:t xml:space="preserve"> </w:t>
        </w:r>
        <w:proofErr w:type="spellStart"/>
        <w:r w:rsidR="00656A18">
          <w:t>lệ</w:t>
        </w:r>
        <w:proofErr w:type="spellEnd"/>
        <w:r w:rsidR="00656A18">
          <w:t xml:space="preserve"> </w:t>
        </w:r>
        <w:proofErr w:type="spellStart"/>
        <w:r w:rsidR="00656A18">
          <w:t>chồng</w:t>
        </w:r>
        <w:proofErr w:type="spellEnd"/>
        <w:r w:rsidR="00656A18">
          <w:t xml:space="preserve"> </w:t>
        </w:r>
        <w:proofErr w:type="spellStart"/>
        <w:r w:rsidR="00656A18">
          <w:t>chập</w:t>
        </w:r>
        <w:proofErr w:type="spellEnd"/>
        <w:r w:rsidR="00656A18">
          <w:t xml:space="preserve"> </w:t>
        </w:r>
      </w:ins>
      <w:proofErr w:type="spellStart"/>
      <w:ins w:id="110" w:author="Cung Thanh Long" w:date="2021-04-12T14:17:00Z">
        <w:r w:rsidR="00656A18">
          <w:t>tối</w:t>
        </w:r>
        <w:proofErr w:type="spellEnd"/>
        <w:r w:rsidR="00656A18">
          <w:t xml:space="preserve"> </w:t>
        </w:r>
        <w:proofErr w:type="spellStart"/>
        <w:r w:rsidR="00656A18">
          <w:t>ưu</w:t>
        </w:r>
        <w:proofErr w:type="spellEnd"/>
        <w:r w:rsidR="00656A18">
          <w:t xml:space="preserve"> </w:t>
        </w:r>
        <w:proofErr w:type="spellStart"/>
        <w:r w:rsidR="00656A18">
          <w:t>theo</w:t>
        </w:r>
        <w:proofErr w:type="spellEnd"/>
        <w:r w:rsidR="00656A18">
          <w:t xml:space="preserve"> </w:t>
        </w:r>
        <w:proofErr w:type="spellStart"/>
        <w:r w:rsidR="00656A18">
          <w:t>nghĩa</w:t>
        </w:r>
        <w:proofErr w:type="spellEnd"/>
        <w:r w:rsidR="00656A18">
          <w:t xml:space="preserve"> </w:t>
        </w:r>
        <w:proofErr w:type="spellStart"/>
        <w:r w:rsidR="00656A18">
          <w:t>để</w:t>
        </w:r>
        <w:proofErr w:type="spellEnd"/>
        <w:r w:rsidR="00656A18">
          <w:t xml:space="preserve"> </w:t>
        </w:r>
        <w:proofErr w:type="spellStart"/>
        <w:r w:rsidR="00656A18">
          <w:t>đảm</w:t>
        </w:r>
        <w:proofErr w:type="spellEnd"/>
        <w:r w:rsidR="00656A18">
          <w:t xml:space="preserve"> </w:t>
        </w:r>
        <w:proofErr w:type="spellStart"/>
        <w:r w:rsidR="00656A18">
          <w:t>bảo</w:t>
        </w:r>
        <w:proofErr w:type="spellEnd"/>
        <w:r w:rsidR="00656A18">
          <w:t xml:space="preserve"> </w:t>
        </w:r>
        <w:proofErr w:type="spellStart"/>
        <w:r w:rsidR="00656A18">
          <w:t>có</w:t>
        </w:r>
        <w:proofErr w:type="spellEnd"/>
        <w:r w:rsidR="00656A18">
          <w:t xml:space="preserve"> </w:t>
        </w:r>
        <w:proofErr w:type="spellStart"/>
        <w:r w:rsidR="00656A18">
          <w:t>kết</w:t>
        </w:r>
        <w:proofErr w:type="spellEnd"/>
        <w:r w:rsidR="00656A18">
          <w:t xml:space="preserve"> </w:t>
        </w:r>
        <w:proofErr w:type="spellStart"/>
        <w:r w:rsidR="00656A18">
          <w:t>quả</w:t>
        </w:r>
        <w:proofErr w:type="spellEnd"/>
        <w:r w:rsidR="00656A18">
          <w:t xml:space="preserve"> </w:t>
        </w:r>
        <w:proofErr w:type="spellStart"/>
        <w:r w:rsidR="00656A18">
          <w:t>nhận</w:t>
        </w:r>
        <w:proofErr w:type="spellEnd"/>
        <w:r w:rsidR="00656A18">
          <w:t xml:space="preserve"> </w:t>
        </w:r>
        <w:proofErr w:type="spellStart"/>
        <w:r w:rsidR="00656A18">
          <w:t>dạng</w:t>
        </w:r>
        <w:proofErr w:type="spellEnd"/>
        <w:r w:rsidR="00656A18">
          <w:t xml:space="preserve"> </w:t>
        </w:r>
        <w:proofErr w:type="spellStart"/>
        <w:r w:rsidR="00656A18">
          <w:t>tốt</w:t>
        </w:r>
        <w:proofErr w:type="spellEnd"/>
        <w:r w:rsidR="00656A18">
          <w:t xml:space="preserve"> </w:t>
        </w:r>
        <w:proofErr w:type="spellStart"/>
        <w:r w:rsidR="00656A18">
          <w:t>trở</w:t>
        </w:r>
        <w:proofErr w:type="spellEnd"/>
        <w:r w:rsidR="00656A18">
          <w:t xml:space="preserve"> </w:t>
        </w:r>
        <w:proofErr w:type="spellStart"/>
        <w:r w:rsidR="00656A18">
          <w:t>lên</w:t>
        </w:r>
        <w:proofErr w:type="spellEnd"/>
        <w:r w:rsidR="00656A18">
          <w:t>.</w:t>
        </w:r>
      </w:ins>
      <w:del w:id="111" w:author="Cung Thanh Long" w:date="2021-04-12T14:13:00Z">
        <w:r w:rsidR="00AF2D89" w:rsidDel="00656A18">
          <w:delText>, qua đó giúp nâng cao chất lượng nhận dạng</w:delText>
        </w:r>
      </w:del>
      <w:r w:rsidR="00AF2D89">
        <w:t>.</w:t>
      </w:r>
    </w:p>
    <w:p w14:paraId="7F3DBFB6" w14:textId="77777777" w:rsidR="00AF2D89" w:rsidRDefault="00AF2D89" w:rsidP="00AF2D89"/>
    <w:p w14:paraId="7EF09E4D" w14:textId="77777777" w:rsidR="00AF2D89" w:rsidRDefault="00AF2D89" w:rsidP="00953752">
      <w:pPr>
        <w:pStyle w:val="ListParagraph"/>
        <w:numPr>
          <w:ilvl w:val="0"/>
          <w:numId w:val="6"/>
        </w:numPr>
      </w:pPr>
      <w:proofErr w:type="spellStart"/>
      <w:r w:rsidRPr="00E42C60">
        <w:rPr>
          <w:b/>
          <w:bCs/>
          <w:rPrChange w:id="112" w:author="Cung Thanh Long" w:date="2021-04-12T14:26:00Z">
            <w:rPr/>
          </w:rPrChange>
        </w:rPr>
        <w:t>Phương</w:t>
      </w:r>
      <w:proofErr w:type="spellEnd"/>
      <w:r w:rsidRPr="00E42C60">
        <w:rPr>
          <w:b/>
          <w:bCs/>
          <w:rPrChange w:id="113" w:author="Cung Thanh Long" w:date="2021-04-12T14:26:00Z">
            <w:rPr/>
          </w:rPrChange>
        </w:rPr>
        <w:t xml:space="preserve"> </w:t>
      </w:r>
      <w:proofErr w:type="spellStart"/>
      <w:r w:rsidRPr="00E42C60">
        <w:rPr>
          <w:b/>
          <w:bCs/>
          <w:rPrChange w:id="114" w:author="Cung Thanh Long" w:date="2021-04-12T14:26:00Z">
            <w:rPr/>
          </w:rPrChange>
        </w:rPr>
        <w:t>pháp</w:t>
      </w:r>
      <w:proofErr w:type="spellEnd"/>
      <w:r w:rsidRPr="00E42C60">
        <w:rPr>
          <w:b/>
          <w:bCs/>
          <w:rPrChange w:id="115" w:author="Cung Thanh Long" w:date="2021-04-12T14:26:00Z">
            <w:rPr/>
          </w:rPrChange>
        </w:rPr>
        <w:t xml:space="preserve"> </w:t>
      </w:r>
      <w:proofErr w:type="spellStart"/>
      <w:r w:rsidRPr="00E42C60">
        <w:rPr>
          <w:b/>
          <w:bCs/>
          <w:rPrChange w:id="116" w:author="Cung Thanh Long" w:date="2021-04-12T14:26:00Z">
            <w:rPr/>
          </w:rPrChange>
        </w:rPr>
        <w:t>nghiên</w:t>
      </w:r>
      <w:proofErr w:type="spellEnd"/>
      <w:r w:rsidRPr="00E42C60">
        <w:rPr>
          <w:b/>
          <w:bCs/>
          <w:rPrChange w:id="117" w:author="Cung Thanh Long" w:date="2021-04-12T14:26:00Z">
            <w:rPr/>
          </w:rPrChange>
        </w:rPr>
        <w:t xml:space="preserve"> </w:t>
      </w:r>
      <w:proofErr w:type="spellStart"/>
      <w:r w:rsidRPr="00E42C60">
        <w:rPr>
          <w:b/>
          <w:bCs/>
          <w:rPrChange w:id="118" w:author="Cung Thanh Long" w:date="2021-04-12T14:26:00Z">
            <w:rPr/>
          </w:rPrChange>
        </w:rPr>
        <w:t>cứu</w:t>
      </w:r>
      <w:proofErr w:type="spellEnd"/>
      <w:r>
        <w:t>:</w:t>
      </w:r>
    </w:p>
    <w:p w14:paraId="6FF5F378" w14:textId="76F1429B" w:rsidR="00AF2D89" w:rsidRDefault="00AF2D89" w:rsidP="00AF2D89">
      <w:r>
        <w:t>-</w:t>
      </w:r>
      <w:r>
        <w:tab/>
      </w:r>
      <w:proofErr w:type="spellStart"/>
      <w:r>
        <w:t>Nghiên</w:t>
      </w:r>
      <w:proofErr w:type="spellEnd"/>
      <w:r>
        <w:t xml:space="preserve"> </w:t>
      </w:r>
      <w:proofErr w:type="spellStart"/>
      <w:r>
        <w:t>cứu</w:t>
      </w:r>
      <w:proofErr w:type="spellEnd"/>
      <w:r>
        <w:t xml:space="preserve"> </w:t>
      </w:r>
      <w:proofErr w:type="spellStart"/>
      <w:ins w:id="119" w:author="Cung Thanh Long" w:date="2021-04-12T14:21:00Z">
        <w:r w:rsidR="00E42C60">
          <w:t>lý</w:t>
        </w:r>
        <w:proofErr w:type="spellEnd"/>
        <w:r w:rsidR="00E42C60">
          <w:t xml:space="preserve"> </w:t>
        </w:r>
        <w:proofErr w:type="spellStart"/>
        <w:r w:rsidR="00E42C60">
          <w:t>thuyết</w:t>
        </w:r>
        <w:proofErr w:type="spellEnd"/>
        <w:r w:rsidR="00E42C60">
          <w:t xml:space="preserve"> </w:t>
        </w:r>
        <w:proofErr w:type="spellStart"/>
        <w:r w:rsidR="00E42C60">
          <w:t>kết</w:t>
        </w:r>
        <w:proofErr w:type="spellEnd"/>
        <w:r w:rsidR="00E42C60">
          <w:t xml:space="preserve"> </w:t>
        </w:r>
        <w:proofErr w:type="spellStart"/>
        <w:r w:rsidR="00E42C60">
          <w:t>hợp</w:t>
        </w:r>
        <w:proofErr w:type="spellEnd"/>
        <w:r w:rsidR="00E42C60">
          <w:t xml:space="preserve"> </w:t>
        </w:r>
        <w:proofErr w:type="spellStart"/>
        <w:r w:rsidR="00E42C60">
          <w:t>với</w:t>
        </w:r>
        <w:proofErr w:type="spellEnd"/>
        <w:r w:rsidR="00E42C60">
          <w:t xml:space="preserve"> </w:t>
        </w:r>
        <w:proofErr w:type="spellStart"/>
        <w:r w:rsidR="00E42C60">
          <w:t>thực</w:t>
        </w:r>
        <w:proofErr w:type="spellEnd"/>
        <w:r w:rsidR="00E42C60">
          <w:t xml:space="preserve"> </w:t>
        </w:r>
        <w:proofErr w:type="spellStart"/>
        <w:r w:rsidR="00E42C60">
          <w:t>nghiệm</w:t>
        </w:r>
      </w:ins>
      <w:proofErr w:type="spellEnd"/>
      <w:ins w:id="120" w:author="Cung Thanh Long" w:date="2021-04-12T14:22:00Z">
        <w:r w:rsidR="00E42C60">
          <w:t xml:space="preserve"> </w:t>
        </w:r>
        <w:proofErr w:type="spellStart"/>
        <w:r w:rsidR="00E42C60">
          <w:t>để</w:t>
        </w:r>
        <w:proofErr w:type="spellEnd"/>
        <w:r w:rsidR="00E42C60">
          <w:t xml:space="preserve"> </w:t>
        </w:r>
      </w:ins>
      <w:ins w:id="121" w:author="Cung Thanh Long" w:date="2021-04-12T14:23:00Z">
        <w:r w:rsidR="00E42C60">
          <w:t xml:space="preserve">so </w:t>
        </w:r>
        <w:proofErr w:type="spellStart"/>
        <w:r w:rsidR="00E42C60">
          <w:t>sánh</w:t>
        </w:r>
        <w:proofErr w:type="spellEnd"/>
        <w:r w:rsidR="00E42C60">
          <w:t xml:space="preserve"> </w:t>
        </w:r>
        <w:proofErr w:type="spellStart"/>
        <w:r w:rsidR="00E42C60">
          <w:t>khả</w:t>
        </w:r>
        <w:proofErr w:type="spellEnd"/>
        <w:r w:rsidR="00E42C60">
          <w:t xml:space="preserve"> </w:t>
        </w:r>
        <w:proofErr w:type="spellStart"/>
        <w:r w:rsidR="00E42C60">
          <w:t>năng</w:t>
        </w:r>
        <w:proofErr w:type="spellEnd"/>
        <w:r w:rsidR="00E42C60">
          <w:t xml:space="preserve"> </w:t>
        </w:r>
        <w:proofErr w:type="spellStart"/>
        <w:r w:rsidR="00E42C60">
          <w:t>của</w:t>
        </w:r>
        <w:proofErr w:type="spellEnd"/>
        <w:r w:rsidR="00E42C60">
          <w:t xml:space="preserve"> </w:t>
        </w:r>
        <w:proofErr w:type="spellStart"/>
        <w:r w:rsidR="00E42C60">
          <w:t>các</w:t>
        </w:r>
        <w:proofErr w:type="spellEnd"/>
        <w:r w:rsidR="00E42C60">
          <w:t xml:space="preserve"> </w:t>
        </w:r>
        <w:proofErr w:type="spellStart"/>
        <w:r w:rsidR="00E42C60">
          <w:t>kỹ</w:t>
        </w:r>
        <w:proofErr w:type="spellEnd"/>
        <w:r w:rsidR="00E42C60">
          <w:t xml:space="preserve"> </w:t>
        </w:r>
        <w:proofErr w:type="spellStart"/>
        <w:r w:rsidR="00E42C60">
          <w:t>thuật</w:t>
        </w:r>
        <w:proofErr w:type="spellEnd"/>
        <w:r w:rsidR="00E42C60">
          <w:t xml:space="preserve"> </w:t>
        </w:r>
        <w:proofErr w:type="spellStart"/>
        <w:r w:rsidR="00E42C60">
          <w:t>khác</w:t>
        </w:r>
        <w:proofErr w:type="spellEnd"/>
        <w:r w:rsidR="00E42C60">
          <w:t xml:space="preserve"> </w:t>
        </w:r>
        <w:proofErr w:type="spellStart"/>
        <w:r w:rsidR="00E42C60">
          <w:t>nhau</w:t>
        </w:r>
      </w:ins>
      <w:proofErr w:type="spellEnd"/>
      <w:del w:id="122" w:author="Cung Thanh Long" w:date="2021-04-12T14:21:00Z">
        <w:r w:rsidDel="00E42C60">
          <w:delText>và phân tích các kĩ thuật lựa chọn đặc trưng được sử dụng trong học máy</w:delText>
        </w:r>
      </w:del>
      <w:r>
        <w:t>.</w:t>
      </w:r>
    </w:p>
    <w:p w14:paraId="498A3A67" w14:textId="67751489" w:rsidR="00AF2D89" w:rsidRDefault="00AF2D89" w:rsidP="00AF2D89">
      <w:r>
        <w:t>-</w:t>
      </w:r>
      <w:r>
        <w:tab/>
      </w:r>
      <w:proofErr w:type="spellStart"/>
      <w:ins w:id="123" w:author="Cung Thanh Long" w:date="2021-04-12T14:24:00Z">
        <w:r w:rsidR="00E42C60">
          <w:t>Đề</w:t>
        </w:r>
        <w:proofErr w:type="spellEnd"/>
        <w:r w:rsidR="00E42C60">
          <w:t xml:space="preserve"> </w:t>
        </w:r>
        <w:proofErr w:type="spellStart"/>
        <w:r w:rsidR="00E42C60">
          <w:t>xuất</w:t>
        </w:r>
        <w:proofErr w:type="spellEnd"/>
        <w:r w:rsidR="00E42C60">
          <w:t xml:space="preserve"> </w:t>
        </w:r>
        <w:proofErr w:type="spellStart"/>
        <w:r w:rsidR="00E42C60">
          <w:t>phương</w:t>
        </w:r>
        <w:proofErr w:type="spellEnd"/>
        <w:r w:rsidR="00E42C60">
          <w:t xml:space="preserve"> </w:t>
        </w:r>
        <w:proofErr w:type="spellStart"/>
        <w:r w:rsidR="00E42C60">
          <w:t>pháp</w:t>
        </w:r>
        <w:proofErr w:type="spellEnd"/>
        <w:r w:rsidR="00E42C60">
          <w:t xml:space="preserve"> </w:t>
        </w:r>
        <w:proofErr w:type="spellStart"/>
        <w:r w:rsidR="00E42C60">
          <w:t>riêng</w:t>
        </w:r>
      </w:ins>
      <w:proofErr w:type="spellEnd"/>
      <w:ins w:id="124" w:author="Cung Thanh Long" w:date="2021-04-12T14:25:00Z">
        <w:r w:rsidR="00E42C60">
          <w:t xml:space="preserve">, </w:t>
        </w:r>
        <w:proofErr w:type="spellStart"/>
        <w:r w:rsidR="00E42C60">
          <w:t>sử</w:t>
        </w:r>
        <w:proofErr w:type="spellEnd"/>
        <w:r w:rsidR="00E42C60">
          <w:t xml:space="preserve"> </w:t>
        </w:r>
        <w:proofErr w:type="spellStart"/>
        <w:r w:rsidR="00E42C60">
          <w:t>dụng</w:t>
        </w:r>
        <w:proofErr w:type="spellEnd"/>
        <w:r w:rsidR="00E42C60">
          <w:t xml:space="preserve"> </w:t>
        </w:r>
        <w:proofErr w:type="spellStart"/>
        <w:r w:rsidR="00E42C60">
          <w:t>các</w:t>
        </w:r>
        <w:proofErr w:type="spellEnd"/>
        <w:r w:rsidR="00E42C60">
          <w:t xml:space="preserve"> </w:t>
        </w:r>
        <w:proofErr w:type="spellStart"/>
        <w:r w:rsidR="00E42C60">
          <w:t>công</w:t>
        </w:r>
        <w:proofErr w:type="spellEnd"/>
        <w:r w:rsidR="00E42C60">
          <w:t xml:space="preserve"> </w:t>
        </w:r>
        <w:proofErr w:type="spellStart"/>
        <w:r w:rsidR="00E42C60">
          <w:t>cụ</w:t>
        </w:r>
        <w:proofErr w:type="spellEnd"/>
        <w:r w:rsidR="00E42C60">
          <w:t xml:space="preserve"> </w:t>
        </w:r>
        <w:proofErr w:type="spellStart"/>
        <w:r w:rsidR="00E42C60">
          <w:t>đã</w:t>
        </w:r>
        <w:proofErr w:type="spellEnd"/>
        <w:r w:rsidR="00E42C60">
          <w:t xml:space="preserve"> </w:t>
        </w:r>
        <w:proofErr w:type="spellStart"/>
        <w:r w:rsidR="00E42C60">
          <w:t>được</w:t>
        </w:r>
        <w:proofErr w:type="spellEnd"/>
        <w:r w:rsidR="00E42C60">
          <w:t xml:space="preserve"> </w:t>
        </w:r>
        <w:proofErr w:type="spellStart"/>
        <w:r w:rsidR="00E42C60">
          <w:t>kiểm</w:t>
        </w:r>
        <w:proofErr w:type="spellEnd"/>
        <w:r w:rsidR="00E42C60">
          <w:t xml:space="preserve"> </w:t>
        </w:r>
        <w:proofErr w:type="spellStart"/>
        <w:r w:rsidR="00E42C60">
          <w:t>chứng</w:t>
        </w:r>
        <w:proofErr w:type="spellEnd"/>
        <w:r w:rsidR="00E42C60">
          <w:t xml:space="preserve"> </w:t>
        </w:r>
        <w:proofErr w:type="spellStart"/>
        <w:r w:rsidR="00E42C60">
          <w:t>nhằm</w:t>
        </w:r>
        <w:proofErr w:type="spellEnd"/>
        <w:r w:rsidR="00E42C60">
          <w:t xml:space="preserve"> </w:t>
        </w:r>
        <w:proofErr w:type="spellStart"/>
        <w:r w:rsidR="00E42C60">
          <w:t>đánh</w:t>
        </w:r>
        <w:proofErr w:type="spellEnd"/>
        <w:r w:rsidR="00E42C60">
          <w:t xml:space="preserve"> </w:t>
        </w:r>
        <w:proofErr w:type="spellStart"/>
        <w:r w:rsidR="00E42C60">
          <w:t>giá</w:t>
        </w:r>
        <w:proofErr w:type="spellEnd"/>
        <w:r w:rsidR="00E42C60">
          <w:t xml:space="preserve"> </w:t>
        </w:r>
        <w:proofErr w:type="spellStart"/>
        <w:r w:rsidR="00E42C60">
          <w:t>tính</w:t>
        </w:r>
        <w:proofErr w:type="spellEnd"/>
        <w:r w:rsidR="00E42C60">
          <w:t xml:space="preserve"> </w:t>
        </w:r>
        <w:proofErr w:type="spellStart"/>
        <w:r w:rsidR="00E42C60">
          <w:t>đúng</w:t>
        </w:r>
        <w:proofErr w:type="spellEnd"/>
        <w:r w:rsidR="00E42C60">
          <w:t xml:space="preserve"> </w:t>
        </w:r>
        <w:proofErr w:type="spellStart"/>
        <w:r w:rsidR="00E42C60">
          <w:t>đắn</w:t>
        </w:r>
        <w:proofErr w:type="spellEnd"/>
        <w:r w:rsidR="00E42C60">
          <w:t xml:space="preserve"> </w:t>
        </w:r>
        <w:proofErr w:type="spellStart"/>
        <w:r w:rsidR="00E42C60">
          <w:t>và</w:t>
        </w:r>
        <w:proofErr w:type="spellEnd"/>
        <w:r w:rsidR="00E42C60">
          <w:t xml:space="preserve"> </w:t>
        </w:r>
        <w:proofErr w:type="spellStart"/>
        <w:r w:rsidR="00E42C60">
          <w:t>hiệu</w:t>
        </w:r>
        <w:proofErr w:type="spellEnd"/>
        <w:r w:rsidR="00E42C60">
          <w:t xml:space="preserve"> </w:t>
        </w:r>
        <w:proofErr w:type="spellStart"/>
        <w:r w:rsidR="00E42C60">
          <w:t>quả</w:t>
        </w:r>
        <w:proofErr w:type="spellEnd"/>
        <w:r w:rsidR="00E42C60">
          <w:t xml:space="preserve"> </w:t>
        </w:r>
        <w:proofErr w:type="spellStart"/>
        <w:r w:rsidR="00E42C60">
          <w:t>của</w:t>
        </w:r>
        <w:proofErr w:type="spellEnd"/>
        <w:r w:rsidR="00E42C60">
          <w:t xml:space="preserve"> </w:t>
        </w:r>
        <w:proofErr w:type="spellStart"/>
        <w:r w:rsidR="00E42C60">
          <w:t>các</w:t>
        </w:r>
        <w:proofErr w:type="spellEnd"/>
        <w:r w:rsidR="00E42C60">
          <w:t xml:space="preserve"> </w:t>
        </w:r>
        <w:proofErr w:type="spellStart"/>
        <w:r w:rsidR="00E42C60">
          <w:t>đề</w:t>
        </w:r>
        <w:proofErr w:type="spellEnd"/>
        <w:r w:rsidR="00E42C60">
          <w:t xml:space="preserve"> </w:t>
        </w:r>
        <w:proofErr w:type="spellStart"/>
        <w:r w:rsidR="00E42C60">
          <w:t>xuất</w:t>
        </w:r>
      </w:ins>
      <w:proofErr w:type="spellEnd"/>
      <w:ins w:id="125" w:author="Cung Thanh Long" w:date="2021-04-12T14:26:00Z">
        <w:r w:rsidR="00E42C60">
          <w:t>.</w:t>
        </w:r>
      </w:ins>
      <w:del w:id="126" w:author="Cung Thanh Long" w:date="2021-04-12T14:24:00Z">
        <w:r w:rsidDel="00E42C60">
          <w:delText>Nghiên cứu về các mô hình phân lớp khác nhau của học máy, áp dụng lên bộ dữ liệu nhận dạng cảm xúc của MIT</w:delText>
        </w:r>
      </w:del>
      <w:r>
        <w:t>.</w:t>
      </w:r>
    </w:p>
    <w:p w14:paraId="56EF6C57" w14:textId="77777777" w:rsidR="00AF2D89" w:rsidRDefault="00AF2D89" w:rsidP="00AF2D89">
      <w:del w:id="127" w:author="Cung Thanh Long" w:date="2021-04-12T14:26:00Z">
        <w:r w:rsidDel="00E42C60">
          <w:delText>-</w:delText>
        </w:r>
        <w:r w:rsidDel="00E42C60">
          <w:tab/>
          <w:delText>Áp dụng kĩ thuật chồng chập, tổ chức lại dữ liệu đầu vào để nâng cao chất lượng nhận dạng.</w:delText>
        </w:r>
      </w:del>
    </w:p>
    <w:p w14:paraId="3A1C272A" w14:textId="77777777" w:rsidR="00AF2D89" w:rsidRDefault="00AF2D89" w:rsidP="00AF2D89"/>
    <w:p w14:paraId="65173CC3" w14:textId="77777777" w:rsidR="00AF2D89" w:rsidRDefault="00AF2D89" w:rsidP="00953752">
      <w:pPr>
        <w:pStyle w:val="ListParagraph"/>
        <w:numPr>
          <w:ilvl w:val="0"/>
          <w:numId w:val="6"/>
        </w:numPr>
      </w:pPr>
      <w:proofErr w:type="spellStart"/>
      <w:r w:rsidRPr="00E42C60">
        <w:rPr>
          <w:b/>
          <w:bCs/>
          <w:rPrChange w:id="128" w:author="Cung Thanh Long" w:date="2021-04-12T14:26:00Z">
            <w:rPr/>
          </w:rPrChange>
        </w:rPr>
        <w:t>Kết</w:t>
      </w:r>
      <w:proofErr w:type="spellEnd"/>
      <w:r w:rsidRPr="00E42C60">
        <w:rPr>
          <w:b/>
          <w:bCs/>
          <w:rPrChange w:id="129" w:author="Cung Thanh Long" w:date="2021-04-12T14:26:00Z">
            <w:rPr/>
          </w:rPrChange>
        </w:rPr>
        <w:t xml:space="preserve"> </w:t>
      </w:r>
      <w:proofErr w:type="spellStart"/>
      <w:r w:rsidRPr="00E42C60">
        <w:rPr>
          <w:b/>
          <w:bCs/>
          <w:rPrChange w:id="130" w:author="Cung Thanh Long" w:date="2021-04-12T14:26:00Z">
            <w:rPr/>
          </w:rPrChange>
        </w:rPr>
        <w:t>luận</w:t>
      </w:r>
      <w:proofErr w:type="spellEnd"/>
      <w:r>
        <w:t>:</w:t>
      </w:r>
    </w:p>
    <w:p w14:paraId="4783021F" w14:textId="6C2EA7F3" w:rsidR="00AF2D89" w:rsidDel="000734A7" w:rsidRDefault="00AF2D89">
      <w:pPr>
        <w:ind w:left="720"/>
        <w:rPr>
          <w:del w:id="131" w:author="Cung Thanh Long" w:date="2021-04-12T14:35:00Z"/>
        </w:rPr>
        <w:pPrChange w:id="132" w:author="Cung Thanh Long" w:date="2021-04-12T14:35:00Z">
          <w:pPr/>
        </w:pPrChange>
      </w:pPr>
      <w:del w:id="133" w:author="Cung Thanh Long" w:date="2021-04-12T14:28:00Z">
        <w:r w:rsidDel="00E42C60">
          <w:delText xml:space="preserve">      </w:delText>
        </w:r>
        <w:r w:rsidDel="00E42C60">
          <w:tab/>
        </w:r>
      </w:del>
      <w:proofErr w:type="spellStart"/>
      <w:ins w:id="134" w:author="Cung Thanh Long" w:date="2021-04-12T14:28:00Z">
        <w:r w:rsidR="00E42C60">
          <w:t>Nội</w:t>
        </w:r>
        <w:proofErr w:type="spellEnd"/>
        <w:r w:rsidR="00E42C60">
          <w:t xml:space="preserve"> dung </w:t>
        </w:r>
        <w:proofErr w:type="spellStart"/>
        <w:r w:rsidR="00E42C60">
          <w:t>luận</w:t>
        </w:r>
        <w:proofErr w:type="spellEnd"/>
        <w:r w:rsidR="00E42C60">
          <w:t xml:space="preserve"> </w:t>
        </w:r>
        <w:proofErr w:type="spellStart"/>
        <w:r w:rsidR="00E42C60">
          <w:t>văn</w:t>
        </w:r>
        <w:proofErr w:type="spellEnd"/>
        <w:r w:rsidR="00E42C60">
          <w:t xml:space="preserve"> </w:t>
        </w:r>
        <w:proofErr w:type="spellStart"/>
        <w:r w:rsidR="00E42C60">
          <w:t>thực</w:t>
        </w:r>
        <w:proofErr w:type="spellEnd"/>
        <w:r w:rsidR="00E42C60">
          <w:t xml:space="preserve"> </w:t>
        </w:r>
        <w:proofErr w:type="spellStart"/>
        <w:r w:rsidR="00E42C60">
          <w:t>hiện</w:t>
        </w:r>
        <w:proofErr w:type="spellEnd"/>
        <w:r w:rsidR="00E42C60">
          <w:t xml:space="preserve"> </w:t>
        </w:r>
        <w:proofErr w:type="spellStart"/>
        <w:r w:rsidR="00E42C60">
          <w:t>đúng</w:t>
        </w:r>
        <w:proofErr w:type="spellEnd"/>
        <w:r w:rsidR="00E42C60">
          <w:t xml:space="preserve"> </w:t>
        </w:r>
      </w:ins>
      <w:proofErr w:type="spellStart"/>
      <w:ins w:id="135" w:author="Cung Thanh Long" w:date="2021-04-12T14:29:00Z">
        <w:r w:rsidR="00E42C60">
          <w:t>nhiệm</w:t>
        </w:r>
        <w:proofErr w:type="spellEnd"/>
        <w:r w:rsidR="00E42C60">
          <w:t xml:space="preserve"> </w:t>
        </w:r>
        <w:proofErr w:type="spellStart"/>
        <w:r w:rsidR="00E42C60">
          <w:t>vụ</w:t>
        </w:r>
        <w:proofErr w:type="spellEnd"/>
        <w:r w:rsidR="00E42C60">
          <w:t xml:space="preserve"> </w:t>
        </w:r>
        <w:proofErr w:type="spellStart"/>
        <w:r w:rsidR="000734A7">
          <w:t>nghiên</w:t>
        </w:r>
        <w:proofErr w:type="spellEnd"/>
        <w:r w:rsidR="000734A7">
          <w:t xml:space="preserve"> </w:t>
        </w:r>
        <w:proofErr w:type="spellStart"/>
        <w:r w:rsidR="000734A7">
          <w:t>cứu</w:t>
        </w:r>
        <w:proofErr w:type="spellEnd"/>
        <w:r w:rsidR="000734A7">
          <w:t xml:space="preserve"> </w:t>
        </w:r>
        <w:proofErr w:type="spellStart"/>
        <w:r w:rsidR="000734A7">
          <w:t>đặt</w:t>
        </w:r>
        <w:proofErr w:type="spellEnd"/>
        <w:r w:rsidR="000734A7">
          <w:t xml:space="preserve"> ra, bao </w:t>
        </w:r>
        <w:proofErr w:type="spellStart"/>
        <w:r w:rsidR="000734A7">
          <w:t>gồm</w:t>
        </w:r>
        <w:proofErr w:type="spellEnd"/>
        <w:r w:rsidR="000734A7">
          <w:t xml:space="preserve"> </w:t>
        </w:r>
        <w:proofErr w:type="spellStart"/>
        <w:r w:rsidR="000734A7">
          <w:t>tìm</w:t>
        </w:r>
        <w:proofErr w:type="spellEnd"/>
        <w:r w:rsidR="000734A7">
          <w:t xml:space="preserve"> </w:t>
        </w:r>
        <w:proofErr w:type="spellStart"/>
        <w:r w:rsidR="000734A7">
          <w:t>hiểu</w:t>
        </w:r>
      </w:ins>
      <w:proofErr w:type="spellEnd"/>
      <w:del w:id="136" w:author="Cung Thanh Long" w:date="2021-04-12T14:29:00Z">
        <w:r w:rsidDel="000734A7">
          <w:delText>Kết quả thu được của nghiên cứu đã đảm bảo các yêu cầu đặt ra ban đầu, bao gồm sử dụng các kĩ thuật học máy lên</w:delText>
        </w:r>
      </w:del>
      <w:r>
        <w:t xml:space="preserve"> </w:t>
      </w:r>
      <w:proofErr w:type="spellStart"/>
      <w:r>
        <w:t>bô</w:t>
      </w:r>
      <w:proofErr w:type="spellEnd"/>
      <w:r>
        <w:t xml:space="preserve"> </w:t>
      </w:r>
      <w:proofErr w:type="spellStart"/>
      <w:r>
        <w:t>dữ</w:t>
      </w:r>
      <w:proofErr w:type="spellEnd"/>
      <w:r>
        <w:t xml:space="preserve"> </w:t>
      </w:r>
      <w:proofErr w:type="spellStart"/>
      <w:r>
        <w:t>liệu</w:t>
      </w:r>
      <w:proofErr w:type="spellEnd"/>
      <w:r>
        <w:t xml:space="preserve"> MIT</w:t>
      </w:r>
      <w:ins w:id="137" w:author="Cung Thanh Long" w:date="2021-04-12T14:32:00Z">
        <w:r w:rsidR="000734A7">
          <w:t>;</w:t>
        </w:r>
      </w:ins>
      <w:del w:id="138" w:author="Cung Thanh Long" w:date="2021-04-12T14:32:00Z">
        <w:r w:rsidDel="000734A7">
          <w:delText>,</w:delText>
        </w:r>
      </w:del>
      <w:r>
        <w:t xml:space="preserve"> </w:t>
      </w:r>
      <w:proofErr w:type="spellStart"/>
      <w:ins w:id="139" w:author="Cung Thanh Long" w:date="2021-04-12T14:30:00Z">
        <w:r w:rsidR="000734A7">
          <w:t>tìm</w:t>
        </w:r>
        <w:proofErr w:type="spellEnd"/>
        <w:r w:rsidR="000734A7">
          <w:t xml:space="preserve"> </w:t>
        </w:r>
        <w:proofErr w:type="spellStart"/>
        <w:r w:rsidR="000734A7">
          <w:t>hiểu</w:t>
        </w:r>
        <w:proofErr w:type="spellEnd"/>
        <w:r w:rsidR="000734A7">
          <w:t xml:space="preserve"> </w:t>
        </w:r>
        <w:proofErr w:type="spellStart"/>
        <w:r w:rsidR="000734A7">
          <w:t>các</w:t>
        </w:r>
        <w:proofErr w:type="spellEnd"/>
        <w:r w:rsidR="000734A7">
          <w:t xml:space="preserve"> </w:t>
        </w:r>
        <w:proofErr w:type="spellStart"/>
        <w:r w:rsidR="000734A7">
          <w:t>kỹ</w:t>
        </w:r>
        <w:proofErr w:type="spellEnd"/>
        <w:r w:rsidR="000734A7">
          <w:t xml:space="preserve"> </w:t>
        </w:r>
        <w:proofErr w:type="spellStart"/>
        <w:r w:rsidR="000734A7">
          <w:t>thuật</w:t>
        </w:r>
        <w:proofErr w:type="spellEnd"/>
        <w:r w:rsidR="000734A7">
          <w:t xml:space="preserve"> </w:t>
        </w:r>
        <w:proofErr w:type="spellStart"/>
        <w:r w:rsidR="000734A7">
          <w:t>trích</w:t>
        </w:r>
        <w:proofErr w:type="spellEnd"/>
        <w:r w:rsidR="000734A7">
          <w:t xml:space="preserve"> </w:t>
        </w:r>
        <w:proofErr w:type="spellStart"/>
        <w:r w:rsidR="000734A7">
          <w:t>chọn</w:t>
        </w:r>
        <w:proofErr w:type="spellEnd"/>
        <w:r w:rsidR="000734A7">
          <w:t xml:space="preserve"> </w:t>
        </w:r>
        <w:proofErr w:type="spellStart"/>
        <w:r w:rsidR="000734A7">
          <w:t>đặc</w:t>
        </w:r>
        <w:proofErr w:type="spellEnd"/>
        <w:r w:rsidR="000734A7">
          <w:t xml:space="preserve"> </w:t>
        </w:r>
        <w:proofErr w:type="spellStart"/>
        <w:r w:rsidR="000734A7">
          <w:t>trưng</w:t>
        </w:r>
        <w:proofErr w:type="spellEnd"/>
        <w:r w:rsidR="000734A7">
          <w:t xml:space="preserve"> </w:t>
        </w:r>
        <w:proofErr w:type="spellStart"/>
        <w:r w:rsidR="000734A7">
          <w:t>và</w:t>
        </w:r>
        <w:proofErr w:type="spellEnd"/>
        <w:r w:rsidR="000734A7">
          <w:t xml:space="preserve"> ra </w:t>
        </w:r>
        <w:proofErr w:type="spellStart"/>
        <w:r w:rsidR="000734A7">
          <w:t>quyết</w:t>
        </w:r>
        <w:proofErr w:type="spellEnd"/>
        <w:r w:rsidR="000734A7">
          <w:t xml:space="preserve"> </w:t>
        </w:r>
        <w:proofErr w:type="spellStart"/>
        <w:r w:rsidR="000734A7">
          <w:t>định</w:t>
        </w:r>
        <w:proofErr w:type="spellEnd"/>
        <w:r w:rsidR="000734A7">
          <w:t xml:space="preserve"> </w:t>
        </w:r>
        <w:proofErr w:type="spellStart"/>
        <w:r w:rsidR="000734A7">
          <w:t>nhằm</w:t>
        </w:r>
        <w:proofErr w:type="spellEnd"/>
        <w:r w:rsidR="000734A7">
          <w:t xml:space="preserve"> </w:t>
        </w:r>
        <w:proofErr w:type="spellStart"/>
        <w:r w:rsidR="000734A7">
          <w:t>thực</w:t>
        </w:r>
        <w:proofErr w:type="spellEnd"/>
        <w:r w:rsidR="000734A7">
          <w:t xml:space="preserve"> </w:t>
        </w:r>
        <w:proofErr w:type="spellStart"/>
        <w:r w:rsidR="000734A7">
          <w:t>hiện</w:t>
        </w:r>
        <w:proofErr w:type="spellEnd"/>
        <w:r w:rsidR="000734A7">
          <w:t xml:space="preserve"> </w:t>
        </w:r>
        <w:proofErr w:type="spellStart"/>
        <w:r w:rsidR="000734A7">
          <w:t>bài</w:t>
        </w:r>
        <w:proofErr w:type="spellEnd"/>
        <w:r w:rsidR="000734A7">
          <w:t xml:space="preserve"> </w:t>
        </w:r>
        <w:proofErr w:type="spellStart"/>
        <w:r w:rsidR="000734A7">
          <w:t>toán</w:t>
        </w:r>
        <w:proofErr w:type="spellEnd"/>
        <w:r w:rsidR="000734A7">
          <w:t xml:space="preserve"> </w:t>
        </w:r>
        <w:proofErr w:type="spellStart"/>
        <w:r w:rsidR="000734A7">
          <w:t>nhận</w:t>
        </w:r>
        <w:proofErr w:type="spellEnd"/>
        <w:r w:rsidR="000734A7">
          <w:t xml:space="preserve"> </w:t>
        </w:r>
        <w:proofErr w:type="spellStart"/>
        <w:r w:rsidR="000734A7">
          <w:t>dạng</w:t>
        </w:r>
        <w:proofErr w:type="spellEnd"/>
        <w:r w:rsidR="000734A7">
          <w:t xml:space="preserve"> </w:t>
        </w:r>
        <w:proofErr w:type="spellStart"/>
        <w:r w:rsidR="000734A7">
          <w:t>cảm</w:t>
        </w:r>
        <w:proofErr w:type="spellEnd"/>
        <w:r w:rsidR="000734A7">
          <w:t xml:space="preserve"> </w:t>
        </w:r>
        <w:proofErr w:type="spellStart"/>
        <w:r w:rsidR="000734A7">
          <w:t>xúc</w:t>
        </w:r>
      </w:ins>
      <w:proofErr w:type="spellEnd"/>
      <w:ins w:id="140" w:author="Cung Thanh Long" w:date="2021-04-12T14:32:00Z">
        <w:r w:rsidR="000734A7">
          <w:t>;</w:t>
        </w:r>
      </w:ins>
      <w:ins w:id="141" w:author="Cung Thanh Long" w:date="2021-04-12T14:30:00Z">
        <w:r w:rsidR="000734A7">
          <w:t xml:space="preserve"> </w:t>
        </w:r>
      </w:ins>
      <w:proofErr w:type="spellStart"/>
      <w:ins w:id="142" w:author="Cung Thanh Long" w:date="2021-04-12T14:31:00Z">
        <w:r w:rsidR="000734A7">
          <w:t>thực</w:t>
        </w:r>
        <w:proofErr w:type="spellEnd"/>
        <w:r w:rsidR="000734A7">
          <w:t xml:space="preserve"> </w:t>
        </w:r>
        <w:proofErr w:type="spellStart"/>
        <w:r w:rsidR="000734A7">
          <w:t>hiện</w:t>
        </w:r>
        <w:proofErr w:type="spellEnd"/>
        <w:r w:rsidR="000734A7">
          <w:t xml:space="preserve"> ý </w:t>
        </w:r>
        <w:proofErr w:type="spellStart"/>
        <w:r w:rsidR="000734A7">
          <w:t>tưởng</w:t>
        </w:r>
        <w:proofErr w:type="spellEnd"/>
        <w:r w:rsidR="000734A7">
          <w:t xml:space="preserve"> </w:t>
        </w:r>
        <w:proofErr w:type="spellStart"/>
        <w:r w:rsidR="000734A7">
          <w:t>chồng</w:t>
        </w:r>
        <w:proofErr w:type="spellEnd"/>
        <w:r w:rsidR="000734A7">
          <w:t xml:space="preserve"> </w:t>
        </w:r>
        <w:proofErr w:type="spellStart"/>
        <w:r w:rsidR="000734A7">
          <w:t>chập</w:t>
        </w:r>
        <w:proofErr w:type="spellEnd"/>
        <w:r w:rsidR="000734A7">
          <w:t xml:space="preserve"> </w:t>
        </w:r>
        <w:proofErr w:type="spellStart"/>
        <w:r w:rsidR="000734A7">
          <w:t>dữ</w:t>
        </w:r>
        <w:proofErr w:type="spellEnd"/>
        <w:r w:rsidR="000734A7">
          <w:t xml:space="preserve"> </w:t>
        </w:r>
        <w:proofErr w:type="spellStart"/>
        <w:r w:rsidR="000734A7">
          <w:t>liệu</w:t>
        </w:r>
        <w:proofErr w:type="spellEnd"/>
        <w:r w:rsidR="000734A7">
          <w:t xml:space="preserve"> </w:t>
        </w:r>
        <w:proofErr w:type="spellStart"/>
        <w:r w:rsidR="000734A7">
          <w:t>nhằm</w:t>
        </w:r>
        <w:proofErr w:type="spellEnd"/>
        <w:r w:rsidR="000734A7">
          <w:t xml:space="preserve"> </w:t>
        </w:r>
        <w:proofErr w:type="spellStart"/>
        <w:r w:rsidR="000734A7">
          <w:t>nâng</w:t>
        </w:r>
        <w:proofErr w:type="spellEnd"/>
        <w:r w:rsidR="000734A7">
          <w:t xml:space="preserve"> </w:t>
        </w:r>
        <w:proofErr w:type="spellStart"/>
        <w:r w:rsidR="000734A7">
          <w:t>cao</w:t>
        </w:r>
        <w:proofErr w:type="spellEnd"/>
        <w:r w:rsidR="000734A7">
          <w:t xml:space="preserve"> </w:t>
        </w:r>
        <w:proofErr w:type="spellStart"/>
        <w:r w:rsidR="000734A7">
          <w:t>chất</w:t>
        </w:r>
        <w:proofErr w:type="spellEnd"/>
        <w:r w:rsidR="000734A7">
          <w:t xml:space="preserve"> </w:t>
        </w:r>
        <w:proofErr w:type="spellStart"/>
        <w:r w:rsidR="000734A7">
          <w:t>lượng</w:t>
        </w:r>
        <w:proofErr w:type="spellEnd"/>
        <w:r w:rsidR="000734A7">
          <w:t xml:space="preserve"> </w:t>
        </w:r>
        <w:proofErr w:type="spellStart"/>
        <w:r w:rsidR="000734A7">
          <w:t>nhận</w:t>
        </w:r>
        <w:proofErr w:type="spellEnd"/>
        <w:r w:rsidR="000734A7">
          <w:t xml:space="preserve"> </w:t>
        </w:r>
        <w:proofErr w:type="spellStart"/>
        <w:r w:rsidR="000734A7">
          <w:t>dạng</w:t>
        </w:r>
      </w:ins>
      <w:proofErr w:type="spellEnd"/>
      <w:ins w:id="143" w:author="Cung Thanh Long" w:date="2021-04-12T14:32:00Z">
        <w:r w:rsidR="000734A7">
          <w:t>;</w:t>
        </w:r>
      </w:ins>
      <w:ins w:id="144" w:author="Cung Thanh Long" w:date="2021-04-12T14:31:00Z">
        <w:r w:rsidR="000734A7">
          <w:t xml:space="preserve"> </w:t>
        </w:r>
        <w:proofErr w:type="spellStart"/>
        <w:r w:rsidR="000734A7">
          <w:t>thử</w:t>
        </w:r>
        <w:proofErr w:type="spellEnd"/>
        <w:r w:rsidR="000734A7">
          <w:t xml:space="preserve"> </w:t>
        </w:r>
        <w:proofErr w:type="spellStart"/>
        <w:r w:rsidR="000734A7">
          <w:t>nghiệm</w:t>
        </w:r>
        <w:proofErr w:type="spellEnd"/>
        <w:r w:rsidR="000734A7">
          <w:t xml:space="preserve"> </w:t>
        </w:r>
        <w:proofErr w:type="spellStart"/>
        <w:r w:rsidR="000734A7">
          <w:t>nhiều</w:t>
        </w:r>
        <w:proofErr w:type="spellEnd"/>
        <w:r w:rsidR="000734A7">
          <w:t xml:space="preserve"> </w:t>
        </w:r>
        <w:proofErr w:type="spellStart"/>
        <w:r w:rsidR="000734A7">
          <w:t>tỉ</w:t>
        </w:r>
        <w:proofErr w:type="spellEnd"/>
        <w:r w:rsidR="000734A7">
          <w:t xml:space="preserve"> </w:t>
        </w:r>
        <w:proofErr w:type="spellStart"/>
        <w:r w:rsidR="000734A7">
          <w:t>lệ</w:t>
        </w:r>
        <w:proofErr w:type="spellEnd"/>
        <w:r w:rsidR="000734A7">
          <w:t xml:space="preserve"> </w:t>
        </w:r>
        <w:proofErr w:type="spellStart"/>
        <w:r w:rsidR="000734A7">
          <w:t>chồng</w:t>
        </w:r>
        <w:proofErr w:type="spellEnd"/>
        <w:r w:rsidR="000734A7">
          <w:t xml:space="preserve"> </w:t>
        </w:r>
        <w:proofErr w:type="spellStart"/>
        <w:r w:rsidR="000734A7">
          <w:t>chập</w:t>
        </w:r>
        <w:proofErr w:type="spellEnd"/>
        <w:r w:rsidR="000734A7">
          <w:t xml:space="preserve"> </w:t>
        </w:r>
        <w:proofErr w:type="spellStart"/>
        <w:r w:rsidR="000734A7">
          <w:t>khác</w:t>
        </w:r>
        <w:proofErr w:type="spellEnd"/>
        <w:r w:rsidR="000734A7">
          <w:t xml:space="preserve"> </w:t>
        </w:r>
        <w:proofErr w:type="spellStart"/>
        <w:r w:rsidR="000734A7">
          <w:t>nhau</w:t>
        </w:r>
        <w:proofErr w:type="spellEnd"/>
        <w:r w:rsidR="000734A7">
          <w:t xml:space="preserve"> </w:t>
        </w:r>
        <w:proofErr w:type="spellStart"/>
        <w:r w:rsidR="000734A7">
          <w:t>để</w:t>
        </w:r>
        <w:proofErr w:type="spellEnd"/>
        <w:r w:rsidR="000734A7">
          <w:t xml:space="preserve"> </w:t>
        </w:r>
        <w:proofErr w:type="spellStart"/>
        <w:r w:rsidR="000734A7">
          <w:t>đánh</w:t>
        </w:r>
        <w:proofErr w:type="spellEnd"/>
        <w:r w:rsidR="000734A7">
          <w:t xml:space="preserve"> </w:t>
        </w:r>
        <w:proofErr w:type="spellStart"/>
        <w:r w:rsidR="000734A7">
          <w:t>giá</w:t>
        </w:r>
      </w:ins>
      <w:proofErr w:type="spellEnd"/>
      <w:ins w:id="145" w:author="Cung Thanh Long" w:date="2021-04-12T14:33:00Z">
        <w:r w:rsidR="000734A7">
          <w:t xml:space="preserve"> </w:t>
        </w:r>
        <w:proofErr w:type="spellStart"/>
        <w:r w:rsidR="000734A7">
          <w:t>tỉ</w:t>
        </w:r>
        <w:proofErr w:type="spellEnd"/>
        <w:r w:rsidR="000734A7">
          <w:t xml:space="preserve"> </w:t>
        </w:r>
        <w:proofErr w:type="spellStart"/>
        <w:r w:rsidR="000734A7">
          <w:t>lệ</w:t>
        </w:r>
        <w:proofErr w:type="spellEnd"/>
        <w:r w:rsidR="000734A7">
          <w:t xml:space="preserve"> </w:t>
        </w:r>
        <w:proofErr w:type="spellStart"/>
        <w:r w:rsidR="000734A7">
          <w:t>chồng</w:t>
        </w:r>
        <w:proofErr w:type="spellEnd"/>
        <w:r w:rsidR="000734A7">
          <w:t xml:space="preserve"> </w:t>
        </w:r>
        <w:proofErr w:type="spellStart"/>
        <w:r w:rsidR="000734A7">
          <w:t>chập</w:t>
        </w:r>
        <w:proofErr w:type="spellEnd"/>
        <w:r w:rsidR="000734A7">
          <w:t xml:space="preserve"> </w:t>
        </w:r>
        <w:proofErr w:type="spellStart"/>
        <w:r w:rsidR="000734A7">
          <w:t>tối</w:t>
        </w:r>
        <w:proofErr w:type="spellEnd"/>
        <w:r w:rsidR="000734A7">
          <w:t xml:space="preserve"> </w:t>
        </w:r>
        <w:proofErr w:type="spellStart"/>
        <w:r w:rsidR="000734A7">
          <w:t>ưu</w:t>
        </w:r>
        <w:proofErr w:type="spellEnd"/>
        <w:r w:rsidR="000734A7">
          <w:t xml:space="preserve">. </w:t>
        </w:r>
        <w:proofErr w:type="spellStart"/>
        <w:r w:rsidR="000734A7">
          <w:t>Các</w:t>
        </w:r>
        <w:proofErr w:type="spellEnd"/>
        <w:r w:rsidR="000734A7">
          <w:t xml:space="preserve"> </w:t>
        </w:r>
        <w:proofErr w:type="spellStart"/>
        <w:r w:rsidR="000734A7">
          <w:t>kết</w:t>
        </w:r>
        <w:proofErr w:type="spellEnd"/>
        <w:r w:rsidR="000734A7">
          <w:t xml:space="preserve"> </w:t>
        </w:r>
        <w:proofErr w:type="spellStart"/>
        <w:r w:rsidR="000734A7">
          <w:t>quả</w:t>
        </w:r>
      </w:ins>
      <w:proofErr w:type="spellEnd"/>
      <w:ins w:id="146" w:author="Cung Thanh Long" w:date="2021-04-12T14:34:00Z">
        <w:r w:rsidR="000734A7">
          <w:t xml:space="preserve"> </w:t>
        </w:r>
        <w:proofErr w:type="spellStart"/>
        <w:r w:rsidR="000734A7">
          <w:t>bước</w:t>
        </w:r>
        <w:proofErr w:type="spellEnd"/>
        <w:r w:rsidR="000734A7">
          <w:t xml:space="preserve"> </w:t>
        </w:r>
        <w:proofErr w:type="spellStart"/>
        <w:r w:rsidR="000734A7">
          <w:t>đầu</w:t>
        </w:r>
      </w:ins>
      <w:proofErr w:type="spellEnd"/>
      <w:ins w:id="147" w:author="Cung Thanh Long" w:date="2021-04-12T14:33:00Z">
        <w:r w:rsidR="000734A7">
          <w:t xml:space="preserve"> </w:t>
        </w:r>
        <w:proofErr w:type="spellStart"/>
        <w:r w:rsidR="000734A7">
          <w:t>thu</w:t>
        </w:r>
        <w:proofErr w:type="spellEnd"/>
        <w:r w:rsidR="000734A7">
          <w:t xml:space="preserve"> </w:t>
        </w:r>
        <w:proofErr w:type="spellStart"/>
        <w:r w:rsidR="000734A7">
          <w:t>được</w:t>
        </w:r>
        <w:proofErr w:type="spellEnd"/>
        <w:r w:rsidR="000734A7">
          <w:t xml:space="preserve"> </w:t>
        </w:r>
        <w:proofErr w:type="spellStart"/>
        <w:r w:rsidR="000734A7">
          <w:t>là</w:t>
        </w:r>
        <w:proofErr w:type="spellEnd"/>
        <w:r w:rsidR="000734A7">
          <w:t xml:space="preserve"> </w:t>
        </w:r>
        <w:proofErr w:type="spellStart"/>
        <w:r w:rsidR="000734A7">
          <w:t>khả</w:t>
        </w:r>
        <w:proofErr w:type="spellEnd"/>
        <w:r w:rsidR="000734A7">
          <w:t xml:space="preserve"> </w:t>
        </w:r>
        <w:proofErr w:type="spellStart"/>
        <w:r w:rsidR="000734A7">
          <w:t>q</w:t>
        </w:r>
      </w:ins>
      <w:ins w:id="148" w:author="Cung Thanh Long" w:date="2021-04-12T14:34:00Z">
        <w:r w:rsidR="000734A7">
          <w:t>uan</w:t>
        </w:r>
        <w:proofErr w:type="spellEnd"/>
        <w:r w:rsidR="000734A7">
          <w:t xml:space="preserve">, </w:t>
        </w:r>
        <w:proofErr w:type="spellStart"/>
        <w:r w:rsidR="000734A7">
          <w:t>đáp</w:t>
        </w:r>
        <w:proofErr w:type="spellEnd"/>
        <w:r w:rsidR="000734A7">
          <w:t xml:space="preserve"> </w:t>
        </w:r>
        <w:proofErr w:type="spellStart"/>
        <w:r w:rsidR="000734A7">
          <w:t>ứng</w:t>
        </w:r>
        <w:proofErr w:type="spellEnd"/>
        <w:r w:rsidR="000734A7">
          <w:t xml:space="preserve"> </w:t>
        </w:r>
        <w:proofErr w:type="spellStart"/>
        <w:r w:rsidR="000734A7">
          <w:t>các</w:t>
        </w:r>
        <w:proofErr w:type="spellEnd"/>
        <w:r w:rsidR="000734A7">
          <w:t xml:space="preserve"> </w:t>
        </w:r>
        <w:proofErr w:type="spellStart"/>
        <w:r w:rsidR="000734A7">
          <w:t>yêu</w:t>
        </w:r>
        <w:proofErr w:type="spellEnd"/>
        <w:r w:rsidR="000734A7">
          <w:t xml:space="preserve"> </w:t>
        </w:r>
        <w:proofErr w:type="spellStart"/>
        <w:r w:rsidR="000734A7">
          <w:t>cầu</w:t>
        </w:r>
        <w:proofErr w:type="spellEnd"/>
        <w:r w:rsidR="000734A7">
          <w:t xml:space="preserve"> </w:t>
        </w:r>
        <w:proofErr w:type="spellStart"/>
        <w:r w:rsidR="000734A7">
          <w:t>đặt</w:t>
        </w:r>
        <w:proofErr w:type="spellEnd"/>
        <w:r w:rsidR="000734A7">
          <w:t xml:space="preserve"> ra </w:t>
        </w:r>
        <w:proofErr w:type="spellStart"/>
        <w:r w:rsidR="000734A7">
          <w:t>của</w:t>
        </w:r>
        <w:proofErr w:type="spellEnd"/>
        <w:r w:rsidR="000734A7">
          <w:t xml:space="preserve"> </w:t>
        </w:r>
        <w:proofErr w:type="spellStart"/>
        <w:r w:rsidR="000734A7">
          <w:t>luận</w:t>
        </w:r>
        <w:proofErr w:type="spellEnd"/>
        <w:r w:rsidR="000734A7">
          <w:t xml:space="preserve"> </w:t>
        </w:r>
        <w:proofErr w:type="spellStart"/>
        <w:r w:rsidR="000734A7">
          <w:t>văn</w:t>
        </w:r>
        <w:proofErr w:type="spellEnd"/>
        <w:r w:rsidR="000734A7">
          <w:t xml:space="preserve">. </w:t>
        </w:r>
      </w:ins>
      <w:del w:id="149" w:author="Cung Thanh Long" w:date="2021-04-12T14:35:00Z">
        <w:r w:rsidDel="000734A7">
          <w:delText>sử dụng kỹ thuật chồng chập để nâng cao khả năng nhận dạng cảm xúc. Để mở rộng hướng phát triển của đề tài này, em xin đề xuất một số ý tưởng như sau:</w:delText>
        </w:r>
      </w:del>
    </w:p>
    <w:p w14:paraId="07F52DB7" w14:textId="05D5AD8A" w:rsidR="00AF2D89" w:rsidDel="000734A7" w:rsidRDefault="00AF2D89">
      <w:pPr>
        <w:ind w:left="720"/>
        <w:rPr>
          <w:del w:id="150" w:author="Cung Thanh Long" w:date="2021-04-12T14:35:00Z"/>
        </w:rPr>
        <w:pPrChange w:id="151" w:author="Cung Thanh Long" w:date="2021-04-12T14:35:00Z">
          <w:pPr/>
        </w:pPrChange>
      </w:pPr>
      <w:del w:id="152" w:author="Cung Thanh Long" w:date="2021-04-12T14:35:00Z">
        <w:r w:rsidDel="000734A7">
          <w:delText>-</w:delText>
        </w:r>
        <w:r w:rsidDel="000734A7">
          <w:tab/>
        </w:r>
        <w:r w:rsidR="00B02641" w:rsidDel="000734A7">
          <w:delText>Thử nghiệm các thuật toán lựa chọn đặc trưng và phân lớp khác.</w:delText>
        </w:r>
      </w:del>
    </w:p>
    <w:p w14:paraId="63E77FC6" w14:textId="0560DEC8" w:rsidR="00AF2D89" w:rsidDel="000734A7" w:rsidRDefault="00AF2D89">
      <w:pPr>
        <w:ind w:left="720"/>
        <w:rPr>
          <w:del w:id="153" w:author="Cung Thanh Long" w:date="2021-04-12T14:35:00Z"/>
        </w:rPr>
        <w:pPrChange w:id="154" w:author="Cung Thanh Long" w:date="2021-04-12T14:35:00Z">
          <w:pPr/>
        </w:pPrChange>
      </w:pPr>
      <w:del w:id="155" w:author="Cung Thanh Long" w:date="2021-04-12T14:35:00Z">
        <w:r w:rsidDel="000734A7">
          <w:delText>-</w:delText>
        </w:r>
        <w:r w:rsidDel="000734A7">
          <w:tab/>
        </w:r>
        <w:r w:rsidR="00B02641" w:rsidDel="000734A7">
          <w:delText>Áp dụng phương pháp lên các tập dữ liệu nhận dạng cảm xúc khác.</w:delText>
        </w:r>
      </w:del>
    </w:p>
    <w:p w14:paraId="431DB4E8" w14:textId="7F76F94E" w:rsidR="00B22998" w:rsidRPr="00B71184" w:rsidRDefault="00AF2D89">
      <w:pPr>
        <w:ind w:left="720"/>
        <w:pPrChange w:id="156" w:author="Cung Thanh Long" w:date="2021-04-12T14:35:00Z">
          <w:pPr/>
        </w:pPrChange>
      </w:pPr>
      <w:del w:id="157" w:author="Cung Thanh Long" w:date="2021-04-12T14:35:00Z">
        <w:r w:rsidDel="000734A7">
          <w:delText>-</w:delText>
        </w:r>
        <w:r w:rsidDel="000734A7">
          <w:tab/>
          <w:delText>Thiết kế bộ công cụ để nhận dạng cảm xúc từ các dữ liệu sinh học.</w:delText>
        </w:r>
        <w:r w:rsidR="00A77775" w:rsidDel="000734A7">
          <w:delText xml:space="preserve"> </w:delText>
        </w:r>
      </w:del>
    </w:p>
    <w:p w14:paraId="65B20A49" w14:textId="77777777" w:rsidR="00B22998" w:rsidRDefault="001F64DD" w:rsidP="00B71184">
      <w:r>
        <w:rPr>
          <w:noProof/>
        </w:rPr>
        <mc:AlternateContent>
          <mc:Choice Requires="wps">
            <w:drawing>
              <wp:anchor distT="0" distB="0" distL="114300" distR="114300" simplePos="0" relativeHeight="251659264" behindDoc="0" locked="0" layoutInCell="1" allowOverlap="1" wp14:anchorId="24304E58" wp14:editId="6C3A5278">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4C45B1BD" w14:textId="77777777" w:rsidR="00D21C26" w:rsidRDefault="00D21C26" w:rsidP="00DD3675">
                            <w:pPr>
                              <w:spacing w:before="0" w:line="240" w:lineRule="auto"/>
                              <w:jc w:val="center"/>
                            </w:pPr>
                            <w:r>
                              <w:t>HỌC VIÊN</w:t>
                            </w:r>
                          </w:p>
                          <w:p w14:paraId="28C0856A" w14:textId="77777777" w:rsidR="00D21C26" w:rsidRDefault="00D21C26" w:rsidP="00DD3675">
                            <w:pPr>
                              <w:spacing w:before="0" w:line="240" w:lineRule="auto"/>
                              <w:jc w:val="center"/>
                            </w:pPr>
                            <w:r>
                              <w:rPr>
                                <w:sz w:val="20"/>
                              </w:rPr>
                              <w:t>K</w:t>
                            </w:r>
                            <w:r w:rsidRPr="004270E9">
                              <w:rPr>
                                <w:sz w:val="20"/>
                              </w:rPr>
                              <w:t>ý</w:t>
                            </w:r>
                            <w:r>
                              <w:rPr>
                                <w:sz w:val="20"/>
                              </w:rPr>
                              <w:t xml:space="preserve"> và ghi rõ họ tên</w:t>
                            </w:r>
                          </w:p>
                          <w:p w14:paraId="7CCB009B" w14:textId="77777777" w:rsidR="00D21C26" w:rsidRPr="00DD3675" w:rsidRDefault="00D21C26"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04E58"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" filled="f" stroked="f" strokeweight=".5pt">
                <v:textbox>
                  <w:txbxContent>
                    <w:p w14:paraId="4C45B1BD" w14:textId="77777777" w:rsidR="00D21C26" w:rsidRDefault="00D21C26" w:rsidP="00DD3675">
                      <w:pPr>
                        <w:spacing w:before="0" w:line="240" w:lineRule="auto"/>
                        <w:jc w:val="center"/>
                      </w:pPr>
                      <w:r>
                        <w:t>HỌC VIÊN</w:t>
                      </w:r>
                    </w:p>
                    <w:p w14:paraId="28C0856A" w14:textId="77777777" w:rsidR="00D21C26" w:rsidRDefault="00D21C26" w:rsidP="00DD3675">
                      <w:pPr>
                        <w:spacing w:before="0" w:line="240" w:lineRule="auto"/>
                        <w:jc w:val="center"/>
                      </w:pPr>
                      <w:r>
                        <w:rPr>
                          <w:sz w:val="20"/>
                        </w:rPr>
                        <w:t>K</w:t>
                      </w:r>
                      <w:r w:rsidRPr="004270E9">
                        <w:rPr>
                          <w:sz w:val="20"/>
                        </w:rPr>
                        <w:t>ý</w:t>
                      </w:r>
                      <w:r>
                        <w:rPr>
                          <w:sz w:val="20"/>
                        </w:rPr>
                        <w:t xml:space="preserve"> và ghi rõ họ tên</w:t>
                      </w:r>
                    </w:p>
                    <w:p w14:paraId="7CCB009B" w14:textId="77777777" w:rsidR="00D21C26" w:rsidRPr="00DD3675" w:rsidRDefault="00D21C26" w:rsidP="00DD3675"/>
                  </w:txbxContent>
                </v:textbox>
              </v:shape>
            </w:pict>
          </mc:Fallback>
        </mc:AlternateContent>
      </w:r>
      <w:r w:rsidR="00B22998">
        <w:br w:type="page"/>
      </w:r>
    </w:p>
    <w:p w14:paraId="7A4182D5" w14:textId="77777777" w:rsidR="00FB171E" w:rsidRPr="00120C98" w:rsidRDefault="00F15E73" w:rsidP="00120C98">
      <w:pPr>
        <w:jc w:val="center"/>
        <w:rPr>
          <w:b/>
        </w:rPr>
      </w:pPr>
      <w:r w:rsidRPr="00120C98">
        <w:rPr>
          <w:b/>
        </w:rPr>
        <w:lastRenderedPageBreak/>
        <w:t>MỤC LỤC</w:t>
      </w:r>
    </w:p>
    <w:p w14:paraId="3E45304C" w14:textId="77777777" w:rsidR="00120C98" w:rsidRDefault="00120C98" w:rsidP="00120C98">
      <w:pPr>
        <w:pStyle w:val="TOCHeading"/>
        <w:spacing w:before="0" w:after="0" w:line="240" w:lineRule="auto"/>
      </w:pPr>
    </w:p>
    <w:p w14:paraId="7F5AA474" w14:textId="77777777" w:rsidR="00AE64D6"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8996270" w:history="1">
        <w:r w:rsidR="00AE64D6" w:rsidRPr="00D81F2B">
          <w:rPr>
            <w:rStyle w:val="Hyperlink"/>
            <w:noProof/>
          </w:rPr>
          <w:t>CHƯƠNG 1. TỔNG QUAN VỀ NHẬN DẠNG CẢM XÚC</w:t>
        </w:r>
        <w:r w:rsidR="00AE64D6">
          <w:rPr>
            <w:noProof/>
            <w:webHidden/>
          </w:rPr>
          <w:tab/>
        </w:r>
        <w:r w:rsidR="00AE64D6">
          <w:rPr>
            <w:noProof/>
            <w:webHidden/>
          </w:rPr>
          <w:fldChar w:fldCharType="begin"/>
        </w:r>
        <w:r w:rsidR="00AE64D6">
          <w:rPr>
            <w:noProof/>
            <w:webHidden/>
          </w:rPr>
          <w:instrText xml:space="preserve"> PAGEREF _Toc68996270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14:paraId="5363F5F8"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1" w:history="1">
        <w:r w:rsidR="00AE64D6" w:rsidRPr="00D81F2B">
          <w:rPr>
            <w:rStyle w:val="Hyperlink"/>
            <w:noProof/>
          </w:rPr>
          <w:t>1.1</w:t>
        </w:r>
        <w:r w:rsidR="00AE64D6">
          <w:rPr>
            <w:rFonts w:asciiTheme="minorHAnsi" w:eastAsiaTheme="minorEastAsia" w:hAnsiTheme="minorHAnsi" w:cstheme="minorBidi"/>
            <w:noProof/>
            <w:color w:val="auto"/>
            <w:sz w:val="22"/>
            <w:szCs w:val="22"/>
          </w:rPr>
          <w:tab/>
        </w:r>
        <w:r w:rsidR="00AE64D6" w:rsidRPr="00D81F2B">
          <w:rPr>
            <w:rStyle w:val="Hyperlink"/>
            <w:noProof/>
          </w:rPr>
          <w:t>Bài toán nhận dạng cảm xúc</w:t>
        </w:r>
        <w:r w:rsidR="00AE64D6">
          <w:rPr>
            <w:noProof/>
            <w:webHidden/>
          </w:rPr>
          <w:tab/>
        </w:r>
        <w:r w:rsidR="00AE64D6">
          <w:rPr>
            <w:noProof/>
            <w:webHidden/>
          </w:rPr>
          <w:fldChar w:fldCharType="begin"/>
        </w:r>
        <w:r w:rsidR="00AE64D6">
          <w:rPr>
            <w:noProof/>
            <w:webHidden/>
          </w:rPr>
          <w:instrText xml:space="preserve"> PAGEREF _Toc68996271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14:paraId="3CE00070" w14:textId="77777777" w:rsidR="00AE64D6" w:rsidRDefault="00354746">
      <w:pPr>
        <w:pStyle w:val="TOC3"/>
        <w:rPr>
          <w:rFonts w:asciiTheme="minorHAnsi" w:eastAsiaTheme="minorEastAsia" w:hAnsiTheme="minorHAnsi" w:cstheme="minorBidi"/>
          <w:noProof/>
          <w:color w:val="auto"/>
          <w:sz w:val="22"/>
          <w:szCs w:val="22"/>
        </w:rPr>
      </w:pPr>
      <w:hyperlink w:anchor="_Toc68996272" w:history="1">
        <w:r w:rsidR="00AE64D6" w:rsidRPr="00D81F2B">
          <w:rPr>
            <w:rStyle w:val="Hyperlink"/>
            <w:noProof/>
          </w:rPr>
          <w:t>1.1.1</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tín hiệu giọng nói</w:t>
        </w:r>
        <w:r w:rsidR="00AE64D6">
          <w:rPr>
            <w:noProof/>
            <w:webHidden/>
          </w:rPr>
          <w:tab/>
        </w:r>
        <w:r w:rsidR="00AE64D6">
          <w:rPr>
            <w:noProof/>
            <w:webHidden/>
          </w:rPr>
          <w:fldChar w:fldCharType="begin"/>
        </w:r>
        <w:r w:rsidR="00AE64D6">
          <w:rPr>
            <w:noProof/>
            <w:webHidden/>
          </w:rPr>
          <w:instrText xml:space="preserve"> PAGEREF _Toc68996272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14:paraId="787D9E41" w14:textId="77777777" w:rsidR="00AE64D6" w:rsidRDefault="00354746">
      <w:pPr>
        <w:pStyle w:val="TOC3"/>
        <w:rPr>
          <w:rFonts w:asciiTheme="minorHAnsi" w:eastAsiaTheme="minorEastAsia" w:hAnsiTheme="minorHAnsi" w:cstheme="minorBidi"/>
          <w:noProof/>
          <w:color w:val="auto"/>
          <w:sz w:val="22"/>
          <w:szCs w:val="22"/>
        </w:rPr>
      </w:pPr>
      <w:hyperlink w:anchor="_Toc68996273" w:history="1">
        <w:r w:rsidR="00AE64D6" w:rsidRPr="00D81F2B">
          <w:rPr>
            <w:rStyle w:val="Hyperlink"/>
            <w:noProof/>
          </w:rPr>
          <w:t>1.1.2</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biểu cảm khuôn mặt</w:t>
        </w:r>
        <w:r w:rsidR="00AE64D6">
          <w:rPr>
            <w:noProof/>
            <w:webHidden/>
          </w:rPr>
          <w:tab/>
        </w:r>
        <w:r w:rsidR="00AE64D6">
          <w:rPr>
            <w:noProof/>
            <w:webHidden/>
          </w:rPr>
          <w:fldChar w:fldCharType="begin"/>
        </w:r>
        <w:r w:rsidR="00AE64D6">
          <w:rPr>
            <w:noProof/>
            <w:webHidden/>
          </w:rPr>
          <w:instrText xml:space="preserve"> PAGEREF _Toc68996273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14:paraId="062D0E17" w14:textId="77777777" w:rsidR="00AE64D6" w:rsidRDefault="00354746">
      <w:pPr>
        <w:pStyle w:val="TOC3"/>
        <w:rPr>
          <w:rFonts w:asciiTheme="minorHAnsi" w:eastAsiaTheme="minorEastAsia" w:hAnsiTheme="minorHAnsi" w:cstheme="minorBidi"/>
          <w:noProof/>
          <w:color w:val="auto"/>
          <w:sz w:val="22"/>
          <w:szCs w:val="22"/>
        </w:rPr>
      </w:pPr>
      <w:hyperlink w:anchor="_Toc68996274" w:history="1">
        <w:r w:rsidR="00AE64D6" w:rsidRPr="00D81F2B">
          <w:rPr>
            <w:rStyle w:val="Hyperlink"/>
            <w:noProof/>
          </w:rPr>
          <w:t>1.1.3</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tín hiệu sinh học</w:t>
        </w:r>
        <w:r w:rsidR="00AE64D6">
          <w:rPr>
            <w:noProof/>
            <w:webHidden/>
          </w:rPr>
          <w:tab/>
        </w:r>
        <w:r w:rsidR="00AE64D6">
          <w:rPr>
            <w:noProof/>
            <w:webHidden/>
          </w:rPr>
          <w:fldChar w:fldCharType="begin"/>
        </w:r>
        <w:r w:rsidR="00AE64D6">
          <w:rPr>
            <w:noProof/>
            <w:webHidden/>
          </w:rPr>
          <w:instrText xml:space="preserve"> PAGEREF _Toc68996274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14:paraId="0982402E"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5" w:history="1">
        <w:r w:rsidR="00AE64D6" w:rsidRPr="00D81F2B">
          <w:rPr>
            <w:rStyle w:val="Hyperlink"/>
            <w:noProof/>
          </w:rPr>
          <w:t>1.2</w:t>
        </w:r>
        <w:r w:rsidR="00AE64D6">
          <w:rPr>
            <w:rFonts w:asciiTheme="minorHAnsi" w:eastAsiaTheme="minorEastAsia" w:hAnsiTheme="minorHAnsi" w:cstheme="minorBidi"/>
            <w:noProof/>
            <w:color w:val="auto"/>
            <w:sz w:val="22"/>
            <w:szCs w:val="22"/>
          </w:rPr>
          <w:tab/>
        </w:r>
        <w:r w:rsidR="00AE64D6" w:rsidRPr="00D81F2B">
          <w:rPr>
            <w:rStyle w:val="Hyperlink"/>
            <w:noProof/>
          </w:rPr>
          <w:t>Bộ dữ liệu sinh học của MIT</w:t>
        </w:r>
        <w:r w:rsidR="00AE64D6">
          <w:rPr>
            <w:noProof/>
            <w:webHidden/>
          </w:rPr>
          <w:tab/>
        </w:r>
        <w:r w:rsidR="00AE64D6">
          <w:rPr>
            <w:noProof/>
            <w:webHidden/>
          </w:rPr>
          <w:fldChar w:fldCharType="begin"/>
        </w:r>
        <w:r w:rsidR="00AE64D6">
          <w:rPr>
            <w:noProof/>
            <w:webHidden/>
          </w:rPr>
          <w:instrText xml:space="preserve"> PAGEREF _Toc68996275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14:paraId="64E4E48C" w14:textId="77777777" w:rsidR="00AE64D6" w:rsidRDefault="00354746">
      <w:pPr>
        <w:pStyle w:val="TOC1"/>
        <w:tabs>
          <w:tab w:val="right" w:leader="dot" w:pos="8494"/>
        </w:tabs>
        <w:rPr>
          <w:rFonts w:asciiTheme="minorHAnsi" w:eastAsiaTheme="minorEastAsia" w:hAnsiTheme="minorHAnsi" w:cstheme="minorBidi"/>
          <w:b w:val="0"/>
          <w:noProof/>
          <w:color w:val="auto"/>
          <w:sz w:val="22"/>
          <w:szCs w:val="22"/>
        </w:rPr>
      </w:pPr>
      <w:hyperlink w:anchor="_Toc68996276" w:history="1">
        <w:r w:rsidR="00AE64D6" w:rsidRPr="00D81F2B">
          <w:rPr>
            <w:rStyle w:val="Hyperlink"/>
            <w:noProof/>
          </w:rPr>
          <w:t>CHƯƠNG 2. HỌC MÁY VÀ ỨNG DỤNG TRONG NHẬN DẠNG CẢM XÚC</w:t>
        </w:r>
        <w:r w:rsidR="00AE64D6">
          <w:rPr>
            <w:noProof/>
            <w:webHidden/>
          </w:rPr>
          <w:tab/>
        </w:r>
        <w:r w:rsidR="00AE64D6">
          <w:rPr>
            <w:noProof/>
            <w:webHidden/>
          </w:rPr>
          <w:fldChar w:fldCharType="begin"/>
        </w:r>
        <w:r w:rsidR="00AE64D6">
          <w:rPr>
            <w:noProof/>
            <w:webHidden/>
          </w:rPr>
          <w:instrText xml:space="preserve"> PAGEREF _Toc68996276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14:paraId="3C20C5C5"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7" w:history="1">
        <w:r w:rsidR="00AE64D6" w:rsidRPr="00D81F2B">
          <w:rPr>
            <w:rStyle w:val="Hyperlink"/>
            <w:noProof/>
          </w:rPr>
          <w:t>2.1</w:t>
        </w:r>
        <w:r w:rsidR="00AE64D6">
          <w:rPr>
            <w:rFonts w:asciiTheme="minorHAnsi" w:eastAsiaTheme="minorEastAsia" w:hAnsiTheme="minorHAnsi" w:cstheme="minorBidi"/>
            <w:noProof/>
            <w:color w:val="auto"/>
            <w:sz w:val="22"/>
            <w:szCs w:val="22"/>
          </w:rPr>
          <w:tab/>
        </w:r>
        <w:r w:rsidR="00AE64D6" w:rsidRPr="00D81F2B">
          <w:rPr>
            <w:rStyle w:val="Hyperlink"/>
            <w:noProof/>
          </w:rPr>
          <w:t>Học máy và các kỹ thuật sử dụng trong bài toán phân loại</w:t>
        </w:r>
        <w:r w:rsidR="00AE64D6">
          <w:rPr>
            <w:noProof/>
            <w:webHidden/>
          </w:rPr>
          <w:tab/>
        </w:r>
        <w:r w:rsidR="00AE64D6">
          <w:rPr>
            <w:noProof/>
            <w:webHidden/>
          </w:rPr>
          <w:fldChar w:fldCharType="begin"/>
        </w:r>
        <w:r w:rsidR="00AE64D6">
          <w:rPr>
            <w:noProof/>
            <w:webHidden/>
          </w:rPr>
          <w:instrText xml:space="preserve"> PAGEREF _Toc68996277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14:paraId="504FFA85" w14:textId="77777777" w:rsidR="00AE64D6" w:rsidRDefault="00354746">
      <w:pPr>
        <w:pStyle w:val="TOC3"/>
        <w:rPr>
          <w:rFonts w:asciiTheme="minorHAnsi" w:eastAsiaTheme="minorEastAsia" w:hAnsiTheme="minorHAnsi" w:cstheme="minorBidi"/>
          <w:noProof/>
          <w:color w:val="auto"/>
          <w:sz w:val="22"/>
          <w:szCs w:val="22"/>
        </w:rPr>
      </w:pPr>
      <w:hyperlink w:anchor="_Toc68996278" w:history="1">
        <w:r w:rsidR="00AE64D6" w:rsidRPr="00D81F2B">
          <w:rPr>
            <w:rStyle w:val="Hyperlink"/>
            <w:noProof/>
          </w:rPr>
          <w:t>2.1.1</w:t>
        </w:r>
        <w:r w:rsidR="00AE64D6">
          <w:rPr>
            <w:rFonts w:asciiTheme="minorHAnsi" w:eastAsiaTheme="minorEastAsia" w:hAnsiTheme="minorHAnsi" w:cstheme="minorBidi"/>
            <w:noProof/>
            <w:color w:val="auto"/>
            <w:sz w:val="22"/>
            <w:szCs w:val="22"/>
          </w:rPr>
          <w:tab/>
        </w:r>
        <w:r w:rsidR="00AE64D6" w:rsidRPr="00D81F2B">
          <w:rPr>
            <w:rStyle w:val="Hyperlink"/>
            <w:noProof/>
          </w:rPr>
          <w:t>Lựa chọn đặc trưng</w:t>
        </w:r>
        <w:r w:rsidR="00AE64D6">
          <w:rPr>
            <w:noProof/>
            <w:webHidden/>
          </w:rPr>
          <w:tab/>
        </w:r>
        <w:r w:rsidR="00AE64D6">
          <w:rPr>
            <w:noProof/>
            <w:webHidden/>
          </w:rPr>
          <w:fldChar w:fldCharType="begin"/>
        </w:r>
        <w:r w:rsidR="00AE64D6">
          <w:rPr>
            <w:noProof/>
            <w:webHidden/>
          </w:rPr>
          <w:instrText xml:space="preserve"> PAGEREF _Toc68996278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14:paraId="274AA5FF" w14:textId="77777777" w:rsidR="00AE64D6" w:rsidRDefault="00354746">
      <w:pPr>
        <w:pStyle w:val="TOC4"/>
        <w:rPr>
          <w:rFonts w:asciiTheme="minorHAnsi" w:eastAsiaTheme="minorEastAsia" w:hAnsiTheme="minorHAnsi" w:cstheme="minorBidi"/>
          <w:noProof/>
          <w:color w:val="auto"/>
          <w:sz w:val="22"/>
          <w:szCs w:val="22"/>
        </w:rPr>
      </w:pPr>
      <w:hyperlink w:anchor="_Toc68996279" w:history="1">
        <w:r w:rsidR="00AE64D6" w:rsidRPr="00D81F2B">
          <w:rPr>
            <w:rStyle w:val="Hyperlink"/>
            <w:noProof/>
            <w14:scene3d>
              <w14:camera w14:prst="orthographicFront"/>
              <w14:lightRig w14:rig="threePt" w14:dir="t">
                <w14:rot w14:lat="0" w14:lon="0" w14:rev="0"/>
              </w14:lightRig>
            </w14:scene3d>
          </w:rPr>
          <w:t>2.1.1.1.</w:t>
        </w:r>
        <w:r w:rsidR="00AE64D6" w:rsidRPr="00D81F2B">
          <w:rPr>
            <w:rStyle w:val="Hyperlink"/>
            <w:noProof/>
          </w:rPr>
          <w:t xml:space="preserve"> Recursive Feature Elimination (RFE)</w:t>
        </w:r>
        <w:r w:rsidR="00AE64D6">
          <w:rPr>
            <w:noProof/>
            <w:webHidden/>
          </w:rPr>
          <w:tab/>
        </w:r>
        <w:r w:rsidR="00AE64D6">
          <w:rPr>
            <w:noProof/>
            <w:webHidden/>
          </w:rPr>
          <w:fldChar w:fldCharType="begin"/>
        </w:r>
        <w:r w:rsidR="00AE64D6">
          <w:rPr>
            <w:noProof/>
            <w:webHidden/>
          </w:rPr>
          <w:instrText xml:space="preserve"> PAGEREF _Toc68996279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14:paraId="75CEEDC4" w14:textId="77777777" w:rsidR="00AE64D6" w:rsidRDefault="00354746">
      <w:pPr>
        <w:pStyle w:val="TOC4"/>
        <w:rPr>
          <w:rFonts w:asciiTheme="minorHAnsi" w:eastAsiaTheme="minorEastAsia" w:hAnsiTheme="minorHAnsi" w:cstheme="minorBidi"/>
          <w:noProof/>
          <w:color w:val="auto"/>
          <w:sz w:val="22"/>
          <w:szCs w:val="22"/>
        </w:rPr>
      </w:pPr>
      <w:hyperlink w:anchor="_Toc68996280" w:history="1">
        <w:r w:rsidR="00AE64D6" w:rsidRPr="00D81F2B">
          <w:rPr>
            <w:rStyle w:val="Hyperlink"/>
            <w:noProof/>
            <w14:scene3d>
              <w14:camera w14:prst="orthographicFront"/>
              <w14:lightRig w14:rig="threePt" w14:dir="t">
                <w14:rot w14:lat="0" w14:lon="0" w14:rev="0"/>
              </w14:lightRig>
            </w14:scene3d>
          </w:rPr>
          <w:t>2.1.1.2.</w:t>
        </w:r>
        <w:r w:rsidR="00AE64D6" w:rsidRPr="00D81F2B">
          <w:rPr>
            <w:rStyle w:val="Hyperlink"/>
            <w:noProof/>
          </w:rPr>
          <w:t xml:space="preserve"> Pearson Correlation và Chi-Squared</w:t>
        </w:r>
        <w:r w:rsidR="00AE64D6">
          <w:rPr>
            <w:noProof/>
            <w:webHidden/>
          </w:rPr>
          <w:tab/>
        </w:r>
        <w:r w:rsidR="00AE64D6">
          <w:rPr>
            <w:noProof/>
            <w:webHidden/>
          </w:rPr>
          <w:fldChar w:fldCharType="begin"/>
        </w:r>
        <w:r w:rsidR="00AE64D6">
          <w:rPr>
            <w:noProof/>
            <w:webHidden/>
          </w:rPr>
          <w:instrText xml:space="preserve"> PAGEREF _Toc68996280 \h </w:instrText>
        </w:r>
        <w:r w:rsidR="00AE64D6">
          <w:rPr>
            <w:noProof/>
            <w:webHidden/>
          </w:rPr>
        </w:r>
        <w:r w:rsidR="00AE64D6">
          <w:rPr>
            <w:noProof/>
            <w:webHidden/>
          </w:rPr>
          <w:fldChar w:fldCharType="separate"/>
        </w:r>
        <w:r w:rsidR="00BD4EFF">
          <w:rPr>
            <w:noProof/>
            <w:webHidden/>
          </w:rPr>
          <w:t>12</w:t>
        </w:r>
        <w:r w:rsidR="00AE64D6">
          <w:rPr>
            <w:noProof/>
            <w:webHidden/>
          </w:rPr>
          <w:fldChar w:fldCharType="end"/>
        </w:r>
      </w:hyperlink>
    </w:p>
    <w:p w14:paraId="1E847902" w14:textId="77777777" w:rsidR="00AE64D6" w:rsidRDefault="00354746">
      <w:pPr>
        <w:pStyle w:val="TOC3"/>
        <w:rPr>
          <w:rFonts w:asciiTheme="minorHAnsi" w:eastAsiaTheme="minorEastAsia" w:hAnsiTheme="minorHAnsi" w:cstheme="minorBidi"/>
          <w:noProof/>
          <w:color w:val="auto"/>
          <w:sz w:val="22"/>
          <w:szCs w:val="22"/>
        </w:rPr>
      </w:pPr>
      <w:hyperlink w:anchor="_Toc68996281" w:history="1">
        <w:r w:rsidR="00AE64D6" w:rsidRPr="00D81F2B">
          <w:rPr>
            <w:rStyle w:val="Hyperlink"/>
            <w:noProof/>
          </w:rPr>
          <w:t>2.1.2</w:t>
        </w:r>
        <w:r w:rsidR="00AE64D6">
          <w:rPr>
            <w:rFonts w:asciiTheme="minorHAnsi" w:eastAsiaTheme="minorEastAsia" w:hAnsiTheme="minorHAnsi" w:cstheme="minorBidi"/>
            <w:noProof/>
            <w:color w:val="auto"/>
            <w:sz w:val="22"/>
            <w:szCs w:val="22"/>
          </w:rPr>
          <w:tab/>
        </w:r>
        <w:r w:rsidR="00AE64D6" w:rsidRPr="00D81F2B">
          <w:rPr>
            <w:rStyle w:val="Hyperlink"/>
            <w:noProof/>
          </w:rPr>
          <w:t>Phân lớp và ra quyết định nhận dạng</w:t>
        </w:r>
        <w:r w:rsidR="00AE64D6">
          <w:rPr>
            <w:noProof/>
            <w:webHidden/>
          </w:rPr>
          <w:tab/>
        </w:r>
        <w:r w:rsidR="00AE64D6">
          <w:rPr>
            <w:noProof/>
            <w:webHidden/>
          </w:rPr>
          <w:fldChar w:fldCharType="begin"/>
        </w:r>
        <w:r w:rsidR="00AE64D6">
          <w:rPr>
            <w:noProof/>
            <w:webHidden/>
          </w:rPr>
          <w:instrText xml:space="preserve"> PAGEREF _Toc68996281 \h </w:instrText>
        </w:r>
        <w:r w:rsidR="00AE64D6">
          <w:rPr>
            <w:noProof/>
            <w:webHidden/>
          </w:rPr>
        </w:r>
        <w:r w:rsidR="00AE64D6">
          <w:rPr>
            <w:noProof/>
            <w:webHidden/>
          </w:rPr>
          <w:fldChar w:fldCharType="separate"/>
        </w:r>
        <w:r w:rsidR="00BD4EFF">
          <w:rPr>
            <w:noProof/>
            <w:webHidden/>
          </w:rPr>
          <w:t>13</w:t>
        </w:r>
        <w:r w:rsidR="00AE64D6">
          <w:rPr>
            <w:noProof/>
            <w:webHidden/>
          </w:rPr>
          <w:fldChar w:fldCharType="end"/>
        </w:r>
      </w:hyperlink>
    </w:p>
    <w:p w14:paraId="5B22FE7E" w14:textId="77777777" w:rsidR="00AE64D6" w:rsidRDefault="00354746">
      <w:pPr>
        <w:pStyle w:val="TOC4"/>
        <w:rPr>
          <w:rFonts w:asciiTheme="minorHAnsi" w:eastAsiaTheme="minorEastAsia" w:hAnsiTheme="minorHAnsi" w:cstheme="minorBidi"/>
          <w:noProof/>
          <w:color w:val="auto"/>
          <w:sz w:val="22"/>
          <w:szCs w:val="22"/>
        </w:rPr>
      </w:pPr>
      <w:hyperlink w:anchor="_Toc68996282" w:history="1">
        <w:r w:rsidR="00AE64D6" w:rsidRPr="00D81F2B">
          <w:rPr>
            <w:rStyle w:val="Hyperlink"/>
            <w:noProof/>
            <w14:scene3d>
              <w14:camera w14:prst="orthographicFront"/>
              <w14:lightRig w14:rig="threePt" w14:dir="t">
                <w14:rot w14:lat="0" w14:lon="0" w14:rev="0"/>
              </w14:lightRig>
            </w14:scene3d>
          </w:rPr>
          <w:t>2.1.2.1.</w:t>
        </w:r>
        <w:r w:rsidR="00AE64D6" w:rsidRPr="00D81F2B">
          <w:rPr>
            <w:rStyle w:val="Hyperlink"/>
            <w:noProof/>
          </w:rPr>
          <w:t xml:space="preserve"> Support Vector Machine (SVM)</w:t>
        </w:r>
        <w:r w:rsidR="00AE64D6">
          <w:rPr>
            <w:noProof/>
            <w:webHidden/>
          </w:rPr>
          <w:tab/>
        </w:r>
        <w:r w:rsidR="00AE64D6">
          <w:rPr>
            <w:noProof/>
            <w:webHidden/>
          </w:rPr>
          <w:fldChar w:fldCharType="begin"/>
        </w:r>
        <w:r w:rsidR="00AE64D6">
          <w:rPr>
            <w:noProof/>
            <w:webHidden/>
          </w:rPr>
          <w:instrText xml:space="preserve"> PAGEREF _Toc68996282 \h </w:instrText>
        </w:r>
        <w:r w:rsidR="00AE64D6">
          <w:rPr>
            <w:noProof/>
            <w:webHidden/>
          </w:rPr>
        </w:r>
        <w:r w:rsidR="00AE64D6">
          <w:rPr>
            <w:noProof/>
            <w:webHidden/>
          </w:rPr>
          <w:fldChar w:fldCharType="separate"/>
        </w:r>
        <w:r w:rsidR="00BD4EFF">
          <w:rPr>
            <w:noProof/>
            <w:webHidden/>
          </w:rPr>
          <w:t>13</w:t>
        </w:r>
        <w:r w:rsidR="00AE64D6">
          <w:rPr>
            <w:noProof/>
            <w:webHidden/>
          </w:rPr>
          <w:fldChar w:fldCharType="end"/>
        </w:r>
      </w:hyperlink>
    </w:p>
    <w:p w14:paraId="688A0D86" w14:textId="77777777" w:rsidR="00AE64D6" w:rsidRDefault="00354746">
      <w:pPr>
        <w:pStyle w:val="TOC4"/>
        <w:rPr>
          <w:rFonts w:asciiTheme="minorHAnsi" w:eastAsiaTheme="minorEastAsia" w:hAnsiTheme="minorHAnsi" w:cstheme="minorBidi"/>
          <w:noProof/>
          <w:color w:val="auto"/>
          <w:sz w:val="22"/>
          <w:szCs w:val="22"/>
        </w:rPr>
      </w:pPr>
      <w:hyperlink w:anchor="_Toc68996283" w:history="1">
        <w:r w:rsidR="00AE64D6" w:rsidRPr="00D81F2B">
          <w:rPr>
            <w:rStyle w:val="Hyperlink"/>
            <w:noProof/>
            <w14:scene3d>
              <w14:camera w14:prst="orthographicFront"/>
              <w14:lightRig w14:rig="threePt" w14:dir="t">
                <w14:rot w14:lat="0" w14:lon="0" w14:rev="0"/>
              </w14:lightRig>
            </w14:scene3d>
          </w:rPr>
          <w:t>2.1.2.2.</w:t>
        </w:r>
        <w:r w:rsidR="00AE64D6" w:rsidRPr="00D81F2B">
          <w:rPr>
            <w:rStyle w:val="Hyperlink"/>
            <w:noProof/>
          </w:rPr>
          <w:t xml:space="preserve"> Linear Discriminant Analysis (LDA)</w:t>
        </w:r>
        <w:r w:rsidR="00AE64D6">
          <w:rPr>
            <w:noProof/>
            <w:webHidden/>
          </w:rPr>
          <w:tab/>
        </w:r>
        <w:r w:rsidR="00AE64D6">
          <w:rPr>
            <w:noProof/>
            <w:webHidden/>
          </w:rPr>
          <w:fldChar w:fldCharType="begin"/>
        </w:r>
        <w:r w:rsidR="00AE64D6">
          <w:rPr>
            <w:noProof/>
            <w:webHidden/>
          </w:rPr>
          <w:instrText xml:space="preserve"> PAGEREF _Toc68996283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14:paraId="1335C126" w14:textId="77777777" w:rsidR="00AE64D6" w:rsidRDefault="00354746">
      <w:pPr>
        <w:pStyle w:val="TOC4"/>
        <w:rPr>
          <w:rFonts w:asciiTheme="minorHAnsi" w:eastAsiaTheme="minorEastAsia" w:hAnsiTheme="minorHAnsi" w:cstheme="minorBidi"/>
          <w:noProof/>
          <w:color w:val="auto"/>
          <w:sz w:val="22"/>
          <w:szCs w:val="22"/>
        </w:rPr>
      </w:pPr>
      <w:hyperlink w:anchor="_Toc68996284" w:history="1">
        <w:r w:rsidR="00AE64D6" w:rsidRPr="00D81F2B">
          <w:rPr>
            <w:rStyle w:val="Hyperlink"/>
            <w:noProof/>
            <w14:scene3d>
              <w14:camera w14:prst="orthographicFront"/>
              <w14:lightRig w14:rig="threePt" w14:dir="t">
                <w14:rot w14:lat="0" w14:lon="0" w14:rev="0"/>
              </w14:lightRig>
            </w14:scene3d>
          </w:rPr>
          <w:t>2.1.2.3.</w:t>
        </w:r>
        <w:r w:rsidR="00AE64D6" w:rsidRPr="00D81F2B">
          <w:rPr>
            <w:rStyle w:val="Hyperlink"/>
            <w:noProof/>
          </w:rPr>
          <w:t xml:space="preserve"> Decision Tree (DT)</w:t>
        </w:r>
        <w:r w:rsidR="00AE64D6">
          <w:rPr>
            <w:noProof/>
            <w:webHidden/>
          </w:rPr>
          <w:tab/>
        </w:r>
        <w:r w:rsidR="00AE64D6">
          <w:rPr>
            <w:noProof/>
            <w:webHidden/>
          </w:rPr>
          <w:fldChar w:fldCharType="begin"/>
        </w:r>
        <w:r w:rsidR="00AE64D6">
          <w:rPr>
            <w:noProof/>
            <w:webHidden/>
          </w:rPr>
          <w:instrText xml:space="preserve"> PAGEREF _Toc68996284 \h </w:instrText>
        </w:r>
        <w:r w:rsidR="00AE64D6">
          <w:rPr>
            <w:noProof/>
            <w:webHidden/>
          </w:rPr>
        </w:r>
        <w:r w:rsidR="00AE64D6">
          <w:rPr>
            <w:noProof/>
            <w:webHidden/>
          </w:rPr>
          <w:fldChar w:fldCharType="separate"/>
        </w:r>
        <w:r w:rsidR="00BD4EFF">
          <w:rPr>
            <w:noProof/>
            <w:webHidden/>
          </w:rPr>
          <w:t>16</w:t>
        </w:r>
        <w:r w:rsidR="00AE64D6">
          <w:rPr>
            <w:noProof/>
            <w:webHidden/>
          </w:rPr>
          <w:fldChar w:fldCharType="end"/>
        </w:r>
      </w:hyperlink>
    </w:p>
    <w:p w14:paraId="103F7EC3" w14:textId="77777777" w:rsidR="00AE64D6" w:rsidRDefault="00354746">
      <w:pPr>
        <w:pStyle w:val="TOC4"/>
        <w:rPr>
          <w:rFonts w:asciiTheme="minorHAnsi" w:eastAsiaTheme="minorEastAsia" w:hAnsiTheme="minorHAnsi" w:cstheme="minorBidi"/>
          <w:noProof/>
          <w:color w:val="auto"/>
          <w:sz w:val="22"/>
          <w:szCs w:val="22"/>
        </w:rPr>
      </w:pPr>
      <w:hyperlink w:anchor="_Toc68996285" w:history="1">
        <w:r w:rsidR="00AE64D6" w:rsidRPr="00D81F2B">
          <w:rPr>
            <w:rStyle w:val="Hyperlink"/>
            <w:noProof/>
            <w14:scene3d>
              <w14:camera w14:prst="orthographicFront"/>
              <w14:lightRig w14:rig="threePt" w14:dir="t">
                <w14:rot w14:lat="0" w14:lon="0" w14:rev="0"/>
              </w14:lightRig>
            </w14:scene3d>
          </w:rPr>
          <w:t>2.1.2.4.</w:t>
        </w:r>
        <w:r w:rsidR="00AE64D6" w:rsidRPr="00D81F2B">
          <w:rPr>
            <w:rStyle w:val="Hyperlink"/>
            <w:noProof/>
          </w:rPr>
          <w:t xml:space="preserve"> Random Forest (RF)</w:t>
        </w:r>
        <w:r w:rsidR="00AE64D6">
          <w:rPr>
            <w:noProof/>
            <w:webHidden/>
          </w:rPr>
          <w:tab/>
        </w:r>
        <w:r w:rsidR="00AE64D6">
          <w:rPr>
            <w:noProof/>
            <w:webHidden/>
          </w:rPr>
          <w:fldChar w:fldCharType="begin"/>
        </w:r>
        <w:r w:rsidR="00AE64D6">
          <w:rPr>
            <w:noProof/>
            <w:webHidden/>
          </w:rPr>
          <w:instrText xml:space="preserve"> PAGEREF _Toc68996285 \h </w:instrText>
        </w:r>
        <w:r w:rsidR="00AE64D6">
          <w:rPr>
            <w:noProof/>
            <w:webHidden/>
          </w:rPr>
        </w:r>
        <w:r w:rsidR="00AE64D6">
          <w:rPr>
            <w:noProof/>
            <w:webHidden/>
          </w:rPr>
          <w:fldChar w:fldCharType="separate"/>
        </w:r>
        <w:r w:rsidR="00BD4EFF">
          <w:rPr>
            <w:noProof/>
            <w:webHidden/>
          </w:rPr>
          <w:t>17</w:t>
        </w:r>
        <w:r w:rsidR="00AE64D6">
          <w:rPr>
            <w:noProof/>
            <w:webHidden/>
          </w:rPr>
          <w:fldChar w:fldCharType="end"/>
        </w:r>
      </w:hyperlink>
    </w:p>
    <w:p w14:paraId="6EEEBBE7"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6" w:history="1">
        <w:r w:rsidR="00AE64D6" w:rsidRPr="00D81F2B">
          <w:rPr>
            <w:rStyle w:val="Hyperlink"/>
            <w:noProof/>
          </w:rPr>
          <w:t>2.2</w:t>
        </w:r>
        <w:r w:rsidR="00AE64D6">
          <w:rPr>
            <w:rFonts w:asciiTheme="minorHAnsi" w:eastAsiaTheme="minorEastAsia" w:hAnsiTheme="minorHAnsi" w:cstheme="minorBidi"/>
            <w:noProof/>
            <w:color w:val="auto"/>
            <w:sz w:val="22"/>
            <w:szCs w:val="22"/>
          </w:rPr>
          <w:tab/>
        </w:r>
        <w:r w:rsidR="00AE64D6" w:rsidRPr="00D81F2B">
          <w:rPr>
            <w:rStyle w:val="Hyperlink"/>
            <w:noProof/>
          </w:rPr>
          <w:t>Áp dụng với bộ dữ liệu MIT</w:t>
        </w:r>
        <w:r w:rsidR="00AE64D6">
          <w:rPr>
            <w:noProof/>
            <w:webHidden/>
          </w:rPr>
          <w:tab/>
        </w:r>
        <w:r w:rsidR="00AE64D6">
          <w:rPr>
            <w:noProof/>
            <w:webHidden/>
          </w:rPr>
          <w:fldChar w:fldCharType="begin"/>
        </w:r>
        <w:r w:rsidR="00AE64D6">
          <w:rPr>
            <w:noProof/>
            <w:webHidden/>
          </w:rPr>
          <w:instrText xml:space="preserve"> PAGEREF _Toc68996286 \h </w:instrText>
        </w:r>
        <w:r w:rsidR="00AE64D6">
          <w:rPr>
            <w:noProof/>
            <w:webHidden/>
          </w:rPr>
        </w:r>
        <w:r w:rsidR="00AE64D6">
          <w:rPr>
            <w:noProof/>
            <w:webHidden/>
          </w:rPr>
          <w:fldChar w:fldCharType="separate"/>
        </w:r>
        <w:r w:rsidR="00BD4EFF">
          <w:rPr>
            <w:noProof/>
            <w:webHidden/>
          </w:rPr>
          <w:t>18</w:t>
        </w:r>
        <w:r w:rsidR="00AE64D6">
          <w:rPr>
            <w:noProof/>
            <w:webHidden/>
          </w:rPr>
          <w:fldChar w:fldCharType="end"/>
        </w:r>
      </w:hyperlink>
    </w:p>
    <w:p w14:paraId="57AB8E8B" w14:textId="77777777" w:rsidR="00AE64D6" w:rsidRDefault="00354746">
      <w:pPr>
        <w:pStyle w:val="TOC1"/>
        <w:tabs>
          <w:tab w:val="right" w:leader="dot" w:pos="8494"/>
        </w:tabs>
        <w:rPr>
          <w:rFonts w:asciiTheme="minorHAnsi" w:eastAsiaTheme="minorEastAsia" w:hAnsiTheme="minorHAnsi" w:cstheme="minorBidi"/>
          <w:b w:val="0"/>
          <w:noProof/>
          <w:color w:val="auto"/>
          <w:sz w:val="22"/>
          <w:szCs w:val="22"/>
        </w:rPr>
      </w:pPr>
      <w:hyperlink w:anchor="_Toc68996287" w:history="1">
        <w:r w:rsidR="00AE64D6" w:rsidRPr="00D81F2B">
          <w:rPr>
            <w:rStyle w:val="Hyperlink"/>
            <w:noProof/>
          </w:rPr>
          <w:t>CHƯƠNG 3. TỔ CHỨC DỮ LIỆU ĐẦU VÀO NÂNG CAO CHẤT LƯỢNG NHẬN DẠNG CẢM XÚC</w:t>
        </w:r>
        <w:r w:rsidR="00AE64D6">
          <w:rPr>
            <w:noProof/>
            <w:webHidden/>
          </w:rPr>
          <w:tab/>
        </w:r>
        <w:r w:rsidR="00AE64D6">
          <w:rPr>
            <w:noProof/>
            <w:webHidden/>
          </w:rPr>
          <w:fldChar w:fldCharType="begin"/>
        </w:r>
        <w:r w:rsidR="00AE64D6">
          <w:rPr>
            <w:noProof/>
            <w:webHidden/>
          </w:rPr>
          <w:instrText xml:space="preserve"> PAGEREF _Toc68996287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14:paraId="6B884DA0"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8" w:history="1">
        <w:r w:rsidR="00AE64D6" w:rsidRPr="00D81F2B">
          <w:rPr>
            <w:rStyle w:val="Hyperlink"/>
            <w:noProof/>
          </w:rPr>
          <w:t>3.1</w:t>
        </w:r>
        <w:r w:rsidR="00AE64D6">
          <w:rPr>
            <w:rFonts w:asciiTheme="minorHAnsi" w:eastAsiaTheme="minorEastAsia" w:hAnsiTheme="minorHAnsi" w:cstheme="minorBidi"/>
            <w:noProof/>
            <w:color w:val="auto"/>
            <w:sz w:val="22"/>
            <w:szCs w:val="22"/>
          </w:rPr>
          <w:tab/>
        </w:r>
        <w:r w:rsidR="00AE64D6" w:rsidRPr="00D81F2B">
          <w:rPr>
            <w:rStyle w:val="Hyperlink"/>
            <w:noProof/>
          </w:rPr>
          <w:t>Áp dụng kỹ thuật nhận dạng lên bộ dữ liệu MIT</w:t>
        </w:r>
        <w:r w:rsidR="00AE64D6">
          <w:rPr>
            <w:noProof/>
            <w:webHidden/>
          </w:rPr>
          <w:tab/>
        </w:r>
        <w:r w:rsidR="00AE64D6">
          <w:rPr>
            <w:noProof/>
            <w:webHidden/>
          </w:rPr>
          <w:fldChar w:fldCharType="begin"/>
        </w:r>
        <w:r w:rsidR="00AE64D6">
          <w:rPr>
            <w:noProof/>
            <w:webHidden/>
          </w:rPr>
          <w:instrText xml:space="preserve"> PAGEREF _Toc68996288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14:paraId="6716D8E0"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9" w:history="1">
        <w:r w:rsidR="00AE64D6" w:rsidRPr="00D81F2B">
          <w:rPr>
            <w:rStyle w:val="Hyperlink"/>
            <w:noProof/>
          </w:rPr>
          <w:t>3.2</w:t>
        </w:r>
        <w:r w:rsidR="00AE64D6">
          <w:rPr>
            <w:rFonts w:asciiTheme="minorHAnsi" w:eastAsiaTheme="minorEastAsia" w:hAnsiTheme="minorHAnsi" w:cstheme="minorBidi"/>
            <w:noProof/>
            <w:color w:val="auto"/>
            <w:sz w:val="22"/>
            <w:szCs w:val="22"/>
          </w:rPr>
          <w:tab/>
        </w:r>
        <w:r w:rsidR="00AE64D6" w:rsidRPr="00D81F2B">
          <w:rPr>
            <w:rStyle w:val="Hyperlink"/>
            <w:noProof/>
          </w:rPr>
          <w:t>Thay đổi tỉ lệ chồng chập</w:t>
        </w:r>
        <w:r w:rsidR="00AE64D6">
          <w:rPr>
            <w:noProof/>
            <w:webHidden/>
          </w:rPr>
          <w:tab/>
        </w:r>
        <w:r w:rsidR="00AE64D6">
          <w:rPr>
            <w:noProof/>
            <w:webHidden/>
          </w:rPr>
          <w:fldChar w:fldCharType="begin"/>
        </w:r>
        <w:r w:rsidR="00AE64D6">
          <w:rPr>
            <w:noProof/>
            <w:webHidden/>
          </w:rPr>
          <w:instrText xml:space="preserve"> PAGEREF _Toc68996289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14:paraId="728AFCFD"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90" w:history="1">
        <w:r w:rsidR="00AE64D6" w:rsidRPr="00D81F2B">
          <w:rPr>
            <w:rStyle w:val="Hyperlink"/>
            <w:noProof/>
          </w:rPr>
          <w:t>3.3</w:t>
        </w:r>
        <w:r w:rsidR="00AE64D6">
          <w:rPr>
            <w:rFonts w:asciiTheme="minorHAnsi" w:eastAsiaTheme="minorEastAsia" w:hAnsiTheme="minorHAnsi" w:cstheme="minorBidi"/>
            <w:noProof/>
            <w:color w:val="auto"/>
            <w:sz w:val="22"/>
            <w:szCs w:val="22"/>
          </w:rPr>
          <w:tab/>
        </w:r>
        <w:r w:rsidR="00AE64D6" w:rsidRPr="00D81F2B">
          <w:rPr>
            <w:rStyle w:val="Hyperlink"/>
            <w:noProof/>
          </w:rPr>
          <w:t>Phân tích kết quả đạt được</w:t>
        </w:r>
        <w:r w:rsidR="00AE64D6">
          <w:rPr>
            <w:noProof/>
            <w:webHidden/>
          </w:rPr>
          <w:tab/>
        </w:r>
        <w:r w:rsidR="00AE64D6">
          <w:rPr>
            <w:noProof/>
            <w:webHidden/>
          </w:rPr>
          <w:fldChar w:fldCharType="begin"/>
        </w:r>
        <w:r w:rsidR="00AE64D6">
          <w:rPr>
            <w:noProof/>
            <w:webHidden/>
          </w:rPr>
          <w:instrText xml:space="preserve"> PAGEREF _Toc68996290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14:paraId="59185A2A" w14:textId="77777777" w:rsidR="00AE64D6" w:rsidRDefault="00354746">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91" w:history="1">
        <w:r w:rsidR="00AE64D6" w:rsidRPr="00D81F2B">
          <w:rPr>
            <w:rStyle w:val="Hyperlink"/>
            <w:noProof/>
          </w:rPr>
          <w:t>3.4</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với 3 trạng thái của cảm xúc</w:t>
        </w:r>
        <w:r w:rsidR="00AE64D6">
          <w:rPr>
            <w:noProof/>
            <w:webHidden/>
          </w:rPr>
          <w:tab/>
        </w:r>
        <w:r w:rsidR="00AE64D6">
          <w:rPr>
            <w:noProof/>
            <w:webHidden/>
          </w:rPr>
          <w:fldChar w:fldCharType="begin"/>
        </w:r>
        <w:r w:rsidR="00AE64D6">
          <w:rPr>
            <w:noProof/>
            <w:webHidden/>
          </w:rPr>
          <w:instrText xml:space="preserve"> PAGEREF _Toc68996291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14:paraId="1647D899" w14:textId="77777777" w:rsidR="00AE64D6" w:rsidRDefault="00354746">
      <w:pPr>
        <w:pStyle w:val="TOC1"/>
        <w:tabs>
          <w:tab w:val="right" w:leader="dot" w:pos="8494"/>
        </w:tabs>
        <w:rPr>
          <w:rFonts w:asciiTheme="minorHAnsi" w:eastAsiaTheme="minorEastAsia" w:hAnsiTheme="minorHAnsi" w:cstheme="minorBidi"/>
          <w:b w:val="0"/>
          <w:noProof/>
          <w:color w:val="auto"/>
          <w:sz w:val="22"/>
          <w:szCs w:val="22"/>
        </w:rPr>
      </w:pPr>
      <w:hyperlink w:anchor="_Toc68996292" w:history="1">
        <w:r w:rsidR="00AE64D6" w:rsidRPr="00D81F2B">
          <w:rPr>
            <w:rStyle w:val="Hyperlink"/>
            <w:noProof/>
          </w:rPr>
          <w:t>KẾT LUẬN CHUNG VÀ HƯỚNG PHÁT TRIỂN</w:t>
        </w:r>
        <w:r w:rsidR="00AE64D6">
          <w:rPr>
            <w:noProof/>
            <w:webHidden/>
          </w:rPr>
          <w:tab/>
        </w:r>
        <w:r w:rsidR="00AE64D6">
          <w:rPr>
            <w:noProof/>
            <w:webHidden/>
          </w:rPr>
          <w:fldChar w:fldCharType="begin"/>
        </w:r>
        <w:r w:rsidR="00AE64D6">
          <w:rPr>
            <w:noProof/>
            <w:webHidden/>
          </w:rPr>
          <w:instrText xml:space="preserve"> PAGEREF _Toc68996292 \h </w:instrText>
        </w:r>
        <w:r w:rsidR="00AE64D6">
          <w:rPr>
            <w:noProof/>
            <w:webHidden/>
          </w:rPr>
        </w:r>
        <w:r w:rsidR="00AE64D6">
          <w:rPr>
            <w:noProof/>
            <w:webHidden/>
          </w:rPr>
          <w:fldChar w:fldCharType="separate"/>
        </w:r>
        <w:r w:rsidR="00BD4EFF">
          <w:rPr>
            <w:noProof/>
            <w:webHidden/>
          </w:rPr>
          <w:t>44</w:t>
        </w:r>
        <w:r w:rsidR="00AE64D6">
          <w:rPr>
            <w:noProof/>
            <w:webHidden/>
          </w:rPr>
          <w:fldChar w:fldCharType="end"/>
        </w:r>
      </w:hyperlink>
    </w:p>
    <w:p w14:paraId="5D4D292A" w14:textId="77777777" w:rsidR="00AE64D6" w:rsidRDefault="00354746">
      <w:pPr>
        <w:pStyle w:val="TOC1"/>
        <w:tabs>
          <w:tab w:val="right" w:leader="dot" w:pos="8494"/>
        </w:tabs>
        <w:rPr>
          <w:rFonts w:asciiTheme="minorHAnsi" w:eastAsiaTheme="minorEastAsia" w:hAnsiTheme="minorHAnsi" w:cstheme="minorBidi"/>
          <w:b w:val="0"/>
          <w:noProof/>
          <w:color w:val="auto"/>
          <w:sz w:val="22"/>
          <w:szCs w:val="22"/>
        </w:rPr>
      </w:pPr>
      <w:hyperlink w:anchor="_Toc68996293" w:history="1">
        <w:r w:rsidR="00AE64D6" w:rsidRPr="00D81F2B">
          <w:rPr>
            <w:rStyle w:val="Hyperlink"/>
            <w:noProof/>
          </w:rPr>
          <w:t>Tài liệu tham khảo</w:t>
        </w:r>
        <w:r w:rsidR="00AE64D6">
          <w:rPr>
            <w:noProof/>
            <w:webHidden/>
          </w:rPr>
          <w:tab/>
        </w:r>
        <w:r w:rsidR="00AE64D6">
          <w:rPr>
            <w:noProof/>
            <w:webHidden/>
          </w:rPr>
          <w:fldChar w:fldCharType="begin"/>
        </w:r>
        <w:r w:rsidR="00AE64D6">
          <w:rPr>
            <w:noProof/>
            <w:webHidden/>
          </w:rPr>
          <w:instrText xml:space="preserve"> PAGEREF _Toc68996293 \h </w:instrText>
        </w:r>
        <w:r w:rsidR="00AE64D6">
          <w:rPr>
            <w:noProof/>
            <w:webHidden/>
          </w:rPr>
        </w:r>
        <w:r w:rsidR="00AE64D6">
          <w:rPr>
            <w:noProof/>
            <w:webHidden/>
          </w:rPr>
          <w:fldChar w:fldCharType="separate"/>
        </w:r>
        <w:r w:rsidR="00BD4EFF">
          <w:rPr>
            <w:noProof/>
            <w:webHidden/>
          </w:rPr>
          <w:t>45</w:t>
        </w:r>
        <w:r w:rsidR="00AE64D6">
          <w:rPr>
            <w:noProof/>
            <w:webHidden/>
          </w:rPr>
          <w:fldChar w:fldCharType="end"/>
        </w:r>
      </w:hyperlink>
    </w:p>
    <w:p w14:paraId="74312A50" w14:textId="77777777" w:rsidR="00120C98" w:rsidRDefault="00292642">
      <w:r>
        <w:rPr>
          <w:b/>
        </w:rPr>
        <w:fldChar w:fldCharType="end"/>
      </w:r>
    </w:p>
    <w:p w14:paraId="1D313B25"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4B6CC7E" w14:textId="77777777" w:rsidR="00AE64D6"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996294" w:history="1">
        <w:r w:rsidR="00AE64D6" w:rsidRPr="00814782">
          <w:rPr>
            <w:rStyle w:val="Hyperlink"/>
            <w:noProof/>
          </w:rPr>
          <w:t>Hình 1.1 Mô hình trạng thái cảm xúc</w:t>
        </w:r>
        <w:r w:rsidR="00AE64D6">
          <w:rPr>
            <w:noProof/>
            <w:webHidden/>
          </w:rPr>
          <w:tab/>
        </w:r>
        <w:r w:rsidR="00AE64D6">
          <w:rPr>
            <w:noProof/>
            <w:webHidden/>
          </w:rPr>
          <w:fldChar w:fldCharType="begin"/>
        </w:r>
        <w:r w:rsidR="00AE64D6">
          <w:rPr>
            <w:noProof/>
            <w:webHidden/>
          </w:rPr>
          <w:instrText xml:space="preserve"> PAGEREF _Toc68996294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14:paraId="73CFAD4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295" w:history="1">
        <w:r w:rsidR="00AE64D6" w:rsidRPr="00814782">
          <w:rPr>
            <w:rStyle w:val="Hyperlink"/>
            <w:noProof/>
          </w:rPr>
          <w:t>Hình 1.2 Một số trạng thái cảm xúc qua biểu hiện khuôn mặt</w:t>
        </w:r>
        <w:r w:rsidR="00AE64D6">
          <w:rPr>
            <w:noProof/>
            <w:webHidden/>
          </w:rPr>
          <w:tab/>
        </w:r>
        <w:r w:rsidR="00AE64D6">
          <w:rPr>
            <w:noProof/>
            <w:webHidden/>
          </w:rPr>
          <w:fldChar w:fldCharType="begin"/>
        </w:r>
        <w:r w:rsidR="00AE64D6">
          <w:rPr>
            <w:noProof/>
            <w:webHidden/>
          </w:rPr>
          <w:instrText xml:space="preserve"> PAGEREF _Toc68996295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14:paraId="01375CC8"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296" w:history="1">
        <w:r w:rsidR="00AE64D6" w:rsidRPr="00814782">
          <w:rPr>
            <w:rStyle w:val="Hyperlink"/>
            <w:noProof/>
          </w:rPr>
          <w:t>Hình 1.3 Vị trí gắn các cảm biến sinh học</w:t>
        </w:r>
        <w:r w:rsidR="00AE64D6">
          <w:rPr>
            <w:noProof/>
            <w:webHidden/>
          </w:rPr>
          <w:tab/>
        </w:r>
        <w:r w:rsidR="00AE64D6">
          <w:rPr>
            <w:noProof/>
            <w:webHidden/>
          </w:rPr>
          <w:fldChar w:fldCharType="begin"/>
        </w:r>
        <w:r w:rsidR="00AE64D6">
          <w:rPr>
            <w:noProof/>
            <w:webHidden/>
          </w:rPr>
          <w:instrText xml:space="preserve"> PAGEREF _Toc68996296 \h </w:instrText>
        </w:r>
        <w:r w:rsidR="00AE64D6">
          <w:rPr>
            <w:noProof/>
            <w:webHidden/>
          </w:rPr>
        </w:r>
        <w:r w:rsidR="00AE64D6">
          <w:rPr>
            <w:noProof/>
            <w:webHidden/>
          </w:rPr>
          <w:fldChar w:fldCharType="separate"/>
        </w:r>
        <w:r w:rsidR="00BD4EFF">
          <w:rPr>
            <w:noProof/>
            <w:webHidden/>
          </w:rPr>
          <w:t>3</w:t>
        </w:r>
        <w:r w:rsidR="00AE64D6">
          <w:rPr>
            <w:noProof/>
            <w:webHidden/>
          </w:rPr>
          <w:fldChar w:fldCharType="end"/>
        </w:r>
      </w:hyperlink>
    </w:p>
    <w:p w14:paraId="43EF0BFE"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297" w:history="1">
        <w:r w:rsidR="00AE64D6" w:rsidRPr="00814782">
          <w:rPr>
            <w:rStyle w:val="Hyperlink"/>
            <w:noProof/>
          </w:rPr>
          <w:t>Hình 1.4 Các tín hiệu tương ứng với trạng thái cảm xúc trung tính</w:t>
        </w:r>
        <w:r w:rsidR="00AE64D6">
          <w:rPr>
            <w:noProof/>
            <w:webHidden/>
          </w:rPr>
          <w:tab/>
        </w:r>
        <w:r w:rsidR="00AE64D6">
          <w:rPr>
            <w:noProof/>
            <w:webHidden/>
          </w:rPr>
          <w:fldChar w:fldCharType="begin"/>
        </w:r>
        <w:r w:rsidR="00AE64D6">
          <w:rPr>
            <w:noProof/>
            <w:webHidden/>
          </w:rPr>
          <w:instrText xml:space="preserve"> PAGEREF _Toc68996297 \h </w:instrText>
        </w:r>
        <w:r w:rsidR="00AE64D6">
          <w:rPr>
            <w:noProof/>
            <w:webHidden/>
          </w:rPr>
        </w:r>
        <w:r w:rsidR="00AE64D6">
          <w:rPr>
            <w:noProof/>
            <w:webHidden/>
          </w:rPr>
          <w:fldChar w:fldCharType="separate"/>
        </w:r>
        <w:r w:rsidR="00BD4EFF">
          <w:rPr>
            <w:noProof/>
            <w:webHidden/>
          </w:rPr>
          <w:t>4</w:t>
        </w:r>
        <w:r w:rsidR="00AE64D6">
          <w:rPr>
            <w:noProof/>
            <w:webHidden/>
          </w:rPr>
          <w:fldChar w:fldCharType="end"/>
        </w:r>
      </w:hyperlink>
    </w:p>
    <w:p w14:paraId="44ABF6FA"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298" w:history="1">
        <w:r w:rsidR="00AE64D6" w:rsidRPr="00814782">
          <w:rPr>
            <w:rStyle w:val="Hyperlink"/>
            <w:noProof/>
          </w:rPr>
          <w:t>Hình 1.5 Các tín hiệu tương ứng với trạng thái cảm xúc tức giận</w:t>
        </w:r>
        <w:r w:rsidR="00AE64D6">
          <w:rPr>
            <w:noProof/>
            <w:webHidden/>
          </w:rPr>
          <w:tab/>
        </w:r>
        <w:r w:rsidR="00AE64D6">
          <w:rPr>
            <w:noProof/>
            <w:webHidden/>
          </w:rPr>
          <w:fldChar w:fldCharType="begin"/>
        </w:r>
        <w:r w:rsidR="00AE64D6">
          <w:rPr>
            <w:noProof/>
            <w:webHidden/>
          </w:rPr>
          <w:instrText xml:space="preserve"> PAGEREF _Toc68996298 \h </w:instrText>
        </w:r>
        <w:r w:rsidR="00AE64D6">
          <w:rPr>
            <w:noProof/>
            <w:webHidden/>
          </w:rPr>
        </w:r>
        <w:r w:rsidR="00AE64D6">
          <w:rPr>
            <w:noProof/>
            <w:webHidden/>
          </w:rPr>
          <w:fldChar w:fldCharType="separate"/>
        </w:r>
        <w:r w:rsidR="00BD4EFF">
          <w:rPr>
            <w:noProof/>
            <w:webHidden/>
          </w:rPr>
          <w:t>4</w:t>
        </w:r>
        <w:r w:rsidR="00AE64D6">
          <w:rPr>
            <w:noProof/>
            <w:webHidden/>
          </w:rPr>
          <w:fldChar w:fldCharType="end"/>
        </w:r>
      </w:hyperlink>
    </w:p>
    <w:p w14:paraId="142EA2C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299" w:history="1">
        <w:r w:rsidR="00AE64D6" w:rsidRPr="00814782">
          <w:rPr>
            <w:rStyle w:val="Hyperlink"/>
            <w:noProof/>
          </w:rPr>
          <w:t>Hình 1.6 Các tín hiệu tương ứng với trạng thái cảm xúc ghét bỏ</w:t>
        </w:r>
        <w:r w:rsidR="00AE64D6">
          <w:rPr>
            <w:noProof/>
            <w:webHidden/>
          </w:rPr>
          <w:tab/>
        </w:r>
        <w:r w:rsidR="00AE64D6">
          <w:rPr>
            <w:noProof/>
            <w:webHidden/>
          </w:rPr>
          <w:fldChar w:fldCharType="begin"/>
        </w:r>
        <w:r w:rsidR="00AE64D6">
          <w:rPr>
            <w:noProof/>
            <w:webHidden/>
          </w:rPr>
          <w:instrText xml:space="preserve"> PAGEREF _Toc68996299 \h </w:instrText>
        </w:r>
        <w:r w:rsidR="00AE64D6">
          <w:rPr>
            <w:noProof/>
            <w:webHidden/>
          </w:rPr>
        </w:r>
        <w:r w:rsidR="00AE64D6">
          <w:rPr>
            <w:noProof/>
            <w:webHidden/>
          </w:rPr>
          <w:fldChar w:fldCharType="separate"/>
        </w:r>
        <w:r w:rsidR="00BD4EFF">
          <w:rPr>
            <w:noProof/>
            <w:webHidden/>
          </w:rPr>
          <w:t>5</w:t>
        </w:r>
        <w:r w:rsidR="00AE64D6">
          <w:rPr>
            <w:noProof/>
            <w:webHidden/>
          </w:rPr>
          <w:fldChar w:fldCharType="end"/>
        </w:r>
      </w:hyperlink>
    </w:p>
    <w:p w14:paraId="5C264FA1"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0" w:history="1">
        <w:r w:rsidR="00AE64D6" w:rsidRPr="00814782">
          <w:rPr>
            <w:rStyle w:val="Hyperlink"/>
            <w:noProof/>
          </w:rPr>
          <w:t>Hình 1.7 Các tín hiệu tương ứng với trạng thái cảm xúc đau buồn</w:t>
        </w:r>
        <w:r w:rsidR="00AE64D6">
          <w:rPr>
            <w:noProof/>
            <w:webHidden/>
          </w:rPr>
          <w:tab/>
        </w:r>
        <w:r w:rsidR="00AE64D6">
          <w:rPr>
            <w:noProof/>
            <w:webHidden/>
          </w:rPr>
          <w:fldChar w:fldCharType="begin"/>
        </w:r>
        <w:r w:rsidR="00AE64D6">
          <w:rPr>
            <w:noProof/>
            <w:webHidden/>
          </w:rPr>
          <w:instrText xml:space="preserve"> PAGEREF _Toc68996300 \h </w:instrText>
        </w:r>
        <w:r w:rsidR="00AE64D6">
          <w:rPr>
            <w:noProof/>
            <w:webHidden/>
          </w:rPr>
        </w:r>
        <w:r w:rsidR="00AE64D6">
          <w:rPr>
            <w:noProof/>
            <w:webHidden/>
          </w:rPr>
          <w:fldChar w:fldCharType="separate"/>
        </w:r>
        <w:r w:rsidR="00BD4EFF">
          <w:rPr>
            <w:noProof/>
            <w:webHidden/>
          </w:rPr>
          <w:t>5</w:t>
        </w:r>
        <w:r w:rsidR="00AE64D6">
          <w:rPr>
            <w:noProof/>
            <w:webHidden/>
          </w:rPr>
          <w:fldChar w:fldCharType="end"/>
        </w:r>
      </w:hyperlink>
    </w:p>
    <w:p w14:paraId="44C9AFF3"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1" w:history="1">
        <w:r w:rsidR="00AE64D6" w:rsidRPr="00814782">
          <w:rPr>
            <w:rStyle w:val="Hyperlink"/>
            <w:noProof/>
          </w:rPr>
          <w:t>Hình 1.8 Các tín hiệu tương ứng với trạng thái cảm xúc đồng cảm</w:t>
        </w:r>
        <w:r w:rsidR="00AE64D6">
          <w:rPr>
            <w:noProof/>
            <w:webHidden/>
          </w:rPr>
          <w:tab/>
        </w:r>
        <w:r w:rsidR="00AE64D6">
          <w:rPr>
            <w:noProof/>
            <w:webHidden/>
          </w:rPr>
          <w:fldChar w:fldCharType="begin"/>
        </w:r>
        <w:r w:rsidR="00AE64D6">
          <w:rPr>
            <w:noProof/>
            <w:webHidden/>
          </w:rPr>
          <w:instrText xml:space="preserve"> PAGEREF _Toc68996301 \h </w:instrText>
        </w:r>
        <w:r w:rsidR="00AE64D6">
          <w:rPr>
            <w:noProof/>
            <w:webHidden/>
          </w:rPr>
        </w:r>
        <w:r w:rsidR="00AE64D6">
          <w:rPr>
            <w:noProof/>
            <w:webHidden/>
          </w:rPr>
          <w:fldChar w:fldCharType="separate"/>
        </w:r>
        <w:r w:rsidR="00BD4EFF">
          <w:rPr>
            <w:noProof/>
            <w:webHidden/>
          </w:rPr>
          <w:t>6</w:t>
        </w:r>
        <w:r w:rsidR="00AE64D6">
          <w:rPr>
            <w:noProof/>
            <w:webHidden/>
          </w:rPr>
          <w:fldChar w:fldCharType="end"/>
        </w:r>
      </w:hyperlink>
    </w:p>
    <w:p w14:paraId="086FDCAA"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2" w:history="1">
        <w:r w:rsidR="00AE64D6" w:rsidRPr="00814782">
          <w:rPr>
            <w:rStyle w:val="Hyperlink"/>
            <w:noProof/>
          </w:rPr>
          <w:t>Hình 1.9 Các tín hiệu tương ứng với trạng thái cảm xúc lãng mạn</w:t>
        </w:r>
        <w:r w:rsidR="00AE64D6">
          <w:rPr>
            <w:noProof/>
            <w:webHidden/>
          </w:rPr>
          <w:tab/>
        </w:r>
        <w:r w:rsidR="00AE64D6">
          <w:rPr>
            <w:noProof/>
            <w:webHidden/>
          </w:rPr>
          <w:fldChar w:fldCharType="begin"/>
        </w:r>
        <w:r w:rsidR="00AE64D6">
          <w:rPr>
            <w:noProof/>
            <w:webHidden/>
          </w:rPr>
          <w:instrText xml:space="preserve"> PAGEREF _Toc68996302 \h </w:instrText>
        </w:r>
        <w:r w:rsidR="00AE64D6">
          <w:rPr>
            <w:noProof/>
            <w:webHidden/>
          </w:rPr>
        </w:r>
        <w:r w:rsidR="00AE64D6">
          <w:rPr>
            <w:noProof/>
            <w:webHidden/>
          </w:rPr>
          <w:fldChar w:fldCharType="separate"/>
        </w:r>
        <w:r w:rsidR="00BD4EFF">
          <w:rPr>
            <w:noProof/>
            <w:webHidden/>
          </w:rPr>
          <w:t>6</w:t>
        </w:r>
        <w:r w:rsidR="00AE64D6">
          <w:rPr>
            <w:noProof/>
            <w:webHidden/>
          </w:rPr>
          <w:fldChar w:fldCharType="end"/>
        </w:r>
      </w:hyperlink>
    </w:p>
    <w:p w14:paraId="4671220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3" w:history="1">
        <w:r w:rsidR="00AE64D6" w:rsidRPr="00814782">
          <w:rPr>
            <w:rStyle w:val="Hyperlink"/>
            <w:noProof/>
          </w:rPr>
          <w:t>Hình 1.10 Các tín hiệu tương ứng với trạng thái cảm xúc vui vẻ</w:t>
        </w:r>
        <w:r w:rsidR="00AE64D6">
          <w:rPr>
            <w:noProof/>
            <w:webHidden/>
          </w:rPr>
          <w:tab/>
        </w:r>
        <w:r w:rsidR="00AE64D6">
          <w:rPr>
            <w:noProof/>
            <w:webHidden/>
          </w:rPr>
          <w:fldChar w:fldCharType="begin"/>
        </w:r>
        <w:r w:rsidR="00AE64D6">
          <w:rPr>
            <w:noProof/>
            <w:webHidden/>
          </w:rPr>
          <w:instrText xml:space="preserve"> PAGEREF _Toc68996303 \h </w:instrText>
        </w:r>
        <w:r w:rsidR="00AE64D6">
          <w:rPr>
            <w:noProof/>
            <w:webHidden/>
          </w:rPr>
        </w:r>
        <w:r w:rsidR="00AE64D6">
          <w:rPr>
            <w:noProof/>
            <w:webHidden/>
          </w:rPr>
          <w:fldChar w:fldCharType="separate"/>
        </w:r>
        <w:r w:rsidR="00BD4EFF">
          <w:rPr>
            <w:noProof/>
            <w:webHidden/>
          </w:rPr>
          <w:t>7</w:t>
        </w:r>
        <w:r w:rsidR="00AE64D6">
          <w:rPr>
            <w:noProof/>
            <w:webHidden/>
          </w:rPr>
          <w:fldChar w:fldCharType="end"/>
        </w:r>
      </w:hyperlink>
    </w:p>
    <w:p w14:paraId="7D32355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4" w:history="1">
        <w:r w:rsidR="00AE64D6" w:rsidRPr="00814782">
          <w:rPr>
            <w:rStyle w:val="Hyperlink"/>
            <w:noProof/>
          </w:rPr>
          <w:t>Hình 1.11 Các tín hiệu tương ứng với trạng thái cảm xúc tôn trọng</w:t>
        </w:r>
        <w:r w:rsidR="00AE64D6">
          <w:rPr>
            <w:noProof/>
            <w:webHidden/>
          </w:rPr>
          <w:tab/>
        </w:r>
        <w:r w:rsidR="00AE64D6">
          <w:rPr>
            <w:noProof/>
            <w:webHidden/>
          </w:rPr>
          <w:fldChar w:fldCharType="begin"/>
        </w:r>
        <w:r w:rsidR="00AE64D6">
          <w:rPr>
            <w:noProof/>
            <w:webHidden/>
          </w:rPr>
          <w:instrText xml:space="preserve"> PAGEREF _Toc68996304 \h </w:instrText>
        </w:r>
        <w:r w:rsidR="00AE64D6">
          <w:rPr>
            <w:noProof/>
            <w:webHidden/>
          </w:rPr>
        </w:r>
        <w:r w:rsidR="00AE64D6">
          <w:rPr>
            <w:noProof/>
            <w:webHidden/>
          </w:rPr>
          <w:fldChar w:fldCharType="separate"/>
        </w:r>
        <w:r w:rsidR="00BD4EFF">
          <w:rPr>
            <w:noProof/>
            <w:webHidden/>
          </w:rPr>
          <w:t>7</w:t>
        </w:r>
        <w:r w:rsidR="00AE64D6">
          <w:rPr>
            <w:noProof/>
            <w:webHidden/>
          </w:rPr>
          <w:fldChar w:fldCharType="end"/>
        </w:r>
      </w:hyperlink>
    </w:p>
    <w:p w14:paraId="0A350E3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5" w:history="1">
        <w:r w:rsidR="00AE64D6" w:rsidRPr="00814782">
          <w:rPr>
            <w:rStyle w:val="Hyperlink"/>
            <w:noProof/>
          </w:rPr>
          <w:t>Hình 2.1 Học máy và ứng dụng của học máy</w:t>
        </w:r>
        <w:r w:rsidR="00AE64D6">
          <w:rPr>
            <w:noProof/>
            <w:webHidden/>
          </w:rPr>
          <w:tab/>
        </w:r>
        <w:r w:rsidR="00AE64D6">
          <w:rPr>
            <w:noProof/>
            <w:webHidden/>
          </w:rPr>
          <w:fldChar w:fldCharType="begin"/>
        </w:r>
        <w:r w:rsidR="00AE64D6">
          <w:rPr>
            <w:noProof/>
            <w:webHidden/>
          </w:rPr>
          <w:instrText xml:space="preserve"> PAGEREF _Toc68996305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14:paraId="306E41A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6" w:history="1">
        <w:r w:rsidR="00AE64D6" w:rsidRPr="00814782">
          <w:rPr>
            <w:rStyle w:val="Hyperlink"/>
            <w:noProof/>
          </w:rPr>
          <w:t>Hình 2.2 Lựa chọn đặc trưng</w:t>
        </w:r>
        <w:r w:rsidR="00AE64D6">
          <w:rPr>
            <w:noProof/>
            <w:webHidden/>
          </w:rPr>
          <w:tab/>
        </w:r>
        <w:r w:rsidR="00AE64D6">
          <w:rPr>
            <w:noProof/>
            <w:webHidden/>
          </w:rPr>
          <w:fldChar w:fldCharType="begin"/>
        </w:r>
        <w:r w:rsidR="00AE64D6">
          <w:rPr>
            <w:noProof/>
            <w:webHidden/>
          </w:rPr>
          <w:instrText xml:space="preserve"> PAGEREF _Toc68996306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14:paraId="10D93A99"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7" w:history="1">
        <w:r w:rsidR="00AE64D6" w:rsidRPr="00814782">
          <w:rPr>
            <w:rStyle w:val="Hyperlink"/>
            <w:noProof/>
          </w:rPr>
          <w:t>Hình 2.3 Sơ đồ hoạt động thuật toán RFE</w:t>
        </w:r>
        <w:r w:rsidR="00AE64D6">
          <w:rPr>
            <w:noProof/>
            <w:webHidden/>
          </w:rPr>
          <w:tab/>
        </w:r>
        <w:r w:rsidR="00AE64D6">
          <w:rPr>
            <w:noProof/>
            <w:webHidden/>
          </w:rPr>
          <w:fldChar w:fldCharType="begin"/>
        </w:r>
        <w:r w:rsidR="00AE64D6">
          <w:rPr>
            <w:noProof/>
            <w:webHidden/>
          </w:rPr>
          <w:instrText xml:space="preserve"> PAGEREF _Toc68996307 \h </w:instrText>
        </w:r>
        <w:r w:rsidR="00AE64D6">
          <w:rPr>
            <w:noProof/>
            <w:webHidden/>
          </w:rPr>
        </w:r>
        <w:r w:rsidR="00AE64D6">
          <w:rPr>
            <w:noProof/>
            <w:webHidden/>
          </w:rPr>
          <w:fldChar w:fldCharType="separate"/>
        </w:r>
        <w:r w:rsidR="00BD4EFF">
          <w:rPr>
            <w:noProof/>
            <w:webHidden/>
          </w:rPr>
          <w:t>12</w:t>
        </w:r>
        <w:r w:rsidR="00AE64D6">
          <w:rPr>
            <w:noProof/>
            <w:webHidden/>
          </w:rPr>
          <w:fldChar w:fldCharType="end"/>
        </w:r>
      </w:hyperlink>
    </w:p>
    <w:p w14:paraId="78A9C96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8" w:history="1">
        <w:r w:rsidR="00AE64D6" w:rsidRPr="00814782">
          <w:rPr>
            <w:rStyle w:val="Hyperlink"/>
            <w:noProof/>
          </w:rPr>
          <w:t>Hình 2.4 Đường thẳng phân cách điểm dữ liệu của 2 lớp</w:t>
        </w:r>
        <w:r w:rsidR="00AE64D6">
          <w:rPr>
            <w:noProof/>
            <w:webHidden/>
          </w:rPr>
          <w:tab/>
        </w:r>
        <w:r w:rsidR="00AE64D6">
          <w:rPr>
            <w:noProof/>
            <w:webHidden/>
          </w:rPr>
          <w:fldChar w:fldCharType="begin"/>
        </w:r>
        <w:r w:rsidR="00AE64D6">
          <w:rPr>
            <w:noProof/>
            <w:webHidden/>
          </w:rPr>
          <w:instrText xml:space="preserve"> PAGEREF _Toc68996308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14:paraId="249FB195"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09" w:history="1">
        <w:r w:rsidR="00AE64D6" w:rsidRPr="00814782">
          <w:rPr>
            <w:rStyle w:val="Hyperlink"/>
            <w:noProof/>
          </w:rPr>
          <w:t>Hình 2.5 Chiếu dữ liệu sang không gian nhiều chiều hơn khi dữ liệu không tuyến tính</w:t>
        </w:r>
        <w:r w:rsidR="00AE64D6">
          <w:rPr>
            <w:noProof/>
            <w:webHidden/>
          </w:rPr>
          <w:tab/>
        </w:r>
        <w:r w:rsidR="00AE64D6">
          <w:rPr>
            <w:noProof/>
            <w:webHidden/>
          </w:rPr>
          <w:fldChar w:fldCharType="begin"/>
        </w:r>
        <w:r w:rsidR="00AE64D6">
          <w:rPr>
            <w:noProof/>
            <w:webHidden/>
          </w:rPr>
          <w:instrText xml:space="preserve"> PAGEREF _Toc68996309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14:paraId="1D6C7A1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0" w:history="1">
        <w:r w:rsidR="00AE64D6" w:rsidRPr="00814782">
          <w:rPr>
            <w:rStyle w:val="Hyperlink"/>
            <w:noProof/>
          </w:rPr>
          <w:t>Hình 2.6 Phép chiếu lên đường thẳng</w:t>
        </w:r>
        <w:r w:rsidR="00AE64D6">
          <w:rPr>
            <w:noProof/>
            <w:webHidden/>
          </w:rPr>
          <w:tab/>
        </w:r>
        <w:r w:rsidR="00AE64D6">
          <w:rPr>
            <w:noProof/>
            <w:webHidden/>
          </w:rPr>
          <w:fldChar w:fldCharType="begin"/>
        </w:r>
        <w:r w:rsidR="00AE64D6">
          <w:rPr>
            <w:noProof/>
            <w:webHidden/>
          </w:rPr>
          <w:instrText xml:space="preserve"> PAGEREF _Toc68996310 \h </w:instrText>
        </w:r>
        <w:r w:rsidR="00AE64D6">
          <w:rPr>
            <w:noProof/>
            <w:webHidden/>
          </w:rPr>
        </w:r>
        <w:r w:rsidR="00AE64D6">
          <w:rPr>
            <w:noProof/>
            <w:webHidden/>
          </w:rPr>
          <w:fldChar w:fldCharType="separate"/>
        </w:r>
        <w:r w:rsidR="00BD4EFF">
          <w:rPr>
            <w:noProof/>
            <w:webHidden/>
          </w:rPr>
          <w:t>15</w:t>
        </w:r>
        <w:r w:rsidR="00AE64D6">
          <w:rPr>
            <w:noProof/>
            <w:webHidden/>
          </w:rPr>
          <w:fldChar w:fldCharType="end"/>
        </w:r>
      </w:hyperlink>
    </w:p>
    <w:p w14:paraId="6593CF51"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1" w:history="1">
        <w:r w:rsidR="00AE64D6" w:rsidRPr="00814782">
          <w:rPr>
            <w:rStyle w:val="Hyperlink"/>
            <w:noProof/>
          </w:rPr>
          <w:t>Hình 2.7 Decision Tree</w:t>
        </w:r>
        <w:r w:rsidR="00AE64D6">
          <w:rPr>
            <w:noProof/>
            <w:webHidden/>
          </w:rPr>
          <w:tab/>
        </w:r>
        <w:r w:rsidR="00AE64D6">
          <w:rPr>
            <w:noProof/>
            <w:webHidden/>
          </w:rPr>
          <w:fldChar w:fldCharType="begin"/>
        </w:r>
        <w:r w:rsidR="00AE64D6">
          <w:rPr>
            <w:noProof/>
            <w:webHidden/>
          </w:rPr>
          <w:instrText xml:space="preserve"> PAGEREF _Toc68996311 \h </w:instrText>
        </w:r>
        <w:r w:rsidR="00AE64D6">
          <w:rPr>
            <w:noProof/>
            <w:webHidden/>
          </w:rPr>
        </w:r>
        <w:r w:rsidR="00AE64D6">
          <w:rPr>
            <w:noProof/>
            <w:webHidden/>
          </w:rPr>
          <w:fldChar w:fldCharType="separate"/>
        </w:r>
        <w:r w:rsidR="00BD4EFF">
          <w:rPr>
            <w:noProof/>
            <w:webHidden/>
          </w:rPr>
          <w:t>16</w:t>
        </w:r>
        <w:r w:rsidR="00AE64D6">
          <w:rPr>
            <w:noProof/>
            <w:webHidden/>
          </w:rPr>
          <w:fldChar w:fldCharType="end"/>
        </w:r>
      </w:hyperlink>
    </w:p>
    <w:p w14:paraId="72853AE7"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2" w:history="1">
        <w:r w:rsidR="00AE64D6" w:rsidRPr="00814782">
          <w:rPr>
            <w:rStyle w:val="Hyperlink"/>
            <w:noProof/>
          </w:rPr>
          <w:t>Hình 2.8 Mô hình Random Forest cơ bản</w:t>
        </w:r>
        <w:r w:rsidR="00AE64D6">
          <w:rPr>
            <w:noProof/>
            <w:webHidden/>
          </w:rPr>
          <w:tab/>
        </w:r>
        <w:r w:rsidR="00AE64D6">
          <w:rPr>
            <w:noProof/>
            <w:webHidden/>
          </w:rPr>
          <w:fldChar w:fldCharType="begin"/>
        </w:r>
        <w:r w:rsidR="00AE64D6">
          <w:rPr>
            <w:noProof/>
            <w:webHidden/>
          </w:rPr>
          <w:instrText xml:space="preserve"> PAGEREF _Toc68996312 \h </w:instrText>
        </w:r>
        <w:r w:rsidR="00AE64D6">
          <w:rPr>
            <w:noProof/>
            <w:webHidden/>
          </w:rPr>
        </w:r>
        <w:r w:rsidR="00AE64D6">
          <w:rPr>
            <w:noProof/>
            <w:webHidden/>
          </w:rPr>
          <w:fldChar w:fldCharType="separate"/>
        </w:r>
        <w:r w:rsidR="00BD4EFF">
          <w:rPr>
            <w:noProof/>
            <w:webHidden/>
          </w:rPr>
          <w:t>18</w:t>
        </w:r>
        <w:r w:rsidR="00AE64D6">
          <w:rPr>
            <w:noProof/>
            <w:webHidden/>
          </w:rPr>
          <w:fldChar w:fldCharType="end"/>
        </w:r>
      </w:hyperlink>
    </w:p>
    <w:p w14:paraId="7C31A00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3" w:history="1">
        <w:r w:rsidR="00AE64D6" w:rsidRPr="00814782">
          <w:rPr>
            <w:rStyle w:val="Hyperlink"/>
            <w:noProof/>
          </w:rPr>
          <w:t>Hình 2.9 Ảnh hưởng của lựa chọn đặc trưng lên các mô hình phân lớp</w:t>
        </w:r>
        <w:r w:rsidR="00AE64D6">
          <w:rPr>
            <w:noProof/>
            <w:webHidden/>
          </w:rPr>
          <w:tab/>
        </w:r>
        <w:r w:rsidR="00AE64D6">
          <w:rPr>
            <w:noProof/>
            <w:webHidden/>
          </w:rPr>
          <w:fldChar w:fldCharType="begin"/>
        </w:r>
        <w:r w:rsidR="00AE64D6">
          <w:rPr>
            <w:noProof/>
            <w:webHidden/>
          </w:rPr>
          <w:instrText xml:space="preserve"> PAGEREF _Toc68996313 \h </w:instrText>
        </w:r>
        <w:r w:rsidR="00AE64D6">
          <w:rPr>
            <w:noProof/>
            <w:webHidden/>
          </w:rPr>
        </w:r>
        <w:r w:rsidR="00AE64D6">
          <w:rPr>
            <w:noProof/>
            <w:webHidden/>
          </w:rPr>
          <w:fldChar w:fldCharType="separate"/>
        </w:r>
        <w:r w:rsidR="00BD4EFF">
          <w:rPr>
            <w:noProof/>
            <w:webHidden/>
          </w:rPr>
          <w:t>20</w:t>
        </w:r>
        <w:r w:rsidR="00AE64D6">
          <w:rPr>
            <w:noProof/>
            <w:webHidden/>
          </w:rPr>
          <w:fldChar w:fldCharType="end"/>
        </w:r>
      </w:hyperlink>
    </w:p>
    <w:p w14:paraId="16D462BE"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4" w:history="1">
        <w:r w:rsidR="00AE64D6" w:rsidRPr="00814782">
          <w:rPr>
            <w:rStyle w:val="Hyperlink"/>
            <w:noProof/>
          </w:rPr>
          <w:t>Hình 2.10 Phương pháp hiệu chỉnh tham số mô hình bằng cross-validation</w:t>
        </w:r>
        <w:r w:rsidR="00AE64D6">
          <w:rPr>
            <w:noProof/>
            <w:webHidden/>
          </w:rPr>
          <w:tab/>
        </w:r>
        <w:r w:rsidR="00AE64D6">
          <w:rPr>
            <w:noProof/>
            <w:webHidden/>
          </w:rPr>
          <w:fldChar w:fldCharType="begin"/>
        </w:r>
        <w:r w:rsidR="00AE64D6">
          <w:rPr>
            <w:noProof/>
            <w:webHidden/>
          </w:rPr>
          <w:instrText xml:space="preserve"> PAGEREF _Toc68996314 \h </w:instrText>
        </w:r>
        <w:r w:rsidR="00AE64D6">
          <w:rPr>
            <w:noProof/>
            <w:webHidden/>
          </w:rPr>
        </w:r>
        <w:r w:rsidR="00AE64D6">
          <w:rPr>
            <w:noProof/>
            <w:webHidden/>
          </w:rPr>
          <w:fldChar w:fldCharType="separate"/>
        </w:r>
        <w:r w:rsidR="00BD4EFF">
          <w:rPr>
            <w:noProof/>
            <w:webHidden/>
          </w:rPr>
          <w:t>21</w:t>
        </w:r>
        <w:r w:rsidR="00AE64D6">
          <w:rPr>
            <w:noProof/>
            <w:webHidden/>
          </w:rPr>
          <w:fldChar w:fldCharType="end"/>
        </w:r>
      </w:hyperlink>
    </w:p>
    <w:p w14:paraId="6CDCC9CB"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5" w:history="1">
        <w:r w:rsidR="00AE64D6" w:rsidRPr="00814782">
          <w:rPr>
            <w:rStyle w:val="Hyperlink"/>
            <w:noProof/>
          </w:rPr>
          <w:t>Hình 2.11 Cách chia dữ liệu với n = 5</w:t>
        </w:r>
        <w:r w:rsidR="00AE64D6">
          <w:rPr>
            <w:noProof/>
            <w:webHidden/>
          </w:rPr>
          <w:tab/>
        </w:r>
        <w:r w:rsidR="00AE64D6">
          <w:rPr>
            <w:noProof/>
            <w:webHidden/>
          </w:rPr>
          <w:fldChar w:fldCharType="begin"/>
        </w:r>
        <w:r w:rsidR="00AE64D6">
          <w:rPr>
            <w:noProof/>
            <w:webHidden/>
          </w:rPr>
          <w:instrText xml:space="preserve"> PAGEREF _Toc68996315 \h </w:instrText>
        </w:r>
        <w:r w:rsidR="00AE64D6">
          <w:rPr>
            <w:noProof/>
            <w:webHidden/>
          </w:rPr>
        </w:r>
        <w:r w:rsidR="00AE64D6">
          <w:rPr>
            <w:noProof/>
            <w:webHidden/>
          </w:rPr>
          <w:fldChar w:fldCharType="separate"/>
        </w:r>
        <w:r w:rsidR="00BD4EFF">
          <w:rPr>
            <w:noProof/>
            <w:webHidden/>
          </w:rPr>
          <w:t>21</w:t>
        </w:r>
        <w:r w:rsidR="00AE64D6">
          <w:rPr>
            <w:noProof/>
            <w:webHidden/>
          </w:rPr>
          <w:fldChar w:fldCharType="end"/>
        </w:r>
      </w:hyperlink>
    </w:p>
    <w:p w14:paraId="6D36687B"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6" w:history="1">
        <w:r w:rsidR="00AE64D6" w:rsidRPr="00814782">
          <w:rPr>
            <w:rStyle w:val="Hyperlink"/>
            <w:noProof/>
          </w:rPr>
          <w:t>Hình 3.1 Kết quả nhận dạng bằng mô hình SVM với bộ dữ liệu MIT</w:t>
        </w:r>
        <w:r w:rsidR="00AE64D6">
          <w:rPr>
            <w:noProof/>
            <w:webHidden/>
          </w:rPr>
          <w:tab/>
        </w:r>
        <w:r w:rsidR="00AE64D6">
          <w:rPr>
            <w:noProof/>
            <w:webHidden/>
          </w:rPr>
          <w:fldChar w:fldCharType="begin"/>
        </w:r>
        <w:r w:rsidR="00AE64D6">
          <w:rPr>
            <w:noProof/>
            <w:webHidden/>
          </w:rPr>
          <w:instrText xml:space="preserve"> PAGEREF _Toc68996316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14:paraId="5B531AB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7" w:history="1">
        <w:r w:rsidR="00AE64D6" w:rsidRPr="00814782">
          <w:rPr>
            <w:rStyle w:val="Hyperlink"/>
            <w:noProof/>
          </w:rPr>
          <w:t>Hình 3.2 Kết quả nhận dạng bằng mô hình RF với bộ dữ liệu MIT</w:t>
        </w:r>
        <w:r w:rsidR="00AE64D6">
          <w:rPr>
            <w:noProof/>
            <w:webHidden/>
          </w:rPr>
          <w:tab/>
        </w:r>
        <w:r w:rsidR="00AE64D6">
          <w:rPr>
            <w:noProof/>
            <w:webHidden/>
          </w:rPr>
          <w:fldChar w:fldCharType="begin"/>
        </w:r>
        <w:r w:rsidR="00AE64D6">
          <w:rPr>
            <w:noProof/>
            <w:webHidden/>
          </w:rPr>
          <w:instrText xml:space="preserve"> PAGEREF _Toc68996317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14:paraId="1E34A4D7"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8" w:history="1">
        <w:r w:rsidR="00AE64D6" w:rsidRPr="00814782">
          <w:rPr>
            <w:rStyle w:val="Hyperlink"/>
            <w:noProof/>
          </w:rPr>
          <w:t>Hình 3.3 Chia cắt dữ liệu khi không chồng chập</w:t>
        </w:r>
        <w:r w:rsidR="00AE64D6">
          <w:rPr>
            <w:noProof/>
            <w:webHidden/>
          </w:rPr>
          <w:tab/>
        </w:r>
        <w:r w:rsidR="00AE64D6">
          <w:rPr>
            <w:noProof/>
            <w:webHidden/>
          </w:rPr>
          <w:fldChar w:fldCharType="begin"/>
        </w:r>
        <w:r w:rsidR="00AE64D6">
          <w:rPr>
            <w:noProof/>
            <w:webHidden/>
          </w:rPr>
          <w:instrText xml:space="preserve"> PAGEREF _Toc68996318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14:paraId="64A49515"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19" w:history="1">
        <w:r w:rsidR="00AE64D6" w:rsidRPr="00814782">
          <w:rPr>
            <w:rStyle w:val="Hyperlink"/>
            <w:noProof/>
          </w:rPr>
          <w:t>Hình 3.4 Cắt dữ liệu khi áp dụng kỹ thuật chồng chập</w:t>
        </w:r>
        <w:r w:rsidR="00AE64D6">
          <w:rPr>
            <w:noProof/>
            <w:webHidden/>
          </w:rPr>
          <w:tab/>
        </w:r>
        <w:r w:rsidR="00AE64D6">
          <w:rPr>
            <w:noProof/>
            <w:webHidden/>
          </w:rPr>
          <w:fldChar w:fldCharType="begin"/>
        </w:r>
        <w:r w:rsidR="00AE64D6">
          <w:rPr>
            <w:noProof/>
            <w:webHidden/>
          </w:rPr>
          <w:instrText xml:space="preserve"> PAGEREF _Toc68996319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14:paraId="18F843B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0" w:history="1">
        <w:r w:rsidR="00AE64D6" w:rsidRPr="00814782">
          <w:rPr>
            <w:rStyle w:val="Hyperlink"/>
            <w:noProof/>
          </w:rPr>
          <w:t>Hình 3.5 Kết quả nhận dạng bằng mô hình SVM tỉ lệ chồng chập 10%</w:t>
        </w:r>
        <w:r w:rsidR="00AE64D6">
          <w:rPr>
            <w:noProof/>
            <w:webHidden/>
          </w:rPr>
          <w:tab/>
        </w:r>
        <w:r w:rsidR="00AE64D6">
          <w:rPr>
            <w:noProof/>
            <w:webHidden/>
          </w:rPr>
          <w:fldChar w:fldCharType="begin"/>
        </w:r>
        <w:r w:rsidR="00AE64D6">
          <w:rPr>
            <w:noProof/>
            <w:webHidden/>
          </w:rPr>
          <w:instrText xml:space="preserve"> PAGEREF _Toc68996320 \h </w:instrText>
        </w:r>
        <w:r w:rsidR="00AE64D6">
          <w:rPr>
            <w:noProof/>
            <w:webHidden/>
          </w:rPr>
        </w:r>
        <w:r w:rsidR="00AE64D6">
          <w:rPr>
            <w:noProof/>
            <w:webHidden/>
          </w:rPr>
          <w:fldChar w:fldCharType="separate"/>
        </w:r>
        <w:r w:rsidR="00BD4EFF">
          <w:rPr>
            <w:noProof/>
            <w:webHidden/>
          </w:rPr>
          <w:t>25</w:t>
        </w:r>
        <w:r w:rsidR="00AE64D6">
          <w:rPr>
            <w:noProof/>
            <w:webHidden/>
          </w:rPr>
          <w:fldChar w:fldCharType="end"/>
        </w:r>
      </w:hyperlink>
    </w:p>
    <w:p w14:paraId="0749707C"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1" w:history="1">
        <w:r w:rsidR="00AE64D6" w:rsidRPr="00814782">
          <w:rPr>
            <w:rStyle w:val="Hyperlink"/>
            <w:noProof/>
          </w:rPr>
          <w:t>Hình 3.6 Kết quả nhận dạng bằng mô hình RF tỉ lệ chồng chập 10%</w:t>
        </w:r>
        <w:r w:rsidR="00AE64D6">
          <w:rPr>
            <w:noProof/>
            <w:webHidden/>
          </w:rPr>
          <w:tab/>
        </w:r>
        <w:r w:rsidR="00AE64D6">
          <w:rPr>
            <w:noProof/>
            <w:webHidden/>
          </w:rPr>
          <w:fldChar w:fldCharType="begin"/>
        </w:r>
        <w:r w:rsidR="00AE64D6">
          <w:rPr>
            <w:noProof/>
            <w:webHidden/>
          </w:rPr>
          <w:instrText xml:space="preserve"> PAGEREF _Toc68996321 \h </w:instrText>
        </w:r>
        <w:r w:rsidR="00AE64D6">
          <w:rPr>
            <w:noProof/>
            <w:webHidden/>
          </w:rPr>
        </w:r>
        <w:r w:rsidR="00AE64D6">
          <w:rPr>
            <w:noProof/>
            <w:webHidden/>
          </w:rPr>
          <w:fldChar w:fldCharType="separate"/>
        </w:r>
        <w:r w:rsidR="00BD4EFF">
          <w:rPr>
            <w:noProof/>
            <w:webHidden/>
          </w:rPr>
          <w:t>25</w:t>
        </w:r>
        <w:r w:rsidR="00AE64D6">
          <w:rPr>
            <w:noProof/>
            <w:webHidden/>
          </w:rPr>
          <w:fldChar w:fldCharType="end"/>
        </w:r>
      </w:hyperlink>
    </w:p>
    <w:p w14:paraId="276D0BB5"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2" w:history="1">
        <w:r w:rsidR="00AE64D6" w:rsidRPr="00814782">
          <w:rPr>
            <w:rStyle w:val="Hyperlink"/>
            <w:noProof/>
          </w:rPr>
          <w:t>Hình 3.7 Kết quả nhận dạng bằng mô hình SVM tỉ lệ chồng chập 20%</w:t>
        </w:r>
        <w:r w:rsidR="00AE64D6">
          <w:rPr>
            <w:noProof/>
            <w:webHidden/>
          </w:rPr>
          <w:tab/>
        </w:r>
        <w:r w:rsidR="00AE64D6">
          <w:rPr>
            <w:noProof/>
            <w:webHidden/>
          </w:rPr>
          <w:fldChar w:fldCharType="begin"/>
        </w:r>
        <w:r w:rsidR="00AE64D6">
          <w:rPr>
            <w:noProof/>
            <w:webHidden/>
          </w:rPr>
          <w:instrText xml:space="preserve"> PAGEREF _Toc68996322 \h </w:instrText>
        </w:r>
        <w:r w:rsidR="00AE64D6">
          <w:rPr>
            <w:noProof/>
            <w:webHidden/>
          </w:rPr>
        </w:r>
        <w:r w:rsidR="00AE64D6">
          <w:rPr>
            <w:noProof/>
            <w:webHidden/>
          </w:rPr>
          <w:fldChar w:fldCharType="separate"/>
        </w:r>
        <w:r w:rsidR="00BD4EFF">
          <w:rPr>
            <w:noProof/>
            <w:webHidden/>
          </w:rPr>
          <w:t>26</w:t>
        </w:r>
        <w:r w:rsidR="00AE64D6">
          <w:rPr>
            <w:noProof/>
            <w:webHidden/>
          </w:rPr>
          <w:fldChar w:fldCharType="end"/>
        </w:r>
      </w:hyperlink>
    </w:p>
    <w:p w14:paraId="1D66DD3F"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3" w:history="1">
        <w:r w:rsidR="00AE64D6" w:rsidRPr="00814782">
          <w:rPr>
            <w:rStyle w:val="Hyperlink"/>
            <w:noProof/>
          </w:rPr>
          <w:t>Hình 3.8 Kết quả nhận dạng bằng mô hình RF tỉ lệ chồng chập 20%</w:t>
        </w:r>
        <w:r w:rsidR="00AE64D6">
          <w:rPr>
            <w:noProof/>
            <w:webHidden/>
          </w:rPr>
          <w:tab/>
        </w:r>
        <w:r w:rsidR="00AE64D6">
          <w:rPr>
            <w:noProof/>
            <w:webHidden/>
          </w:rPr>
          <w:fldChar w:fldCharType="begin"/>
        </w:r>
        <w:r w:rsidR="00AE64D6">
          <w:rPr>
            <w:noProof/>
            <w:webHidden/>
          </w:rPr>
          <w:instrText xml:space="preserve"> PAGEREF _Toc68996323 \h </w:instrText>
        </w:r>
        <w:r w:rsidR="00AE64D6">
          <w:rPr>
            <w:noProof/>
            <w:webHidden/>
          </w:rPr>
        </w:r>
        <w:r w:rsidR="00AE64D6">
          <w:rPr>
            <w:noProof/>
            <w:webHidden/>
          </w:rPr>
          <w:fldChar w:fldCharType="separate"/>
        </w:r>
        <w:r w:rsidR="00BD4EFF">
          <w:rPr>
            <w:noProof/>
            <w:webHidden/>
          </w:rPr>
          <w:t>26</w:t>
        </w:r>
        <w:r w:rsidR="00AE64D6">
          <w:rPr>
            <w:noProof/>
            <w:webHidden/>
          </w:rPr>
          <w:fldChar w:fldCharType="end"/>
        </w:r>
      </w:hyperlink>
    </w:p>
    <w:p w14:paraId="0E428019"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4" w:history="1">
        <w:r w:rsidR="00AE64D6" w:rsidRPr="00814782">
          <w:rPr>
            <w:rStyle w:val="Hyperlink"/>
            <w:noProof/>
          </w:rPr>
          <w:t>Hình 3.9 Kết quả nhận dạng bằng mô hình SVM tỉ lệ chồng chập 30%</w:t>
        </w:r>
        <w:r w:rsidR="00AE64D6">
          <w:rPr>
            <w:noProof/>
            <w:webHidden/>
          </w:rPr>
          <w:tab/>
        </w:r>
        <w:r w:rsidR="00AE64D6">
          <w:rPr>
            <w:noProof/>
            <w:webHidden/>
          </w:rPr>
          <w:fldChar w:fldCharType="begin"/>
        </w:r>
        <w:r w:rsidR="00AE64D6">
          <w:rPr>
            <w:noProof/>
            <w:webHidden/>
          </w:rPr>
          <w:instrText xml:space="preserve"> PAGEREF _Toc68996324 \h </w:instrText>
        </w:r>
        <w:r w:rsidR="00AE64D6">
          <w:rPr>
            <w:noProof/>
            <w:webHidden/>
          </w:rPr>
        </w:r>
        <w:r w:rsidR="00AE64D6">
          <w:rPr>
            <w:noProof/>
            <w:webHidden/>
          </w:rPr>
          <w:fldChar w:fldCharType="separate"/>
        </w:r>
        <w:r w:rsidR="00BD4EFF">
          <w:rPr>
            <w:noProof/>
            <w:webHidden/>
          </w:rPr>
          <w:t>27</w:t>
        </w:r>
        <w:r w:rsidR="00AE64D6">
          <w:rPr>
            <w:noProof/>
            <w:webHidden/>
          </w:rPr>
          <w:fldChar w:fldCharType="end"/>
        </w:r>
      </w:hyperlink>
    </w:p>
    <w:p w14:paraId="2838FA21"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5" w:history="1">
        <w:r w:rsidR="00AE64D6" w:rsidRPr="00814782">
          <w:rPr>
            <w:rStyle w:val="Hyperlink"/>
            <w:noProof/>
          </w:rPr>
          <w:t>Hình 3.10 Kết quả nhận dạng bằng mô hình RF tỉ lệ chồng chập 30%</w:t>
        </w:r>
        <w:r w:rsidR="00AE64D6">
          <w:rPr>
            <w:noProof/>
            <w:webHidden/>
          </w:rPr>
          <w:tab/>
        </w:r>
        <w:r w:rsidR="00AE64D6">
          <w:rPr>
            <w:noProof/>
            <w:webHidden/>
          </w:rPr>
          <w:fldChar w:fldCharType="begin"/>
        </w:r>
        <w:r w:rsidR="00AE64D6">
          <w:rPr>
            <w:noProof/>
            <w:webHidden/>
          </w:rPr>
          <w:instrText xml:space="preserve"> PAGEREF _Toc68996325 \h </w:instrText>
        </w:r>
        <w:r w:rsidR="00AE64D6">
          <w:rPr>
            <w:noProof/>
            <w:webHidden/>
          </w:rPr>
        </w:r>
        <w:r w:rsidR="00AE64D6">
          <w:rPr>
            <w:noProof/>
            <w:webHidden/>
          </w:rPr>
          <w:fldChar w:fldCharType="separate"/>
        </w:r>
        <w:r w:rsidR="00BD4EFF">
          <w:rPr>
            <w:noProof/>
            <w:webHidden/>
          </w:rPr>
          <w:t>27</w:t>
        </w:r>
        <w:r w:rsidR="00AE64D6">
          <w:rPr>
            <w:noProof/>
            <w:webHidden/>
          </w:rPr>
          <w:fldChar w:fldCharType="end"/>
        </w:r>
      </w:hyperlink>
    </w:p>
    <w:p w14:paraId="2CE07C9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6" w:history="1">
        <w:r w:rsidR="00AE64D6" w:rsidRPr="00814782">
          <w:rPr>
            <w:rStyle w:val="Hyperlink"/>
            <w:noProof/>
          </w:rPr>
          <w:t>Hình 3.11 Kết quả nhận dạng bằng mô hình SVM tỉ lệ chồng chập 40%</w:t>
        </w:r>
        <w:r w:rsidR="00AE64D6">
          <w:rPr>
            <w:noProof/>
            <w:webHidden/>
          </w:rPr>
          <w:tab/>
        </w:r>
        <w:r w:rsidR="00AE64D6">
          <w:rPr>
            <w:noProof/>
            <w:webHidden/>
          </w:rPr>
          <w:fldChar w:fldCharType="begin"/>
        </w:r>
        <w:r w:rsidR="00AE64D6">
          <w:rPr>
            <w:noProof/>
            <w:webHidden/>
          </w:rPr>
          <w:instrText xml:space="preserve"> PAGEREF _Toc68996326 \h </w:instrText>
        </w:r>
        <w:r w:rsidR="00AE64D6">
          <w:rPr>
            <w:noProof/>
            <w:webHidden/>
          </w:rPr>
        </w:r>
        <w:r w:rsidR="00AE64D6">
          <w:rPr>
            <w:noProof/>
            <w:webHidden/>
          </w:rPr>
          <w:fldChar w:fldCharType="separate"/>
        </w:r>
        <w:r w:rsidR="00BD4EFF">
          <w:rPr>
            <w:noProof/>
            <w:webHidden/>
          </w:rPr>
          <w:t>28</w:t>
        </w:r>
        <w:r w:rsidR="00AE64D6">
          <w:rPr>
            <w:noProof/>
            <w:webHidden/>
          </w:rPr>
          <w:fldChar w:fldCharType="end"/>
        </w:r>
      </w:hyperlink>
    </w:p>
    <w:p w14:paraId="3B17591C"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7" w:history="1">
        <w:r w:rsidR="00AE64D6" w:rsidRPr="00814782">
          <w:rPr>
            <w:rStyle w:val="Hyperlink"/>
            <w:noProof/>
          </w:rPr>
          <w:t>Hình 3.12 Kết quả nhận dạng bằng mô hình RF tỉ lệ chồng chập 40%</w:t>
        </w:r>
        <w:r w:rsidR="00AE64D6">
          <w:rPr>
            <w:noProof/>
            <w:webHidden/>
          </w:rPr>
          <w:tab/>
        </w:r>
        <w:r w:rsidR="00AE64D6">
          <w:rPr>
            <w:noProof/>
            <w:webHidden/>
          </w:rPr>
          <w:fldChar w:fldCharType="begin"/>
        </w:r>
        <w:r w:rsidR="00AE64D6">
          <w:rPr>
            <w:noProof/>
            <w:webHidden/>
          </w:rPr>
          <w:instrText xml:space="preserve"> PAGEREF _Toc68996327 \h </w:instrText>
        </w:r>
        <w:r w:rsidR="00AE64D6">
          <w:rPr>
            <w:noProof/>
            <w:webHidden/>
          </w:rPr>
        </w:r>
        <w:r w:rsidR="00AE64D6">
          <w:rPr>
            <w:noProof/>
            <w:webHidden/>
          </w:rPr>
          <w:fldChar w:fldCharType="separate"/>
        </w:r>
        <w:r w:rsidR="00BD4EFF">
          <w:rPr>
            <w:noProof/>
            <w:webHidden/>
          </w:rPr>
          <w:t>28</w:t>
        </w:r>
        <w:r w:rsidR="00AE64D6">
          <w:rPr>
            <w:noProof/>
            <w:webHidden/>
          </w:rPr>
          <w:fldChar w:fldCharType="end"/>
        </w:r>
      </w:hyperlink>
    </w:p>
    <w:p w14:paraId="09C254E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8" w:history="1">
        <w:r w:rsidR="00AE64D6" w:rsidRPr="00814782">
          <w:rPr>
            <w:rStyle w:val="Hyperlink"/>
            <w:noProof/>
          </w:rPr>
          <w:t>Hình 3.13 Kết quả nhận dạng bằng mô hình SVM tỉ lệ chồng chập 50%</w:t>
        </w:r>
        <w:r w:rsidR="00AE64D6">
          <w:rPr>
            <w:noProof/>
            <w:webHidden/>
          </w:rPr>
          <w:tab/>
        </w:r>
        <w:r w:rsidR="00AE64D6">
          <w:rPr>
            <w:noProof/>
            <w:webHidden/>
          </w:rPr>
          <w:fldChar w:fldCharType="begin"/>
        </w:r>
        <w:r w:rsidR="00AE64D6">
          <w:rPr>
            <w:noProof/>
            <w:webHidden/>
          </w:rPr>
          <w:instrText xml:space="preserve"> PAGEREF _Toc68996328 \h </w:instrText>
        </w:r>
        <w:r w:rsidR="00AE64D6">
          <w:rPr>
            <w:noProof/>
            <w:webHidden/>
          </w:rPr>
        </w:r>
        <w:r w:rsidR="00AE64D6">
          <w:rPr>
            <w:noProof/>
            <w:webHidden/>
          </w:rPr>
          <w:fldChar w:fldCharType="separate"/>
        </w:r>
        <w:r w:rsidR="00BD4EFF">
          <w:rPr>
            <w:noProof/>
            <w:webHidden/>
          </w:rPr>
          <w:t>29</w:t>
        </w:r>
        <w:r w:rsidR="00AE64D6">
          <w:rPr>
            <w:noProof/>
            <w:webHidden/>
          </w:rPr>
          <w:fldChar w:fldCharType="end"/>
        </w:r>
      </w:hyperlink>
    </w:p>
    <w:p w14:paraId="7F3ED6B5"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29" w:history="1">
        <w:r w:rsidR="00AE64D6" w:rsidRPr="00814782">
          <w:rPr>
            <w:rStyle w:val="Hyperlink"/>
            <w:noProof/>
          </w:rPr>
          <w:t>Hình 3.14 Kết quả nhận dạng bằng mô hình RF tỉ lệ chồng chập 50%</w:t>
        </w:r>
        <w:r w:rsidR="00AE64D6">
          <w:rPr>
            <w:noProof/>
            <w:webHidden/>
          </w:rPr>
          <w:tab/>
        </w:r>
        <w:r w:rsidR="00AE64D6">
          <w:rPr>
            <w:noProof/>
            <w:webHidden/>
          </w:rPr>
          <w:fldChar w:fldCharType="begin"/>
        </w:r>
        <w:r w:rsidR="00AE64D6">
          <w:rPr>
            <w:noProof/>
            <w:webHidden/>
          </w:rPr>
          <w:instrText xml:space="preserve"> PAGEREF _Toc68996329 \h </w:instrText>
        </w:r>
        <w:r w:rsidR="00AE64D6">
          <w:rPr>
            <w:noProof/>
            <w:webHidden/>
          </w:rPr>
        </w:r>
        <w:r w:rsidR="00AE64D6">
          <w:rPr>
            <w:noProof/>
            <w:webHidden/>
          </w:rPr>
          <w:fldChar w:fldCharType="separate"/>
        </w:r>
        <w:r w:rsidR="00BD4EFF">
          <w:rPr>
            <w:noProof/>
            <w:webHidden/>
          </w:rPr>
          <w:t>29</w:t>
        </w:r>
        <w:r w:rsidR="00AE64D6">
          <w:rPr>
            <w:noProof/>
            <w:webHidden/>
          </w:rPr>
          <w:fldChar w:fldCharType="end"/>
        </w:r>
      </w:hyperlink>
    </w:p>
    <w:p w14:paraId="28BFECF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0" w:history="1">
        <w:r w:rsidR="00AE64D6" w:rsidRPr="00814782">
          <w:rPr>
            <w:rStyle w:val="Hyperlink"/>
            <w:noProof/>
          </w:rPr>
          <w:t>Hình 3.15 Kết quả nhận dạng bằng mô hình SVM tỉ lệ chồng chập 60%</w:t>
        </w:r>
        <w:r w:rsidR="00AE64D6">
          <w:rPr>
            <w:noProof/>
            <w:webHidden/>
          </w:rPr>
          <w:tab/>
        </w:r>
        <w:r w:rsidR="00AE64D6">
          <w:rPr>
            <w:noProof/>
            <w:webHidden/>
          </w:rPr>
          <w:fldChar w:fldCharType="begin"/>
        </w:r>
        <w:r w:rsidR="00AE64D6">
          <w:rPr>
            <w:noProof/>
            <w:webHidden/>
          </w:rPr>
          <w:instrText xml:space="preserve"> PAGEREF _Toc68996330 \h </w:instrText>
        </w:r>
        <w:r w:rsidR="00AE64D6">
          <w:rPr>
            <w:noProof/>
            <w:webHidden/>
          </w:rPr>
        </w:r>
        <w:r w:rsidR="00AE64D6">
          <w:rPr>
            <w:noProof/>
            <w:webHidden/>
          </w:rPr>
          <w:fldChar w:fldCharType="separate"/>
        </w:r>
        <w:r w:rsidR="00BD4EFF">
          <w:rPr>
            <w:noProof/>
            <w:webHidden/>
          </w:rPr>
          <w:t>30</w:t>
        </w:r>
        <w:r w:rsidR="00AE64D6">
          <w:rPr>
            <w:noProof/>
            <w:webHidden/>
          </w:rPr>
          <w:fldChar w:fldCharType="end"/>
        </w:r>
      </w:hyperlink>
    </w:p>
    <w:p w14:paraId="65F1B7E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1" w:history="1">
        <w:r w:rsidR="00AE64D6" w:rsidRPr="00814782">
          <w:rPr>
            <w:rStyle w:val="Hyperlink"/>
            <w:noProof/>
          </w:rPr>
          <w:t>Hình 3.16 Kết quả nhận dạng bằng mô hình RF tỉ lệ chồng chập 60%</w:t>
        </w:r>
        <w:r w:rsidR="00AE64D6">
          <w:rPr>
            <w:noProof/>
            <w:webHidden/>
          </w:rPr>
          <w:tab/>
        </w:r>
        <w:r w:rsidR="00AE64D6">
          <w:rPr>
            <w:noProof/>
            <w:webHidden/>
          </w:rPr>
          <w:fldChar w:fldCharType="begin"/>
        </w:r>
        <w:r w:rsidR="00AE64D6">
          <w:rPr>
            <w:noProof/>
            <w:webHidden/>
          </w:rPr>
          <w:instrText xml:space="preserve"> PAGEREF _Toc68996331 \h </w:instrText>
        </w:r>
        <w:r w:rsidR="00AE64D6">
          <w:rPr>
            <w:noProof/>
            <w:webHidden/>
          </w:rPr>
        </w:r>
        <w:r w:rsidR="00AE64D6">
          <w:rPr>
            <w:noProof/>
            <w:webHidden/>
          </w:rPr>
          <w:fldChar w:fldCharType="separate"/>
        </w:r>
        <w:r w:rsidR="00BD4EFF">
          <w:rPr>
            <w:noProof/>
            <w:webHidden/>
          </w:rPr>
          <w:t>30</w:t>
        </w:r>
        <w:r w:rsidR="00AE64D6">
          <w:rPr>
            <w:noProof/>
            <w:webHidden/>
          </w:rPr>
          <w:fldChar w:fldCharType="end"/>
        </w:r>
      </w:hyperlink>
    </w:p>
    <w:p w14:paraId="05284D3F"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2" w:history="1">
        <w:r w:rsidR="00AE64D6" w:rsidRPr="00814782">
          <w:rPr>
            <w:rStyle w:val="Hyperlink"/>
            <w:noProof/>
          </w:rPr>
          <w:t>Hình 3.17 Kết quả nhận dạng bằng mô hình SVM tỉ lệ chồng chập 70%</w:t>
        </w:r>
        <w:r w:rsidR="00AE64D6">
          <w:rPr>
            <w:noProof/>
            <w:webHidden/>
          </w:rPr>
          <w:tab/>
        </w:r>
        <w:r w:rsidR="00AE64D6">
          <w:rPr>
            <w:noProof/>
            <w:webHidden/>
          </w:rPr>
          <w:fldChar w:fldCharType="begin"/>
        </w:r>
        <w:r w:rsidR="00AE64D6">
          <w:rPr>
            <w:noProof/>
            <w:webHidden/>
          </w:rPr>
          <w:instrText xml:space="preserve"> PAGEREF _Toc68996332 \h </w:instrText>
        </w:r>
        <w:r w:rsidR="00AE64D6">
          <w:rPr>
            <w:noProof/>
            <w:webHidden/>
          </w:rPr>
        </w:r>
        <w:r w:rsidR="00AE64D6">
          <w:rPr>
            <w:noProof/>
            <w:webHidden/>
          </w:rPr>
          <w:fldChar w:fldCharType="separate"/>
        </w:r>
        <w:r w:rsidR="00BD4EFF">
          <w:rPr>
            <w:noProof/>
            <w:webHidden/>
          </w:rPr>
          <w:t>31</w:t>
        </w:r>
        <w:r w:rsidR="00AE64D6">
          <w:rPr>
            <w:noProof/>
            <w:webHidden/>
          </w:rPr>
          <w:fldChar w:fldCharType="end"/>
        </w:r>
      </w:hyperlink>
    </w:p>
    <w:p w14:paraId="76280BD4"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3" w:history="1">
        <w:r w:rsidR="00AE64D6" w:rsidRPr="00814782">
          <w:rPr>
            <w:rStyle w:val="Hyperlink"/>
            <w:noProof/>
          </w:rPr>
          <w:t>Hình 3.18 Kết quả nhận dạng bằng mô hình RF tỉ lệ chồng chập 70%</w:t>
        </w:r>
        <w:r w:rsidR="00AE64D6">
          <w:rPr>
            <w:noProof/>
            <w:webHidden/>
          </w:rPr>
          <w:tab/>
        </w:r>
        <w:r w:rsidR="00AE64D6">
          <w:rPr>
            <w:noProof/>
            <w:webHidden/>
          </w:rPr>
          <w:fldChar w:fldCharType="begin"/>
        </w:r>
        <w:r w:rsidR="00AE64D6">
          <w:rPr>
            <w:noProof/>
            <w:webHidden/>
          </w:rPr>
          <w:instrText xml:space="preserve"> PAGEREF _Toc68996333 \h </w:instrText>
        </w:r>
        <w:r w:rsidR="00AE64D6">
          <w:rPr>
            <w:noProof/>
            <w:webHidden/>
          </w:rPr>
        </w:r>
        <w:r w:rsidR="00AE64D6">
          <w:rPr>
            <w:noProof/>
            <w:webHidden/>
          </w:rPr>
          <w:fldChar w:fldCharType="separate"/>
        </w:r>
        <w:r w:rsidR="00BD4EFF">
          <w:rPr>
            <w:noProof/>
            <w:webHidden/>
          </w:rPr>
          <w:t>31</w:t>
        </w:r>
        <w:r w:rsidR="00AE64D6">
          <w:rPr>
            <w:noProof/>
            <w:webHidden/>
          </w:rPr>
          <w:fldChar w:fldCharType="end"/>
        </w:r>
      </w:hyperlink>
    </w:p>
    <w:p w14:paraId="795AA8B7"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4" w:history="1">
        <w:r w:rsidR="00AE64D6" w:rsidRPr="00814782">
          <w:rPr>
            <w:rStyle w:val="Hyperlink"/>
            <w:noProof/>
          </w:rPr>
          <w:t>Hình 3.19 Kết quả nhận dạng bằng mô hình SVM tỉ lệ chồng chập 80%</w:t>
        </w:r>
        <w:r w:rsidR="00AE64D6">
          <w:rPr>
            <w:noProof/>
            <w:webHidden/>
          </w:rPr>
          <w:tab/>
        </w:r>
        <w:r w:rsidR="00AE64D6">
          <w:rPr>
            <w:noProof/>
            <w:webHidden/>
          </w:rPr>
          <w:fldChar w:fldCharType="begin"/>
        </w:r>
        <w:r w:rsidR="00AE64D6">
          <w:rPr>
            <w:noProof/>
            <w:webHidden/>
          </w:rPr>
          <w:instrText xml:space="preserve"> PAGEREF _Toc68996334 \h </w:instrText>
        </w:r>
        <w:r w:rsidR="00AE64D6">
          <w:rPr>
            <w:noProof/>
            <w:webHidden/>
          </w:rPr>
        </w:r>
        <w:r w:rsidR="00AE64D6">
          <w:rPr>
            <w:noProof/>
            <w:webHidden/>
          </w:rPr>
          <w:fldChar w:fldCharType="separate"/>
        </w:r>
        <w:r w:rsidR="00BD4EFF">
          <w:rPr>
            <w:noProof/>
            <w:webHidden/>
          </w:rPr>
          <w:t>32</w:t>
        </w:r>
        <w:r w:rsidR="00AE64D6">
          <w:rPr>
            <w:noProof/>
            <w:webHidden/>
          </w:rPr>
          <w:fldChar w:fldCharType="end"/>
        </w:r>
      </w:hyperlink>
    </w:p>
    <w:p w14:paraId="2607797B"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5" w:history="1">
        <w:r w:rsidR="00AE64D6" w:rsidRPr="00814782">
          <w:rPr>
            <w:rStyle w:val="Hyperlink"/>
            <w:noProof/>
          </w:rPr>
          <w:t>Hình 3.20 Kết quả nhận dạng bằng mô hình RF tỉ lệ chồng chập 80%</w:t>
        </w:r>
        <w:r w:rsidR="00AE64D6">
          <w:rPr>
            <w:noProof/>
            <w:webHidden/>
          </w:rPr>
          <w:tab/>
        </w:r>
        <w:r w:rsidR="00AE64D6">
          <w:rPr>
            <w:noProof/>
            <w:webHidden/>
          </w:rPr>
          <w:fldChar w:fldCharType="begin"/>
        </w:r>
        <w:r w:rsidR="00AE64D6">
          <w:rPr>
            <w:noProof/>
            <w:webHidden/>
          </w:rPr>
          <w:instrText xml:space="preserve"> PAGEREF _Toc68996335 \h </w:instrText>
        </w:r>
        <w:r w:rsidR="00AE64D6">
          <w:rPr>
            <w:noProof/>
            <w:webHidden/>
          </w:rPr>
        </w:r>
        <w:r w:rsidR="00AE64D6">
          <w:rPr>
            <w:noProof/>
            <w:webHidden/>
          </w:rPr>
          <w:fldChar w:fldCharType="separate"/>
        </w:r>
        <w:r w:rsidR="00BD4EFF">
          <w:rPr>
            <w:noProof/>
            <w:webHidden/>
          </w:rPr>
          <w:t>32</w:t>
        </w:r>
        <w:r w:rsidR="00AE64D6">
          <w:rPr>
            <w:noProof/>
            <w:webHidden/>
          </w:rPr>
          <w:fldChar w:fldCharType="end"/>
        </w:r>
      </w:hyperlink>
    </w:p>
    <w:p w14:paraId="07CC270C"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6" w:history="1">
        <w:r w:rsidR="00AE64D6" w:rsidRPr="00814782">
          <w:rPr>
            <w:rStyle w:val="Hyperlink"/>
            <w:noProof/>
          </w:rPr>
          <w:t>Hình 3.21 Kết quả nhận dạng bằng mô hình SVM tỉ lệ chồng chập 90%</w:t>
        </w:r>
        <w:r w:rsidR="00AE64D6">
          <w:rPr>
            <w:noProof/>
            <w:webHidden/>
          </w:rPr>
          <w:tab/>
        </w:r>
        <w:r w:rsidR="00AE64D6">
          <w:rPr>
            <w:noProof/>
            <w:webHidden/>
          </w:rPr>
          <w:fldChar w:fldCharType="begin"/>
        </w:r>
        <w:r w:rsidR="00AE64D6">
          <w:rPr>
            <w:noProof/>
            <w:webHidden/>
          </w:rPr>
          <w:instrText xml:space="preserve"> PAGEREF _Toc68996336 \h </w:instrText>
        </w:r>
        <w:r w:rsidR="00AE64D6">
          <w:rPr>
            <w:noProof/>
            <w:webHidden/>
          </w:rPr>
        </w:r>
        <w:r w:rsidR="00AE64D6">
          <w:rPr>
            <w:noProof/>
            <w:webHidden/>
          </w:rPr>
          <w:fldChar w:fldCharType="separate"/>
        </w:r>
        <w:r w:rsidR="00BD4EFF">
          <w:rPr>
            <w:noProof/>
            <w:webHidden/>
          </w:rPr>
          <w:t>33</w:t>
        </w:r>
        <w:r w:rsidR="00AE64D6">
          <w:rPr>
            <w:noProof/>
            <w:webHidden/>
          </w:rPr>
          <w:fldChar w:fldCharType="end"/>
        </w:r>
      </w:hyperlink>
    </w:p>
    <w:p w14:paraId="3E02B62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7" w:history="1">
        <w:r w:rsidR="00AE64D6" w:rsidRPr="00814782">
          <w:rPr>
            <w:rStyle w:val="Hyperlink"/>
            <w:noProof/>
          </w:rPr>
          <w:t>Hình 3.22 Kết quả nhận dạng bằng mô hình RF tỉ lệ chồng chập 90%</w:t>
        </w:r>
        <w:r w:rsidR="00AE64D6">
          <w:rPr>
            <w:noProof/>
            <w:webHidden/>
          </w:rPr>
          <w:tab/>
        </w:r>
        <w:r w:rsidR="00AE64D6">
          <w:rPr>
            <w:noProof/>
            <w:webHidden/>
          </w:rPr>
          <w:fldChar w:fldCharType="begin"/>
        </w:r>
        <w:r w:rsidR="00AE64D6">
          <w:rPr>
            <w:noProof/>
            <w:webHidden/>
          </w:rPr>
          <w:instrText xml:space="preserve"> PAGEREF _Toc68996337 \h </w:instrText>
        </w:r>
        <w:r w:rsidR="00AE64D6">
          <w:rPr>
            <w:noProof/>
            <w:webHidden/>
          </w:rPr>
        </w:r>
        <w:r w:rsidR="00AE64D6">
          <w:rPr>
            <w:noProof/>
            <w:webHidden/>
          </w:rPr>
          <w:fldChar w:fldCharType="separate"/>
        </w:r>
        <w:r w:rsidR="00BD4EFF">
          <w:rPr>
            <w:noProof/>
            <w:webHidden/>
          </w:rPr>
          <w:t>33</w:t>
        </w:r>
        <w:r w:rsidR="00AE64D6">
          <w:rPr>
            <w:noProof/>
            <w:webHidden/>
          </w:rPr>
          <w:fldChar w:fldCharType="end"/>
        </w:r>
      </w:hyperlink>
    </w:p>
    <w:p w14:paraId="0912B1E4"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8" w:history="1">
        <w:r w:rsidR="00AE64D6" w:rsidRPr="00814782">
          <w:rPr>
            <w:rStyle w:val="Hyperlink"/>
            <w:noProof/>
          </w:rPr>
          <w:t>Hình 3.23 Tổng hợp kết quả nhận dạng cảm xúc khi thay đổi tỉ lệ chồng chập</w:t>
        </w:r>
        <w:r w:rsidR="00AE64D6">
          <w:rPr>
            <w:noProof/>
            <w:webHidden/>
          </w:rPr>
          <w:tab/>
        </w:r>
        <w:r w:rsidR="00AE64D6">
          <w:rPr>
            <w:noProof/>
            <w:webHidden/>
          </w:rPr>
          <w:fldChar w:fldCharType="begin"/>
        </w:r>
        <w:r w:rsidR="00AE64D6">
          <w:rPr>
            <w:noProof/>
            <w:webHidden/>
          </w:rPr>
          <w:instrText xml:space="preserve"> PAGEREF _Toc68996338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14:paraId="2D3F2264"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39" w:history="1">
        <w:r w:rsidR="00AE64D6" w:rsidRPr="00814782">
          <w:rPr>
            <w:rStyle w:val="Hyperlink"/>
            <w:noProof/>
          </w:rPr>
          <w:t>Hình 3.24 Kết quả nhận dạng cảm xúc trung tính với từng tỉ lệ chồng chập</w:t>
        </w:r>
        <w:r w:rsidR="00AE64D6">
          <w:rPr>
            <w:noProof/>
            <w:webHidden/>
          </w:rPr>
          <w:tab/>
        </w:r>
        <w:r w:rsidR="00AE64D6">
          <w:rPr>
            <w:noProof/>
            <w:webHidden/>
          </w:rPr>
          <w:fldChar w:fldCharType="begin"/>
        </w:r>
        <w:r w:rsidR="00AE64D6">
          <w:rPr>
            <w:noProof/>
            <w:webHidden/>
          </w:rPr>
          <w:instrText xml:space="preserve"> PAGEREF _Toc68996339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14:paraId="6A171065"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0" w:history="1">
        <w:r w:rsidR="00AE64D6" w:rsidRPr="00814782">
          <w:rPr>
            <w:rStyle w:val="Hyperlink"/>
            <w:noProof/>
          </w:rPr>
          <w:t>Hình 3.25 Kết quả nhận dạng cảm xúc tức giận với từng tỉ lệ chồng chập</w:t>
        </w:r>
        <w:r w:rsidR="00AE64D6">
          <w:rPr>
            <w:noProof/>
            <w:webHidden/>
          </w:rPr>
          <w:tab/>
        </w:r>
        <w:r w:rsidR="00AE64D6">
          <w:rPr>
            <w:noProof/>
            <w:webHidden/>
          </w:rPr>
          <w:fldChar w:fldCharType="begin"/>
        </w:r>
        <w:r w:rsidR="00AE64D6">
          <w:rPr>
            <w:noProof/>
            <w:webHidden/>
          </w:rPr>
          <w:instrText xml:space="preserve"> PAGEREF _Toc68996340 \h </w:instrText>
        </w:r>
        <w:r w:rsidR="00AE64D6">
          <w:rPr>
            <w:noProof/>
            <w:webHidden/>
          </w:rPr>
        </w:r>
        <w:r w:rsidR="00AE64D6">
          <w:rPr>
            <w:noProof/>
            <w:webHidden/>
          </w:rPr>
          <w:fldChar w:fldCharType="separate"/>
        </w:r>
        <w:r w:rsidR="00BD4EFF">
          <w:rPr>
            <w:noProof/>
            <w:webHidden/>
          </w:rPr>
          <w:t>36</w:t>
        </w:r>
        <w:r w:rsidR="00AE64D6">
          <w:rPr>
            <w:noProof/>
            <w:webHidden/>
          </w:rPr>
          <w:fldChar w:fldCharType="end"/>
        </w:r>
      </w:hyperlink>
    </w:p>
    <w:p w14:paraId="11DCEA21"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1" w:history="1">
        <w:r w:rsidR="00AE64D6" w:rsidRPr="00814782">
          <w:rPr>
            <w:rStyle w:val="Hyperlink"/>
            <w:noProof/>
          </w:rPr>
          <w:t>Hình 3.26 Kết quả nhận dạng cảm xúc ghét bỏ với từng tỉ lệ chồng chập</w:t>
        </w:r>
        <w:r w:rsidR="00AE64D6">
          <w:rPr>
            <w:noProof/>
            <w:webHidden/>
          </w:rPr>
          <w:tab/>
        </w:r>
        <w:r w:rsidR="00AE64D6">
          <w:rPr>
            <w:noProof/>
            <w:webHidden/>
          </w:rPr>
          <w:fldChar w:fldCharType="begin"/>
        </w:r>
        <w:r w:rsidR="00AE64D6">
          <w:rPr>
            <w:noProof/>
            <w:webHidden/>
          </w:rPr>
          <w:instrText xml:space="preserve"> PAGEREF _Toc68996341 \h </w:instrText>
        </w:r>
        <w:r w:rsidR="00AE64D6">
          <w:rPr>
            <w:noProof/>
            <w:webHidden/>
          </w:rPr>
        </w:r>
        <w:r w:rsidR="00AE64D6">
          <w:rPr>
            <w:noProof/>
            <w:webHidden/>
          </w:rPr>
          <w:fldChar w:fldCharType="separate"/>
        </w:r>
        <w:r w:rsidR="00BD4EFF">
          <w:rPr>
            <w:noProof/>
            <w:webHidden/>
          </w:rPr>
          <w:t>37</w:t>
        </w:r>
        <w:r w:rsidR="00AE64D6">
          <w:rPr>
            <w:noProof/>
            <w:webHidden/>
          </w:rPr>
          <w:fldChar w:fldCharType="end"/>
        </w:r>
      </w:hyperlink>
    </w:p>
    <w:p w14:paraId="630EBBFE"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2" w:history="1">
        <w:r w:rsidR="00AE64D6" w:rsidRPr="00814782">
          <w:rPr>
            <w:rStyle w:val="Hyperlink"/>
            <w:noProof/>
          </w:rPr>
          <w:t>Hình 3.27 Kết quả nhận dạng cảm xúc đau buồn với từng tỉ lệ chồng chập</w:t>
        </w:r>
        <w:r w:rsidR="00AE64D6">
          <w:rPr>
            <w:noProof/>
            <w:webHidden/>
          </w:rPr>
          <w:tab/>
        </w:r>
        <w:r w:rsidR="00AE64D6">
          <w:rPr>
            <w:noProof/>
            <w:webHidden/>
          </w:rPr>
          <w:fldChar w:fldCharType="begin"/>
        </w:r>
        <w:r w:rsidR="00AE64D6">
          <w:rPr>
            <w:noProof/>
            <w:webHidden/>
          </w:rPr>
          <w:instrText xml:space="preserve"> PAGEREF _Toc68996342 \h </w:instrText>
        </w:r>
        <w:r w:rsidR="00AE64D6">
          <w:rPr>
            <w:noProof/>
            <w:webHidden/>
          </w:rPr>
        </w:r>
        <w:r w:rsidR="00AE64D6">
          <w:rPr>
            <w:noProof/>
            <w:webHidden/>
          </w:rPr>
          <w:fldChar w:fldCharType="separate"/>
        </w:r>
        <w:r w:rsidR="00BD4EFF">
          <w:rPr>
            <w:noProof/>
            <w:webHidden/>
          </w:rPr>
          <w:t>38</w:t>
        </w:r>
        <w:r w:rsidR="00AE64D6">
          <w:rPr>
            <w:noProof/>
            <w:webHidden/>
          </w:rPr>
          <w:fldChar w:fldCharType="end"/>
        </w:r>
      </w:hyperlink>
    </w:p>
    <w:p w14:paraId="474EEE78"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3" w:history="1">
        <w:r w:rsidR="00AE64D6" w:rsidRPr="00814782">
          <w:rPr>
            <w:rStyle w:val="Hyperlink"/>
            <w:noProof/>
          </w:rPr>
          <w:t>Hình 3.28 Kết quả nhận dạng cảm xúc đồng cảm với từng tỉ lệ chồng chập</w:t>
        </w:r>
        <w:r w:rsidR="00AE64D6">
          <w:rPr>
            <w:noProof/>
            <w:webHidden/>
          </w:rPr>
          <w:tab/>
        </w:r>
        <w:r w:rsidR="00AE64D6">
          <w:rPr>
            <w:noProof/>
            <w:webHidden/>
          </w:rPr>
          <w:fldChar w:fldCharType="begin"/>
        </w:r>
        <w:r w:rsidR="00AE64D6">
          <w:rPr>
            <w:noProof/>
            <w:webHidden/>
          </w:rPr>
          <w:instrText xml:space="preserve"> PAGEREF _Toc68996343 \h </w:instrText>
        </w:r>
        <w:r w:rsidR="00AE64D6">
          <w:rPr>
            <w:noProof/>
            <w:webHidden/>
          </w:rPr>
        </w:r>
        <w:r w:rsidR="00AE64D6">
          <w:rPr>
            <w:noProof/>
            <w:webHidden/>
          </w:rPr>
          <w:fldChar w:fldCharType="separate"/>
        </w:r>
        <w:r w:rsidR="00BD4EFF">
          <w:rPr>
            <w:noProof/>
            <w:webHidden/>
          </w:rPr>
          <w:t>39</w:t>
        </w:r>
        <w:r w:rsidR="00AE64D6">
          <w:rPr>
            <w:noProof/>
            <w:webHidden/>
          </w:rPr>
          <w:fldChar w:fldCharType="end"/>
        </w:r>
      </w:hyperlink>
    </w:p>
    <w:p w14:paraId="3A1F3A5A"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4" w:history="1">
        <w:r w:rsidR="00AE64D6" w:rsidRPr="00814782">
          <w:rPr>
            <w:rStyle w:val="Hyperlink"/>
            <w:noProof/>
          </w:rPr>
          <w:t>Hình 3.29 Kết quả nhận dạng cảm xúc lãng mạn với từng tỉ lệ chồng chập</w:t>
        </w:r>
        <w:r w:rsidR="00AE64D6">
          <w:rPr>
            <w:noProof/>
            <w:webHidden/>
          </w:rPr>
          <w:tab/>
        </w:r>
        <w:r w:rsidR="00AE64D6">
          <w:rPr>
            <w:noProof/>
            <w:webHidden/>
          </w:rPr>
          <w:fldChar w:fldCharType="begin"/>
        </w:r>
        <w:r w:rsidR="00AE64D6">
          <w:rPr>
            <w:noProof/>
            <w:webHidden/>
          </w:rPr>
          <w:instrText xml:space="preserve"> PAGEREF _Toc68996344 \h </w:instrText>
        </w:r>
        <w:r w:rsidR="00AE64D6">
          <w:rPr>
            <w:noProof/>
            <w:webHidden/>
          </w:rPr>
        </w:r>
        <w:r w:rsidR="00AE64D6">
          <w:rPr>
            <w:noProof/>
            <w:webHidden/>
          </w:rPr>
          <w:fldChar w:fldCharType="separate"/>
        </w:r>
        <w:r w:rsidR="00BD4EFF">
          <w:rPr>
            <w:noProof/>
            <w:webHidden/>
          </w:rPr>
          <w:t>40</w:t>
        </w:r>
        <w:r w:rsidR="00AE64D6">
          <w:rPr>
            <w:noProof/>
            <w:webHidden/>
          </w:rPr>
          <w:fldChar w:fldCharType="end"/>
        </w:r>
      </w:hyperlink>
    </w:p>
    <w:p w14:paraId="5B0E507B"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5" w:history="1">
        <w:r w:rsidR="00AE64D6" w:rsidRPr="00814782">
          <w:rPr>
            <w:rStyle w:val="Hyperlink"/>
            <w:noProof/>
          </w:rPr>
          <w:t>Hình 3.30 Kết quả nhận dạng cảm xúc vui vẻ với từng tỉ lệ chồng chập\</w:t>
        </w:r>
        <w:r w:rsidR="00AE64D6">
          <w:rPr>
            <w:noProof/>
            <w:webHidden/>
          </w:rPr>
          <w:tab/>
        </w:r>
        <w:r w:rsidR="00AE64D6">
          <w:rPr>
            <w:noProof/>
            <w:webHidden/>
          </w:rPr>
          <w:fldChar w:fldCharType="begin"/>
        </w:r>
        <w:r w:rsidR="00AE64D6">
          <w:rPr>
            <w:noProof/>
            <w:webHidden/>
          </w:rPr>
          <w:instrText xml:space="preserve"> PAGEREF _Toc68996345 \h </w:instrText>
        </w:r>
        <w:r w:rsidR="00AE64D6">
          <w:rPr>
            <w:noProof/>
            <w:webHidden/>
          </w:rPr>
        </w:r>
        <w:r w:rsidR="00AE64D6">
          <w:rPr>
            <w:noProof/>
            <w:webHidden/>
          </w:rPr>
          <w:fldChar w:fldCharType="separate"/>
        </w:r>
        <w:r w:rsidR="00BD4EFF">
          <w:rPr>
            <w:noProof/>
            <w:webHidden/>
          </w:rPr>
          <w:t>41</w:t>
        </w:r>
        <w:r w:rsidR="00AE64D6">
          <w:rPr>
            <w:noProof/>
            <w:webHidden/>
          </w:rPr>
          <w:fldChar w:fldCharType="end"/>
        </w:r>
      </w:hyperlink>
    </w:p>
    <w:p w14:paraId="4F326AF4"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6" w:history="1">
        <w:r w:rsidR="00AE64D6" w:rsidRPr="00814782">
          <w:rPr>
            <w:rStyle w:val="Hyperlink"/>
            <w:noProof/>
          </w:rPr>
          <w:t>Hình 3.31 Kết quả nhận dạng cảm xúc tôn trọng với từng tỉ lệ chồng chập</w:t>
        </w:r>
        <w:r w:rsidR="00AE64D6">
          <w:rPr>
            <w:noProof/>
            <w:webHidden/>
          </w:rPr>
          <w:tab/>
        </w:r>
        <w:r w:rsidR="00AE64D6">
          <w:rPr>
            <w:noProof/>
            <w:webHidden/>
          </w:rPr>
          <w:fldChar w:fldCharType="begin"/>
        </w:r>
        <w:r w:rsidR="00AE64D6">
          <w:rPr>
            <w:noProof/>
            <w:webHidden/>
          </w:rPr>
          <w:instrText xml:space="preserve"> PAGEREF _Toc68996346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14:paraId="5C3DFE89"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7" w:history="1">
        <w:r w:rsidR="00AE64D6" w:rsidRPr="00814782">
          <w:rPr>
            <w:rStyle w:val="Hyperlink"/>
            <w:noProof/>
          </w:rPr>
          <w:t>Hình 3.32 Kết quả nhận dạng 3 trạng thái của cảm xúc với mô hình SVM</w:t>
        </w:r>
        <w:r w:rsidR="00AE64D6">
          <w:rPr>
            <w:noProof/>
            <w:webHidden/>
          </w:rPr>
          <w:tab/>
        </w:r>
        <w:r w:rsidR="00AE64D6">
          <w:rPr>
            <w:noProof/>
            <w:webHidden/>
          </w:rPr>
          <w:fldChar w:fldCharType="begin"/>
        </w:r>
        <w:r w:rsidR="00AE64D6">
          <w:rPr>
            <w:noProof/>
            <w:webHidden/>
          </w:rPr>
          <w:instrText xml:space="preserve"> PAGEREF _Toc68996347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14:paraId="515ABD30"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48" w:history="1">
        <w:r w:rsidR="00AE64D6" w:rsidRPr="00814782">
          <w:rPr>
            <w:rStyle w:val="Hyperlink"/>
            <w:noProof/>
          </w:rPr>
          <w:t>Hình 3.33 Kết quả nhận dạng 3 trạng thái của cảm xúc với mô hình RF</w:t>
        </w:r>
        <w:r w:rsidR="00AE64D6">
          <w:rPr>
            <w:noProof/>
            <w:webHidden/>
          </w:rPr>
          <w:tab/>
        </w:r>
        <w:r w:rsidR="00AE64D6">
          <w:rPr>
            <w:noProof/>
            <w:webHidden/>
          </w:rPr>
          <w:fldChar w:fldCharType="begin"/>
        </w:r>
        <w:r w:rsidR="00AE64D6">
          <w:rPr>
            <w:noProof/>
            <w:webHidden/>
          </w:rPr>
          <w:instrText xml:space="preserve"> PAGEREF _Toc68996348 \h </w:instrText>
        </w:r>
        <w:r w:rsidR="00AE64D6">
          <w:rPr>
            <w:noProof/>
            <w:webHidden/>
          </w:rPr>
        </w:r>
        <w:r w:rsidR="00AE64D6">
          <w:rPr>
            <w:noProof/>
            <w:webHidden/>
          </w:rPr>
          <w:fldChar w:fldCharType="separate"/>
        </w:r>
        <w:r w:rsidR="00BD4EFF">
          <w:rPr>
            <w:noProof/>
            <w:webHidden/>
          </w:rPr>
          <w:t>43</w:t>
        </w:r>
        <w:r w:rsidR="00AE64D6">
          <w:rPr>
            <w:noProof/>
            <w:webHidden/>
          </w:rPr>
          <w:fldChar w:fldCharType="end"/>
        </w:r>
      </w:hyperlink>
    </w:p>
    <w:p w14:paraId="2118B81A" w14:textId="77777777" w:rsidR="00DD469A" w:rsidRDefault="00B71FD6">
      <w:pPr>
        <w:spacing w:after="160" w:line="259" w:lineRule="auto"/>
        <w:jc w:val="left"/>
      </w:pPr>
      <w:r>
        <w:fldChar w:fldCharType="end"/>
      </w:r>
    </w:p>
    <w:p w14:paraId="4C5B72DE" w14:textId="77777777" w:rsidR="00DD469A" w:rsidRDefault="00DD469A">
      <w:pPr>
        <w:spacing w:after="160" w:line="259" w:lineRule="auto"/>
        <w:jc w:val="left"/>
      </w:pPr>
      <w:r>
        <w:br w:type="page"/>
      </w:r>
    </w:p>
    <w:p w14:paraId="6B529C0B" w14:textId="77777777" w:rsidR="00D36778" w:rsidRDefault="00DD469A" w:rsidP="004509E9">
      <w:pPr>
        <w:spacing w:after="160" w:line="259" w:lineRule="auto"/>
        <w:jc w:val="center"/>
        <w:rPr>
          <w:b/>
        </w:rPr>
      </w:pPr>
      <w:r w:rsidRPr="00D36778">
        <w:rPr>
          <w:b/>
        </w:rPr>
        <w:lastRenderedPageBreak/>
        <w:t xml:space="preserve">DANH MỤC </w:t>
      </w:r>
      <w:r w:rsidR="009C3460">
        <w:rPr>
          <w:b/>
        </w:rPr>
        <w:t>BẢNG</w:t>
      </w:r>
    </w:p>
    <w:p w14:paraId="5B393354" w14:textId="77777777" w:rsidR="00AE64D6"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8996349" w:history="1">
        <w:r w:rsidR="00AE64D6" w:rsidRPr="003F6450">
          <w:rPr>
            <w:rStyle w:val="Hyperlink"/>
            <w:noProof/>
          </w:rPr>
          <w:t>Bảng 2.1 Kết quả nhận dạng cảm xúc của từng mô hình</w:t>
        </w:r>
        <w:r w:rsidR="00AE64D6">
          <w:rPr>
            <w:noProof/>
            <w:webHidden/>
          </w:rPr>
          <w:tab/>
        </w:r>
        <w:r w:rsidR="00AE64D6">
          <w:rPr>
            <w:noProof/>
            <w:webHidden/>
          </w:rPr>
          <w:fldChar w:fldCharType="begin"/>
        </w:r>
        <w:r w:rsidR="00AE64D6">
          <w:rPr>
            <w:noProof/>
            <w:webHidden/>
          </w:rPr>
          <w:instrText xml:space="preserve"> PAGEREF _Toc68996349 \h </w:instrText>
        </w:r>
        <w:r w:rsidR="00AE64D6">
          <w:rPr>
            <w:noProof/>
            <w:webHidden/>
          </w:rPr>
        </w:r>
        <w:r w:rsidR="00AE64D6">
          <w:rPr>
            <w:noProof/>
            <w:webHidden/>
          </w:rPr>
          <w:fldChar w:fldCharType="separate"/>
        </w:r>
        <w:r w:rsidR="00BD4EFF">
          <w:rPr>
            <w:noProof/>
            <w:webHidden/>
          </w:rPr>
          <w:t>22</w:t>
        </w:r>
        <w:r w:rsidR="00AE64D6">
          <w:rPr>
            <w:noProof/>
            <w:webHidden/>
          </w:rPr>
          <w:fldChar w:fldCharType="end"/>
        </w:r>
      </w:hyperlink>
    </w:p>
    <w:p w14:paraId="3C72F58F"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0" w:history="1">
        <w:r w:rsidR="00AE64D6" w:rsidRPr="003F6450">
          <w:rPr>
            <w:rStyle w:val="Hyperlink"/>
            <w:noProof/>
          </w:rPr>
          <w:t>Bảng 3.1 Kết quả nhận dạng của 2 mô hình SVM và RF</w:t>
        </w:r>
        <w:r w:rsidR="00AE64D6">
          <w:rPr>
            <w:noProof/>
            <w:webHidden/>
          </w:rPr>
          <w:tab/>
        </w:r>
        <w:r w:rsidR="00AE64D6">
          <w:rPr>
            <w:noProof/>
            <w:webHidden/>
          </w:rPr>
          <w:fldChar w:fldCharType="begin"/>
        </w:r>
        <w:r w:rsidR="00AE64D6">
          <w:rPr>
            <w:noProof/>
            <w:webHidden/>
          </w:rPr>
          <w:instrText xml:space="preserve"> PAGEREF _Toc68996350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14:paraId="214332D6"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1" w:history="1">
        <w:r w:rsidR="00AE64D6" w:rsidRPr="003F6450">
          <w:rPr>
            <w:rStyle w:val="Hyperlink"/>
            <w:noProof/>
          </w:rPr>
          <w:t>Bảng 3.2 Tỉ lệ nhận dạng của trạng thái cảm xúc trung tính</w:t>
        </w:r>
        <w:r w:rsidR="00AE64D6">
          <w:rPr>
            <w:noProof/>
            <w:webHidden/>
          </w:rPr>
          <w:tab/>
        </w:r>
        <w:r w:rsidR="00AE64D6">
          <w:rPr>
            <w:noProof/>
            <w:webHidden/>
          </w:rPr>
          <w:fldChar w:fldCharType="begin"/>
        </w:r>
        <w:r w:rsidR="00AE64D6">
          <w:rPr>
            <w:noProof/>
            <w:webHidden/>
          </w:rPr>
          <w:instrText xml:space="preserve"> PAGEREF _Toc68996351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14:paraId="2A0204F3"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2" w:history="1">
        <w:r w:rsidR="00AE64D6" w:rsidRPr="003F6450">
          <w:rPr>
            <w:rStyle w:val="Hyperlink"/>
            <w:noProof/>
          </w:rPr>
          <w:t>Bảng 3.3 Tỉ lệ nhận dạng của trạng thái cảm xúc tức giận</w:t>
        </w:r>
        <w:r w:rsidR="00AE64D6">
          <w:rPr>
            <w:noProof/>
            <w:webHidden/>
          </w:rPr>
          <w:tab/>
        </w:r>
        <w:r w:rsidR="00AE64D6">
          <w:rPr>
            <w:noProof/>
            <w:webHidden/>
          </w:rPr>
          <w:fldChar w:fldCharType="begin"/>
        </w:r>
        <w:r w:rsidR="00AE64D6">
          <w:rPr>
            <w:noProof/>
            <w:webHidden/>
          </w:rPr>
          <w:instrText xml:space="preserve"> PAGEREF _Toc68996352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14:paraId="2A84A383"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3" w:history="1">
        <w:r w:rsidR="00AE64D6" w:rsidRPr="003F6450">
          <w:rPr>
            <w:rStyle w:val="Hyperlink"/>
            <w:noProof/>
          </w:rPr>
          <w:t>Bảng 3.4 Tỉ lệ nhận dạng của trạng thái cảm xúc ghét bỏ</w:t>
        </w:r>
        <w:r w:rsidR="00AE64D6">
          <w:rPr>
            <w:noProof/>
            <w:webHidden/>
          </w:rPr>
          <w:tab/>
        </w:r>
        <w:r w:rsidR="00AE64D6">
          <w:rPr>
            <w:noProof/>
            <w:webHidden/>
          </w:rPr>
          <w:fldChar w:fldCharType="begin"/>
        </w:r>
        <w:r w:rsidR="00AE64D6">
          <w:rPr>
            <w:noProof/>
            <w:webHidden/>
          </w:rPr>
          <w:instrText xml:space="preserve"> PAGEREF _Toc68996353 \h </w:instrText>
        </w:r>
        <w:r w:rsidR="00AE64D6">
          <w:rPr>
            <w:noProof/>
            <w:webHidden/>
          </w:rPr>
        </w:r>
        <w:r w:rsidR="00AE64D6">
          <w:rPr>
            <w:noProof/>
            <w:webHidden/>
          </w:rPr>
          <w:fldChar w:fldCharType="separate"/>
        </w:r>
        <w:r w:rsidR="00BD4EFF">
          <w:rPr>
            <w:noProof/>
            <w:webHidden/>
          </w:rPr>
          <w:t>36</w:t>
        </w:r>
        <w:r w:rsidR="00AE64D6">
          <w:rPr>
            <w:noProof/>
            <w:webHidden/>
          </w:rPr>
          <w:fldChar w:fldCharType="end"/>
        </w:r>
      </w:hyperlink>
    </w:p>
    <w:p w14:paraId="3D81AC23"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4" w:history="1">
        <w:r w:rsidR="00AE64D6" w:rsidRPr="003F6450">
          <w:rPr>
            <w:rStyle w:val="Hyperlink"/>
            <w:noProof/>
          </w:rPr>
          <w:t>Bảng 3.5 Tỉ lệ nhận dạng của trạng thái cảm xúc đau buồn</w:t>
        </w:r>
        <w:r w:rsidR="00AE64D6">
          <w:rPr>
            <w:noProof/>
            <w:webHidden/>
          </w:rPr>
          <w:tab/>
        </w:r>
        <w:r w:rsidR="00AE64D6">
          <w:rPr>
            <w:noProof/>
            <w:webHidden/>
          </w:rPr>
          <w:fldChar w:fldCharType="begin"/>
        </w:r>
        <w:r w:rsidR="00AE64D6">
          <w:rPr>
            <w:noProof/>
            <w:webHidden/>
          </w:rPr>
          <w:instrText xml:space="preserve"> PAGEREF _Toc68996354 \h </w:instrText>
        </w:r>
        <w:r w:rsidR="00AE64D6">
          <w:rPr>
            <w:noProof/>
            <w:webHidden/>
          </w:rPr>
        </w:r>
        <w:r w:rsidR="00AE64D6">
          <w:rPr>
            <w:noProof/>
            <w:webHidden/>
          </w:rPr>
          <w:fldChar w:fldCharType="separate"/>
        </w:r>
        <w:r w:rsidR="00BD4EFF">
          <w:rPr>
            <w:noProof/>
            <w:webHidden/>
          </w:rPr>
          <w:t>37</w:t>
        </w:r>
        <w:r w:rsidR="00AE64D6">
          <w:rPr>
            <w:noProof/>
            <w:webHidden/>
          </w:rPr>
          <w:fldChar w:fldCharType="end"/>
        </w:r>
      </w:hyperlink>
    </w:p>
    <w:p w14:paraId="32B5827F"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5" w:history="1">
        <w:r w:rsidR="00AE64D6" w:rsidRPr="003F6450">
          <w:rPr>
            <w:rStyle w:val="Hyperlink"/>
            <w:noProof/>
          </w:rPr>
          <w:t>Bảng 3.6 Tỉ lệ nhận dạng của trạng thái cảm xúc đồng cảm</w:t>
        </w:r>
        <w:r w:rsidR="00AE64D6">
          <w:rPr>
            <w:noProof/>
            <w:webHidden/>
          </w:rPr>
          <w:tab/>
        </w:r>
        <w:r w:rsidR="00AE64D6">
          <w:rPr>
            <w:noProof/>
            <w:webHidden/>
          </w:rPr>
          <w:fldChar w:fldCharType="begin"/>
        </w:r>
        <w:r w:rsidR="00AE64D6">
          <w:rPr>
            <w:noProof/>
            <w:webHidden/>
          </w:rPr>
          <w:instrText xml:space="preserve"> PAGEREF _Toc68996355 \h </w:instrText>
        </w:r>
        <w:r w:rsidR="00AE64D6">
          <w:rPr>
            <w:noProof/>
            <w:webHidden/>
          </w:rPr>
        </w:r>
        <w:r w:rsidR="00AE64D6">
          <w:rPr>
            <w:noProof/>
            <w:webHidden/>
          </w:rPr>
          <w:fldChar w:fldCharType="separate"/>
        </w:r>
        <w:r w:rsidR="00BD4EFF">
          <w:rPr>
            <w:noProof/>
            <w:webHidden/>
          </w:rPr>
          <w:t>38</w:t>
        </w:r>
        <w:r w:rsidR="00AE64D6">
          <w:rPr>
            <w:noProof/>
            <w:webHidden/>
          </w:rPr>
          <w:fldChar w:fldCharType="end"/>
        </w:r>
      </w:hyperlink>
    </w:p>
    <w:p w14:paraId="785C1C6C"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6" w:history="1">
        <w:r w:rsidR="00AE64D6" w:rsidRPr="003F6450">
          <w:rPr>
            <w:rStyle w:val="Hyperlink"/>
            <w:noProof/>
          </w:rPr>
          <w:t>Bảng 3.7 Tỉ lệ nhận dạng của trạng thái cảm xúc lãng mạn</w:t>
        </w:r>
        <w:r w:rsidR="00AE64D6">
          <w:rPr>
            <w:noProof/>
            <w:webHidden/>
          </w:rPr>
          <w:tab/>
        </w:r>
        <w:r w:rsidR="00AE64D6">
          <w:rPr>
            <w:noProof/>
            <w:webHidden/>
          </w:rPr>
          <w:fldChar w:fldCharType="begin"/>
        </w:r>
        <w:r w:rsidR="00AE64D6">
          <w:rPr>
            <w:noProof/>
            <w:webHidden/>
          </w:rPr>
          <w:instrText xml:space="preserve"> PAGEREF _Toc68996356 \h </w:instrText>
        </w:r>
        <w:r w:rsidR="00AE64D6">
          <w:rPr>
            <w:noProof/>
            <w:webHidden/>
          </w:rPr>
        </w:r>
        <w:r w:rsidR="00AE64D6">
          <w:rPr>
            <w:noProof/>
            <w:webHidden/>
          </w:rPr>
          <w:fldChar w:fldCharType="separate"/>
        </w:r>
        <w:r w:rsidR="00BD4EFF">
          <w:rPr>
            <w:noProof/>
            <w:webHidden/>
          </w:rPr>
          <w:t>39</w:t>
        </w:r>
        <w:r w:rsidR="00AE64D6">
          <w:rPr>
            <w:noProof/>
            <w:webHidden/>
          </w:rPr>
          <w:fldChar w:fldCharType="end"/>
        </w:r>
      </w:hyperlink>
    </w:p>
    <w:p w14:paraId="00BB56B8"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7" w:history="1">
        <w:r w:rsidR="00AE64D6" w:rsidRPr="003F6450">
          <w:rPr>
            <w:rStyle w:val="Hyperlink"/>
            <w:noProof/>
          </w:rPr>
          <w:t>Bảng 3.8 Tỉ lệ nhận dạng của trạng thái cảm xúc vui vẻ</w:t>
        </w:r>
        <w:r w:rsidR="00AE64D6">
          <w:rPr>
            <w:noProof/>
            <w:webHidden/>
          </w:rPr>
          <w:tab/>
        </w:r>
        <w:r w:rsidR="00AE64D6">
          <w:rPr>
            <w:noProof/>
            <w:webHidden/>
          </w:rPr>
          <w:fldChar w:fldCharType="begin"/>
        </w:r>
        <w:r w:rsidR="00AE64D6">
          <w:rPr>
            <w:noProof/>
            <w:webHidden/>
          </w:rPr>
          <w:instrText xml:space="preserve"> PAGEREF _Toc68996357 \h </w:instrText>
        </w:r>
        <w:r w:rsidR="00AE64D6">
          <w:rPr>
            <w:noProof/>
            <w:webHidden/>
          </w:rPr>
        </w:r>
        <w:r w:rsidR="00AE64D6">
          <w:rPr>
            <w:noProof/>
            <w:webHidden/>
          </w:rPr>
          <w:fldChar w:fldCharType="separate"/>
        </w:r>
        <w:r w:rsidR="00BD4EFF">
          <w:rPr>
            <w:noProof/>
            <w:webHidden/>
          </w:rPr>
          <w:t>40</w:t>
        </w:r>
        <w:r w:rsidR="00AE64D6">
          <w:rPr>
            <w:noProof/>
            <w:webHidden/>
          </w:rPr>
          <w:fldChar w:fldCharType="end"/>
        </w:r>
      </w:hyperlink>
    </w:p>
    <w:p w14:paraId="2DFA9182" w14:textId="77777777" w:rsidR="00AE64D6" w:rsidRDefault="00354746">
      <w:pPr>
        <w:pStyle w:val="TableofFigures"/>
        <w:tabs>
          <w:tab w:val="right" w:leader="dot" w:pos="8494"/>
        </w:tabs>
        <w:rPr>
          <w:rFonts w:asciiTheme="minorHAnsi" w:eastAsiaTheme="minorEastAsia" w:hAnsiTheme="minorHAnsi" w:cstheme="minorBidi"/>
          <w:noProof/>
          <w:color w:val="auto"/>
          <w:sz w:val="22"/>
          <w:szCs w:val="22"/>
        </w:rPr>
      </w:pPr>
      <w:hyperlink w:anchor="_Toc68996358" w:history="1">
        <w:r w:rsidR="00AE64D6" w:rsidRPr="003F6450">
          <w:rPr>
            <w:rStyle w:val="Hyperlink"/>
            <w:noProof/>
          </w:rPr>
          <w:t>Bảng 3.9 Tỉ lệ nhận dạng của trạng thái cảm xúc tôn trọng</w:t>
        </w:r>
        <w:r w:rsidR="00AE64D6">
          <w:rPr>
            <w:noProof/>
            <w:webHidden/>
          </w:rPr>
          <w:tab/>
        </w:r>
        <w:r w:rsidR="00AE64D6">
          <w:rPr>
            <w:noProof/>
            <w:webHidden/>
          </w:rPr>
          <w:fldChar w:fldCharType="begin"/>
        </w:r>
        <w:r w:rsidR="00AE64D6">
          <w:rPr>
            <w:noProof/>
            <w:webHidden/>
          </w:rPr>
          <w:instrText xml:space="preserve"> PAGEREF _Toc68996358 \h </w:instrText>
        </w:r>
        <w:r w:rsidR="00AE64D6">
          <w:rPr>
            <w:noProof/>
            <w:webHidden/>
          </w:rPr>
        </w:r>
        <w:r w:rsidR="00AE64D6">
          <w:rPr>
            <w:noProof/>
            <w:webHidden/>
          </w:rPr>
          <w:fldChar w:fldCharType="separate"/>
        </w:r>
        <w:r w:rsidR="00BD4EFF">
          <w:rPr>
            <w:noProof/>
            <w:webHidden/>
          </w:rPr>
          <w:t>41</w:t>
        </w:r>
        <w:r w:rsidR="00AE64D6">
          <w:rPr>
            <w:noProof/>
            <w:webHidden/>
          </w:rPr>
          <w:fldChar w:fldCharType="end"/>
        </w:r>
      </w:hyperlink>
    </w:p>
    <w:p w14:paraId="00ACF8B4" w14:textId="77777777" w:rsidR="00D4116E" w:rsidRDefault="000A2EA4" w:rsidP="009C3460">
      <w:pPr>
        <w:spacing w:after="160" w:line="259" w:lineRule="auto"/>
        <w:jc w:val="center"/>
      </w:pPr>
      <w:r>
        <w:fldChar w:fldCharType="end"/>
      </w:r>
    </w:p>
    <w:p w14:paraId="06CDD385" w14:textId="77777777" w:rsidR="00D4116E" w:rsidRDefault="00D4116E" w:rsidP="00D4116E">
      <w:r>
        <w:br w:type="page"/>
      </w:r>
    </w:p>
    <w:p w14:paraId="2138410A" w14:textId="77777777" w:rsidR="00DD469A" w:rsidRDefault="009C3460" w:rsidP="009C3460">
      <w:pPr>
        <w:spacing w:after="160" w:line="259" w:lineRule="auto"/>
        <w:jc w:val="center"/>
        <w:rPr>
          <w:b/>
        </w:rPr>
      </w:pPr>
      <w:r w:rsidRPr="009C3460">
        <w:rPr>
          <w:b/>
        </w:rPr>
        <w:lastRenderedPageBreak/>
        <w:t>DANH MỤC TỪ VIẾT TẮT</w:t>
      </w:r>
    </w:p>
    <w:p w14:paraId="0623EE4F" w14:textId="77777777"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14:paraId="2CFF8344" w14:textId="77777777" w:rsidTr="00677A34">
        <w:tc>
          <w:tcPr>
            <w:tcW w:w="1080" w:type="dxa"/>
          </w:tcPr>
          <w:p w14:paraId="2B79FFBA" w14:textId="77777777" w:rsidR="00677A34" w:rsidRDefault="00677A34" w:rsidP="009A518B">
            <w:pPr>
              <w:spacing w:after="160" w:line="259" w:lineRule="auto"/>
              <w:jc w:val="left"/>
              <w:rPr>
                <w:b/>
              </w:rPr>
            </w:pPr>
            <w:r>
              <w:rPr>
                <w:b/>
              </w:rPr>
              <w:t>EMG</w:t>
            </w:r>
          </w:p>
        </w:tc>
        <w:tc>
          <w:tcPr>
            <w:tcW w:w="3872" w:type="dxa"/>
          </w:tcPr>
          <w:p w14:paraId="025450CD" w14:textId="77777777" w:rsidR="00677A34" w:rsidRPr="009A518B" w:rsidRDefault="00677A34" w:rsidP="009A518B">
            <w:pPr>
              <w:spacing w:after="160" w:line="259" w:lineRule="auto"/>
              <w:jc w:val="left"/>
            </w:pPr>
            <w:r>
              <w:t>Electromyogram</w:t>
            </w:r>
          </w:p>
        </w:tc>
        <w:tc>
          <w:tcPr>
            <w:tcW w:w="3282" w:type="dxa"/>
          </w:tcPr>
          <w:p w14:paraId="77AC6DDC" w14:textId="77777777" w:rsidR="00677A34" w:rsidRDefault="00677A34" w:rsidP="009A518B">
            <w:pPr>
              <w:spacing w:after="160" w:line="259" w:lineRule="auto"/>
              <w:jc w:val="left"/>
            </w:pPr>
            <w:proofErr w:type="spellStart"/>
            <w:r>
              <w:t>Điện</w:t>
            </w:r>
            <w:proofErr w:type="spellEnd"/>
            <w:r>
              <w:t xml:space="preserve"> </w:t>
            </w:r>
            <w:proofErr w:type="spellStart"/>
            <w:r>
              <w:t>cơ</w:t>
            </w:r>
            <w:proofErr w:type="spellEnd"/>
            <w:r>
              <w:t xml:space="preserve"> </w:t>
            </w:r>
            <w:proofErr w:type="spellStart"/>
            <w:r>
              <w:t>đồ</w:t>
            </w:r>
            <w:proofErr w:type="spellEnd"/>
          </w:p>
        </w:tc>
      </w:tr>
      <w:tr w:rsidR="00677A34" w14:paraId="11F28504" w14:textId="77777777" w:rsidTr="00677A34">
        <w:tc>
          <w:tcPr>
            <w:tcW w:w="1080" w:type="dxa"/>
          </w:tcPr>
          <w:p w14:paraId="615B994C" w14:textId="77777777" w:rsidR="00677A34" w:rsidRDefault="00677A34" w:rsidP="009A518B">
            <w:pPr>
              <w:spacing w:after="160" w:line="259" w:lineRule="auto"/>
              <w:jc w:val="left"/>
              <w:rPr>
                <w:b/>
              </w:rPr>
            </w:pPr>
            <w:r>
              <w:rPr>
                <w:b/>
              </w:rPr>
              <w:t>BVP</w:t>
            </w:r>
          </w:p>
        </w:tc>
        <w:tc>
          <w:tcPr>
            <w:tcW w:w="3872" w:type="dxa"/>
          </w:tcPr>
          <w:p w14:paraId="1214F166" w14:textId="77777777" w:rsidR="00677A34" w:rsidRDefault="00677A34" w:rsidP="009A518B">
            <w:pPr>
              <w:spacing w:after="160" w:line="259" w:lineRule="auto"/>
              <w:jc w:val="left"/>
            </w:pPr>
            <w:r>
              <w:t>Blood Volume Pressure</w:t>
            </w:r>
          </w:p>
        </w:tc>
        <w:tc>
          <w:tcPr>
            <w:tcW w:w="3282" w:type="dxa"/>
          </w:tcPr>
          <w:p w14:paraId="487D820A" w14:textId="77777777" w:rsidR="00677A34" w:rsidRDefault="00677A34" w:rsidP="009A518B">
            <w:pPr>
              <w:spacing w:after="160" w:line="259" w:lineRule="auto"/>
              <w:jc w:val="left"/>
            </w:pPr>
            <w:proofErr w:type="spellStart"/>
            <w:r>
              <w:t>Xung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p>
        </w:tc>
      </w:tr>
      <w:tr w:rsidR="00677A34" w14:paraId="65120544" w14:textId="77777777" w:rsidTr="00677A34">
        <w:tc>
          <w:tcPr>
            <w:tcW w:w="1080" w:type="dxa"/>
          </w:tcPr>
          <w:p w14:paraId="1FE59397" w14:textId="77777777" w:rsidR="00677A34" w:rsidRDefault="00677A34" w:rsidP="009A518B">
            <w:pPr>
              <w:spacing w:after="160" w:line="259" w:lineRule="auto"/>
              <w:jc w:val="left"/>
              <w:rPr>
                <w:b/>
              </w:rPr>
            </w:pPr>
            <w:r>
              <w:rPr>
                <w:b/>
              </w:rPr>
              <w:t>SC</w:t>
            </w:r>
          </w:p>
        </w:tc>
        <w:tc>
          <w:tcPr>
            <w:tcW w:w="3872" w:type="dxa"/>
          </w:tcPr>
          <w:p w14:paraId="455BD6FB" w14:textId="77777777" w:rsidR="00677A34" w:rsidRDefault="00677A34" w:rsidP="009A518B">
            <w:pPr>
              <w:spacing w:after="160" w:line="259" w:lineRule="auto"/>
              <w:jc w:val="left"/>
            </w:pPr>
            <w:r>
              <w:t>Skin Conductivity</w:t>
            </w:r>
          </w:p>
        </w:tc>
        <w:tc>
          <w:tcPr>
            <w:tcW w:w="3282" w:type="dxa"/>
          </w:tcPr>
          <w:p w14:paraId="6F532DD4" w14:textId="77777777" w:rsidR="00677A34" w:rsidRDefault="00677A34" w:rsidP="009A518B">
            <w:pPr>
              <w:spacing w:after="160" w:line="259" w:lineRule="auto"/>
              <w:jc w:val="left"/>
            </w:pPr>
            <w:proofErr w:type="spellStart"/>
            <w:r>
              <w:t>Độ</w:t>
            </w:r>
            <w:proofErr w:type="spellEnd"/>
            <w:r>
              <w:t xml:space="preserve"> </w:t>
            </w:r>
            <w:proofErr w:type="spellStart"/>
            <w:r>
              <w:t>điện</w:t>
            </w:r>
            <w:proofErr w:type="spellEnd"/>
            <w:r>
              <w:t xml:space="preserve"> </w:t>
            </w:r>
            <w:proofErr w:type="spellStart"/>
            <w:r>
              <w:t>dẫn</w:t>
            </w:r>
            <w:proofErr w:type="spellEnd"/>
            <w:r>
              <w:t xml:space="preserve"> da</w:t>
            </w:r>
          </w:p>
        </w:tc>
      </w:tr>
      <w:tr w:rsidR="00677A34" w14:paraId="78ADBCAF" w14:textId="77777777" w:rsidTr="00677A34">
        <w:tc>
          <w:tcPr>
            <w:tcW w:w="1080" w:type="dxa"/>
          </w:tcPr>
          <w:p w14:paraId="7F60E73A" w14:textId="77777777" w:rsidR="00677A34" w:rsidRDefault="00677A34" w:rsidP="009A518B">
            <w:pPr>
              <w:spacing w:after="160" w:line="259" w:lineRule="auto"/>
              <w:jc w:val="left"/>
              <w:rPr>
                <w:b/>
              </w:rPr>
            </w:pPr>
            <w:r>
              <w:rPr>
                <w:b/>
              </w:rPr>
              <w:t>RSP</w:t>
            </w:r>
          </w:p>
        </w:tc>
        <w:tc>
          <w:tcPr>
            <w:tcW w:w="3872" w:type="dxa"/>
          </w:tcPr>
          <w:p w14:paraId="4393A0FE" w14:textId="77777777" w:rsidR="00677A34" w:rsidRDefault="00677A34" w:rsidP="009A518B">
            <w:pPr>
              <w:spacing w:after="160" w:line="259" w:lineRule="auto"/>
              <w:jc w:val="left"/>
            </w:pPr>
            <w:r>
              <w:t>Respiration</w:t>
            </w:r>
          </w:p>
        </w:tc>
        <w:tc>
          <w:tcPr>
            <w:tcW w:w="3282" w:type="dxa"/>
          </w:tcPr>
          <w:p w14:paraId="1194131B" w14:textId="77777777" w:rsidR="00677A34" w:rsidRDefault="00677A34" w:rsidP="009A518B">
            <w:pPr>
              <w:spacing w:after="160" w:line="259" w:lineRule="auto"/>
              <w:jc w:val="left"/>
            </w:pPr>
            <w:proofErr w:type="spellStart"/>
            <w:r>
              <w:t>Cảm</w:t>
            </w:r>
            <w:proofErr w:type="spellEnd"/>
            <w:r>
              <w:t xml:space="preserve"> </w:t>
            </w:r>
            <w:proofErr w:type="spellStart"/>
            <w:r>
              <w:t>biến</w:t>
            </w:r>
            <w:proofErr w:type="spellEnd"/>
            <w:r>
              <w:t xml:space="preserve"> </w:t>
            </w:r>
            <w:proofErr w:type="spellStart"/>
            <w:r>
              <w:t>hô</w:t>
            </w:r>
            <w:proofErr w:type="spellEnd"/>
            <w:r>
              <w:t xml:space="preserve"> </w:t>
            </w:r>
            <w:proofErr w:type="spellStart"/>
            <w:r>
              <w:t>hấp</w:t>
            </w:r>
            <w:proofErr w:type="spellEnd"/>
          </w:p>
        </w:tc>
      </w:tr>
      <w:tr w:rsidR="00677A34" w14:paraId="75C26483" w14:textId="77777777" w:rsidTr="00677A34">
        <w:tc>
          <w:tcPr>
            <w:tcW w:w="1080" w:type="dxa"/>
          </w:tcPr>
          <w:p w14:paraId="3C2C8986" w14:textId="77777777" w:rsidR="00677A34" w:rsidRDefault="00677A34" w:rsidP="009A518B">
            <w:pPr>
              <w:spacing w:after="160" w:line="259" w:lineRule="auto"/>
              <w:jc w:val="left"/>
              <w:rPr>
                <w:b/>
              </w:rPr>
            </w:pPr>
            <w:r>
              <w:rPr>
                <w:b/>
              </w:rPr>
              <w:t>ML</w:t>
            </w:r>
          </w:p>
        </w:tc>
        <w:tc>
          <w:tcPr>
            <w:tcW w:w="3872" w:type="dxa"/>
          </w:tcPr>
          <w:p w14:paraId="13A4AE94" w14:textId="77777777" w:rsidR="00677A34" w:rsidRPr="009A518B" w:rsidRDefault="00677A34" w:rsidP="009A518B">
            <w:pPr>
              <w:spacing w:after="160" w:line="259" w:lineRule="auto"/>
              <w:jc w:val="left"/>
            </w:pPr>
            <w:r>
              <w:t>Machine Learning</w:t>
            </w:r>
          </w:p>
        </w:tc>
        <w:tc>
          <w:tcPr>
            <w:tcW w:w="3282" w:type="dxa"/>
          </w:tcPr>
          <w:p w14:paraId="2FCA0F86" w14:textId="77777777" w:rsidR="00677A34" w:rsidRDefault="00677A34" w:rsidP="009A518B">
            <w:pPr>
              <w:spacing w:after="160" w:line="259" w:lineRule="auto"/>
              <w:jc w:val="left"/>
            </w:pPr>
            <w:proofErr w:type="spellStart"/>
            <w:r>
              <w:t>Học</w:t>
            </w:r>
            <w:proofErr w:type="spellEnd"/>
            <w:r>
              <w:t xml:space="preserve"> </w:t>
            </w:r>
            <w:proofErr w:type="spellStart"/>
            <w:r>
              <w:t>máy</w:t>
            </w:r>
            <w:proofErr w:type="spellEnd"/>
          </w:p>
        </w:tc>
      </w:tr>
      <w:tr w:rsidR="00677A34" w14:paraId="4A10E9D2" w14:textId="77777777" w:rsidTr="00677A34">
        <w:tc>
          <w:tcPr>
            <w:tcW w:w="1080" w:type="dxa"/>
          </w:tcPr>
          <w:p w14:paraId="3D96F7D1" w14:textId="77777777" w:rsidR="00677A34" w:rsidRDefault="00677A34" w:rsidP="009A518B">
            <w:pPr>
              <w:spacing w:after="160" w:line="259" w:lineRule="auto"/>
              <w:jc w:val="left"/>
              <w:rPr>
                <w:b/>
              </w:rPr>
            </w:pPr>
            <w:r>
              <w:rPr>
                <w:b/>
              </w:rPr>
              <w:t>RFE</w:t>
            </w:r>
          </w:p>
        </w:tc>
        <w:tc>
          <w:tcPr>
            <w:tcW w:w="3872" w:type="dxa"/>
          </w:tcPr>
          <w:p w14:paraId="63ADDB13" w14:textId="77777777" w:rsidR="00677A34" w:rsidRDefault="00677A34" w:rsidP="009A518B">
            <w:pPr>
              <w:spacing w:after="160" w:line="259" w:lineRule="auto"/>
              <w:jc w:val="left"/>
            </w:pPr>
            <w:r>
              <w:t>Recursive Feature Elimination</w:t>
            </w:r>
          </w:p>
        </w:tc>
        <w:tc>
          <w:tcPr>
            <w:tcW w:w="3282" w:type="dxa"/>
          </w:tcPr>
          <w:p w14:paraId="1FBA530D" w14:textId="77777777" w:rsidR="00677A34" w:rsidRDefault="00677A34" w:rsidP="009A518B">
            <w:pPr>
              <w:spacing w:after="160" w:line="259" w:lineRule="auto"/>
              <w:jc w:val="left"/>
            </w:pPr>
            <w:proofErr w:type="spellStart"/>
            <w:r>
              <w:t>Loại</w:t>
            </w:r>
            <w:proofErr w:type="spellEnd"/>
            <w:r>
              <w:t xml:space="preserve"> </w:t>
            </w:r>
            <w:proofErr w:type="spellStart"/>
            <w:r>
              <w:t>bỏ</w:t>
            </w:r>
            <w:proofErr w:type="spellEnd"/>
            <w:r>
              <w:t xml:space="preserve"> </w:t>
            </w:r>
            <w:proofErr w:type="spellStart"/>
            <w:r>
              <w:t>đặc</w:t>
            </w:r>
            <w:proofErr w:type="spellEnd"/>
            <w:r>
              <w:t xml:space="preserve"> </w:t>
            </w:r>
            <w:proofErr w:type="spellStart"/>
            <w:r>
              <w:t>trưng</w:t>
            </w:r>
            <w:proofErr w:type="spellEnd"/>
          </w:p>
        </w:tc>
      </w:tr>
      <w:tr w:rsidR="00677A34" w14:paraId="467CB94A" w14:textId="77777777" w:rsidTr="00677A34">
        <w:tc>
          <w:tcPr>
            <w:tcW w:w="1080" w:type="dxa"/>
          </w:tcPr>
          <w:p w14:paraId="05E6FDCD" w14:textId="77777777" w:rsidR="00677A34" w:rsidRDefault="00677A34" w:rsidP="009A518B">
            <w:pPr>
              <w:spacing w:after="160" w:line="259" w:lineRule="auto"/>
              <w:jc w:val="left"/>
              <w:rPr>
                <w:b/>
              </w:rPr>
            </w:pPr>
            <w:r>
              <w:rPr>
                <w:b/>
              </w:rPr>
              <w:t>SVM</w:t>
            </w:r>
          </w:p>
        </w:tc>
        <w:tc>
          <w:tcPr>
            <w:tcW w:w="3872" w:type="dxa"/>
          </w:tcPr>
          <w:p w14:paraId="09A35327" w14:textId="77777777" w:rsidR="00677A34" w:rsidRDefault="00677A34" w:rsidP="009A518B">
            <w:pPr>
              <w:spacing w:after="160" w:line="259" w:lineRule="auto"/>
              <w:jc w:val="left"/>
            </w:pPr>
            <w:r>
              <w:t>Support Vector Machine</w:t>
            </w:r>
          </w:p>
        </w:tc>
        <w:tc>
          <w:tcPr>
            <w:tcW w:w="3282" w:type="dxa"/>
          </w:tcPr>
          <w:p w14:paraId="59B9C30D" w14:textId="77777777" w:rsidR="00677A34" w:rsidRDefault="00677A34" w:rsidP="009A518B">
            <w:pPr>
              <w:spacing w:after="160" w:line="259" w:lineRule="auto"/>
              <w:jc w:val="left"/>
            </w:pPr>
          </w:p>
        </w:tc>
      </w:tr>
      <w:tr w:rsidR="00677A34" w14:paraId="0E18C06C" w14:textId="77777777" w:rsidTr="00677A34">
        <w:tc>
          <w:tcPr>
            <w:tcW w:w="1080" w:type="dxa"/>
          </w:tcPr>
          <w:p w14:paraId="39DD377B" w14:textId="77777777" w:rsidR="00677A34" w:rsidRDefault="00677A34" w:rsidP="009A518B">
            <w:pPr>
              <w:spacing w:after="160" w:line="259" w:lineRule="auto"/>
              <w:jc w:val="left"/>
              <w:rPr>
                <w:b/>
              </w:rPr>
            </w:pPr>
            <w:r>
              <w:rPr>
                <w:b/>
              </w:rPr>
              <w:t>LDA</w:t>
            </w:r>
          </w:p>
        </w:tc>
        <w:tc>
          <w:tcPr>
            <w:tcW w:w="3872" w:type="dxa"/>
          </w:tcPr>
          <w:p w14:paraId="76A63D3A" w14:textId="77777777" w:rsidR="00677A34" w:rsidRDefault="00677A34" w:rsidP="009A518B">
            <w:pPr>
              <w:spacing w:after="160" w:line="259" w:lineRule="auto"/>
              <w:jc w:val="left"/>
            </w:pPr>
            <w:r>
              <w:t>Linear Discriminant Analysis</w:t>
            </w:r>
          </w:p>
        </w:tc>
        <w:tc>
          <w:tcPr>
            <w:tcW w:w="3282" w:type="dxa"/>
          </w:tcPr>
          <w:p w14:paraId="6287C837" w14:textId="77777777" w:rsidR="00677A34" w:rsidRDefault="00677A34" w:rsidP="009A518B">
            <w:pPr>
              <w:spacing w:after="160" w:line="259" w:lineRule="auto"/>
              <w:jc w:val="left"/>
            </w:pPr>
          </w:p>
        </w:tc>
      </w:tr>
      <w:tr w:rsidR="00677A34" w14:paraId="5FFD2218" w14:textId="77777777" w:rsidTr="00677A34">
        <w:tc>
          <w:tcPr>
            <w:tcW w:w="1080" w:type="dxa"/>
          </w:tcPr>
          <w:p w14:paraId="669AABED" w14:textId="77777777" w:rsidR="00677A34" w:rsidRDefault="00677A34" w:rsidP="009A518B">
            <w:pPr>
              <w:spacing w:after="160" w:line="259" w:lineRule="auto"/>
              <w:jc w:val="left"/>
              <w:rPr>
                <w:b/>
              </w:rPr>
            </w:pPr>
            <w:r>
              <w:rPr>
                <w:b/>
              </w:rPr>
              <w:t>DT</w:t>
            </w:r>
          </w:p>
        </w:tc>
        <w:tc>
          <w:tcPr>
            <w:tcW w:w="3872" w:type="dxa"/>
          </w:tcPr>
          <w:p w14:paraId="56C281E2" w14:textId="77777777" w:rsidR="00677A34" w:rsidRDefault="00677A34" w:rsidP="009A518B">
            <w:pPr>
              <w:spacing w:after="160" w:line="259" w:lineRule="auto"/>
              <w:jc w:val="left"/>
            </w:pPr>
            <w:r>
              <w:t>Decision Tree</w:t>
            </w:r>
          </w:p>
        </w:tc>
        <w:tc>
          <w:tcPr>
            <w:tcW w:w="3282" w:type="dxa"/>
          </w:tcPr>
          <w:p w14:paraId="7EFD8C52" w14:textId="77777777" w:rsidR="00677A34" w:rsidRDefault="00677A34" w:rsidP="009A518B">
            <w:pPr>
              <w:spacing w:after="160" w:line="259" w:lineRule="auto"/>
              <w:jc w:val="left"/>
            </w:pPr>
          </w:p>
        </w:tc>
      </w:tr>
      <w:tr w:rsidR="00677A34" w14:paraId="11AA1616" w14:textId="77777777" w:rsidTr="00677A34">
        <w:tc>
          <w:tcPr>
            <w:tcW w:w="1080" w:type="dxa"/>
          </w:tcPr>
          <w:p w14:paraId="0D11D9C0" w14:textId="77777777" w:rsidR="00677A34" w:rsidRDefault="00677A34" w:rsidP="009A518B">
            <w:pPr>
              <w:spacing w:after="160" w:line="259" w:lineRule="auto"/>
              <w:jc w:val="left"/>
              <w:rPr>
                <w:b/>
              </w:rPr>
            </w:pPr>
            <w:r>
              <w:rPr>
                <w:b/>
              </w:rPr>
              <w:t>RF</w:t>
            </w:r>
          </w:p>
        </w:tc>
        <w:tc>
          <w:tcPr>
            <w:tcW w:w="3872" w:type="dxa"/>
          </w:tcPr>
          <w:p w14:paraId="00DB44DD" w14:textId="77777777" w:rsidR="00677A34" w:rsidRDefault="00677A34" w:rsidP="009A518B">
            <w:pPr>
              <w:spacing w:after="160" w:line="259" w:lineRule="auto"/>
              <w:jc w:val="left"/>
            </w:pPr>
            <w:r>
              <w:t>Random Forest</w:t>
            </w:r>
          </w:p>
        </w:tc>
        <w:tc>
          <w:tcPr>
            <w:tcW w:w="3282" w:type="dxa"/>
          </w:tcPr>
          <w:p w14:paraId="76ED88E8" w14:textId="77777777" w:rsidR="00677A34" w:rsidRDefault="00677A34" w:rsidP="009A518B">
            <w:pPr>
              <w:spacing w:after="160" w:line="259" w:lineRule="auto"/>
              <w:jc w:val="left"/>
            </w:pPr>
          </w:p>
        </w:tc>
      </w:tr>
      <w:tr w:rsidR="00677A34" w14:paraId="2FB537D4" w14:textId="77777777" w:rsidTr="00677A34">
        <w:tc>
          <w:tcPr>
            <w:tcW w:w="1080" w:type="dxa"/>
          </w:tcPr>
          <w:p w14:paraId="451DF4ED" w14:textId="77777777" w:rsidR="00677A34" w:rsidRDefault="00677A34" w:rsidP="009A518B">
            <w:pPr>
              <w:spacing w:after="160" w:line="259" w:lineRule="auto"/>
              <w:jc w:val="left"/>
              <w:rPr>
                <w:b/>
              </w:rPr>
            </w:pPr>
          </w:p>
        </w:tc>
        <w:tc>
          <w:tcPr>
            <w:tcW w:w="3872" w:type="dxa"/>
          </w:tcPr>
          <w:p w14:paraId="294A0503" w14:textId="77777777" w:rsidR="00677A34" w:rsidRDefault="00677A34" w:rsidP="009A518B">
            <w:pPr>
              <w:spacing w:after="160" w:line="259" w:lineRule="auto"/>
              <w:jc w:val="left"/>
            </w:pPr>
          </w:p>
        </w:tc>
        <w:tc>
          <w:tcPr>
            <w:tcW w:w="3282" w:type="dxa"/>
          </w:tcPr>
          <w:p w14:paraId="17AF008F" w14:textId="77777777" w:rsidR="00677A34" w:rsidRDefault="00677A34" w:rsidP="009A518B">
            <w:pPr>
              <w:spacing w:after="160" w:line="259" w:lineRule="auto"/>
              <w:jc w:val="left"/>
            </w:pPr>
          </w:p>
        </w:tc>
      </w:tr>
    </w:tbl>
    <w:p w14:paraId="562B9D9A" w14:textId="77777777" w:rsidR="00FB171E" w:rsidRDefault="00FB171E">
      <w:pPr>
        <w:spacing w:after="160" w:line="259" w:lineRule="auto"/>
        <w:jc w:val="left"/>
      </w:pPr>
    </w:p>
    <w:p w14:paraId="6249F1C3" w14:textId="77777777" w:rsidR="00653189" w:rsidRDefault="00653189" w:rsidP="009C3460">
      <w:pPr>
        <w:spacing w:before="0" w:line="240" w:lineRule="auto"/>
        <w:jc w:val="left"/>
        <w:sectPr w:rsidR="00653189" w:rsidSect="00F00969">
          <w:footerReference w:type="default" r:id="rId16"/>
          <w:footerReference w:type="first" r:id="rId17"/>
          <w:pgSz w:w="11907" w:h="16840" w:code="9"/>
          <w:pgMar w:top="1134" w:right="1418" w:bottom="1134" w:left="1985" w:header="720" w:footer="386" w:gutter="0"/>
          <w:pgNumType w:fmt="lowerRoman"/>
          <w:cols w:space="720"/>
          <w:titlePg/>
          <w:docGrid w:linePitch="360"/>
        </w:sectPr>
      </w:pPr>
    </w:p>
    <w:p w14:paraId="49CCB75B" w14:textId="77777777" w:rsidR="00C066AF" w:rsidRPr="00C066AF" w:rsidRDefault="00673EB0" w:rsidP="00C066AF">
      <w:pPr>
        <w:pStyle w:val="Heading1"/>
      </w:pPr>
      <w:bookmarkStart w:id="158" w:name="_Toc68996270"/>
      <w:r>
        <w:lastRenderedPageBreak/>
        <w:t>TỔNG QUAN VỀ NHẬN DẠNG CẢM XÚC</w:t>
      </w:r>
      <w:bookmarkEnd w:id="158"/>
    </w:p>
    <w:p w14:paraId="4DA2FF04" w14:textId="77777777" w:rsidR="00673EB0" w:rsidRDefault="00B74B73" w:rsidP="00C066AF">
      <w:pPr>
        <w:pStyle w:val="Heading2"/>
      </w:pPr>
      <w:bookmarkStart w:id="159" w:name="_Toc68996271"/>
      <w:proofErr w:type="spellStart"/>
      <w:r>
        <w:t>Bài</w:t>
      </w:r>
      <w:proofErr w:type="spellEnd"/>
      <w:r>
        <w:t xml:space="preserve"> </w:t>
      </w:r>
      <w:proofErr w:type="spellStart"/>
      <w:r>
        <w:t>toán</w:t>
      </w:r>
      <w:proofErr w:type="spellEnd"/>
      <w:r w:rsidR="00673EB0">
        <w:t xml:space="preserve"> </w:t>
      </w:r>
      <w:proofErr w:type="spellStart"/>
      <w:r w:rsidR="00673EB0">
        <w:t>nhận</w:t>
      </w:r>
      <w:proofErr w:type="spellEnd"/>
      <w:r w:rsidR="00673EB0">
        <w:t xml:space="preserve"> </w:t>
      </w:r>
      <w:proofErr w:type="spellStart"/>
      <w:r w:rsidR="00673EB0" w:rsidRPr="00C066AF">
        <w:t>dạng</w:t>
      </w:r>
      <w:proofErr w:type="spellEnd"/>
      <w:r w:rsidR="00673EB0">
        <w:t xml:space="preserve"> </w:t>
      </w:r>
      <w:proofErr w:type="spellStart"/>
      <w:r w:rsidR="00673EB0">
        <w:t>cảm</w:t>
      </w:r>
      <w:proofErr w:type="spellEnd"/>
      <w:r w:rsidR="00673EB0">
        <w:t xml:space="preserve"> </w:t>
      </w:r>
      <w:proofErr w:type="spellStart"/>
      <w:r w:rsidR="00673EB0">
        <w:t>xúc</w:t>
      </w:r>
      <w:bookmarkEnd w:id="159"/>
      <w:proofErr w:type="spellEnd"/>
    </w:p>
    <w:p w14:paraId="011E17F2" w14:textId="045CCC2A" w:rsidR="00525AD8" w:rsidRDefault="008A35DA" w:rsidP="0084325B">
      <w:pPr>
        <w:ind w:firstLine="567"/>
      </w:pP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ảnh</w:t>
      </w:r>
      <w:proofErr w:type="spellEnd"/>
      <w:r w:rsidRPr="008A35DA">
        <w:t xml:space="preserve"> </w:t>
      </w:r>
      <w:proofErr w:type="spellStart"/>
      <w:r w:rsidRPr="008A35DA">
        <w:t>hưởng</w:t>
      </w:r>
      <w:proofErr w:type="spellEnd"/>
      <w:r w:rsidRPr="008A35DA">
        <w:t xml:space="preserve"> </w:t>
      </w:r>
      <w:proofErr w:type="spellStart"/>
      <w:r w:rsidRPr="008A35DA">
        <w:t>đế</w:t>
      </w:r>
      <w:r w:rsidR="007747B3">
        <w:t>n</w:t>
      </w:r>
      <w:proofErr w:type="spellEnd"/>
      <w:r w:rsidR="007747B3">
        <w:t xml:space="preserve"> </w:t>
      </w:r>
      <w:proofErr w:type="spellStart"/>
      <w:r w:rsidRPr="008A35DA">
        <w:t>tâm</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của</w:t>
      </w:r>
      <w:proofErr w:type="spellEnd"/>
      <w:r w:rsidRPr="008A35DA">
        <w:t xml:space="preserve"> </w:t>
      </w:r>
      <w:proofErr w:type="spellStart"/>
      <w:r w:rsidR="007747B3">
        <w:t>mỗi</w:t>
      </w:r>
      <w:proofErr w:type="spellEnd"/>
      <w:r w:rsidRPr="008A35DA">
        <w:t xml:space="preserve"> </w:t>
      </w:r>
      <w:proofErr w:type="spellStart"/>
      <w:r w:rsidRPr="008A35DA">
        <w:t>người</w:t>
      </w:r>
      <w:proofErr w:type="spellEnd"/>
      <w:r w:rsidRPr="008A35DA">
        <w:t xml:space="preserve">, </w:t>
      </w:r>
      <w:proofErr w:type="spellStart"/>
      <w:r w:rsidRPr="008A35DA">
        <w:t>đóng</w:t>
      </w:r>
      <w:proofErr w:type="spellEnd"/>
      <w:r w:rsidRPr="008A35DA">
        <w:t xml:space="preserve"> </w:t>
      </w:r>
      <w:proofErr w:type="spellStart"/>
      <w:r w:rsidRPr="008A35DA">
        <w:t>một</w:t>
      </w:r>
      <w:proofErr w:type="spellEnd"/>
      <w:r w:rsidRPr="008A35DA">
        <w:t xml:space="preserve"> </w:t>
      </w:r>
      <w:proofErr w:type="spellStart"/>
      <w:r w:rsidRPr="008A35DA">
        <w:t>vai</w:t>
      </w:r>
      <w:proofErr w:type="spellEnd"/>
      <w:r w:rsidRPr="008A35DA">
        <w:t xml:space="preserve"> </w:t>
      </w:r>
      <w:proofErr w:type="spellStart"/>
      <w:r w:rsidRPr="008A35DA">
        <w:t>trò</w:t>
      </w:r>
      <w:proofErr w:type="spellEnd"/>
      <w:r w:rsidRPr="008A35DA">
        <w:t xml:space="preserve"> </w:t>
      </w:r>
      <w:proofErr w:type="spellStart"/>
      <w:r w:rsidRPr="008A35DA">
        <w:t>rất</w:t>
      </w:r>
      <w:proofErr w:type="spellEnd"/>
      <w:r w:rsidRPr="008A35DA">
        <w:t xml:space="preserve"> </w:t>
      </w:r>
      <w:proofErr w:type="spellStart"/>
      <w:r w:rsidRPr="008A35DA">
        <w:t>quan</w:t>
      </w:r>
      <w:proofErr w:type="spellEnd"/>
      <w:r w:rsidRPr="008A35DA">
        <w:t xml:space="preserve"> </w:t>
      </w:r>
      <w:proofErr w:type="spellStart"/>
      <w:r w:rsidRPr="008A35DA">
        <w:t>trọng</w:t>
      </w:r>
      <w:proofErr w:type="spellEnd"/>
      <w:r w:rsidRPr="008A35DA">
        <w:t xml:space="preserve"> </w:t>
      </w:r>
      <w:proofErr w:type="spellStart"/>
      <w:r w:rsidRPr="008A35DA">
        <w:t>trong</w:t>
      </w:r>
      <w:proofErr w:type="spellEnd"/>
      <w:r w:rsidRPr="008A35DA">
        <w:t xml:space="preserve"> </w:t>
      </w:r>
      <w:proofErr w:type="spellStart"/>
      <w:r w:rsidRPr="008A35DA">
        <w:t>cuộc</w:t>
      </w:r>
      <w:proofErr w:type="spellEnd"/>
      <w:r w:rsidRPr="008A35DA">
        <w:t xml:space="preserve"> </w:t>
      </w:r>
      <w:proofErr w:type="spellStart"/>
      <w:r w:rsidRPr="008A35DA">
        <w:t>sống</w:t>
      </w:r>
      <w:proofErr w:type="spellEnd"/>
      <w:r w:rsidRPr="008A35DA">
        <w:t xml:space="preserve"> </w:t>
      </w:r>
      <w:proofErr w:type="spellStart"/>
      <w:r w:rsidRPr="008A35DA">
        <w:t>của</w:t>
      </w:r>
      <w:proofErr w:type="spellEnd"/>
      <w:r w:rsidRPr="008A35DA">
        <w:t xml:space="preserve"> con </w:t>
      </w:r>
      <w:proofErr w:type="spellStart"/>
      <w:r w:rsidRPr="008A35DA">
        <w:t>người</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tích</w:t>
      </w:r>
      <w:proofErr w:type="spellEnd"/>
      <w:r w:rsidRPr="008A35DA">
        <w:t xml:space="preserve"> </w:t>
      </w:r>
      <w:proofErr w:type="spellStart"/>
      <w:r w:rsidRPr="008A35DA">
        <w:t>cực</w:t>
      </w:r>
      <w:proofErr w:type="spellEnd"/>
      <w:r w:rsidRPr="008A35DA">
        <w:t xml:space="preserve"> </w:t>
      </w:r>
      <w:proofErr w:type="spellStart"/>
      <w:r w:rsidRPr="008A35DA">
        <w:t>giúp</w:t>
      </w:r>
      <w:proofErr w:type="spellEnd"/>
      <w:r w:rsidRPr="008A35DA">
        <w:t xml:space="preserve"> </w:t>
      </w:r>
      <w:proofErr w:type="spellStart"/>
      <w:r w:rsidRPr="008A35DA">
        <w:t>cải</w:t>
      </w:r>
      <w:proofErr w:type="spellEnd"/>
      <w:r w:rsidRPr="008A35DA">
        <w:t xml:space="preserve"> </w:t>
      </w:r>
      <w:proofErr w:type="spellStart"/>
      <w:r w:rsidRPr="008A35DA">
        <w:t>thiện</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rsidRPr="008A35DA">
        <w:t xml:space="preserve"> con </w:t>
      </w:r>
      <w:proofErr w:type="spellStart"/>
      <w:r w:rsidRPr="008A35DA">
        <w:t>người</w:t>
      </w:r>
      <w:proofErr w:type="spellEnd"/>
      <w:r w:rsidRPr="008A35DA">
        <w:t xml:space="preserve"> </w:t>
      </w:r>
      <w:proofErr w:type="spellStart"/>
      <w:r w:rsidRPr="008A35DA">
        <w:t>và</w:t>
      </w:r>
      <w:proofErr w:type="spellEnd"/>
      <w:r w:rsidRPr="008A35DA">
        <w:t xml:space="preserve"> </w:t>
      </w:r>
      <w:proofErr w:type="spellStart"/>
      <w:r w:rsidRPr="008A35DA">
        <w:t>hiệu</w:t>
      </w:r>
      <w:proofErr w:type="spellEnd"/>
      <w:r w:rsidRPr="008A35DA">
        <w:t xml:space="preserve"> </w:t>
      </w:r>
      <w:proofErr w:type="spellStart"/>
      <w:r w:rsidRPr="008A35DA">
        <w:t>quả</w:t>
      </w:r>
      <w:proofErr w:type="spellEnd"/>
      <w:r w:rsidRPr="008A35DA">
        <w:t xml:space="preserve"> </w:t>
      </w:r>
      <w:proofErr w:type="spellStart"/>
      <w:r w:rsidRPr="008A35DA">
        <w:t>công</w:t>
      </w:r>
      <w:proofErr w:type="spellEnd"/>
      <w:r w:rsidRPr="008A35DA">
        <w:t xml:space="preserve"> </w:t>
      </w:r>
      <w:proofErr w:type="spellStart"/>
      <w:r w:rsidRPr="008A35DA">
        <w:t>việc</w:t>
      </w:r>
      <w:proofErr w:type="spellEnd"/>
      <w:r w:rsidRPr="008A35DA">
        <w:t xml:space="preserve">, </w:t>
      </w:r>
      <w:proofErr w:type="spellStart"/>
      <w:r w:rsidRPr="008A35DA">
        <w:t>trong</w:t>
      </w:r>
      <w:proofErr w:type="spellEnd"/>
      <w:r w:rsidRPr="008A35DA">
        <w:t xml:space="preserve"> </w:t>
      </w:r>
      <w:proofErr w:type="spellStart"/>
      <w:r w:rsidRPr="008A35DA">
        <w:t>khi</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tiêu</w:t>
      </w:r>
      <w:proofErr w:type="spellEnd"/>
      <w:r w:rsidRPr="008A35DA">
        <w:t xml:space="preserve"> </w:t>
      </w:r>
      <w:proofErr w:type="spellStart"/>
      <w:r w:rsidRPr="008A35DA">
        <w:t>cực</w:t>
      </w:r>
      <w:proofErr w:type="spellEnd"/>
      <w:r w:rsidRPr="008A35DA">
        <w:t xml:space="preserve"> </w:t>
      </w:r>
      <w:proofErr w:type="spellStart"/>
      <w:r w:rsidRPr="008A35DA">
        <w:t>có</w:t>
      </w:r>
      <w:proofErr w:type="spellEnd"/>
      <w:r w:rsidRPr="008A35DA">
        <w:t xml:space="preserve"> </w:t>
      </w:r>
      <w:proofErr w:type="spellStart"/>
      <w:r w:rsidRPr="008A35DA">
        <w:t>thể</w:t>
      </w:r>
      <w:proofErr w:type="spellEnd"/>
      <w:r w:rsidRPr="008A35DA">
        <w:t xml:space="preserve"> </w:t>
      </w:r>
      <w:proofErr w:type="spellStart"/>
      <w:r w:rsidRPr="008A35DA">
        <w:t>gây</w:t>
      </w:r>
      <w:proofErr w:type="spellEnd"/>
      <w:r w:rsidRPr="008A35DA">
        <w:t xml:space="preserve"> ra </w:t>
      </w:r>
      <w:proofErr w:type="spellStart"/>
      <w:r w:rsidRPr="008A35DA">
        <w:t>các</w:t>
      </w:r>
      <w:proofErr w:type="spellEnd"/>
      <w:r w:rsidRPr="008A35DA">
        <w:t xml:space="preserve"> </w:t>
      </w:r>
      <w:proofErr w:type="spellStart"/>
      <w:r w:rsidRPr="008A35DA">
        <w:t>vấn</w:t>
      </w:r>
      <w:proofErr w:type="spellEnd"/>
      <w:r w:rsidRPr="008A35DA">
        <w:t xml:space="preserve"> </w:t>
      </w:r>
      <w:proofErr w:type="spellStart"/>
      <w:r w:rsidRPr="008A35DA">
        <w:t>đề</w:t>
      </w:r>
      <w:proofErr w:type="spellEnd"/>
      <w:r w:rsidRPr="008A35DA">
        <w:t xml:space="preserve"> </w:t>
      </w:r>
      <w:proofErr w:type="spellStart"/>
      <w:r w:rsidRPr="008A35DA">
        <w:t>về</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sẽ</w:t>
      </w:r>
      <w:proofErr w:type="spellEnd"/>
      <w:r>
        <w:t xml:space="preserve"> </w:t>
      </w:r>
      <w:proofErr w:type="spellStart"/>
      <w:r>
        <w:t>gây</w:t>
      </w:r>
      <w:proofErr w:type="spellEnd"/>
      <w:r>
        <w:t xml:space="preserve"> </w:t>
      </w:r>
      <w:proofErr w:type="spellStart"/>
      <w:r>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rsidRPr="008A35DA">
        <w:t xml:space="preserve">. </w:t>
      </w:r>
      <w:proofErr w:type="spellStart"/>
      <w:r w:rsidR="007747B3">
        <w:t>C</w:t>
      </w:r>
      <w:r w:rsidR="007747B3" w:rsidRPr="007747B3">
        <w:t>ảm</w:t>
      </w:r>
      <w:proofErr w:type="spellEnd"/>
      <w:r w:rsidR="007747B3" w:rsidRPr="007747B3">
        <w:t xml:space="preserve"> </w:t>
      </w:r>
      <w:proofErr w:type="spellStart"/>
      <w:r w:rsidR="007747B3" w:rsidRPr="007747B3">
        <w:t>xúc</w:t>
      </w:r>
      <w:proofErr w:type="spellEnd"/>
      <w:r w:rsidR="007747B3" w:rsidRPr="007747B3">
        <w:t xml:space="preserve"> </w:t>
      </w:r>
      <w:proofErr w:type="spellStart"/>
      <w:r w:rsidR="007747B3" w:rsidRPr="007747B3">
        <w:t>tương</w:t>
      </w:r>
      <w:proofErr w:type="spellEnd"/>
      <w:r w:rsidR="007747B3" w:rsidRPr="007747B3">
        <w:t xml:space="preserve"> </w:t>
      </w:r>
      <w:proofErr w:type="spellStart"/>
      <w:r w:rsidR="007747B3" w:rsidRPr="007747B3">
        <w:t>tác</w:t>
      </w:r>
      <w:proofErr w:type="spellEnd"/>
      <w:r w:rsidR="007747B3" w:rsidRPr="007747B3">
        <w:t xml:space="preserve"> </w:t>
      </w:r>
      <w:proofErr w:type="spellStart"/>
      <w:r w:rsidR="007747B3" w:rsidRPr="007747B3">
        <w:t>với</w:t>
      </w:r>
      <w:proofErr w:type="spellEnd"/>
      <w:r w:rsidR="007747B3" w:rsidRPr="007747B3">
        <w:t xml:space="preserve"> </w:t>
      </w:r>
      <w:proofErr w:type="spellStart"/>
      <w:r w:rsidR="007747B3" w:rsidRPr="007747B3">
        <w:t>suy</w:t>
      </w:r>
      <w:proofErr w:type="spellEnd"/>
      <w:r w:rsidR="007747B3" w:rsidRPr="007747B3">
        <w:t xml:space="preserve"> </w:t>
      </w:r>
      <w:proofErr w:type="spellStart"/>
      <w:r w:rsidR="007747B3" w:rsidRPr="007747B3">
        <w:t>nghĩ</w:t>
      </w:r>
      <w:proofErr w:type="spellEnd"/>
      <w:r w:rsidR="007747B3" w:rsidRPr="007747B3">
        <w:t xml:space="preserve"> </w:t>
      </w:r>
      <w:proofErr w:type="spellStart"/>
      <w:r w:rsidR="007747B3" w:rsidRPr="007747B3">
        <w:t>theo</w:t>
      </w:r>
      <w:proofErr w:type="spellEnd"/>
      <w:r w:rsidR="007747B3" w:rsidRPr="007747B3">
        <w:t xml:space="preserve"> </w:t>
      </w:r>
      <w:proofErr w:type="spellStart"/>
      <w:r w:rsidR="007747B3" w:rsidRPr="007747B3">
        <w:t>những</w:t>
      </w:r>
      <w:proofErr w:type="spellEnd"/>
      <w:r w:rsidR="007747B3" w:rsidRPr="007747B3">
        <w:t xml:space="preserve"> </w:t>
      </w:r>
      <w:proofErr w:type="spellStart"/>
      <w:r w:rsidR="007747B3" w:rsidRPr="007747B3">
        <w:t>cách</w:t>
      </w:r>
      <w:proofErr w:type="spellEnd"/>
      <w:r w:rsidR="007747B3" w:rsidRPr="007747B3">
        <w:t xml:space="preserve"> </w:t>
      </w:r>
      <w:proofErr w:type="spellStart"/>
      <w:r w:rsidR="007747B3" w:rsidRPr="007747B3">
        <w:t>không</w:t>
      </w:r>
      <w:proofErr w:type="spellEnd"/>
      <w:r w:rsidR="007747B3" w:rsidRPr="007747B3">
        <w:t xml:space="preserve"> </w:t>
      </w:r>
      <w:proofErr w:type="spellStart"/>
      <w:r w:rsidR="007747B3" w:rsidRPr="007747B3">
        <w:t>rõ</w:t>
      </w:r>
      <w:proofErr w:type="spellEnd"/>
      <w:r w:rsidR="007747B3" w:rsidRPr="007747B3">
        <w:t xml:space="preserve"> </w:t>
      </w:r>
      <w:proofErr w:type="spellStart"/>
      <w:r w:rsidR="007747B3" w:rsidRPr="007747B3">
        <w:t>ràng</w:t>
      </w:r>
      <w:proofErr w:type="spellEnd"/>
      <w:r w:rsidR="007747B3" w:rsidRPr="007747B3">
        <w:t xml:space="preserve"> </w:t>
      </w:r>
      <w:proofErr w:type="spellStart"/>
      <w:r w:rsidR="007747B3" w:rsidRPr="007747B3">
        <w:t>nhưng</w:t>
      </w:r>
      <w:proofErr w:type="spellEnd"/>
      <w:r w:rsidR="007747B3" w:rsidRPr="007747B3">
        <w:t xml:space="preserve"> </w:t>
      </w:r>
      <w:proofErr w:type="spellStart"/>
      <w:r w:rsidR="007747B3" w:rsidRPr="007747B3">
        <w:t>lại</w:t>
      </w:r>
      <w:proofErr w:type="spellEnd"/>
      <w:r w:rsidR="007747B3" w:rsidRPr="007747B3">
        <w:t xml:space="preserve"> </w:t>
      </w:r>
      <w:proofErr w:type="spellStart"/>
      <w:r w:rsidR="007747B3" w:rsidRPr="007747B3">
        <w:t>đóng</w:t>
      </w:r>
      <w:proofErr w:type="spellEnd"/>
      <w:r w:rsidR="007747B3" w:rsidRPr="007747B3">
        <w:t xml:space="preserve"> </w:t>
      </w:r>
      <w:proofErr w:type="spellStart"/>
      <w:r w:rsidR="007747B3" w:rsidRPr="007747B3">
        <w:t>vai</w:t>
      </w:r>
      <w:proofErr w:type="spellEnd"/>
      <w:r w:rsidR="007747B3" w:rsidRPr="007747B3">
        <w:t xml:space="preserve"> </w:t>
      </w:r>
      <w:proofErr w:type="spellStart"/>
      <w:r w:rsidR="007747B3" w:rsidRPr="007747B3">
        <w:t>trò</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đối</w:t>
      </w:r>
      <w:proofErr w:type="spellEnd"/>
      <w:r w:rsidR="007747B3" w:rsidRPr="007747B3">
        <w:t xml:space="preserve"> </w:t>
      </w:r>
      <w:proofErr w:type="spellStart"/>
      <w:r w:rsidR="007747B3" w:rsidRPr="007747B3">
        <w:t>với</w:t>
      </w:r>
      <w:proofErr w:type="spellEnd"/>
      <w:r w:rsidR="007747B3" w:rsidRPr="007747B3">
        <w:t xml:space="preserve"> </w:t>
      </w:r>
      <w:proofErr w:type="spellStart"/>
      <w:r w:rsidR="007747B3" w:rsidRPr="007747B3">
        <w:t>hoạt</w:t>
      </w:r>
      <w:proofErr w:type="spellEnd"/>
      <w:r w:rsidR="007747B3" w:rsidRPr="007747B3">
        <w:t xml:space="preserve"> </w:t>
      </w:r>
      <w:proofErr w:type="spellStart"/>
      <w:r w:rsidR="007747B3" w:rsidRPr="007747B3">
        <w:t>động</w:t>
      </w:r>
      <w:proofErr w:type="spellEnd"/>
      <w:r w:rsidR="007747B3" w:rsidRPr="007747B3">
        <w:t xml:space="preserve"> </w:t>
      </w:r>
      <w:proofErr w:type="spellStart"/>
      <w:r w:rsidR="007747B3" w:rsidRPr="007747B3">
        <w:t>đòi</w:t>
      </w:r>
      <w:proofErr w:type="spellEnd"/>
      <w:r w:rsidR="007747B3" w:rsidRPr="007747B3">
        <w:t xml:space="preserve"> </w:t>
      </w:r>
      <w:proofErr w:type="spellStart"/>
      <w:r w:rsidR="007747B3" w:rsidRPr="007747B3">
        <w:t>hỏi</w:t>
      </w:r>
      <w:proofErr w:type="spellEnd"/>
      <w:r w:rsidR="007747B3" w:rsidRPr="007747B3">
        <w:t xml:space="preserve"> </w:t>
      </w:r>
      <w:proofErr w:type="spellStart"/>
      <w:r w:rsidR="007747B3" w:rsidRPr="007747B3">
        <w:t>trí</w:t>
      </w:r>
      <w:proofErr w:type="spellEnd"/>
      <w:r w:rsidR="007747B3" w:rsidRPr="007747B3">
        <w:t xml:space="preserve"> </w:t>
      </w:r>
      <w:proofErr w:type="spellStart"/>
      <w:r w:rsidR="007747B3" w:rsidRPr="007747B3">
        <w:t>thông</w:t>
      </w:r>
      <w:proofErr w:type="spellEnd"/>
      <w:r w:rsidR="007747B3" w:rsidRPr="007747B3">
        <w:t xml:space="preserve"> </w:t>
      </w:r>
      <w:proofErr w:type="spellStart"/>
      <w:r w:rsidR="007747B3" w:rsidRPr="007747B3">
        <w:t>minh</w:t>
      </w:r>
      <w:proofErr w:type="spellEnd"/>
      <w:r w:rsidR="007747B3">
        <w:t>.</w:t>
      </w:r>
      <w:r w:rsidR="007747B3" w:rsidRPr="007747B3">
        <w:t xml:space="preserve"> </w:t>
      </w:r>
      <w:proofErr w:type="spellStart"/>
      <w:r w:rsidRPr="008A35DA">
        <w:t>Ngược</w:t>
      </w:r>
      <w:proofErr w:type="spellEnd"/>
      <w:r w:rsidRPr="008A35DA">
        <w:t xml:space="preserve"> </w:t>
      </w:r>
      <w:proofErr w:type="spellStart"/>
      <w:r w:rsidRPr="008A35DA">
        <w:t>lại</w:t>
      </w:r>
      <w:proofErr w:type="spellEnd"/>
      <w:r w:rsidRPr="008A35DA">
        <w:t xml:space="preserve">, </w:t>
      </w:r>
      <w:proofErr w:type="spellStart"/>
      <w:r w:rsidRPr="008A35DA">
        <w:t>sự</w:t>
      </w:r>
      <w:proofErr w:type="spellEnd"/>
      <w:r w:rsidRPr="008A35DA">
        <w:t xml:space="preserve"> </w:t>
      </w:r>
      <w:proofErr w:type="spellStart"/>
      <w:r w:rsidRPr="008A35DA">
        <w:t>tích</w:t>
      </w:r>
      <w:proofErr w:type="spellEnd"/>
      <w:r w:rsidRPr="008A35DA">
        <w:t xml:space="preserve"> </w:t>
      </w:r>
      <w:proofErr w:type="spellStart"/>
      <w:r w:rsidRPr="008A35DA">
        <w:t>tụ</w:t>
      </w:r>
      <w:proofErr w:type="spellEnd"/>
      <w:r w:rsidRPr="008A35DA">
        <w:t xml:space="preserve"> </w:t>
      </w:r>
      <w:proofErr w:type="spellStart"/>
      <w:r w:rsidRPr="008A35DA">
        <w:t>lâu</w:t>
      </w:r>
      <w:proofErr w:type="spellEnd"/>
      <w:r w:rsidRPr="008A35DA">
        <w:t xml:space="preserve"> </w:t>
      </w:r>
      <w:proofErr w:type="spellStart"/>
      <w:r w:rsidRPr="008A35DA">
        <w:t>dài</w:t>
      </w:r>
      <w:proofErr w:type="spellEnd"/>
      <w:r w:rsidRPr="008A35DA">
        <w:t xml:space="preserve"> </w:t>
      </w:r>
      <w:proofErr w:type="spellStart"/>
      <w:r w:rsidRPr="008A35DA">
        <w:t>của</w:t>
      </w:r>
      <w:proofErr w:type="spellEnd"/>
      <w:r w:rsidRPr="008A35DA">
        <w:t xml:space="preserve"> </w:t>
      </w:r>
      <w:proofErr w:type="spellStart"/>
      <w:r w:rsidRPr="008A35DA">
        <w:t>những</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tiêu</w:t>
      </w:r>
      <w:proofErr w:type="spellEnd"/>
      <w:r w:rsidRPr="008A35DA">
        <w:t xml:space="preserve"> </w:t>
      </w:r>
      <w:proofErr w:type="spellStart"/>
      <w:r w:rsidRPr="008A35DA">
        <w:t>cực</w:t>
      </w:r>
      <w:proofErr w:type="spellEnd"/>
      <w:r w:rsidRPr="008A35DA">
        <w:t xml:space="preserve"> </w:t>
      </w:r>
      <w:proofErr w:type="spellStart"/>
      <w:r w:rsidRPr="008A35DA">
        <w:t>là</w:t>
      </w:r>
      <w:proofErr w:type="spellEnd"/>
      <w:r w:rsidRPr="008A35DA">
        <w:t xml:space="preserve"> </w:t>
      </w:r>
      <w:proofErr w:type="spellStart"/>
      <w:r w:rsidRPr="008A35DA">
        <w:t>yếu</w:t>
      </w:r>
      <w:proofErr w:type="spellEnd"/>
      <w:r w:rsidRPr="008A35DA">
        <w:t xml:space="preserve"> </w:t>
      </w:r>
      <w:proofErr w:type="spellStart"/>
      <w:r w:rsidRPr="008A35DA">
        <w:t>tố</w:t>
      </w:r>
      <w:proofErr w:type="spellEnd"/>
      <w:r w:rsidRPr="008A35DA">
        <w:t xml:space="preserve"> </w:t>
      </w:r>
      <w:proofErr w:type="spellStart"/>
      <w:r w:rsidRPr="008A35DA">
        <w:t>dẫn</w:t>
      </w:r>
      <w:proofErr w:type="spellEnd"/>
      <w:r w:rsidRPr="008A35DA">
        <w:t xml:space="preserve"> </w:t>
      </w:r>
      <w:proofErr w:type="spellStart"/>
      <w:r w:rsidRPr="008A35DA">
        <w:t>đến</w:t>
      </w:r>
      <w:proofErr w:type="spellEnd"/>
      <w:r w:rsidRPr="008A35DA">
        <w:t xml:space="preserve"> </w:t>
      </w:r>
      <w:proofErr w:type="spellStart"/>
      <w:r w:rsidRPr="008A35DA">
        <w:t>các</w:t>
      </w:r>
      <w:proofErr w:type="spellEnd"/>
      <w:r w:rsidRPr="008A35DA">
        <w:t xml:space="preserve"> </w:t>
      </w:r>
      <w:proofErr w:type="spellStart"/>
      <w:r w:rsidRPr="008A35DA">
        <w:t>bệnh</w:t>
      </w:r>
      <w:proofErr w:type="spellEnd"/>
      <w:r w:rsidRPr="008A35DA">
        <w:t xml:space="preserve"> </w:t>
      </w:r>
      <w:proofErr w:type="spellStart"/>
      <w:r w:rsidRPr="008A35DA">
        <w:t>lý</w:t>
      </w:r>
      <w:proofErr w:type="spellEnd"/>
      <w:r w:rsidRPr="008A35DA">
        <w:t xml:space="preserve"> </w:t>
      </w:r>
      <w:proofErr w:type="spellStart"/>
      <w:r w:rsidRPr="008A35DA">
        <w:t>nghiêm</w:t>
      </w:r>
      <w:proofErr w:type="spellEnd"/>
      <w:r w:rsidRPr="008A35DA">
        <w:t xml:space="preserve"> </w:t>
      </w:r>
      <w:proofErr w:type="spellStart"/>
      <w:r w:rsidRPr="008A35DA">
        <w:t>trọng</w:t>
      </w:r>
      <w:proofErr w:type="spellEnd"/>
      <w:r w:rsidRPr="008A35DA">
        <w:t xml:space="preserve">. </w:t>
      </w:r>
      <w:proofErr w:type="spellStart"/>
      <w:r w:rsidRPr="008A35DA">
        <w:t>Cả</w:t>
      </w:r>
      <w:r w:rsidR="007747B3">
        <w:t>m</w:t>
      </w:r>
      <w:proofErr w:type="spellEnd"/>
      <w:r w:rsidR="007747B3">
        <w:t xml:space="preserve"> </w:t>
      </w:r>
      <w:proofErr w:type="spellStart"/>
      <w:r w:rsidR="007747B3">
        <w:t>xúc</w:t>
      </w:r>
      <w:proofErr w:type="spellEnd"/>
      <w:r w:rsidR="007747B3">
        <w:t xml:space="preserve"> </w:t>
      </w:r>
      <w:proofErr w:type="spellStart"/>
      <w:r w:rsidRPr="008A35DA">
        <w:t>phản</w:t>
      </w:r>
      <w:proofErr w:type="spellEnd"/>
      <w:r w:rsidRPr="008A35DA">
        <w:t xml:space="preserve"> </w:t>
      </w:r>
      <w:proofErr w:type="spellStart"/>
      <w:r w:rsidRPr="008A35DA">
        <w:t>ánh</w:t>
      </w:r>
      <w:proofErr w:type="spellEnd"/>
      <w:r w:rsidRPr="008A35DA">
        <w:t xml:space="preserve"> </w:t>
      </w:r>
      <w:proofErr w:type="spellStart"/>
      <w:r w:rsidRPr="008A35DA">
        <w:t>trạng</w:t>
      </w:r>
      <w:proofErr w:type="spellEnd"/>
      <w:r w:rsidRPr="008A35DA">
        <w:t xml:space="preserve"> </w:t>
      </w:r>
      <w:proofErr w:type="spellStart"/>
      <w:r w:rsidRPr="008A35DA">
        <w:t>thái</w:t>
      </w:r>
      <w:proofErr w:type="spellEnd"/>
      <w:r w:rsidRPr="008A35DA">
        <w:t xml:space="preserve"> </w:t>
      </w:r>
      <w:proofErr w:type="spellStart"/>
      <w:r w:rsidRPr="008A35DA">
        <w:t>tinh</w:t>
      </w:r>
      <w:proofErr w:type="spellEnd"/>
      <w:r w:rsidRPr="008A35DA">
        <w:t xml:space="preserve"> </w:t>
      </w:r>
      <w:proofErr w:type="spellStart"/>
      <w:r w:rsidRPr="008A35DA">
        <w:t>thần</w:t>
      </w:r>
      <w:proofErr w:type="spellEnd"/>
      <w:r w:rsidRPr="008A35DA">
        <w:t xml:space="preserve"> </w:t>
      </w:r>
      <w:proofErr w:type="spellStart"/>
      <w:r w:rsidRPr="008A35DA">
        <w:t>một</w:t>
      </w:r>
      <w:proofErr w:type="spellEnd"/>
      <w:r w:rsidRPr="008A35DA">
        <w:t xml:space="preserve"> </w:t>
      </w:r>
      <w:proofErr w:type="spellStart"/>
      <w:r w:rsidRPr="008A35DA">
        <w:t>cách</w:t>
      </w:r>
      <w:proofErr w:type="spellEnd"/>
      <w:r w:rsidRPr="008A35DA">
        <w:t xml:space="preserve"> </w:t>
      </w:r>
      <w:proofErr w:type="spellStart"/>
      <w:r w:rsidRPr="008A35DA">
        <w:t>tự</w:t>
      </w:r>
      <w:proofErr w:type="spellEnd"/>
      <w:r w:rsidRPr="008A35DA">
        <w:t xml:space="preserve"> </w:t>
      </w:r>
      <w:proofErr w:type="spellStart"/>
      <w:r w:rsidRPr="008A35DA">
        <w:t>phát</w:t>
      </w:r>
      <w:proofErr w:type="spellEnd"/>
      <w:r w:rsidRPr="008A35DA">
        <w:t xml:space="preserve"> </w:t>
      </w:r>
      <w:proofErr w:type="spellStart"/>
      <w:r w:rsidRPr="008A35DA">
        <w:t>chứ</w:t>
      </w:r>
      <w:proofErr w:type="spellEnd"/>
      <w:r w:rsidRPr="008A35DA">
        <w:t xml:space="preserve"> </w:t>
      </w:r>
      <w:proofErr w:type="spellStart"/>
      <w:r w:rsidRPr="008A35DA">
        <w:t>không</w:t>
      </w:r>
      <w:proofErr w:type="spellEnd"/>
      <w:r w:rsidRPr="008A35DA">
        <w:t xml:space="preserve"> </w:t>
      </w:r>
      <w:proofErr w:type="spellStart"/>
      <w:r w:rsidRPr="008A35DA">
        <w:t>thông</w:t>
      </w:r>
      <w:proofErr w:type="spellEnd"/>
      <w:r w:rsidRPr="008A35DA">
        <w:t xml:space="preserve"> qua </w:t>
      </w:r>
      <w:proofErr w:type="spellStart"/>
      <w:r w:rsidRPr="008A35DA">
        <w:t>nỗ</w:t>
      </w:r>
      <w:proofErr w:type="spellEnd"/>
      <w:r w:rsidRPr="008A35DA">
        <w:t xml:space="preserve"> </w:t>
      </w:r>
      <w:proofErr w:type="spellStart"/>
      <w:r w:rsidRPr="008A35DA">
        <w:t>lực</w:t>
      </w:r>
      <w:proofErr w:type="spellEnd"/>
      <w:r w:rsidRPr="008A35DA">
        <w:t xml:space="preserve"> </w:t>
      </w:r>
      <w:proofErr w:type="spellStart"/>
      <w:r w:rsidRPr="008A35DA">
        <w:t>có</w:t>
      </w:r>
      <w:proofErr w:type="spellEnd"/>
      <w:r w:rsidRPr="008A35DA">
        <w:t xml:space="preserve"> ý </w:t>
      </w:r>
      <w:proofErr w:type="spellStart"/>
      <w:r w:rsidRPr="008A35DA">
        <w:t>thức</w:t>
      </w:r>
      <w:proofErr w:type="spellEnd"/>
      <w:r w:rsidRPr="008A35DA">
        <w:t xml:space="preserve"> </w:t>
      </w:r>
      <w:proofErr w:type="spellStart"/>
      <w:r w:rsidRPr="008A35DA">
        <w:t>và</w:t>
      </w:r>
      <w:proofErr w:type="spellEnd"/>
      <w:r w:rsidRPr="008A35DA">
        <w:t xml:space="preserve"> </w:t>
      </w:r>
      <w:proofErr w:type="spellStart"/>
      <w:r w:rsidRPr="008A35DA">
        <w:t>đi</w:t>
      </w:r>
      <w:proofErr w:type="spellEnd"/>
      <w:r w:rsidRPr="008A35DA">
        <w:t xml:space="preserve"> </w:t>
      </w:r>
      <w:proofErr w:type="spellStart"/>
      <w:r w:rsidRPr="008A35DA">
        <w:t>kèm</w:t>
      </w:r>
      <w:proofErr w:type="spellEnd"/>
      <w:r w:rsidRPr="008A35DA">
        <w:t xml:space="preserve"> </w:t>
      </w:r>
      <w:proofErr w:type="spellStart"/>
      <w:r w:rsidRPr="008A35DA">
        <w:t>với</w:t>
      </w:r>
      <w:proofErr w:type="spellEnd"/>
      <w:r w:rsidRPr="008A35DA">
        <w:t xml:space="preserve"> </w:t>
      </w:r>
      <w:proofErr w:type="spellStart"/>
      <w:r w:rsidRPr="008A35DA">
        <w:t>những</w:t>
      </w:r>
      <w:proofErr w:type="spellEnd"/>
      <w:r w:rsidRPr="008A35DA">
        <w:t xml:space="preserve"> </w:t>
      </w:r>
      <w:proofErr w:type="spellStart"/>
      <w:r w:rsidRPr="008A35DA">
        <w:t>thay</w:t>
      </w:r>
      <w:proofErr w:type="spellEnd"/>
      <w:r w:rsidRPr="008A35DA">
        <w:t xml:space="preserve"> </w:t>
      </w:r>
      <w:proofErr w:type="spellStart"/>
      <w:r w:rsidRPr="008A35DA">
        <w:t>đổi</w:t>
      </w:r>
      <w:proofErr w:type="spellEnd"/>
      <w:r w:rsidRPr="008A35DA">
        <w:t xml:space="preserve"> </w:t>
      </w:r>
      <w:proofErr w:type="spellStart"/>
      <w:r w:rsidRPr="008A35DA">
        <w:t>về</w:t>
      </w:r>
      <w:proofErr w:type="spellEnd"/>
      <w:r w:rsidRPr="008A35DA">
        <w:t xml:space="preserve"> </w:t>
      </w:r>
      <w:proofErr w:type="spellStart"/>
      <w:r w:rsidRPr="008A35DA">
        <w:t>thể</w:t>
      </w:r>
      <w:proofErr w:type="spellEnd"/>
      <w:r w:rsidRPr="008A35DA">
        <w:t xml:space="preserve"> </w:t>
      </w:r>
      <w:proofErr w:type="spellStart"/>
      <w:r w:rsidRPr="008A35DA">
        <w:t>chất</w:t>
      </w:r>
      <w:proofErr w:type="spellEnd"/>
      <w:r w:rsidRPr="008A35DA">
        <w:t xml:space="preserve"> </w:t>
      </w:r>
      <w:proofErr w:type="spellStart"/>
      <w:r w:rsidRPr="008A35DA">
        <w:t>và</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liên</w:t>
      </w:r>
      <w:proofErr w:type="spellEnd"/>
      <w:r w:rsidRPr="008A35DA">
        <w:t xml:space="preserve"> </w:t>
      </w:r>
      <w:proofErr w:type="spellStart"/>
      <w:r w:rsidRPr="008A35DA">
        <w:t>quan</w:t>
      </w:r>
      <w:proofErr w:type="spellEnd"/>
      <w:r w:rsidRPr="008A35DA">
        <w:t xml:space="preserve"> </w:t>
      </w:r>
      <w:proofErr w:type="spellStart"/>
      <w:r w:rsidRPr="008A35DA">
        <w:t>đến</w:t>
      </w:r>
      <w:proofErr w:type="spellEnd"/>
      <w:r w:rsidRPr="008A35DA">
        <w:t xml:space="preserve"> </w:t>
      </w:r>
      <w:proofErr w:type="spellStart"/>
      <w:r w:rsidRPr="008A35DA">
        <w:t>các</w:t>
      </w:r>
      <w:proofErr w:type="spellEnd"/>
      <w:r w:rsidRPr="008A35DA">
        <w:t xml:space="preserve"> </w:t>
      </w:r>
      <w:proofErr w:type="spellStart"/>
      <w:r w:rsidRPr="008A35DA">
        <w:t>cơ</w:t>
      </w:r>
      <w:proofErr w:type="spellEnd"/>
      <w:r w:rsidRPr="008A35DA">
        <w:t xml:space="preserve"> </w:t>
      </w:r>
      <w:proofErr w:type="spellStart"/>
      <w:r w:rsidRPr="008A35DA">
        <w:t>quan</w:t>
      </w:r>
      <w:proofErr w:type="spellEnd"/>
      <w:r w:rsidRPr="008A35DA">
        <w:t xml:space="preserve"> </w:t>
      </w:r>
      <w:proofErr w:type="spellStart"/>
      <w:r w:rsidRPr="008A35DA">
        <w:t>của</w:t>
      </w:r>
      <w:proofErr w:type="spellEnd"/>
      <w:r w:rsidRPr="008A35DA">
        <w:t xml:space="preserve"> con </w:t>
      </w:r>
      <w:proofErr w:type="spellStart"/>
      <w:r w:rsidRPr="008A35DA">
        <w:t>ngườ</w:t>
      </w:r>
      <w:r>
        <w:t>i</w:t>
      </w:r>
      <w:proofErr w:type="spellEnd"/>
      <w:r>
        <w:t xml:space="preserve"> </w:t>
      </w:r>
      <w:proofErr w:type="spellStart"/>
      <w:r w:rsidRPr="008A35DA">
        <w:t>như</w:t>
      </w:r>
      <w:proofErr w:type="spellEnd"/>
      <w:r w:rsidRPr="008A35DA">
        <w:t xml:space="preserve"> </w:t>
      </w:r>
      <w:proofErr w:type="spellStart"/>
      <w:r w:rsidRPr="008A35DA">
        <w:t>não</w:t>
      </w:r>
      <w:proofErr w:type="spellEnd"/>
      <w:r w:rsidRPr="008A35DA">
        <w:t xml:space="preserve">, </w:t>
      </w:r>
      <w:proofErr w:type="spellStart"/>
      <w:r w:rsidRPr="008A35DA">
        <w:t>tim</w:t>
      </w:r>
      <w:proofErr w:type="spellEnd"/>
      <w:r w:rsidRPr="008A35DA">
        <w:t xml:space="preserve">, da, </w:t>
      </w:r>
      <w:proofErr w:type="spellStart"/>
      <w:r w:rsidRPr="008A35DA">
        <w:t>lưu</w:t>
      </w:r>
      <w:proofErr w:type="spellEnd"/>
      <w:r w:rsidRPr="008A35DA">
        <w:t xml:space="preserve"> </w:t>
      </w:r>
      <w:proofErr w:type="spellStart"/>
      <w:r w:rsidRPr="008A35DA">
        <w:t>lượng</w:t>
      </w:r>
      <w:proofErr w:type="spellEnd"/>
      <w:r w:rsidRPr="008A35DA">
        <w:t xml:space="preserve"> </w:t>
      </w:r>
      <w:proofErr w:type="spellStart"/>
      <w:r w:rsidRPr="008A35DA">
        <w:t>máu</w:t>
      </w:r>
      <w:proofErr w:type="spellEnd"/>
      <w:r w:rsidRPr="008A35DA">
        <w:t xml:space="preserve">, </w:t>
      </w:r>
      <w:proofErr w:type="spellStart"/>
      <w:r w:rsidRPr="008A35DA">
        <w:t>cơ</w:t>
      </w:r>
      <w:proofErr w:type="spellEnd"/>
      <w:r w:rsidRPr="008A35DA">
        <w:t xml:space="preserve">, </w:t>
      </w:r>
      <w:proofErr w:type="spellStart"/>
      <w:r w:rsidRPr="008A35DA">
        <w:t>nét</w:t>
      </w:r>
      <w:proofErr w:type="spellEnd"/>
      <w:r w:rsidRPr="008A35DA">
        <w:t xml:space="preserve"> </w:t>
      </w:r>
      <w:proofErr w:type="spellStart"/>
      <w:r w:rsidRPr="008A35DA">
        <w:t>mặt</w:t>
      </w:r>
      <w:proofErr w:type="spellEnd"/>
      <w:r w:rsidRPr="008A35DA">
        <w:t xml:space="preserve">, </w:t>
      </w:r>
      <w:proofErr w:type="spellStart"/>
      <w:r w:rsidRPr="008A35DA">
        <w:t>giọng</w:t>
      </w:r>
      <w:proofErr w:type="spellEnd"/>
      <w:r w:rsidRPr="008A35DA">
        <w:t xml:space="preserve"> </w:t>
      </w:r>
      <w:proofErr w:type="spellStart"/>
      <w:r w:rsidRPr="008A35DA">
        <w:t>nói</w:t>
      </w:r>
      <w:proofErr w:type="spellEnd"/>
      <w:r w:rsidRPr="008A35DA">
        <w:t xml:space="preserve">,... Do </w:t>
      </w:r>
      <w:proofErr w:type="spellStart"/>
      <w:r w:rsidRPr="008A35DA">
        <w:t>mức</w:t>
      </w:r>
      <w:proofErr w:type="spellEnd"/>
      <w:r w:rsidRPr="008A35DA">
        <w:t xml:space="preserve"> </w:t>
      </w:r>
      <w:proofErr w:type="spellStart"/>
      <w:r w:rsidRPr="008A35DA">
        <w:t>độ</w:t>
      </w:r>
      <w:proofErr w:type="spellEnd"/>
      <w:r w:rsidRPr="008A35DA">
        <w:t xml:space="preserve"> </w:t>
      </w:r>
      <w:proofErr w:type="spellStart"/>
      <w:r w:rsidRPr="008A35DA">
        <w:t>phức</w:t>
      </w:r>
      <w:proofErr w:type="spellEnd"/>
      <w:r w:rsidRPr="008A35DA">
        <w:t xml:space="preserve"> </w:t>
      </w:r>
      <w:proofErr w:type="spellStart"/>
      <w:r w:rsidRPr="008A35DA">
        <w:t>tạp</w:t>
      </w:r>
      <w:proofErr w:type="spellEnd"/>
      <w:r w:rsidRPr="008A35DA">
        <w:t xml:space="preserve"> </w:t>
      </w:r>
      <w:proofErr w:type="spellStart"/>
      <w:r w:rsidRPr="008A35DA">
        <w:t>của</w:t>
      </w:r>
      <w:proofErr w:type="spellEnd"/>
      <w:r w:rsidRPr="008A35DA">
        <w:t xml:space="preserve"> </w:t>
      </w:r>
      <w:proofErr w:type="spellStart"/>
      <w:r w:rsidRPr="008A35DA">
        <w:t>sự</w:t>
      </w:r>
      <w:proofErr w:type="spellEnd"/>
      <w:r w:rsidRPr="008A35DA">
        <w:t xml:space="preserve"> </w:t>
      </w:r>
      <w:proofErr w:type="spellStart"/>
      <w:r w:rsidRPr="008A35DA">
        <w:t>tương</w:t>
      </w:r>
      <w:proofErr w:type="spellEnd"/>
      <w:r w:rsidRPr="008A35DA">
        <w:t xml:space="preserve"> </w:t>
      </w:r>
      <w:proofErr w:type="spellStart"/>
      <w:r w:rsidRPr="008A35DA">
        <w:t>tác</w:t>
      </w:r>
      <w:proofErr w:type="spellEnd"/>
      <w:r w:rsidRPr="008A35DA">
        <w:t xml:space="preserve"> </w:t>
      </w:r>
      <w:proofErr w:type="spellStart"/>
      <w:r w:rsidRPr="008A35DA">
        <w:t>lẫn</w:t>
      </w:r>
      <w:proofErr w:type="spellEnd"/>
      <w:r w:rsidRPr="008A35DA">
        <w:t xml:space="preserve"> </w:t>
      </w:r>
      <w:proofErr w:type="spellStart"/>
      <w:r w:rsidRPr="008A35DA">
        <w:t>nhau</w:t>
      </w:r>
      <w:proofErr w:type="spellEnd"/>
      <w:r w:rsidRPr="008A35DA">
        <w:t xml:space="preserve"> </w:t>
      </w:r>
      <w:proofErr w:type="spellStart"/>
      <w:r w:rsidRPr="008A35DA">
        <w:t>giữa</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và</w:t>
      </w:r>
      <w:proofErr w:type="spellEnd"/>
      <w:r w:rsidRPr="008A35DA">
        <w:t xml:space="preserve"> </w:t>
      </w:r>
      <w:proofErr w:type="spellStart"/>
      <w:r w:rsidRPr="008A35DA">
        <w:t>tâm</w:t>
      </w:r>
      <w:proofErr w:type="spellEnd"/>
      <w:r w:rsidRPr="008A35DA">
        <w:t xml:space="preserve"> </w:t>
      </w:r>
      <w:proofErr w:type="spellStart"/>
      <w:r w:rsidRPr="008A35DA">
        <w:t>lý</w:t>
      </w:r>
      <w:proofErr w:type="spellEnd"/>
      <w:r w:rsidRPr="008A35DA">
        <w:t xml:space="preserve"> </w:t>
      </w:r>
      <w:proofErr w:type="spellStart"/>
      <w:r w:rsidRPr="008A35DA">
        <w:t>trong</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việc</w:t>
      </w:r>
      <w:proofErr w:type="spellEnd"/>
      <w:r w:rsidRPr="008A35DA">
        <w:t xml:space="preserve"> </w:t>
      </w:r>
      <w:proofErr w:type="spellStart"/>
      <w:r w:rsidRPr="008A35DA">
        <w:t>nhận</w:t>
      </w:r>
      <w:proofErr w:type="spellEnd"/>
      <w:r w:rsidRPr="008A35DA">
        <w:t xml:space="preserve"> </w:t>
      </w:r>
      <w:proofErr w:type="spellStart"/>
      <w:r w:rsidRPr="008A35DA">
        <w:t>biết</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của</w:t>
      </w:r>
      <w:proofErr w:type="spellEnd"/>
      <w:r w:rsidRPr="008A35DA">
        <w:t xml:space="preserve"> con </w:t>
      </w:r>
      <w:proofErr w:type="spellStart"/>
      <w:r w:rsidRPr="008A35DA">
        <w:t>người</w:t>
      </w:r>
      <w:proofErr w:type="spellEnd"/>
      <w:r w:rsidRPr="008A35DA">
        <w:t xml:space="preserve"> </w:t>
      </w:r>
      <w:proofErr w:type="spellStart"/>
      <w:r w:rsidRPr="008A35DA">
        <w:t>một</w:t>
      </w:r>
      <w:proofErr w:type="spellEnd"/>
      <w:r w:rsidRPr="008A35DA">
        <w:t xml:space="preserve"> </w:t>
      </w:r>
      <w:proofErr w:type="spellStart"/>
      <w:r w:rsidRPr="008A35DA">
        <w:t>cách</w:t>
      </w:r>
      <w:proofErr w:type="spellEnd"/>
      <w:r w:rsidRPr="008A35DA">
        <w:t xml:space="preserve"> </w:t>
      </w:r>
      <w:proofErr w:type="spellStart"/>
      <w:r w:rsidRPr="008A35DA">
        <w:t>chính</w:t>
      </w:r>
      <w:proofErr w:type="spellEnd"/>
      <w:r w:rsidRPr="008A35DA">
        <w:t xml:space="preserve"> </w:t>
      </w:r>
      <w:proofErr w:type="spellStart"/>
      <w:r w:rsidRPr="008A35DA">
        <w:t>xác</w:t>
      </w:r>
      <w:proofErr w:type="spellEnd"/>
      <w:r w:rsidRPr="008A35DA">
        <w:t xml:space="preserve"> </w:t>
      </w:r>
      <w:proofErr w:type="spellStart"/>
      <w:r w:rsidRPr="008A35DA">
        <w:t>vẫn</w:t>
      </w:r>
      <w:proofErr w:type="spellEnd"/>
      <w:r w:rsidRPr="008A35DA">
        <w:t xml:space="preserve"> </w:t>
      </w:r>
      <w:proofErr w:type="spellStart"/>
      <w:r w:rsidRPr="008A35DA">
        <w:t>là</w:t>
      </w:r>
      <w:proofErr w:type="spellEnd"/>
      <w:r w:rsidRPr="008A35DA">
        <w:t xml:space="preserve"> </w:t>
      </w:r>
      <w:proofErr w:type="spellStart"/>
      <w:r w:rsidRPr="008A35DA">
        <w:t>mục</w:t>
      </w:r>
      <w:proofErr w:type="spellEnd"/>
      <w:r w:rsidRPr="008A35DA">
        <w:t xml:space="preserve"> </w:t>
      </w:r>
      <w:proofErr w:type="spellStart"/>
      <w:r w:rsidRPr="008A35DA">
        <w:t>tiêu</w:t>
      </w:r>
      <w:proofErr w:type="spellEnd"/>
      <w:r w:rsidRPr="008A35DA">
        <w:t xml:space="preserve"> </w:t>
      </w:r>
      <w:proofErr w:type="spellStart"/>
      <w:r w:rsidRPr="008A35DA">
        <w:t>của</w:t>
      </w:r>
      <w:proofErr w:type="spellEnd"/>
      <w:r w:rsidRPr="008A35DA">
        <w:t xml:space="preserve"> </w:t>
      </w:r>
      <w:proofErr w:type="spellStart"/>
      <w:r w:rsidRPr="008A35DA">
        <w:t>nghiên</w:t>
      </w:r>
      <w:proofErr w:type="spellEnd"/>
      <w:r w:rsidRPr="008A35DA">
        <w:t xml:space="preserve"> </w:t>
      </w:r>
      <w:proofErr w:type="spellStart"/>
      <w:r w:rsidRPr="008A35DA">
        <w:t>cứu</w:t>
      </w:r>
      <w:proofErr w:type="spellEnd"/>
      <w:r w:rsidRPr="008A35DA">
        <w:t xml:space="preserve"> khoa </w:t>
      </w:r>
      <w:proofErr w:type="spellStart"/>
      <w:r w:rsidRPr="008A35DA">
        <w:t>học</w:t>
      </w:r>
      <w:proofErr w:type="spellEnd"/>
      <w:r w:rsidRPr="008A35DA">
        <w:t xml:space="preserve">. </w:t>
      </w:r>
      <w:proofErr w:type="spellStart"/>
      <w:r w:rsidR="007747B3" w:rsidRPr="007747B3">
        <w:t>Nhận</w:t>
      </w:r>
      <w:proofErr w:type="spellEnd"/>
      <w:r w:rsidR="007747B3" w:rsidRPr="007747B3">
        <w:t xml:space="preserve"> </w:t>
      </w:r>
      <w:proofErr w:type="spellStart"/>
      <w:r w:rsidR="007747B3" w:rsidRPr="007747B3">
        <w:t>biết</w:t>
      </w:r>
      <w:proofErr w:type="spellEnd"/>
      <w:r w:rsidR="007747B3" w:rsidRPr="007747B3">
        <w:t xml:space="preserve"> </w:t>
      </w:r>
      <w:proofErr w:type="spellStart"/>
      <w:r w:rsidR="007747B3" w:rsidRPr="007747B3">
        <w:t>biểu</w:t>
      </w:r>
      <w:proofErr w:type="spellEnd"/>
      <w:r w:rsidR="007747B3" w:rsidRPr="007747B3">
        <w:t xml:space="preserve"> </w:t>
      </w:r>
      <w:proofErr w:type="spellStart"/>
      <w:r w:rsidR="007747B3" w:rsidRPr="007747B3">
        <w:t>cảm</w:t>
      </w:r>
      <w:proofErr w:type="spellEnd"/>
      <w:r w:rsidR="007747B3" w:rsidRPr="007747B3">
        <w:t xml:space="preserve"> </w:t>
      </w:r>
      <w:proofErr w:type="spellStart"/>
      <w:r w:rsidR="007747B3" w:rsidRPr="007747B3">
        <w:t>được</w:t>
      </w:r>
      <w:proofErr w:type="spellEnd"/>
      <w:r w:rsidR="007747B3" w:rsidRPr="007747B3">
        <w:t xml:space="preserve"> </w:t>
      </w:r>
      <w:proofErr w:type="spellStart"/>
      <w:r w:rsidR="007747B3" w:rsidRPr="007747B3">
        <w:t>cho</w:t>
      </w:r>
      <w:proofErr w:type="spellEnd"/>
      <w:r w:rsidR="007747B3" w:rsidRPr="007747B3">
        <w:t xml:space="preserve"> </w:t>
      </w:r>
      <w:proofErr w:type="spellStart"/>
      <w:r w:rsidR="007747B3" w:rsidRPr="007747B3">
        <w:t>là</w:t>
      </w:r>
      <w:proofErr w:type="spellEnd"/>
      <w:r w:rsidR="007747B3" w:rsidRPr="007747B3">
        <w:t xml:space="preserve"> </w:t>
      </w:r>
      <w:proofErr w:type="spellStart"/>
      <w:r w:rsidR="007747B3" w:rsidRPr="007747B3">
        <w:t>đóng</w:t>
      </w:r>
      <w:proofErr w:type="spellEnd"/>
      <w:r w:rsidR="007747B3" w:rsidRPr="007747B3">
        <w:t xml:space="preserve"> </w:t>
      </w:r>
      <w:proofErr w:type="spellStart"/>
      <w:r w:rsidR="007747B3" w:rsidRPr="007747B3">
        <w:t>một</w:t>
      </w:r>
      <w:proofErr w:type="spellEnd"/>
      <w:r w:rsidR="007747B3" w:rsidRPr="007747B3">
        <w:t xml:space="preserve"> </w:t>
      </w:r>
      <w:proofErr w:type="spellStart"/>
      <w:r w:rsidR="007747B3" w:rsidRPr="007747B3">
        <w:t>vai</w:t>
      </w:r>
      <w:proofErr w:type="spellEnd"/>
      <w:r w:rsidR="007747B3" w:rsidRPr="007747B3">
        <w:t xml:space="preserve"> </w:t>
      </w:r>
      <w:proofErr w:type="spellStart"/>
      <w:r w:rsidR="007747B3" w:rsidRPr="007747B3">
        <w:t>trò</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trong</w:t>
      </w:r>
      <w:proofErr w:type="spellEnd"/>
      <w:r w:rsidR="007747B3" w:rsidRPr="007747B3">
        <w:t xml:space="preserve"> </w:t>
      </w:r>
      <w:proofErr w:type="spellStart"/>
      <w:r w:rsidR="007747B3" w:rsidRPr="007747B3">
        <w:t>việc</w:t>
      </w:r>
      <w:proofErr w:type="spellEnd"/>
      <w:r w:rsidR="007747B3" w:rsidRPr="007747B3">
        <w:t xml:space="preserve"> </w:t>
      </w:r>
      <w:proofErr w:type="spellStart"/>
      <w:r w:rsidR="007747B3" w:rsidRPr="007747B3">
        <w:t>học</w:t>
      </w:r>
      <w:proofErr w:type="spellEnd"/>
      <w:r w:rsidR="007747B3" w:rsidRPr="007747B3">
        <w:t xml:space="preserve"> </w:t>
      </w:r>
      <w:proofErr w:type="spellStart"/>
      <w:r w:rsidR="007747B3" w:rsidRPr="007747B3">
        <w:t>tập</w:t>
      </w:r>
      <w:proofErr w:type="spellEnd"/>
      <w:r w:rsidR="007747B3" w:rsidRPr="007747B3">
        <w:t xml:space="preserve"> </w:t>
      </w:r>
      <w:proofErr w:type="spellStart"/>
      <w:r w:rsidR="007747B3" w:rsidRPr="007747B3">
        <w:t>và</w:t>
      </w:r>
      <w:proofErr w:type="spellEnd"/>
      <w:r w:rsidR="007747B3" w:rsidRPr="007747B3">
        <w:t xml:space="preserve"> </w:t>
      </w:r>
      <w:proofErr w:type="spellStart"/>
      <w:r w:rsidR="007747B3" w:rsidRPr="007747B3">
        <w:t>phát</w:t>
      </w:r>
      <w:proofErr w:type="spellEnd"/>
      <w:r w:rsidR="007747B3" w:rsidRPr="007747B3">
        <w:t xml:space="preserve"> </w:t>
      </w:r>
      <w:proofErr w:type="spellStart"/>
      <w:r w:rsidR="007747B3" w:rsidRPr="007747B3">
        <w:t>triể</w:t>
      </w:r>
      <w:r w:rsidR="007747B3">
        <w:t>n</w:t>
      </w:r>
      <w:proofErr w:type="spellEnd"/>
      <w:r w:rsidR="007747B3">
        <w:t xml:space="preserve">, </w:t>
      </w:r>
      <w:proofErr w:type="spellStart"/>
      <w:r w:rsidR="007747B3" w:rsidRPr="007747B3">
        <w:t>là</w:t>
      </w:r>
      <w:proofErr w:type="spellEnd"/>
      <w:r w:rsidR="007747B3" w:rsidRPr="007747B3">
        <w:t xml:space="preserve"> </w:t>
      </w:r>
      <w:proofErr w:type="spellStart"/>
      <w:r w:rsidR="007747B3" w:rsidRPr="007747B3">
        <w:t>một</w:t>
      </w:r>
      <w:proofErr w:type="spellEnd"/>
      <w:r w:rsidR="007747B3" w:rsidRPr="007747B3">
        <w:t xml:space="preserve"> </w:t>
      </w:r>
      <w:proofErr w:type="spellStart"/>
      <w:r w:rsidR="007747B3" w:rsidRPr="007747B3">
        <w:t>phần</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trong</w:t>
      </w:r>
      <w:proofErr w:type="spellEnd"/>
      <w:r w:rsidR="007747B3" w:rsidRPr="007747B3">
        <w:t xml:space="preserve"> </w:t>
      </w:r>
      <w:proofErr w:type="spellStart"/>
      <w:r w:rsidR="007747B3" w:rsidRPr="007747B3">
        <w:t>việc</w:t>
      </w:r>
      <w:proofErr w:type="spellEnd"/>
      <w:r w:rsidR="007747B3" w:rsidRPr="007747B3">
        <w:t xml:space="preserve"> </w:t>
      </w:r>
      <w:proofErr w:type="spellStart"/>
      <w:r w:rsidR="007747B3" w:rsidRPr="007747B3">
        <w:t>đánh</w:t>
      </w:r>
      <w:proofErr w:type="spellEnd"/>
      <w:r w:rsidR="007747B3" w:rsidRPr="007747B3">
        <w:t xml:space="preserve"> </w:t>
      </w:r>
      <w:proofErr w:type="spellStart"/>
      <w:r w:rsidR="007747B3" w:rsidRPr="007747B3">
        <w:t>giá</w:t>
      </w:r>
      <w:proofErr w:type="spellEnd"/>
      <w:r w:rsidR="007747B3" w:rsidRPr="007747B3">
        <w:t xml:space="preserve"> </w:t>
      </w:r>
      <w:proofErr w:type="spellStart"/>
      <w:r w:rsidR="007747B3" w:rsidRPr="007747B3">
        <w:t>sự</w:t>
      </w:r>
      <w:proofErr w:type="spellEnd"/>
      <w:r w:rsidR="007747B3" w:rsidRPr="007747B3">
        <w:t xml:space="preserve"> </w:t>
      </w:r>
      <w:proofErr w:type="spellStart"/>
      <w:r w:rsidR="007747B3" w:rsidRPr="007747B3">
        <w:t>khác</w:t>
      </w:r>
      <w:proofErr w:type="spellEnd"/>
      <w:r w:rsidR="007747B3" w:rsidRPr="007747B3">
        <w:t xml:space="preserve"> </w:t>
      </w:r>
      <w:proofErr w:type="spellStart"/>
      <w:r w:rsidR="007747B3" w:rsidRPr="007747B3">
        <w:t>biệt</w:t>
      </w:r>
      <w:proofErr w:type="spellEnd"/>
      <w:r w:rsidR="007747B3" w:rsidRPr="007747B3">
        <w:t xml:space="preserve"> </w:t>
      </w:r>
      <w:proofErr w:type="spellStart"/>
      <w:r w:rsidR="007747B3" w:rsidRPr="007747B3">
        <w:t>giữa</w:t>
      </w:r>
      <w:proofErr w:type="spellEnd"/>
      <w:r w:rsidR="007747B3" w:rsidRPr="007747B3">
        <w:t xml:space="preserve"> </w:t>
      </w:r>
      <w:proofErr w:type="spellStart"/>
      <w:r w:rsidR="007747B3" w:rsidRPr="007747B3">
        <w:t>sự</w:t>
      </w:r>
      <w:proofErr w:type="spellEnd"/>
      <w:r w:rsidR="007747B3" w:rsidRPr="007747B3">
        <w:t xml:space="preserve"> </w:t>
      </w:r>
      <w:proofErr w:type="spellStart"/>
      <w:r w:rsidR="007747B3" w:rsidRPr="007747B3">
        <w:t>phát</w:t>
      </w:r>
      <w:proofErr w:type="spellEnd"/>
      <w:r w:rsidR="007747B3" w:rsidRPr="007747B3">
        <w:t xml:space="preserve"> </w:t>
      </w:r>
      <w:proofErr w:type="spellStart"/>
      <w:r w:rsidR="007747B3" w:rsidRPr="007747B3">
        <w:t>triển</w:t>
      </w:r>
      <w:proofErr w:type="spellEnd"/>
      <w:r w:rsidR="007747B3" w:rsidRPr="007747B3">
        <w:t xml:space="preserve"> </w:t>
      </w:r>
      <w:proofErr w:type="spellStart"/>
      <w:r w:rsidR="007747B3" w:rsidRPr="007747B3">
        <w:t>bình</w:t>
      </w:r>
      <w:proofErr w:type="spellEnd"/>
      <w:r w:rsidR="007747B3" w:rsidRPr="007747B3">
        <w:t xml:space="preserve"> </w:t>
      </w:r>
      <w:proofErr w:type="spellStart"/>
      <w:r w:rsidR="007747B3" w:rsidRPr="007747B3">
        <w:t>thường</w:t>
      </w:r>
      <w:proofErr w:type="spellEnd"/>
      <w:r w:rsidR="007747B3" w:rsidRPr="007747B3">
        <w:t xml:space="preserve"> </w:t>
      </w:r>
      <w:proofErr w:type="spellStart"/>
      <w:r w:rsidR="007747B3" w:rsidRPr="007747B3">
        <w:t>của</w:t>
      </w:r>
      <w:proofErr w:type="spellEnd"/>
      <w:r w:rsidR="007747B3" w:rsidRPr="007747B3">
        <w:t xml:space="preserve"> </w:t>
      </w:r>
      <w:proofErr w:type="spellStart"/>
      <w:r w:rsidR="007747B3" w:rsidRPr="007747B3">
        <w:t>trẻ</w:t>
      </w:r>
      <w:proofErr w:type="spellEnd"/>
      <w:r w:rsidR="007747B3" w:rsidRPr="007747B3">
        <w:t xml:space="preserve"> </w:t>
      </w:r>
      <w:proofErr w:type="spellStart"/>
      <w:r w:rsidR="007747B3" w:rsidRPr="007747B3">
        <w:t>em</w:t>
      </w:r>
      <w:proofErr w:type="spellEnd"/>
      <w:r w:rsidR="007747B3" w:rsidRPr="007747B3">
        <w:t xml:space="preserve"> so </w:t>
      </w:r>
      <w:proofErr w:type="spellStart"/>
      <w:r w:rsidR="007747B3" w:rsidRPr="007747B3">
        <w:t>với</w:t>
      </w:r>
      <w:proofErr w:type="spellEnd"/>
      <w:r w:rsidR="007747B3" w:rsidRPr="007747B3">
        <w:t xml:space="preserve"> </w:t>
      </w:r>
      <w:proofErr w:type="spellStart"/>
      <w:r w:rsidR="007747B3" w:rsidRPr="007747B3">
        <w:t>trẻ</w:t>
      </w:r>
      <w:proofErr w:type="spellEnd"/>
      <w:r w:rsidR="007747B3" w:rsidRPr="007747B3">
        <w:t xml:space="preserve"> </w:t>
      </w:r>
      <w:proofErr w:type="spellStart"/>
      <w:r w:rsidR="007747B3" w:rsidRPr="007747B3">
        <w:t>tự</w:t>
      </w:r>
      <w:proofErr w:type="spellEnd"/>
      <w:r w:rsidR="007747B3" w:rsidRPr="007747B3">
        <w:t xml:space="preserve"> </w:t>
      </w:r>
      <w:proofErr w:type="spellStart"/>
      <w:r w:rsidR="007747B3" w:rsidRPr="007747B3">
        <w:t>kỷ</w:t>
      </w:r>
      <w:proofErr w:type="spellEnd"/>
      <w:r w:rsidR="007747B3" w:rsidRPr="007747B3">
        <w:t xml:space="preserve">, </w:t>
      </w:r>
      <w:proofErr w:type="spellStart"/>
      <w:r w:rsidR="007747B3" w:rsidRPr="007747B3">
        <w:t>những</w:t>
      </w:r>
      <w:proofErr w:type="spellEnd"/>
      <w:r w:rsidR="007747B3" w:rsidRPr="007747B3">
        <w:t xml:space="preserve"> </w:t>
      </w:r>
      <w:proofErr w:type="spellStart"/>
      <w:r w:rsidR="007747B3" w:rsidRPr="007747B3">
        <w:t>người</w:t>
      </w:r>
      <w:proofErr w:type="spellEnd"/>
      <w:r w:rsidR="007747B3" w:rsidRPr="007747B3">
        <w:t xml:space="preserve"> </w:t>
      </w:r>
      <w:proofErr w:type="spellStart"/>
      <w:r w:rsidR="007747B3" w:rsidRPr="007747B3">
        <w:t>thường</w:t>
      </w:r>
      <w:proofErr w:type="spellEnd"/>
      <w:r w:rsidR="007747B3" w:rsidRPr="007747B3">
        <w:t xml:space="preserve"> </w:t>
      </w:r>
      <w:proofErr w:type="spellStart"/>
      <w:r w:rsidR="007747B3" w:rsidRPr="007747B3">
        <w:t>bị</w:t>
      </w:r>
      <w:proofErr w:type="spellEnd"/>
      <w:r w:rsidR="007747B3" w:rsidRPr="007747B3">
        <w:t xml:space="preserve"> </w:t>
      </w:r>
      <w:proofErr w:type="spellStart"/>
      <w:r w:rsidR="007747B3" w:rsidRPr="007747B3">
        <w:t>suy</w:t>
      </w:r>
      <w:proofErr w:type="spellEnd"/>
      <w:r w:rsidR="007747B3" w:rsidRPr="007747B3">
        <w:t xml:space="preserve"> </w:t>
      </w:r>
      <w:proofErr w:type="spellStart"/>
      <w:r w:rsidR="007747B3" w:rsidRPr="007747B3">
        <w:t>giảm</w:t>
      </w:r>
      <w:proofErr w:type="spellEnd"/>
      <w:r w:rsidR="007747B3" w:rsidRPr="007747B3">
        <w:t xml:space="preserve"> </w:t>
      </w:r>
      <w:proofErr w:type="spellStart"/>
      <w:r w:rsidR="007747B3" w:rsidRPr="007747B3">
        <w:t>khả</w:t>
      </w:r>
      <w:proofErr w:type="spellEnd"/>
      <w:r w:rsidR="007747B3" w:rsidRPr="007747B3">
        <w:t xml:space="preserve"> </w:t>
      </w:r>
      <w:proofErr w:type="spellStart"/>
      <w:r w:rsidR="007747B3" w:rsidRPr="007747B3">
        <w:t>năng</w:t>
      </w:r>
      <w:proofErr w:type="spellEnd"/>
      <w:r w:rsidR="007747B3" w:rsidRPr="007747B3">
        <w:t xml:space="preserve"> </w:t>
      </w:r>
      <w:proofErr w:type="spellStart"/>
      <w:r w:rsidR="007747B3" w:rsidRPr="007747B3">
        <w:t>nhận</w:t>
      </w:r>
      <w:proofErr w:type="spellEnd"/>
      <w:r w:rsidR="007747B3" w:rsidRPr="007747B3">
        <w:t xml:space="preserve"> </w:t>
      </w:r>
      <w:proofErr w:type="spellStart"/>
      <w:r w:rsidR="007747B3" w:rsidRPr="007747B3">
        <w:t>biết</w:t>
      </w:r>
      <w:proofErr w:type="spellEnd"/>
      <w:r w:rsidR="007747B3" w:rsidRPr="007747B3">
        <w:t xml:space="preserve"> </w:t>
      </w:r>
      <w:proofErr w:type="spellStart"/>
      <w:r w:rsidR="007747B3">
        <w:t>cảm</w:t>
      </w:r>
      <w:proofErr w:type="spellEnd"/>
      <w:r w:rsidR="007747B3">
        <w:t xml:space="preserve"> </w:t>
      </w:r>
      <w:proofErr w:type="spellStart"/>
      <w:r w:rsidR="007747B3">
        <w:t>xúc</w:t>
      </w:r>
      <w:proofErr w:type="spellEnd"/>
      <w:r w:rsidR="007747B3" w:rsidRPr="007747B3">
        <w:t xml:space="preserve">. </w:t>
      </w:r>
      <w:proofErr w:type="spellStart"/>
      <w:r w:rsidRPr="008A35DA">
        <w:t>Nhận</w:t>
      </w:r>
      <w:proofErr w:type="spellEnd"/>
      <w:r w:rsidRPr="008A35DA">
        <w:t xml:space="preserve"> </w:t>
      </w:r>
      <w:proofErr w:type="spellStart"/>
      <w:r w:rsidRPr="008A35DA">
        <w:t>diện</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đã</w:t>
      </w:r>
      <w:proofErr w:type="spellEnd"/>
      <w:r w:rsidRPr="008A35DA">
        <w:t xml:space="preserve"> </w:t>
      </w:r>
      <w:proofErr w:type="spellStart"/>
      <w:r w:rsidRPr="008A35DA">
        <w:t>được</w:t>
      </w:r>
      <w:proofErr w:type="spellEnd"/>
      <w:r w:rsidRPr="008A35DA">
        <w:t xml:space="preserve"> </w:t>
      </w:r>
      <w:proofErr w:type="spellStart"/>
      <w:r w:rsidRPr="008A35DA">
        <w:t>áp</w:t>
      </w:r>
      <w:proofErr w:type="spellEnd"/>
      <w:r w:rsidRPr="008A35DA">
        <w:t xml:space="preserve"> </w:t>
      </w:r>
      <w:proofErr w:type="spellStart"/>
      <w:r w:rsidRPr="008A35DA">
        <w:t>dụng</w:t>
      </w:r>
      <w:proofErr w:type="spellEnd"/>
      <w:r w:rsidRPr="008A35DA">
        <w:t xml:space="preserve"> </w:t>
      </w:r>
      <w:proofErr w:type="spellStart"/>
      <w:r w:rsidRPr="008A35DA">
        <w:t>trong</w:t>
      </w:r>
      <w:proofErr w:type="spellEnd"/>
      <w:r w:rsidRPr="008A35DA">
        <w:t xml:space="preserve"> </w:t>
      </w:r>
      <w:proofErr w:type="spellStart"/>
      <w:r w:rsidRPr="008A35DA">
        <w:t>nhiều</w:t>
      </w:r>
      <w:proofErr w:type="spellEnd"/>
      <w:r w:rsidRPr="008A35DA">
        <w:t xml:space="preserve"> </w:t>
      </w:r>
      <w:proofErr w:type="spellStart"/>
      <w:r w:rsidRPr="008A35DA">
        <w:t>lĩnh</w:t>
      </w:r>
      <w:proofErr w:type="spellEnd"/>
      <w:r w:rsidRPr="008A35DA">
        <w:t xml:space="preserve"> </w:t>
      </w:r>
      <w:proofErr w:type="spellStart"/>
      <w:r w:rsidRPr="008A35DA">
        <w:t>vực</w:t>
      </w:r>
      <w:proofErr w:type="spellEnd"/>
      <w:r w:rsidRPr="008A35DA">
        <w:t xml:space="preserve"> </w:t>
      </w:r>
      <w:proofErr w:type="spellStart"/>
      <w:r w:rsidRPr="008A35DA">
        <w:t>như</w:t>
      </w:r>
      <w:proofErr w:type="spellEnd"/>
      <w:r w:rsidRPr="008A35DA">
        <w:t xml:space="preserve"> </w:t>
      </w:r>
      <w:proofErr w:type="spellStart"/>
      <w:r w:rsidRPr="008A35DA">
        <w:t>lái</w:t>
      </w:r>
      <w:proofErr w:type="spellEnd"/>
      <w:r w:rsidRPr="008A35DA">
        <w:t xml:space="preserve"> </w:t>
      </w:r>
      <w:proofErr w:type="spellStart"/>
      <w:r w:rsidRPr="008A35DA">
        <w:t>xe</w:t>
      </w:r>
      <w:proofErr w:type="spellEnd"/>
      <w:r w:rsidRPr="008A35DA">
        <w:t xml:space="preserve"> an </w:t>
      </w:r>
      <w:proofErr w:type="spellStart"/>
      <w:r w:rsidRPr="008A35DA">
        <w:t>toàn</w:t>
      </w:r>
      <w:proofErr w:type="spellEnd"/>
      <w:r w:rsidRPr="008A35DA">
        <w:t xml:space="preserve">, </w:t>
      </w:r>
      <w:proofErr w:type="spellStart"/>
      <w:r w:rsidRPr="008A35DA">
        <w:t>theo</w:t>
      </w:r>
      <w:proofErr w:type="spellEnd"/>
      <w:r w:rsidRPr="008A35DA">
        <w:t xml:space="preserve"> </w:t>
      </w:r>
      <w:proofErr w:type="spellStart"/>
      <w:r w:rsidRPr="008A35DA">
        <w:t>dõi</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rsidRPr="008A35DA">
        <w:t xml:space="preserve"> </w:t>
      </w:r>
      <w:r>
        <w:t xml:space="preserve">con </w:t>
      </w:r>
      <w:proofErr w:type="spellStart"/>
      <w:r>
        <w:t>ngườ</w:t>
      </w:r>
      <w:r w:rsidR="007747B3">
        <w:t>i</w:t>
      </w:r>
      <w:proofErr w:type="spellEnd"/>
      <w:r w:rsidR="007747B3">
        <w:t>,</w:t>
      </w:r>
      <w:ins w:id="160" w:author="Cung Thanh Long" w:date="2021-04-12T14:37:00Z">
        <w:r w:rsidR="00425F08">
          <w:t xml:space="preserve"> </w:t>
        </w:r>
      </w:ins>
      <w:r>
        <w:t>…</w:t>
      </w:r>
    </w:p>
    <w:p w14:paraId="7A894A12" w14:textId="77777777" w:rsidR="00D4116E" w:rsidRDefault="00FA15CB" w:rsidP="0084325B">
      <w:pPr>
        <w:ind w:firstLine="567"/>
      </w:pPr>
      <w:proofErr w:type="spellStart"/>
      <w:r w:rsidRPr="00FA15CB">
        <w:t>Để</w:t>
      </w:r>
      <w:proofErr w:type="spellEnd"/>
      <w:r w:rsidRPr="00FA15CB">
        <w:t xml:space="preserve"> </w:t>
      </w:r>
      <w:proofErr w:type="spellStart"/>
      <w:r w:rsidRPr="00FA15CB">
        <w:t>nhận</w:t>
      </w:r>
      <w:proofErr w:type="spellEnd"/>
      <w:r w:rsidRPr="00FA15CB">
        <w:t xml:space="preserve"> </w:t>
      </w:r>
      <w:proofErr w:type="spellStart"/>
      <w:r w:rsidRPr="00FA15CB">
        <w:t>biết</w:t>
      </w:r>
      <w:proofErr w:type="spellEnd"/>
      <w:r w:rsidRPr="00FA15CB">
        <w:t xml:space="preserve"> </w:t>
      </w:r>
      <w:proofErr w:type="spellStart"/>
      <w:r>
        <w:t>được</w:t>
      </w:r>
      <w:proofErr w:type="spellEnd"/>
      <w:r>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007747B3">
        <w:t>trước</w:t>
      </w:r>
      <w:proofErr w:type="spellEnd"/>
      <w:r w:rsidR="007747B3">
        <w:t xml:space="preserve"> </w:t>
      </w:r>
      <w:proofErr w:type="spellStart"/>
      <w:r w:rsidR="007747B3">
        <w:t>hết</w:t>
      </w:r>
      <w:proofErr w:type="spellEnd"/>
      <w:r w:rsidR="007747B3">
        <w:t xml:space="preserve"> </w:t>
      </w:r>
      <w:proofErr w:type="spellStart"/>
      <w:r w:rsidRPr="00FA15CB">
        <w:t>các</w:t>
      </w:r>
      <w:proofErr w:type="spellEnd"/>
      <w:r w:rsidRPr="00FA15CB">
        <w:t xml:space="preserve"> </w:t>
      </w:r>
      <w:proofErr w:type="spellStart"/>
      <w:r w:rsidR="007747B3">
        <w:t>trạng</w:t>
      </w:r>
      <w:proofErr w:type="spellEnd"/>
      <w:r w:rsidR="007747B3">
        <w:t xml:space="preserve"> </w:t>
      </w:r>
      <w:proofErr w:type="spellStart"/>
      <w:r w:rsidR="007747B3">
        <w:t>thái</w:t>
      </w:r>
      <w:proofErr w:type="spellEnd"/>
      <w:r w:rsidR="007747B3">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cần</w:t>
      </w:r>
      <w:proofErr w:type="spellEnd"/>
      <w:r w:rsidRPr="00FA15CB">
        <w:t xml:space="preserve"> </w:t>
      </w:r>
      <w:proofErr w:type="spellStart"/>
      <w:r w:rsidRPr="00FA15CB">
        <w:t>được</w:t>
      </w:r>
      <w:proofErr w:type="spellEnd"/>
      <w:r w:rsidRPr="00FA15CB">
        <w:t xml:space="preserve"> </w:t>
      </w:r>
      <w:proofErr w:type="spellStart"/>
      <w:r w:rsidRPr="00FA15CB">
        <w:t>xác</w:t>
      </w:r>
      <w:proofErr w:type="spellEnd"/>
      <w:r w:rsidRPr="00FA15CB">
        <w:t xml:space="preserve"> </w:t>
      </w:r>
      <w:proofErr w:type="spellStart"/>
      <w:r w:rsidRPr="00FA15CB">
        <w:t>định</w:t>
      </w:r>
      <w:proofErr w:type="spellEnd"/>
      <w:r w:rsidRPr="00FA15CB">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rsidRPr="00FA15CB">
        <w:t xml:space="preserve">. </w:t>
      </w:r>
      <w:proofErr w:type="spellStart"/>
      <w:r w:rsidRPr="00FA15CB">
        <w:t>Định</w:t>
      </w:r>
      <w:proofErr w:type="spellEnd"/>
      <w:r w:rsidRPr="00FA15CB">
        <w:t xml:space="preserve"> </w:t>
      </w:r>
      <w:proofErr w:type="spellStart"/>
      <w:r w:rsidRPr="00FA15CB">
        <w:t>nghĩa</w:t>
      </w:r>
      <w:proofErr w:type="spellEnd"/>
      <w:r w:rsidRPr="00FA15CB">
        <w:t xml:space="preserve"> </w:t>
      </w:r>
      <w:proofErr w:type="spellStart"/>
      <w:r w:rsidRPr="00FA15CB">
        <w:t>về</w:t>
      </w:r>
      <w:proofErr w:type="spellEnd"/>
      <w:r w:rsidRPr="00FA15CB">
        <w:t xml:space="preserve"> </w:t>
      </w:r>
      <w:proofErr w:type="spellStart"/>
      <w:r w:rsidRPr="00FA15CB">
        <w:t>những</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cơ</w:t>
      </w:r>
      <w:proofErr w:type="spellEnd"/>
      <w:r w:rsidRPr="00FA15CB">
        <w:t xml:space="preserve"> </w:t>
      </w:r>
      <w:proofErr w:type="spellStart"/>
      <w:r w:rsidRPr="00FA15CB">
        <w:t>bản</w:t>
      </w:r>
      <w:proofErr w:type="spellEnd"/>
      <w:r w:rsidRPr="00FA15CB">
        <w:t xml:space="preserve"> </w:t>
      </w:r>
      <w:proofErr w:type="spellStart"/>
      <w:r w:rsidRPr="00FA15CB">
        <w:t>lần</w:t>
      </w:r>
      <w:proofErr w:type="spellEnd"/>
      <w:r w:rsidRPr="00FA15CB">
        <w:t xml:space="preserve"> </w:t>
      </w:r>
      <w:proofErr w:type="spellStart"/>
      <w:r w:rsidRPr="00FA15CB">
        <w:t>đầu</w:t>
      </w:r>
      <w:proofErr w:type="spellEnd"/>
      <w:r w:rsidRPr="00FA15CB">
        <w:t xml:space="preserve"> </w:t>
      </w:r>
      <w:proofErr w:type="spellStart"/>
      <w:r w:rsidRPr="00FA15CB">
        <w:t>tiên</w:t>
      </w:r>
      <w:proofErr w:type="spellEnd"/>
      <w:r w:rsidRPr="00FA15CB">
        <w:t xml:space="preserve"> </w:t>
      </w:r>
      <w:proofErr w:type="spellStart"/>
      <w:r w:rsidRPr="00FA15CB">
        <w:t>được</w:t>
      </w:r>
      <w:proofErr w:type="spellEnd"/>
      <w:r w:rsidRPr="00FA15CB">
        <w:t xml:space="preserve"> </w:t>
      </w:r>
      <w:proofErr w:type="spellStart"/>
      <w:r w:rsidRPr="00FA15CB">
        <w:t>đề</w:t>
      </w:r>
      <w:proofErr w:type="spellEnd"/>
      <w:r w:rsidRPr="00FA15CB">
        <w:t xml:space="preserve"> </w:t>
      </w:r>
      <w:proofErr w:type="spellStart"/>
      <w:r w:rsidRPr="00FA15CB">
        <w:t>xuất</w:t>
      </w:r>
      <w:proofErr w:type="spellEnd"/>
      <w:r w:rsidRPr="00FA15CB">
        <w:t xml:space="preserve"> </w:t>
      </w:r>
      <w:proofErr w:type="spellStart"/>
      <w:r w:rsidRPr="00FA15CB">
        <w:t>cách</w:t>
      </w:r>
      <w:proofErr w:type="spellEnd"/>
      <w:r w:rsidRPr="00FA15CB">
        <w:t xml:space="preserve"> </w:t>
      </w:r>
      <w:proofErr w:type="spellStart"/>
      <w:r w:rsidRPr="00FA15CB">
        <w:t>đây</w:t>
      </w:r>
      <w:proofErr w:type="spellEnd"/>
      <w:r w:rsidRPr="00FA15CB">
        <w:t xml:space="preserve"> </w:t>
      </w:r>
      <w:proofErr w:type="spellStart"/>
      <w:r w:rsidRPr="00FA15CB">
        <w:t>nhiều</w:t>
      </w:r>
      <w:proofErr w:type="spellEnd"/>
      <w:r w:rsidRPr="00FA15CB">
        <w:t xml:space="preserve"> </w:t>
      </w:r>
      <w:proofErr w:type="spellStart"/>
      <w:r w:rsidRPr="00FA15CB">
        <w:t>thập</w:t>
      </w:r>
      <w:proofErr w:type="spellEnd"/>
      <w:r w:rsidRPr="00FA15CB">
        <w:t xml:space="preserve"> </w:t>
      </w:r>
      <w:proofErr w:type="spellStart"/>
      <w:r w:rsidRPr="00FA15CB">
        <w:t>kỷ</w:t>
      </w:r>
      <w:proofErr w:type="spellEnd"/>
      <w:r w:rsidRPr="00FA15CB">
        <w:t xml:space="preserve">. </w:t>
      </w:r>
      <w:proofErr w:type="spellStart"/>
      <w:r w:rsidRPr="00FA15CB">
        <w:t>Các</w:t>
      </w:r>
      <w:proofErr w:type="spellEnd"/>
      <w:r w:rsidRPr="00FA15CB">
        <w:t xml:space="preserve"> </w:t>
      </w:r>
      <w:proofErr w:type="spellStart"/>
      <w:r w:rsidRPr="00FA15CB">
        <w:t>nhà</w:t>
      </w:r>
      <w:proofErr w:type="spellEnd"/>
      <w:r w:rsidRPr="00FA15CB">
        <w:t xml:space="preserve"> </w:t>
      </w:r>
      <w:proofErr w:type="spellStart"/>
      <w:r w:rsidRPr="00FA15CB">
        <w:t>tâm</w:t>
      </w:r>
      <w:proofErr w:type="spellEnd"/>
      <w:r w:rsidRPr="00FA15CB">
        <w:t xml:space="preserve"> </w:t>
      </w:r>
      <w:proofErr w:type="spellStart"/>
      <w:r w:rsidRPr="00FA15CB">
        <w:t>lý</w:t>
      </w:r>
      <w:proofErr w:type="spellEnd"/>
      <w:r w:rsidRPr="00FA15CB">
        <w:t xml:space="preserve"> </w:t>
      </w:r>
      <w:proofErr w:type="spellStart"/>
      <w:r w:rsidRPr="00FA15CB">
        <w:t>học</w:t>
      </w:r>
      <w:proofErr w:type="spellEnd"/>
      <w:r w:rsidRPr="00FA15CB">
        <w:t xml:space="preserve"> </w:t>
      </w:r>
      <w:proofErr w:type="spellStart"/>
      <w:r w:rsidRPr="00FA15CB">
        <w:t>có</w:t>
      </w:r>
      <w:proofErr w:type="spellEnd"/>
      <w:r w:rsidRPr="00FA15CB">
        <w:t xml:space="preserve"> xu </w:t>
      </w:r>
      <w:proofErr w:type="spellStart"/>
      <w:r w:rsidRPr="00FA15CB">
        <w:t>hướng</w:t>
      </w:r>
      <w:proofErr w:type="spellEnd"/>
      <w:r w:rsidRPr="00FA15CB">
        <w:t xml:space="preserve"> </w:t>
      </w:r>
      <w:proofErr w:type="spellStart"/>
      <w:r w:rsidRPr="00FA15CB">
        <w:t>mô</w:t>
      </w:r>
      <w:proofErr w:type="spellEnd"/>
      <w:r w:rsidRPr="00FA15CB">
        <w:t xml:space="preserve"> </w:t>
      </w:r>
      <w:proofErr w:type="spellStart"/>
      <w:r w:rsidRPr="00FA15CB">
        <w:t>hình</w:t>
      </w:r>
      <w:proofErr w:type="spellEnd"/>
      <w:r w:rsidRPr="00FA15CB">
        <w:t xml:space="preserve"> </w:t>
      </w:r>
      <w:proofErr w:type="spellStart"/>
      <w:r w:rsidRPr="00FA15CB">
        <w:t>hóa</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theo</w:t>
      </w:r>
      <w:proofErr w:type="spellEnd"/>
      <w:r w:rsidRPr="00FA15CB">
        <w:t xml:space="preserve"> </w:t>
      </w:r>
      <w:proofErr w:type="spellStart"/>
      <w:r w:rsidRPr="00FA15CB">
        <w:t>hai</w:t>
      </w:r>
      <w:proofErr w:type="spellEnd"/>
      <w:r w:rsidRPr="00FA15CB">
        <w:t xml:space="preserve"> </w:t>
      </w:r>
      <w:proofErr w:type="spellStart"/>
      <w:r w:rsidRPr="00FA15CB">
        <w:t>cách</w:t>
      </w:r>
      <w:proofErr w:type="spellEnd"/>
      <w:r w:rsidRPr="00FA15CB">
        <w:t xml:space="preserve"> </w:t>
      </w:r>
      <w:proofErr w:type="spellStart"/>
      <w:r w:rsidRPr="00FA15CB">
        <w:t>khác</w:t>
      </w:r>
      <w:proofErr w:type="spellEnd"/>
      <w:r w:rsidRPr="00FA15CB">
        <w:t xml:space="preserve"> </w:t>
      </w:r>
      <w:proofErr w:type="spellStart"/>
      <w:r w:rsidRPr="00FA15CB">
        <w:t>nhau</w:t>
      </w:r>
      <w:proofErr w:type="spellEnd"/>
      <w:r w:rsidRPr="00FA15CB">
        <w:t xml:space="preserve">. </w:t>
      </w:r>
      <w:proofErr w:type="spellStart"/>
      <w:r w:rsidRPr="00FA15CB">
        <w:t>Một</w:t>
      </w:r>
      <w:proofErr w:type="spellEnd"/>
      <w:r w:rsidRPr="00FA15CB">
        <w:t xml:space="preserve"> </w:t>
      </w:r>
      <w:proofErr w:type="spellStart"/>
      <w:r w:rsidRPr="00FA15CB">
        <w:t>là</w:t>
      </w:r>
      <w:proofErr w:type="spellEnd"/>
      <w:r w:rsidRPr="00FA15CB">
        <w:t xml:space="preserve"> chia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thành</w:t>
      </w:r>
      <w:proofErr w:type="spellEnd"/>
      <w:r w:rsidRPr="00FA15CB">
        <w:t xml:space="preserve"> </w:t>
      </w:r>
      <w:proofErr w:type="spellStart"/>
      <w:r w:rsidRPr="00FA15CB">
        <w:t>các</w:t>
      </w:r>
      <w:proofErr w:type="spellEnd"/>
      <w:r w:rsidRPr="00FA15CB">
        <w:t xml:space="preserve"> </w:t>
      </w:r>
      <w:proofErr w:type="spellStart"/>
      <w:r w:rsidRPr="00FA15CB">
        <w:t>loại</w:t>
      </w:r>
      <w:proofErr w:type="spellEnd"/>
      <w:r w:rsidRPr="00FA15CB">
        <w:t xml:space="preserve"> </w:t>
      </w:r>
      <w:proofErr w:type="spellStart"/>
      <w:r w:rsidRPr="00FA15CB">
        <w:t>rời</w:t>
      </w:r>
      <w:proofErr w:type="spellEnd"/>
      <w:r w:rsidRPr="00FA15CB">
        <w:t xml:space="preserve"> </w:t>
      </w:r>
      <w:proofErr w:type="spellStart"/>
      <w:r w:rsidRPr="00FA15CB">
        <w:t>rạc</w:t>
      </w:r>
      <w:proofErr w:type="spellEnd"/>
      <w:r w:rsidRPr="00FA15CB">
        <w:t xml:space="preserve">. </w:t>
      </w:r>
      <w:proofErr w:type="spellStart"/>
      <w:r w:rsidRPr="00FA15CB">
        <w:t>Cách</w:t>
      </w:r>
      <w:proofErr w:type="spellEnd"/>
      <w:r w:rsidRPr="00FA15CB">
        <w:t xml:space="preserve"> </w:t>
      </w:r>
      <w:proofErr w:type="spellStart"/>
      <w:r w:rsidRPr="00FA15CB">
        <w:t>khác</w:t>
      </w:r>
      <w:proofErr w:type="spellEnd"/>
      <w:r w:rsidRPr="00FA15CB">
        <w:t xml:space="preserve"> </w:t>
      </w:r>
      <w:proofErr w:type="spellStart"/>
      <w:r w:rsidRPr="00FA15CB">
        <w:t>là</w:t>
      </w:r>
      <w:proofErr w:type="spellEnd"/>
      <w:r w:rsidRPr="00FA15CB">
        <w:t xml:space="preserve"> </w:t>
      </w:r>
      <w:proofErr w:type="spellStart"/>
      <w:r w:rsidRPr="00FA15CB">
        <w:t>sử</w:t>
      </w:r>
      <w:proofErr w:type="spellEnd"/>
      <w:r w:rsidRPr="00FA15CB">
        <w:t xml:space="preserve"> </w:t>
      </w:r>
      <w:proofErr w:type="spellStart"/>
      <w:r w:rsidRPr="00FA15CB">
        <w:t>dụng</w:t>
      </w:r>
      <w:proofErr w:type="spellEnd"/>
      <w:r w:rsidRPr="00FA15CB">
        <w:t xml:space="preserve"> </w:t>
      </w:r>
      <w:proofErr w:type="spellStart"/>
      <w:r w:rsidRPr="00FA15CB">
        <w:t>nhiều</w:t>
      </w:r>
      <w:proofErr w:type="spellEnd"/>
      <w:r w:rsidRPr="00FA15CB">
        <w:t xml:space="preserve"> </w:t>
      </w:r>
      <w:proofErr w:type="spellStart"/>
      <w:r w:rsidRPr="00FA15CB">
        <w:t>chiều</w:t>
      </w:r>
      <w:proofErr w:type="spellEnd"/>
      <w:r w:rsidRPr="00FA15CB">
        <w:t xml:space="preserve"> </w:t>
      </w:r>
      <w:proofErr w:type="spellStart"/>
      <w:r w:rsidRPr="00FA15CB">
        <w:t>để</w:t>
      </w:r>
      <w:proofErr w:type="spellEnd"/>
      <w:r w:rsidRPr="00FA15CB">
        <w:t xml:space="preserve"> </w:t>
      </w:r>
      <w:proofErr w:type="spellStart"/>
      <w:r w:rsidRPr="00FA15CB">
        <w:t>gắn</w:t>
      </w:r>
      <w:proofErr w:type="spellEnd"/>
      <w:r w:rsidRPr="00FA15CB">
        <w:t xml:space="preserve"> </w:t>
      </w:r>
      <w:proofErr w:type="spellStart"/>
      <w:r w:rsidRPr="00FA15CB">
        <w:t>nhãn</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w:t>
      </w:r>
      <w:r w:rsidR="000247BC">
        <w:t xml:space="preserve"> </w:t>
      </w:r>
      <w:r w:rsidR="000247BC">
        <w:fldChar w:fldCharType="begin"/>
      </w:r>
      <w:r w:rsidR="000247BC">
        <w:instrText xml:space="preserve"> REF _Ref68905775 \h </w:instrText>
      </w:r>
      <w:r w:rsidR="000247BC">
        <w:fldChar w:fldCharType="separate"/>
      </w:r>
      <w:proofErr w:type="spellStart"/>
      <w:r w:rsidR="00EC13B2">
        <w:t>Hình</w:t>
      </w:r>
      <w:proofErr w:type="spellEnd"/>
      <w:r w:rsidR="00EC13B2">
        <w:t xml:space="preserve"> </w:t>
      </w:r>
      <w:r w:rsidR="00EC13B2">
        <w:rPr>
          <w:noProof/>
        </w:rPr>
        <w:t>1</w:t>
      </w:r>
      <w:r w:rsidR="00EC13B2">
        <w:t>.</w:t>
      </w:r>
      <w:r w:rsidR="00EC13B2">
        <w:rPr>
          <w:noProof/>
        </w:rPr>
        <w:t>1</w:t>
      </w:r>
      <w:r w:rsidR="000247BC">
        <w:fldChar w:fldCharType="end"/>
      </w:r>
      <w:r w:rsidR="000247BC">
        <w:t xml:space="preserve"> </w:t>
      </w:r>
      <w:proofErr w:type="spellStart"/>
      <w:r w:rsidR="000247BC">
        <w:t>là</w:t>
      </w:r>
      <w:proofErr w:type="spellEnd"/>
      <w:r w:rsidR="000247BC">
        <w:t xml:space="preserve"> </w:t>
      </w:r>
      <w:proofErr w:type="spellStart"/>
      <w:r w:rsidR="000247BC">
        <w:t>mô</w:t>
      </w:r>
      <w:proofErr w:type="spellEnd"/>
      <w:r w:rsidR="000247BC">
        <w:t xml:space="preserve"> </w:t>
      </w:r>
      <w:proofErr w:type="spellStart"/>
      <w:r w:rsidR="000247BC">
        <w:t>hình</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được</w:t>
      </w:r>
      <w:proofErr w:type="spellEnd"/>
      <w:r w:rsidR="000247BC">
        <w:t xml:space="preserve"> </w:t>
      </w:r>
      <w:proofErr w:type="spellStart"/>
      <w:r w:rsidR="000247BC">
        <w:t>đề</w:t>
      </w:r>
      <w:proofErr w:type="spellEnd"/>
      <w:r w:rsidR="000247BC">
        <w:t xml:space="preserve"> </w:t>
      </w:r>
      <w:proofErr w:type="spellStart"/>
      <w:r w:rsidR="000247BC">
        <w:t>xuất</w:t>
      </w:r>
      <w:proofErr w:type="spellEnd"/>
      <w:r w:rsidR="000247BC">
        <w:t xml:space="preserve"> </w:t>
      </w:r>
      <w:proofErr w:type="spellStart"/>
      <w:r w:rsidR="000247BC">
        <w:t>bởi</w:t>
      </w:r>
      <w:proofErr w:type="spellEnd"/>
      <w:r w:rsidR="000247BC">
        <w:t xml:space="preserve"> Lang</w:t>
      </w:r>
      <w:r w:rsidR="003F34DF">
        <w:t xml:space="preserve">, P.J, </w:t>
      </w:r>
      <w:proofErr w:type="spellStart"/>
      <w:r w:rsidR="003F34DF">
        <w:t>với</w:t>
      </w:r>
      <w:proofErr w:type="spellEnd"/>
      <w:r w:rsidR="003F34DF">
        <w:t xml:space="preserve"> </w:t>
      </w:r>
      <w:proofErr w:type="spellStart"/>
      <w:r w:rsidR="003F34DF">
        <w:t>các</w:t>
      </w:r>
      <w:proofErr w:type="spellEnd"/>
      <w:r w:rsidR="003F34DF">
        <w:t xml:space="preserve"> </w:t>
      </w:r>
      <w:proofErr w:type="spellStart"/>
      <w:r w:rsidR="003F34DF">
        <w:t>trạng</w:t>
      </w:r>
      <w:proofErr w:type="spellEnd"/>
      <w:r w:rsidR="003F34DF">
        <w:t xml:space="preserve"> </w:t>
      </w:r>
      <w:proofErr w:type="spellStart"/>
      <w:r w:rsidR="003F34DF">
        <w:t>thái</w:t>
      </w:r>
      <w:proofErr w:type="spellEnd"/>
      <w:r w:rsidR="003F34DF">
        <w:t xml:space="preserve"> </w:t>
      </w:r>
      <w:proofErr w:type="spellStart"/>
      <w:r w:rsidR="003F34DF">
        <w:t>phân</w:t>
      </w:r>
      <w:proofErr w:type="spellEnd"/>
      <w:r w:rsidR="003F34DF">
        <w:t xml:space="preserve"> </w:t>
      </w:r>
      <w:proofErr w:type="spellStart"/>
      <w:r w:rsidR="003F34DF">
        <w:t>lớp</w:t>
      </w:r>
      <w:proofErr w:type="spellEnd"/>
      <w:r w:rsidR="003F34DF">
        <w:t xml:space="preserve"> </w:t>
      </w:r>
      <w:proofErr w:type="spellStart"/>
      <w:r w:rsidR="003F34DF">
        <w:t>theo</w:t>
      </w:r>
      <w:proofErr w:type="spellEnd"/>
      <w:r w:rsidR="003F34DF">
        <w:t xml:space="preserve"> </w:t>
      </w:r>
      <w:proofErr w:type="spellStart"/>
      <w:r w:rsidR="003F34DF">
        <w:t>trục</w:t>
      </w:r>
      <w:proofErr w:type="spellEnd"/>
      <w:r w:rsidR="003F34DF">
        <w:t xml:space="preserve"> </w:t>
      </w:r>
      <w:proofErr w:type="spellStart"/>
      <w:r w:rsidR="003F34DF">
        <w:t>tích</w:t>
      </w:r>
      <w:proofErr w:type="spellEnd"/>
      <w:r w:rsidR="003F34DF">
        <w:t xml:space="preserve"> </w:t>
      </w:r>
      <w:proofErr w:type="spellStart"/>
      <w:r w:rsidR="003F34DF">
        <w:t>cực</w:t>
      </w:r>
      <w:proofErr w:type="spellEnd"/>
      <w:r w:rsidR="003F34DF">
        <w:t xml:space="preserve"> - </w:t>
      </w:r>
      <w:proofErr w:type="spellStart"/>
      <w:r w:rsidR="003F34DF">
        <w:t>tiêu</w:t>
      </w:r>
      <w:proofErr w:type="spellEnd"/>
      <w:r w:rsidR="003F34DF">
        <w:t xml:space="preserve"> </w:t>
      </w:r>
      <w:proofErr w:type="spellStart"/>
      <w:r w:rsidR="003F34DF">
        <w:t>cực</w:t>
      </w:r>
      <w:proofErr w:type="spellEnd"/>
      <w:r w:rsidR="003F34DF">
        <w:t xml:space="preserve"> </w:t>
      </w:r>
      <w:proofErr w:type="spellStart"/>
      <w:r w:rsidR="003F34DF">
        <w:t>và</w:t>
      </w:r>
      <w:proofErr w:type="spellEnd"/>
      <w:r w:rsidR="003F34DF">
        <w:t xml:space="preserve"> </w:t>
      </w:r>
      <w:proofErr w:type="spellStart"/>
      <w:r w:rsidR="003F34DF">
        <w:t>thụ</w:t>
      </w:r>
      <w:proofErr w:type="spellEnd"/>
      <w:r w:rsidR="003F34DF">
        <w:t xml:space="preserve"> </w:t>
      </w:r>
      <w:proofErr w:type="spellStart"/>
      <w:r w:rsidR="003F34DF">
        <w:t>động</w:t>
      </w:r>
      <w:proofErr w:type="spellEnd"/>
      <w:r w:rsidR="003F34DF">
        <w:t xml:space="preserve"> - </w:t>
      </w:r>
      <w:proofErr w:type="spellStart"/>
      <w:r w:rsidR="003F34DF">
        <w:t>chủ</w:t>
      </w:r>
      <w:proofErr w:type="spellEnd"/>
      <w:r w:rsidR="003F34DF">
        <w:t xml:space="preserve"> </w:t>
      </w:r>
      <w:proofErr w:type="spellStart"/>
      <w:r w:rsidR="003F34DF">
        <w:t>động</w:t>
      </w:r>
      <w:proofErr w:type="spellEnd"/>
      <w:r w:rsidR="003F34DF">
        <w:t>.</w:t>
      </w:r>
    </w:p>
    <w:p w14:paraId="7FEB865A" w14:textId="77777777" w:rsidR="005B4AC5" w:rsidRDefault="00D4116E" w:rsidP="005B4AC5">
      <w:pPr>
        <w:keepNext/>
        <w:jc w:val="center"/>
      </w:pPr>
      <w:r>
        <w:rPr>
          <w:noProof/>
        </w:rPr>
        <w:drawing>
          <wp:inline distT="0" distB="0" distL="0" distR="0" wp14:anchorId="147AB0E5" wp14:editId="41E0F8DD">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2886075"/>
                    </a:xfrm>
                    <a:prstGeom prst="rect">
                      <a:avLst/>
                    </a:prstGeom>
                  </pic:spPr>
                </pic:pic>
              </a:graphicData>
            </a:graphic>
          </wp:inline>
        </w:drawing>
      </w:r>
    </w:p>
    <w:p w14:paraId="098E3325" w14:textId="77777777" w:rsidR="00D4116E" w:rsidRDefault="005B4AC5" w:rsidP="005B4AC5">
      <w:pPr>
        <w:pStyle w:val="Caption"/>
      </w:pPr>
      <w:bookmarkStart w:id="161" w:name="_Ref68905775"/>
      <w:bookmarkStart w:id="162" w:name="_Toc68996294"/>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1</w:t>
        </w:r>
      </w:fldSimple>
      <w:bookmarkEnd w:id="161"/>
      <w:r>
        <w:t xml:space="preserve"> </w:t>
      </w:r>
      <w:proofErr w:type="spellStart"/>
      <w:r>
        <w:t>Mô</w:t>
      </w:r>
      <w:proofErr w:type="spellEnd"/>
      <w:r>
        <w:t xml:space="preserve"> </w:t>
      </w:r>
      <w:proofErr w:type="spellStart"/>
      <w:r>
        <w:t>hình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bookmarkEnd w:id="162"/>
      <w:proofErr w:type="spellEnd"/>
    </w:p>
    <w:p w14:paraId="2F4CBD14" w14:textId="77777777" w:rsidR="00D4116E" w:rsidRDefault="00D4116E" w:rsidP="00D4116E">
      <w:pPr>
        <w:jc w:val="center"/>
      </w:pPr>
    </w:p>
    <w:p w14:paraId="2DFE694E" w14:textId="77777777" w:rsidR="00D4116E" w:rsidRDefault="00D4116E" w:rsidP="00D4116E">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thành</w:t>
      </w:r>
      <w:proofErr w:type="spellEnd"/>
      <w:r>
        <w:t xml:space="preserve"> </w:t>
      </w:r>
      <w:proofErr w:type="spellStart"/>
      <w:r>
        <w:t>hai</w:t>
      </w:r>
      <w:proofErr w:type="spellEnd"/>
      <w:r>
        <w:t xml:space="preserve"> </w:t>
      </w:r>
      <w:proofErr w:type="spellStart"/>
      <w:r>
        <w:t>loại</w:t>
      </w:r>
      <w:proofErr w:type="spellEnd"/>
      <w:r>
        <w:t xml:space="preserve"> </w:t>
      </w:r>
      <w:proofErr w:type="spellStart"/>
      <w:r>
        <w:t>chính</w:t>
      </w:r>
      <w:proofErr w:type="spellEnd"/>
      <w:r>
        <w:t>:</w:t>
      </w:r>
    </w:p>
    <w:p w14:paraId="141AA24A" w14:textId="77777777" w:rsidR="00D4116E" w:rsidRDefault="00D4116E" w:rsidP="00D4116E">
      <w:pPr>
        <w:ind w:firstLine="567"/>
      </w:pP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rsidR="003F34DF">
        <w:t>biểu</w:t>
      </w:r>
      <w:proofErr w:type="spellEnd"/>
      <w:r w:rsidR="003F34DF">
        <w:t xml:space="preserve"> </w:t>
      </w:r>
      <w:proofErr w:type="spellStart"/>
      <w:r w:rsidR="003F34DF">
        <w:t>cảm</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nét</w:t>
      </w:r>
      <w:proofErr w:type="spellEnd"/>
      <w:r>
        <w:t xml:space="preserve"> </w:t>
      </w:r>
      <w:proofErr w:type="spellStart"/>
      <w:r>
        <w:t>mặt</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cử</w:t>
      </w:r>
      <w:proofErr w:type="spellEnd"/>
      <w:r>
        <w:t xml:space="preserve"> </w:t>
      </w:r>
      <w:proofErr w:type="spellStart"/>
      <w:r>
        <w:t>chỉ</w:t>
      </w:r>
      <w:proofErr w:type="spellEnd"/>
      <w:r>
        <w:t xml:space="preserve">, </w:t>
      </w:r>
      <w:proofErr w:type="spellStart"/>
      <w:r>
        <w:t>tư</w:t>
      </w:r>
      <w:proofErr w:type="spellEnd"/>
      <w:r>
        <w:t xml:space="preserve"> </w:t>
      </w:r>
      <w:proofErr w:type="spellStart"/>
      <w:r>
        <w:t>thế</w:t>
      </w:r>
      <w:proofErr w:type="spellEnd"/>
      <w:del w:id="163" w:author="Cung Thanh Long" w:date="2021-04-12T14:49:00Z">
        <w:r w:rsidDel="00281B8E">
          <w:delText>,</w:delText>
        </w:r>
      </w:del>
      <w:r>
        <w:t xml:space="preserve">… </w:t>
      </w:r>
      <w:proofErr w:type="spellStart"/>
      <w:r>
        <w:t>Các</w:t>
      </w:r>
      <w:proofErr w:type="spellEnd"/>
      <w:r>
        <w:t xml:space="preserve"> </w:t>
      </w:r>
      <w:proofErr w:type="spellStart"/>
      <w:r>
        <w:t>tín</w:t>
      </w:r>
      <w:proofErr w:type="spellEnd"/>
      <w:r>
        <w:t xml:space="preserve"> </w:t>
      </w:r>
      <w:proofErr w:type="spellStart"/>
      <w:r>
        <w:t>hệu</w:t>
      </w:r>
      <w:proofErr w:type="spellEnd"/>
      <w:r>
        <w:t xml:space="preserve"> </w:t>
      </w:r>
      <w:proofErr w:type="spellStart"/>
      <w:r>
        <w:t>này</w:t>
      </w:r>
      <w:proofErr w:type="spellEnd"/>
      <w:r>
        <w:t xml:space="preserv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dễ</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vì</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w:t>
      </w:r>
      <w:r w:rsidR="003F34DF">
        <w:t>u</w:t>
      </w:r>
      <w:proofErr w:type="spellEnd"/>
      <w:r w:rsidR="003F34DF">
        <w:t xml:space="preserve"> </w:t>
      </w:r>
      <w:proofErr w:type="spellStart"/>
      <w:r>
        <w:t>như</w:t>
      </w:r>
      <w:proofErr w:type="spellEnd"/>
      <w:r>
        <w:t xml:space="preserve"> </w:t>
      </w:r>
      <w:proofErr w:type="spellStart"/>
      <w:r>
        <w:t>nét</w:t>
      </w:r>
      <w:proofErr w:type="spellEnd"/>
      <w:r>
        <w:t xml:space="preserve"> </w:t>
      </w:r>
      <w:proofErr w:type="spellStart"/>
      <w:r>
        <w:t>mặt</w:t>
      </w:r>
      <w:proofErr w:type="spellEnd"/>
      <w:r>
        <w:t xml:space="preserve"> </w:t>
      </w:r>
      <w:proofErr w:type="spellStart"/>
      <w:r>
        <w:t>hoặc</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để</w:t>
      </w:r>
      <w:proofErr w:type="spellEnd"/>
      <w:r>
        <w:t xml:space="preserve"> </w:t>
      </w:r>
      <w:proofErr w:type="spellStart"/>
      <w:r>
        <w:t>che</w:t>
      </w:r>
      <w:proofErr w:type="spellEnd"/>
      <w:r>
        <w:t xml:space="preserve"> </w:t>
      </w:r>
      <w:proofErr w:type="spellStart"/>
      <w:r>
        <w:t>giấu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họ</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xã</w:t>
      </w:r>
      <w:proofErr w:type="spellEnd"/>
      <w:r>
        <w:t xml:space="preserve"> </w:t>
      </w:r>
      <w:proofErr w:type="spellStart"/>
      <w:r>
        <w:t>hội</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tỏ</w:t>
      </w:r>
      <w:proofErr w:type="spellEnd"/>
      <w:r>
        <w:t xml:space="preserve"> ra </w:t>
      </w:r>
      <w:proofErr w:type="spellStart"/>
      <w:r>
        <w:t>vui</w:t>
      </w:r>
      <w:proofErr w:type="spellEnd"/>
      <w:r>
        <w:t xml:space="preserve"> </w:t>
      </w:r>
      <w:proofErr w:type="spellStart"/>
      <w:r>
        <w:t>vẻ</w:t>
      </w:r>
      <w:proofErr w:type="spellEnd"/>
      <w:r>
        <w:t xml:space="preserve"> </w:t>
      </w:r>
      <w:proofErr w:type="spellStart"/>
      <w:r>
        <w:t>ngay</w:t>
      </w:r>
      <w:proofErr w:type="spellEnd"/>
      <w:r>
        <w:t xml:space="preserve"> </w:t>
      </w:r>
      <w:proofErr w:type="spellStart"/>
      <w:r>
        <w:t>cả</w:t>
      </w:r>
      <w:proofErr w:type="spellEnd"/>
      <w:r>
        <w:t xml:space="preserve"> </w:t>
      </w:r>
      <w:proofErr w:type="spellStart"/>
      <w:r>
        <w:t>đang</w:t>
      </w:r>
      <w:proofErr w:type="spellEnd"/>
      <w:r>
        <w:t xml:space="preserve"> ở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w:t>
      </w:r>
    </w:p>
    <w:p w14:paraId="5CD0B943" w14:textId="01B63225" w:rsidR="00D4116E" w:rsidRPr="00525AD8" w:rsidRDefault="00D4116E" w:rsidP="00D4116E">
      <w:pPr>
        <w:ind w:firstLine="567"/>
      </w:pPr>
      <w:proofErr w:type="spellStart"/>
      <w:r>
        <w:t>Phương</w:t>
      </w:r>
      <w:proofErr w:type="spellEnd"/>
      <w:r>
        <w:t xml:space="preserve"> </w:t>
      </w:r>
      <w:proofErr w:type="spellStart"/>
      <w:r>
        <w:t>pháp</w:t>
      </w:r>
      <w:proofErr w:type="spellEnd"/>
      <w:r>
        <w:t xml:space="preserve"> </w:t>
      </w:r>
      <w:proofErr w:type="spellStart"/>
      <w:r>
        <w:t>thứ</w:t>
      </w:r>
      <w:proofErr w:type="spellEnd"/>
      <w:r w:rsidR="003F34DF">
        <w:t xml:space="preserve"> </w:t>
      </w:r>
      <w:proofErr w:type="spellStart"/>
      <w:r w:rsidR="003F34DF">
        <w:t>hai</w:t>
      </w:r>
      <w:proofErr w:type="spellEnd"/>
      <w:r w:rsidR="003F34DF">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rsidR="003F34DF">
        <w:t>sinh</w:t>
      </w:r>
      <w:proofErr w:type="spellEnd"/>
      <w:r w:rsidR="003F34DF">
        <w:t xml:space="preserve"> </w:t>
      </w:r>
      <w:proofErr w:type="spellStart"/>
      <w:r w:rsidR="003F34DF">
        <w:t>học</w:t>
      </w:r>
      <w:proofErr w:type="spellEnd"/>
      <w:r w:rsidR="003F34DF">
        <w:t xml:space="preserve"> </w:t>
      </w:r>
      <w:proofErr w:type="spellStart"/>
      <w:r w:rsidR="003F34DF">
        <w:t>để</w:t>
      </w:r>
      <w:proofErr w:type="spellEnd"/>
      <w:r w:rsidR="003F34DF">
        <w:t xml:space="preserve"> </w:t>
      </w:r>
      <w:proofErr w:type="spellStart"/>
      <w:r w:rsidR="003F34DF">
        <w:t>nhận</w:t>
      </w:r>
      <w:proofErr w:type="spellEnd"/>
      <w:r w:rsidR="003F34DF">
        <w:t xml:space="preserve"> </w:t>
      </w:r>
      <w:proofErr w:type="spellStart"/>
      <w:r w:rsidR="003F34DF">
        <w:t>dạng</w:t>
      </w:r>
      <w:proofErr w:type="spellEnd"/>
      <w:r w:rsidR="003F34DF">
        <w:t xml:space="preserve"> </w:t>
      </w:r>
      <w:proofErr w:type="spellStart"/>
      <w:r w:rsidR="003F34DF">
        <w:t>cảm</w:t>
      </w:r>
      <w:proofErr w:type="spellEnd"/>
      <w:r w:rsidR="003F34DF">
        <w:t xml:space="preserve"> </w:t>
      </w:r>
      <w:proofErr w:type="spellStart"/>
      <w:r w:rsidR="003F34DF">
        <w:t>xúc</w:t>
      </w:r>
      <w:proofErr w:type="spellEnd"/>
      <w:r w:rsidR="003F34DF">
        <w:t xml:space="preserve">. </w:t>
      </w:r>
      <w:proofErr w:type="spellStart"/>
      <w:r w:rsidR="003F34DF">
        <w:t>C</w:t>
      </w:r>
      <w:r>
        <w:t>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bao </w:t>
      </w:r>
      <w:proofErr w:type="spellStart"/>
      <w:r>
        <w:t>gồm</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đồ</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điện</w:t>
      </w:r>
      <w:proofErr w:type="spellEnd"/>
      <w:r>
        <w:t xml:space="preserve"> </w:t>
      </w:r>
      <w:proofErr w:type="spellStart"/>
      <w:r>
        <w:t>tâm</w:t>
      </w:r>
      <w:proofErr w:type="spellEnd"/>
      <w:r>
        <w:t xml:space="preserve"> </w:t>
      </w:r>
      <w:proofErr w:type="spellStart"/>
      <w:r>
        <w:t>đồ</w:t>
      </w:r>
      <w:proofErr w:type="spellEnd"/>
      <w:r>
        <w:t xml:space="preserve">, </w:t>
      </w:r>
      <w:proofErr w:type="spellStart"/>
      <w:r>
        <w:t>điện</w:t>
      </w:r>
      <w:proofErr w:type="spellEnd"/>
      <w:r>
        <w:t xml:space="preserve"> </w:t>
      </w:r>
      <w:proofErr w:type="spellStart"/>
      <w:r>
        <w:t>cơ</w:t>
      </w:r>
      <w:proofErr w:type="spellEnd"/>
      <w:r>
        <w:t xml:space="preserve"> </w:t>
      </w:r>
      <w:proofErr w:type="spellStart"/>
      <w:r>
        <w:t>đồ</w:t>
      </w:r>
      <w:proofErr w:type="spellEnd"/>
      <w:r>
        <w:t xml:space="preserve">, </w:t>
      </w:r>
      <w:proofErr w:type="spellStart"/>
      <w:r>
        <w:t>hô</w:t>
      </w:r>
      <w:proofErr w:type="spellEnd"/>
      <w:r>
        <w:t xml:space="preserve"> </w:t>
      </w:r>
      <w:proofErr w:type="spellStart"/>
      <w:r>
        <w:t>hấ</w:t>
      </w:r>
      <w:r w:rsidR="003F34DF">
        <w:t>p</w:t>
      </w:r>
      <w:proofErr w:type="spellEnd"/>
      <w:del w:id="164" w:author="Cung Thanh Long" w:date="2021-04-12T14:48:00Z">
        <w:r w:rsidR="003F34DF" w:rsidDel="00281B8E">
          <w:delText>,</w:delText>
        </w:r>
      </w:del>
      <w:ins w:id="165" w:author="Cung Thanh Long" w:date="2021-04-12T14:48:00Z">
        <w:r w:rsidR="00281B8E">
          <w:t xml:space="preserve"> </w:t>
        </w:r>
      </w:ins>
      <w:r w:rsidR="003F34DF">
        <w:t>..</w:t>
      </w:r>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khi</w:t>
      </w:r>
      <w:proofErr w:type="spellEnd"/>
      <w:r>
        <w:t xml:space="preserve"> con </w:t>
      </w:r>
      <w:proofErr w:type="spellStart"/>
      <w:r>
        <w:t>người</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rsidR="003F34DF">
        <w:t>tự</w:t>
      </w:r>
      <w:proofErr w:type="spellEnd"/>
      <w:r w:rsidR="003F34DF">
        <w:t xml:space="preserve"> </w:t>
      </w:r>
      <w:proofErr w:type="spellStart"/>
      <w:r w:rsidR="003F34DF">
        <w:t>nhiên</w:t>
      </w:r>
      <w:proofErr w:type="spellEnd"/>
      <w:r>
        <w:t xml:space="preserve"> </w:t>
      </w:r>
      <w:proofErr w:type="spellStart"/>
      <w:r>
        <w:t>và</w:t>
      </w:r>
      <w:proofErr w:type="spellEnd"/>
      <w:r>
        <w:t xml:space="preserve"> do </w:t>
      </w:r>
      <w:proofErr w:type="spellStart"/>
      <w:r>
        <w:t>đó</w:t>
      </w:r>
      <w:proofErr w:type="spellEnd"/>
      <w:r>
        <w:t xml:space="preserve"> con </w:t>
      </w:r>
      <w:proofErr w:type="spellStart"/>
      <w:r>
        <w:t>người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được</w:t>
      </w:r>
      <w:proofErr w:type="spellEnd"/>
      <w:r>
        <w:t xml:space="preserve">. </w:t>
      </w:r>
      <w:proofErr w:type="spellStart"/>
      <w:r>
        <w:t>Đã</w:t>
      </w:r>
      <w:proofErr w:type="spellEnd"/>
      <w:r>
        <w:t xml:space="preserve"> </w:t>
      </w:r>
      <w:proofErr w:type="spellStart"/>
      <w:r>
        <w:t>có</w:t>
      </w:r>
      <w:proofErr w:type="spellEnd"/>
      <w:r>
        <w:t xml:space="preserve"> </w:t>
      </w:r>
      <w:proofErr w:type="spellStart"/>
      <w:r w:rsidR="003F34DF">
        <w:t>nhiều</w:t>
      </w:r>
      <w:proofErr w:type="spellEnd"/>
      <w:r w:rsidR="003F34DF">
        <w:t xml:space="preserve"> </w:t>
      </w:r>
      <w:proofErr w:type="spellStart"/>
      <w:r w:rsidR="003F34DF">
        <w:t>nỗ</w:t>
      </w:r>
      <w:proofErr w:type="spellEnd"/>
      <w:r w:rsidR="003F34DF">
        <w:t xml:space="preserve"> </w:t>
      </w:r>
      <w:proofErr w:type="spellStart"/>
      <w:r w:rsidR="003F34DF">
        <w:t>lực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rsidR="003F34DF">
        <w:t xml:space="preserve"> </w:t>
      </w:r>
      <w:proofErr w:type="spellStart"/>
      <w:r w:rsidR="003F34DF">
        <w:t>và</w:t>
      </w:r>
      <w:proofErr w:type="spellEnd"/>
      <w:r w:rsidR="003F34DF">
        <w:t xml:space="preserve"> </w:t>
      </w:r>
      <w:proofErr w:type="spellStart"/>
      <w:r>
        <w:t>thiết</w:t>
      </w:r>
      <w:proofErr w:type="spellEnd"/>
      <w:r>
        <w:t xml:space="preserve"> </w:t>
      </w:r>
      <w:proofErr w:type="spellStart"/>
      <w:r>
        <w:t>lập</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giữa</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và</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rsidR="007747B3">
        <w:t xml:space="preserve">. </w:t>
      </w:r>
      <w:proofErr w:type="spellStart"/>
      <w:r w:rsidR="007747B3">
        <w:t>Tuy</w:t>
      </w:r>
      <w:proofErr w:type="spellEnd"/>
      <w:r w:rsidR="007747B3">
        <w:t xml:space="preserve"> </w:t>
      </w:r>
      <w:proofErr w:type="spellStart"/>
      <w:r w:rsidR="007747B3">
        <w:t>nhiên</w:t>
      </w:r>
      <w:proofErr w:type="spellEnd"/>
      <w:r w:rsidR="007747B3">
        <w:t xml:space="preserve">, </w:t>
      </w:r>
      <w:proofErr w:type="spellStart"/>
      <w:r w:rsidR="007747B3">
        <w:t>nghiên</w:t>
      </w:r>
      <w:proofErr w:type="spellEnd"/>
      <w:r w:rsidR="007747B3">
        <w:t xml:space="preserve"> </w:t>
      </w:r>
      <w:proofErr w:type="spellStart"/>
      <w:r w:rsidR="007747B3">
        <w:t>cứu</w:t>
      </w:r>
      <w:proofErr w:type="spellEnd"/>
      <w:r w:rsidR="007747B3">
        <w:t xml:space="preserve"> </w:t>
      </w:r>
      <w:proofErr w:type="spellStart"/>
      <w:r w:rsidR="007747B3">
        <w:t>cho</w:t>
      </w:r>
      <w:proofErr w:type="spellEnd"/>
      <w:r w:rsidR="007747B3">
        <w:t xml:space="preserve"> </w:t>
      </w:r>
      <w:proofErr w:type="spellStart"/>
      <w:r w:rsidR="007747B3">
        <w:t>thấy</w:t>
      </w:r>
      <w:proofErr w:type="spellEnd"/>
      <w:r w:rsidR="007747B3">
        <w:t xml:space="preserve"> </w:t>
      </w:r>
      <w:proofErr w:type="spellStart"/>
      <w:r w:rsidR="007747B3">
        <w:t>rằng</w:t>
      </w:r>
      <w:proofErr w:type="spellEnd"/>
      <w:r w:rsidR="007747B3">
        <w:t xml:space="preserve"> </w:t>
      </w:r>
      <w:proofErr w:type="spellStart"/>
      <w:r>
        <w:t>tương</w:t>
      </w:r>
      <w:proofErr w:type="spellEnd"/>
      <w:r>
        <w:t xml:space="preserve"> </w:t>
      </w:r>
      <w:proofErr w:type="spellStart"/>
      <w:r>
        <w:t>đối</w:t>
      </w:r>
      <w:proofErr w:type="spellEnd"/>
      <w:r>
        <w:t xml:space="preserve"> </w:t>
      </w:r>
      <w:proofErr w:type="spellStart"/>
      <w:r>
        <w:t>khó</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w:t>
      </w:r>
      <w:proofErr w:type="spellStart"/>
      <w:r>
        <w:t>duy</w:t>
      </w:r>
      <w:proofErr w:type="spellEnd"/>
      <w:r>
        <w:t xml:space="preserve"> </w:t>
      </w:r>
      <w:proofErr w:type="spellStart"/>
      <w:r>
        <w:t>nhất</w:t>
      </w:r>
      <w:proofErr w:type="spellEnd"/>
      <w:r>
        <w:t xml:space="preserve">. Do </w:t>
      </w:r>
      <w:proofErr w:type="spellStart"/>
      <w:r>
        <w:t>đó</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ins w:id="166" w:author="Cung Thanh Long" w:date="2021-04-12T14:50:00Z">
        <w:r w:rsidR="00E7407C">
          <w:t>sử</w:t>
        </w:r>
        <w:proofErr w:type="spellEnd"/>
        <w:r w:rsidR="00E7407C">
          <w:t xml:space="preserve"> </w:t>
        </w:r>
        <w:proofErr w:type="spellStart"/>
        <w:r w:rsidR="00E7407C">
          <w:t>dụng</w:t>
        </w:r>
      </w:ins>
      <w:proofErr w:type="spellEnd"/>
      <w:del w:id="167" w:author="Cung Thanh Long" w:date="2021-04-12T14:50:00Z">
        <w:r w:rsidDel="00E7407C">
          <w:delText>bằng cách sử dụng nhiều</w:delText>
        </w:r>
      </w:del>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ins w:id="168" w:author="Cung Thanh Long" w:date="2021-04-12T14:50:00Z">
        <w:r w:rsidR="00E7407C">
          <w:t xml:space="preserve"> </w:t>
        </w:r>
        <w:proofErr w:type="spellStart"/>
        <w:r w:rsidR="00E7407C">
          <w:t>thường</w:t>
        </w:r>
        <w:proofErr w:type="spellEnd"/>
        <w:r w:rsidR="00E7407C">
          <w:t xml:space="preserve"> </w:t>
        </w:r>
        <w:proofErr w:type="spellStart"/>
        <w:r w:rsidR="00E7407C">
          <w:t>phải</w:t>
        </w:r>
        <w:proofErr w:type="spellEnd"/>
        <w:r w:rsidR="00E7407C">
          <w:t xml:space="preserve"> </w:t>
        </w:r>
        <w:proofErr w:type="spellStart"/>
        <w:r w:rsidR="00E7407C">
          <w:t>xử</w:t>
        </w:r>
        <w:proofErr w:type="spellEnd"/>
        <w:r w:rsidR="00E7407C">
          <w:t xml:space="preserve"> </w:t>
        </w:r>
        <w:proofErr w:type="spellStart"/>
        <w:r w:rsidR="00E7407C">
          <w:t>lý</w:t>
        </w:r>
        <w:proofErr w:type="spellEnd"/>
        <w:r w:rsidR="00E7407C">
          <w:t xml:space="preserve"> </w:t>
        </w:r>
        <w:proofErr w:type="spellStart"/>
        <w:r w:rsidR="00E7407C">
          <w:t>đồng</w:t>
        </w:r>
        <w:proofErr w:type="spellEnd"/>
        <w:r w:rsidR="00E7407C">
          <w:t xml:space="preserve"> </w:t>
        </w:r>
        <w:proofErr w:type="spellStart"/>
        <w:r w:rsidR="00E7407C">
          <w:t>thời</w:t>
        </w:r>
        <w:proofErr w:type="spellEnd"/>
        <w:r w:rsidR="00E7407C">
          <w:t xml:space="preserve"> </w:t>
        </w:r>
        <w:proofErr w:type="spellStart"/>
        <w:r w:rsidR="00E7407C">
          <w:t>loại</w:t>
        </w:r>
        <w:proofErr w:type="spellEnd"/>
        <w:r w:rsidR="00E7407C">
          <w:t xml:space="preserve"> </w:t>
        </w:r>
        <w:proofErr w:type="spellStart"/>
        <w:r w:rsidR="00E7407C">
          <w:t>tín</w:t>
        </w:r>
        <w:proofErr w:type="spellEnd"/>
        <w:r w:rsidR="00E7407C">
          <w:t xml:space="preserve"> </w:t>
        </w:r>
        <w:proofErr w:type="spellStart"/>
        <w:r w:rsidR="00E7407C">
          <w:t>hiệu</w:t>
        </w:r>
        <w:proofErr w:type="spellEnd"/>
        <w:r w:rsidR="00E7407C">
          <w:t xml:space="preserve"> </w:t>
        </w:r>
        <w:proofErr w:type="spellStart"/>
        <w:r w:rsidR="00E7407C">
          <w:t>khác</w:t>
        </w:r>
        <w:proofErr w:type="spellEnd"/>
        <w:r w:rsidR="00E7407C">
          <w:t xml:space="preserve"> </w:t>
        </w:r>
        <w:proofErr w:type="spellStart"/>
        <w:r w:rsidR="00E7407C">
          <w:t>nhau</w:t>
        </w:r>
      </w:ins>
      <w:proofErr w:type="spellEnd"/>
      <w:ins w:id="169" w:author="Cung Thanh Long" w:date="2021-04-12T14:51:00Z">
        <w:r w:rsidR="00E7407C">
          <w:t xml:space="preserve"> </w:t>
        </w:r>
        <w:proofErr w:type="spellStart"/>
        <w:r w:rsidR="00E7407C">
          <w:t>để</w:t>
        </w:r>
        <w:proofErr w:type="spellEnd"/>
        <w:r w:rsidR="00E7407C">
          <w:t xml:space="preserve"> </w:t>
        </w:r>
        <w:proofErr w:type="spellStart"/>
        <w:r w:rsidR="00E7407C">
          <w:t>đưa</w:t>
        </w:r>
        <w:proofErr w:type="spellEnd"/>
        <w:r w:rsidR="00E7407C">
          <w:t xml:space="preserve"> ra </w:t>
        </w:r>
        <w:proofErr w:type="spellStart"/>
        <w:r w:rsidR="00E7407C">
          <w:t>quyết</w:t>
        </w:r>
        <w:proofErr w:type="spellEnd"/>
        <w:r w:rsidR="00E7407C">
          <w:t xml:space="preserve"> </w:t>
        </w:r>
        <w:proofErr w:type="spellStart"/>
        <w:r w:rsidR="00E7407C">
          <w:t>định</w:t>
        </w:r>
        <w:proofErr w:type="spellEnd"/>
        <w:r w:rsidR="00E7407C">
          <w:t xml:space="preserve"> </w:t>
        </w:r>
        <w:proofErr w:type="spellStart"/>
        <w:r w:rsidR="00E7407C">
          <w:t>nhận</w:t>
        </w:r>
        <w:proofErr w:type="spellEnd"/>
        <w:r w:rsidR="00E7407C">
          <w:t xml:space="preserve"> </w:t>
        </w:r>
        <w:proofErr w:type="spellStart"/>
        <w:r w:rsidR="00E7407C">
          <w:t>dạng</w:t>
        </w:r>
        <w:proofErr w:type="spellEnd"/>
        <w:r w:rsidR="00E7407C">
          <w:t xml:space="preserve">. </w:t>
        </w:r>
        <w:proofErr w:type="spellStart"/>
        <w:r w:rsidR="00E7407C">
          <w:t>Đây</w:t>
        </w:r>
        <w:proofErr w:type="spellEnd"/>
        <w:r w:rsidR="00E7407C">
          <w:t xml:space="preserve"> </w:t>
        </w:r>
        <w:proofErr w:type="spellStart"/>
        <w:r w:rsidR="00E7407C">
          <w:t>là</w:t>
        </w:r>
        <w:proofErr w:type="spellEnd"/>
        <w:r w:rsidR="00E7407C">
          <w:t xml:space="preserve"> </w:t>
        </w:r>
        <w:proofErr w:type="spellStart"/>
        <w:r w:rsidR="00E7407C">
          <w:t>phương</w:t>
        </w:r>
        <w:proofErr w:type="spellEnd"/>
        <w:r w:rsidR="00E7407C">
          <w:t xml:space="preserve"> </w:t>
        </w:r>
        <w:proofErr w:type="spellStart"/>
        <w:r w:rsidR="00E7407C">
          <w:t>pháp</w:t>
        </w:r>
        <w:proofErr w:type="spellEnd"/>
        <w:r w:rsidR="00E7407C">
          <w:t xml:space="preserve"> </w:t>
        </w:r>
        <w:proofErr w:type="spellStart"/>
        <w:r w:rsidR="00E7407C">
          <w:t>nhận</w:t>
        </w:r>
        <w:proofErr w:type="spellEnd"/>
        <w:r w:rsidR="00E7407C">
          <w:t xml:space="preserve"> </w:t>
        </w:r>
        <w:proofErr w:type="spellStart"/>
        <w:r w:rsidR="00E7407C">
          <w:t>dạng</w:t>
        </w:r>
        <w:proofErr w:type="spellEnd"/>
        <w:r w:rsidR="00E7407C">
          <w:t xml:space="preserve"> </w:t>
        </w:r>
        <w:proofErr w:type="spellStart"/>
        <w:r w:rsidR="00E7407C">
          <w:t>có</w:t>
        </w:r>
        <w:proofErr w:type="spellEnd"/>
        <w:r w:rsidR="00E7407C">
          <w:t xml:space="preserve"> </w:t>
        </w:r>
        <w:proofErr w:type="spellStart"/>
        <w:r w:rsidR="00E7407C">
          <w:t>độ</w:t>
        </w:r>
        <w:proofErr w:type="spellEnd"/>
        <w:r w:rsidR="00E7407C">
          <w:t xml:space="preserve"> tin </w:t>
        </w:r>
        <w:proofErr w:type="spellStart"/>
        <w:r w:rsidR="00E7407C">
          <w:t>cậy</w:t>
        </w:r>
        <w:proofErr w:type="spellEnd"/>
        <w:r w:rsidR="00E7407C">
          <w:t xml:space="preserve"> </w:t>
        </w:r>
        <w:proofErr w:type="spellStart"/>
        <w:r w:rsidR="00E7407C">
          <w:t>c</w:t>
        </w:r>
      </w:ins>
      <w:ins w:id="170" w:author="Cung Thanh Long" w:date="2021-04-12T14:52:00Z">
        <w:r w:rsidR="00E7407C">
          <w:t>ao</w:t>
        </w:r>
        <w:proofErr w:type="spellEnd"/>
        <w:r w:rsidR="00E7407C">
          <w:t xml:space="preserve">, </w:t>
        </w:r>
        <w:proofErr w:type="spellStart"/>
        <w:r w:rsidR="00E7407C">
          <w:t>có</w:t>
        </w:r>
      </w:ins>
      <w:proofErr w:type="spellEnd"/>
      <w:del w:id="171" w:author="Cung Thanh Long" w:date="2021-04-12T14:53:00Z">
        <w:r w:rsidDel="00E7407C">
          <w:delText xml:space="preserve"> thể hiện</w:delText>
        </w:r>
      </w:del>
      <w:r>
        <w:t xml:space="preserve"> ý </w:t>
      </w:r>
      <w:proofErr w:type="spellStart"/>
      <w:r>
        <w:t>nghĩa</w:t>
      </w:r>
      <w:proofErr w:type="spellEnd"/>
      <w:del w:id="172" w:author="Cung Thanh Long" w:date="2021-04-12T14:53:00Z">
        <w:r w:rsidDel="00E7407C">
          <w:delText xml:space="preserve"> của nó</w:delText>
        </w:r>
      </w:del>
      <w:r>
        <w:t xml:space="preserve"> </w:t>
      </w:r>
      <w:proofErr w:type="spellStart"/>
      <w:r>
        <w:t>trong</w:t>
      </w:r>
      <w:proofErr w:type="spellEnd"/>
      <w:del w:id="173" w:author="Cung Thanh Long" w:date="2021-04-12T14:53:00Z">
        <w:r w:rsidDel="00E7407C">
          <w:delText xml:space="preserve"> cả</w:delText>
        </w:r>
      </w:del>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w:t>
      </w:r>
    </w:p>
    <w:p w14:paraId="4E602B03" w14:textId="77777777" w:rsidR="00673EB0" w:rsidRDefault="00673EB0" w:rsidP="00673EB0">
      <w:pPr>
        <w:pStyle w:val="Heading3"/>
      </w:pPr>
      <w:bookmarkStart w:id="174" w:name="_Toc68996272"/>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w:t>
      </w:r>
      <w:commentRangeStart w:id="175"/>
      <w:r>
        <w:t xml:space="preserve">qua </w:t>
      </w:r>
      <w:proofErr w:type="spellStart"/>
      <w:r>
        <w:t>tín</w:t>
      </w:r>
      <w:proofErr w:type="spellEnd"/>
      <w:r>
        <w:t xml:space="preserve"> </w:t>
      </w:r>
      <w:proofErr w:type="spellStart"/>
      <w:r>
        <w:t>hiệu</w:t>
      </w:r>
      <w:proofErr w:type="spellEnd"/>
      <w:r>
        <w:t xml:space="preserve"> </w:t>
      </w:r>
      <w:proofErr w:type="spellStart"/>
      <w:r>
        <w:t>giọng</w:t>
      </w:r>
      <w:proofErr w:type="spellEnd"/>
      <w:r>
        <w:t xml:space="preserve"> </w:t>
      </w:r>
      <w:proofErr w:type="spellStart"/>
      <w:r>
        <w:t>nói</w:t>
      </w:r>
      <w:bookmarkEnd w:id="174"/>
      <w:commentRangeEnd w:id="175"/>
      <w:proofErr w:type="spellEnd"/>
      <w:r w:rsidR="00E7407C">
        <w:rPr>
          <w:rStyle w:val="CommentReference"/>
          <w:rFonts w:eastAsia="Calibri"/>
          <w:b w:val="0"/>
          <w:iCs w:val="0"/>
          <w:color w:val="000000"/>
        </w:rPr>
        <w:commentReference w:id="175"/>
      </w:r>
    </w:p>
    <w:p w14:paraId="5A5EEC9A" w14:textId="77777777" w:rsidR="004E5152" w:rsidRDefault="004E5152" w:rsidP="004E5152">
      <w:pPr>
        <w:pStyle w:val="Heading3"/>
      </w:pPr>
      <w:bookmarkStart w:id="176" w:name="_Toc68996273"/>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w:t>
      </w:r>
      <w:commentRangeStart w:id="177"/>
      <w:r>
        <w:t xml:space="preserve">qua </w:t>
      </w:r>
      <w:proofErr w:type="spellStart"/>
      <w:r w:rsidR="00EE1021">
        <w:t>biểu</w:t>
      </w:r>
      <w:proofErr w:type="spellEnd"/>
      <w:r w:rsidR="00EE1021">
        <w:t xml:space="preserve"> </w:t>
      </w:r>
      <w:proofErr w:type="spellStart"/>
      <w:r w:rsidR="00EE1021">
        <w:t>cảm</w:t>
      </w:r>
      <w:proofErr w:type="spellEnd"/>
      <w:r>
        <w:t xml:space="preserve"> </w:t>
      </w:r>
      <w:proofErr w:type="spellStart"/>
      <w:r>
        <w:t>khuôn</w:t>
      </w:r>
      <w:proofErr w:type="spellEnd"/>
      <w:r>
        <w:t xml:space="preserve"> </w:t>
      </w:r>
      <w:proofErr w:type="spellStart"/>
      <w:r>
        <w:t>mặt</w:t>
      </w:r>
      <w:bookmarkEnd w:id="176"/>
      <w:commentRangeEnd w:id="177"/>
      <w:proofErr w:type="spellEnd"/>
      <w:r w:rsidR="00E7407C">
        <w:rPr>
          <w:rStyle w:val="CommentReference"/>
          <w:rFonts w:eastAsia="Calibri"/>
          <w:b w:val="0"/>
          <w:iCs w:val="0"/>
          <w:color w:val="000000"/>
        </w:rPr>
        <w:commentReference w:id="177"/>
      </w:r>
    </w:p>
    <w:p w14:paraId="06A7B9F9" w14:textId="77777777" w:rsidR="00EE1021" w:rsidRDefault="00580429" w:rsidP="00EE1021">
      <w:pPr>
        <w:keepNext/>
        <w:jc w:val="center"/>
      </w:pPr>
      <w:r>
        <w:rPr>
          <w:noProof/>
        </w:rPr>
        <w:drawing>
          <wp:inline distT="0" distB="0" distL="0" distR="0" wp14:anchorId="6EB80E8C" wp14:editId="26131004">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9">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14:paraId="6B9639C1" w14:textId="77777777" w:rsidR="00580429" w:rsidRPr="00580429" w:rsidRDefault="00EE1021" w:rsidP="00EE1021">
      <w:pPr>
        <w:pStyle w:val="Caption"/>
      </w:pPr>
      <w:bookmarkStart w:id="178" w:name="_Toc68996295"/>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2</w:t>
        </w:r>
      </w:fldSimple>
      <w:r>
        <w:t xml:space="preserve"> </w:t>
      </w:r>
      <w:proofErr w:type="spellStart"/>
      <w:r w:rsidR="003F34DF">
        <w:t>Một</w:t>
      </w:r>
      <w:proofErr w:type="spellEnd"/>
      <w:r w:rsidR="003F34DF">
        <w:t xml:space="preserve"> </w:t>
      </w:r>
      <w:proofErr w:type="spellStart"/>
      <w:r w:rsidR="003F34DF">
        <w:t>số</w:t>
      </w:r>
      <w:proofErr w:type="spellEnd"/>
      <w:r w:rsidR="003F34DF">
        <w:t xml:space="preserve"> </w:t>
      </w:r>
      <w:proofErr w:type="spellStart"/>
      <w:r w:rsidR="003F34DF">
        <w:t>trạng</w:t>
      </w:r>
      <w:proofErr w:type="spellEnd"/>
      <w:r w:rsidR="003F34DF">
        <w:t xml:space="preserve"> </w:t>
      </w:r>
      <w:proofErr w:type="spellStart"/>
      <w:r w:rsidR="003F34DF">
        <w:t>thái</w:t>
      </w:r>
      <w:proofErr w:type="spellEnd"/>
      <w:r>
        <w:t xml:space="preserve"> </w:t>
      </w:r>
      <w:proofErr w:type="spellStart"/>
      <w:r>
        <w:t>cảm</w:t>
      </w:r>
      <w:proofErr w:type="spellEnd"/>
      <w:r>
        <w:t xml:space="preserve"> </w:t>
      </w:r>
      <w:proofErr w:type="spellStart"/>
      <w:r>
        <w:t>xúc</w:t>
      </w:r>
      <w:proofErr w:type="spellEnd"/>
      <w:r>
        <w:t xml:space="preserve"> </w:t>
      </w:r>
      <w:r w:rsidR="003F34DF">
        <w:t>qua</w:t>
      </w:r>
      <w:r>
        <w:t xml:space="preserve"> </w:t>
      </w:r>
      <w:proofErr w:type="spellStart"/>
      <w:r>
        <w:t>biểu</w:t>
      </w:r>
      <w:proofErr w:type="spellEnd"/>
      <w:r>
        <w:t xml:space="preserve"> </w:t>
      </w:r>
      <w:proofErr w:type="spellStart"/>
      <w:r>
        <w:t>hiện</w:t>
      </w:r>
      <w:proofErr w:type="spellEnd"/>
      <w:r>
        <w:t xml:space="preserve"> </w:t>
      </w:r>
      <w:proofErr w:type="spellStart"/>
      <w:r>
        <w:t>khuôn</w:t>
      </w:r>
      <w:proofErr w:type="spellEnd"/>
      <w:r>
        <w:t xml:space="preserve"> </w:t>
      </w:r>
      <w:proofErr w:type="spellStart"/>
      <w:r>
        <w:t>mặt</w:t>
      </w:r>
      <w:bookmarkEnd w:id="178"/>
      <w:proofErr w:type="spellEnd"/>
    </w:p>
    <w:p w14:paraId="7D329912" w14:textId="77777777" w:rsidR="004E5152" w:rsidRDefault="004E5152" w:rsidP="004E5152">
      <w:pPr>
        <w:pStyle w:val="Heading3"/>
      </w:pPr>
      <w:bookmarkStart w:id="179" w:name="_Toc68996274"/>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qua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bookmarkEnd w:id="179"/>
      <w:proofErr w:type="spellEnd"/>
    </w:p>
    <w:p w14:paraId="19274067" w14:textId="77777777" w:rsidR="00041E0C" w:rsidRDefault="004E5152" w:rsidP="004E5152">
      <w:pPr>
        <w:pStyle w:val="Heading2"/>
      </w:pPr>
      <w:bookmarkStart w:id="180" w:name="_Toc68996275"/>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BD62B8">
        <w:t>sinh</w:t>
      </w:r>
      <w:proofErr w:type="spellEnd"/>
      <w:r w:rsidR="00BD62B8">
        <w:t xml:space="preserve"> </w:t>
      </w:r>
      <w:proofErr w:type="spellStart"/>
      <w:r w:rsidR="00BD62B8">
        <w:t>học</w:t>
      </w:r>
      <w:proofErr w:type="spellEnd"/>
      <w:r w:rsidR="00BD62B8">
        <w:t xml:space="preserve"> </w:t>
      </w:r>
      <w:proofErr w:type="spellStart"/>
      <w:r w:rsidR="00BD62B8">
        <w:t>của</w:t>
      </w:r>
      <w:proofErr w:type="spellEnd"/>
      <w:r>
        <w:t xml:space="preserve"> MIT</w:t>
      </w:r>
      <w:bookmarkEnd w:id="180"/>
    </w:p>
    <w:p w14:paraId="11DE6273" w14:textId="77777777" w:rsidR="00FA15CB" w:rsidRDefault="00BD62B8" w:rsidP="0084325B">
      <w:pPr>
        <w:ind w:firstLine="567"/>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của</w:t>
      </w:r>
      <w:proofErr w:type="spellEnd"/>
      <w:r>
        <w:t xml:space="preserve"> MIT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lên</w:t>
      </w:r>
      <w:proofErr w:type="spellEnd"/>
      <w:r>
        <w:t xml:space="preserve"> </w:t>
      </w:r>
      <w:proofErr w:type="spellStart"/>
      <w:r>
        <w:t>đến</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rsidR="00701381">
        <w:t xml:space="preserve"> </w:t>
      </w:r>
      <w:proofErr w:type="spellStart"/>
      <w:r w:rsidR="00701381">
        <w:t>khác</w:t>
      </w:r>
      <w:proofErr w:type="spellEnd"/>
      <w:r w:rsidR="00701381">
        <w:t xml:space="preserve"> </w:t>
      </w:r>
      <w:proofErr w:type="spellStart"/>
      <w:r w:rsidR="00701381">
        <w:t>nhau</w:t>
      </w:r>
      <w:proofErr w:type="spellEnd"/>
      <w:r w:rsidR="00701381">
        <w:t xml:space="preserve"> bao </w:t>
      </w:r>
      <w:proofErr w:type="spellStart"/>
      <w:r w:rsidR="00701381">
        <w:t>gồm</w:t>
      </w:r>
      <w:proofErr w:type="spellEnd"/>
      <w:r w:rsidR="00FA15CB">
        <w:t>:</w:t>
      </w:r>
    </w:p>
    <w:p w14:paraId="1B737DA4" w14:textId="77777777" w:rsidR="00FA15CB" w:rsidRDefault="00FA15CB" w:rsidP="00FA15CB">
      <w:pPr>
        <w:ind w:firstLine="720"/>
      </w:pPr>
      <w:proofErr w:type="spellStart"/>
      <w:r>
        <w:lastRenderedPageBreak/>
        <w:t>Trung</w:t>
      </w:r>
      <w:proofErr w:type="spellEnd"/>
      <w:r>
        <w:t xml:space="preserve"> </w:t>
      </w:r>
      <w:proofErr w:type="spellStart"/>
      <w:r>
        <w:t>tính</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tẻ</w:t>
      </w:r>
      <w:proofErr w:type="spellEnd"/>
      <w:r>
        <w:t xml:space="preserve"> </w:t>
      </w:r>
      <w:proofErr w:type="spellStart"/>
      <w:r>
        <w:t>nhạt</w:t>
      </w:r>
      <w:proofErr w:type="spellEnd"/>
    </w:p>
    <w:p w14:paraId="38A7C855" w14:textId="77777777" w:rsidR="00FA15CB" w:rsidRDefault="00FA15CB" w:rsidP="00FA15CB">
      <w:pPr>
        <w:ind w:firstLine="720"/>
      </w:pPr>
      <w:proofErr w:type="spellStart"/>
      <w:r>
        <w:t>T</w:t>
      </w:r>
      <w:r w:rsidR="00701381">
        <w:t>ức</w:t>
      </w:r>
      <w:proofErr w:type="spellEnd"/>
      <w:r w:rsidR="00701381">
        <w:t xml:space="preserve"> </w:t>
      </w:r>
      <w:proofErr w:type="spellStart"/>
      <w:r w:rsidR="00701381">
        <w:t>giậ</w:t>
      </w:r>
      <w:r>
        <w:t>n</w:t>
      </w:r>
      <w:proofErr w:type="spellEnd"/>
      <w:r>
        <w:t xml:space="preserve">: </w:t>
      </w:r>
      <w:proofErr w:type="spellStart"/>
      <w:r>
        <w:t>giận</w:t>
      </w:r>
      <w:proofErr w:type="spellEnd"/>
      <w:r>
        <w:t xml:space="preserve"> </w:t>
      </w:r>
      <w:proofErr w:type="spellStart"/>
      <w:r>
        <w:t>dữ</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tỏa</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bạo</w:t>
      </w:r>
      <w:proofErr w:type="spellEnd"/>
      <w:r>
        <w:t xml:space="preserve"> </w:t>
      </w:r>
      <w:proofErr w:type="spellStart"/>
      <w:r>
        <w:t>lực</w:t>
      </w:r>
      <w:proofErr w:type="spellEnd"/>
    </w:p>
    <w:p w14:paraId="17BD30DC" w14:textId="77777777" w:rsidR="00FA15CB" w:rsidRDefault="00FA15CB" w:rsidP="00FA15CB">
      <w:pPr>
        <w:ind w:firstLine="720"/>
      </w:pPr>
      <w:proofErr w:type="spellStart"/>
      <w:r>
        <w:t>G</w:t>
      </w:r>
      <w:r w:rsidR="00701381">
        <w:t>hét</w:t>
      </w:r>
      <w:proofErr w:type="spellEnd"/>
      <w:r w:rsidR="00701381">
        <w:t xml:space="preserve"> </w:t>
      </w:r>
      <w:proofErr w:type="spellStart"/>
      <w:r w:rsidR="00701381">
        <w:t>bỏ</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bị</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p>
    <w:p w14:paraId="50082271" w14:textId="77777777" w:rsidR="00FA15CB" w:rsidRDefault="00FA15CB" w:rsidP="00FA15CB">
      <w:pPr>
        <w:ind w:firstLine="720"/>
      </w:pPr>
      <w:proofErr w:type="spellStart"/>
      <w:r>
        <w:t>Đ</w:t>
      </w:r>
      <w:r w:rsidR="00701381">
        <w:t>au</w:t>
      </w:r>
      <w:proofErr w:type="spellEnd"/>
      <w:r w:rsidR="00701381">
        <w:t xml:space="preserve"> </w:t>
      </w:r>
      <w:proofErr w:type="spellStart"/>
      <w:r w:rsidR="00701381">
        <w:t>buồ</w:t>
      </w:r>
      <w:r>
        <w:t>n</w:t>
      </w:r>
      <w:proofErr w:type="spellEnd"/>
      <w:r>
        <w:t xml:space="preserve">: </w:t>
      </w:r>
      <w:proofErr w:type="spellStart"/>
      <w:r>
        <w:t>sự</w:t>
      </w:r>
      <w:proofErr w:type="spellEnd"/>
      <w:r>
        <w:t xml:space="preserve"> </w:t>
      </w:r>
      <w:proofErr w:type="spellStart"/>
      <w:r>
        <w:t>mất</w:t>
      </w:r>
      <w:proofErr w:type="spellEnd"/>
      <w:r>
        <w:t xml:space="preserve"> </w:t>
      </w:r>
      <w:proofErr w:type="spellStart"/>
      <w:r>
        <w:t>mát</w:t>
      </w:r>
      <w:proofErr w:type="spellEnd"/>
      <w:r>
        <w:t xml:space="preserve">, </w:t>
      </w:r>
      <w:proofErr w:type="spellStart"/>
      <w:r>
        <w:t>buồn</w:t>
      </w:r>
      <w:proofErr w:type="spellEnd"/>
      <w:r>
        <w:t xml:space="preserve"> </w:t>
      </w:r>
      <w:proofErr w:type="spellStart"/>
      <w:r>
        <w:t>chán</w:t>
      </w:r>
      <w:proofErr w:type="spellEnd"/>
      <w:r>
        <w:t xml:space="preserve">, </w:t>
      </w:r>
      <w:proofErr w:type="spellStart"/>
      <w:r>
        <w:t>thất</w:t>
      </w:r>
      <w:proofErr w:type="spellEnd"/>
      <w:r>
        <w:t xml:space="preserve"> </w:t>
      </w:r>
      <w:proofErr w:type="spellStart"/>
      <w:r>
        <w:t>vọng</w:t>
      </w:r>
      <w:proofErr w:type="spellEnd"/>
    </w:p>
    <w:p w14:paraId="631E1D91" w14:textId="77777777" w:rsidR="00FA15CB" w:rsidRDefault="00FA15CB" w:rsidP="00FA15CB">
      <w:pPr>
        <w:ind w:firstLine="720"/>
      </w:pPr>
      <w:proofErr w:type="spellStart"/>
      <w:r>
        <w:t>Đ</w:t>
      </w:r>
      <w:r w:rsidR="00701381">
        <w:t>ồng</w:t>
      </w:r>
      <w:proofErr w:type="spellEnd"/>
      <w:r w:rsidR="00701381">
        <w:t xml:space="preserve"> </w:t>
      </w:r>
      <w:proofErr w:type="spellStart"/>
      <w:r w:rsidR="00701381">
        <w:t>cả</w:t>
      </w:r>
      <w:r>
        <w:t>m</w:t>
      </w:r>
      <w:proofErr w:type="spellEnd"/>
      <w:r>
        <w:t xml:space="preserve">: </w:t>
      </w:r>
      <w:proofErr w:type="spellStart"/>
      <w:r>
        <w:t>vui</w:t>
      </w:r>
      <w:proofErr w:type="spellEnd"/>
      <w:r>
        <w:t xml:space="preserve"> </w:t>
      </w:r>
      <w:proofErr w:type="spellStart"/>
      <w:r>
        <w:t>vẻ</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yên</w:t>
      </w:r>
      <w:proofErr w:type="spellEnd"/>
      <w:r>
        <w:t xml:space="preserve"> </w:t>
      </w:r>
      <w:proofErr w:type="spellStart"/>
      <w:r>
        <w:t>bình</w:t>
      </w:r>
      <w:proofErr w:type="spellEnd"/>
    </w:p>
    <w:p w14:paraId="15613FAF" w14:textId="77777777" w:rsidR="00FA15CB" w:rsidRDefault="00FA15CB" w:rsidP="00FA15CB">
      <w:pPr>
        <w:ind w:firstLine="720"/>
      </w:pPr>
      <w:proofErr w:type="spellStart"/>
      <w:r>
        <w:t>L</w:t>
      </w:r>
      <w:r w:rsidR="00701381">
        <w:t>ãng</w:t>
      </w:r>
      <w:proofErr w:type="spellEnd"/>
      <w:r w:rsidR="00701381">
        <w:t xml:space="preserve"> </w:t>
      </w:r>
      <w:proofErr w:type="spellStart"/>
      <w:r w:rsidR="00701381">
        <w:t>mạ</w:t>
      </w:r>
      <w:r>
        <w:t>n</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thu</w:t>
      </w:r>
      <w:proofErr w:type="spellEnd"/>
      <w:r>
        <w:t xml:space="preserve"> </w:t>
      </w:r>
      <w:proofErr w:type="spellStart"/>
      <w:r>
        <w:t>hút</w:t>
      </w:r>
      <w:proofErr w:type="spellEnd"/>
      <w:r>
        <w:t xml:space="preserve">, </w:t>
      </w:r>
      <w:proofErr w:type="spellStart"/>
      <w:r>
        <w:t>thích</w:t>
      </w:r>
      <w:proofErr w:type="spellEnd"/>
      <w:r>
        <w:t xml:space="preserve"> </w:t>
      </w:r>
      <w:proofErr w:type="spellStart"/>
      <w:r>
        <w:t>thú</w:t>
      </w:r>
      <w:proofErr w:type="spellEnd"/>
    </w:p>
    <w:p w14:paraId="4ED4E7A7" w14:textId="77777777" w:rsidR="00FA15CB" w:rsidRDefault="00FA15CB" w:rsidP="00FA15CB">
      <w:pPr>
        <w:ind w:firstLine="720"/>
      </w:pPr>
      <w:proofErr w:type="spellStart"/>
      <w:r>
        <w:t>V</w:t>
      </w:r>
      <w:r w:rsidR="00701381">
        <w:t>ui</w:t>
      </w:r>
      <w:proofErr w:type="spellEnd"/>
      <w:r w:rsidR="00701381">
        <w:t xml:space="preserve"> </w:t>
      </w:r>
      <w:proofErr w:type="spellStart"/>
      <w:r w:rsidR="00701381">
        <w:t>vẻ</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hạnh</w:t>
      </w:r>
      <w:proofErr w:type="spellEnd"/>
      <w:r>
        <w:t xml:space="preserve"> </w:t>
      </w:r>
      <w:proofErr w:type="spellStart"/>
      <w:r>
        <w:t>phúc</w:t>
      </w:r>
      <w:proofErr w:type="spellEnd"/>
    </w:p>
    <w:p w14:paraId="58C7CBA8" w14:textId="77777777" w:rsidR="00FA15CB" w:rsidRDefault="00B71FD6" w:rsidP="00FA15CB">
      <w:pPr>
        <w:ind w:firstLine="720"/>
      </w:pPr>
      <w:proofErr w:type="spellStart"/>
      <w:r>
        <w:t>Tôn</w:t>
      </w:r>
      <w:proofErr w:type="spellEnd"/>
      <w:r w:rsidR="0090235C">
        <w:t xml:space="preserve"> </w:t>
      </w:r>
      <w:proofErr w:type="spellStart"/>
      <w:r w:rsidR="0090235C">
        <w:t>trọng</w:t>
      </w:r>
      <w:proofErr w:type="spellEnd"/>
      <w:r w:rsidR="00FA15CB">
        <w:t xml:space="preserve">: </w:t>
      </w:r>
      <w:proofErr w:type="spellStart"/>
      <w:r w:rsidR="00FA15CB">
        <w:t>trạ</w:t>
      </w:r>
      <w:r>
        <w:t>ng</w:t>
      </w:r>
      <w:proofErr w:type="spellEnd"/>
      <w:r>
        <w:t xml:space="preserve"> </w:t>
      </w:r>
      <w:proofErr w:type="spellStart"/>
      <w:r>
        <w:t>thái</w:t>
      </w:r>
      <w:proofErr w:type="spellEnd"/>
      <w:r>
        <w:t xml:space="preserve"> </w:t>
      </w:r>
      <w:proofErr w:type="spellStart"/>
      <w:r w:rsidR="00FA15CB">
        <w:t>ngưỡng</w:t>
      </w:r>
      <w:proofErr w:type="spellEnd"/>
      <w:r w:rsidR="00FA15CB">
        <w:t xml:space="preserve"> </w:t>
      </w:r>
      <w:proofErr w:type="spellStart"/>
      <w:r w:rsidR="00FA15CB">
        <w:t>mộ</w:t>
      </w:r>
      <w:proofErr w:type="spellEnd"/>
    </w:p>
    <w:p w14:paraId="03DCCBA5" w14:textId="77777777" w:rsidR="001051CA" w:rsidRDefault="001051CA" w:rsidP="00FA15CB">
      <w:pPr>
        <w:ind w:firstLine="720"/>
      </w:pPr>
    </w:p>
    <w:p w14:paraId="487D23BA" w14:textId="77777777" w:rsidR="00EE1021" w:rsidRDefault="00330619" w:rsidP="00EE1021">
      <w:pPr>
        <w:keepNext/>
        <w:ind w:firstLine="720"/>
      </w:pPr>
      <w:r>
        <w:rPr>
          <w:noProof/>
        </w:rPr>
        <w:drawing>
          <wp:inline distT="0" distB="0" distL="0" distR="0" wp14:anchorId="445A265F" wp14:editId="517ED7D6">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308" cy="2405250"/>
                    </a:xfrm>
                    <a:prstGeom prst="rect">
                      <a:avLst/>
                    </a:prstGeom>
                  </pic:spPr>
                </pic:pic>
              </a:graphicData>
            </a:graphic>
          </wp:inline>
        </w:drawing>
      </w:r>
    </w:p>
    <w:p w14:paraId="03D0658C" w14:textId="77777777" w:rsidR="00D20B5E" w:rsidRDefault="00EE1021" w:rsidP="00EE1021">
      <w:pPr>
        <w:pStyle w:val="Caption"/>
      </w:pPr>
      <w:bookmarkStart w:id="181" w:name="_Ref68906369"/>
      <w:bookmarkStart w:id="182" w:name="_Toc68996296"/>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3</w:t>
        </w:r>
      </w:fldSimple>
      <w:bookmarkEnd w:id="181"/>
      <w:r>
        <w:t xml:space="preserve"> </w:t>
      </w:r>
      <w:proofErr w:type="spellStart"/>
      <w:r>
        <w:t>Vị</w:t>
      </w:r>
      <w:proofErr w:type="spellEnd"/>
      <w:r>
        <w:t xml:space="preserve"> </w:t>
      </w:r>
      <w:proofErr w:type="spellStart"/>
      <w:r>
        <w:t>trí</w:t>
      </w:r>
      <w:proofErr w:type="spellEnd"/>
      <w:r>
        <w:t xml:space="preserve"> </w:t>
      </w:r>
      <w:proofErr w:type="spellStart"/>
      <w:r w:rsidR="00B71FD6">
        <w:t>gắn</w:t>
      </w:r>
      <w:proofErr w:type="spellEnd"/>
      <w:r w:rsidR="00B71FD6">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sinh</w:t>
      </w:r>
      <w:proofErr w:type="spellEnd"/>
      <w:r>
        <w:t xml:space="preserve"> </w:t>
      </w:r>
      <w:proofErr w:type="spellStart"/>
      <w:r>
        <w:t>học</w:t>
      </w:r>
      <w:bookmarkEnd w:id="182"/>
      <w:proofErr w:type="spellEnd"/>
    </w:p>
    <w:p w14:paraId="6CD47091" w14:textId="78BB1FB6" w:rsidR="00182674" w:rsidRDefault="003F34DF" w:rsidP="00EC13B2">
      <w:pPr>
        <w:ind w:firstLine="720"/>
        <w:rPr>
          <w:ins w:id="183" w:author="Cung Thanh Long" w:date="2021-04-12T15:00:00Z"/>
        </w:rPr>
      </w:pPr>
      <w:r>
        <w:fldChar w:fldCharType="begin"/>
      </w:r>
      <w:r>
        <w:instrText xml:space="preserve"> REF _Ref68906369 \h </w:instrText>
      </w:r>
      <w:r>
        <w:fldChar w:fldCharType="separate"/>
      </w:r>
      <w:proofErr w:type="spellStart"/>
      <w:r w:rsidR="00EC13B2">
        <w:t>Hình</w:t>
      </w:r>
      <w:proofErr w:type="spellEnd"/>
      <w:r w:rsidR="00EC13B2">
        <w:t xml:space="preserve"> </w:t>
      </w:r>
      <w:r w:rsidR="00EC13B2">
        <w:rPr>
          <w:noProof/>
        </w:rPr>
        <w:t>1</w:t>
      </w:r>
      <w:r w:rsidR="00EC13B2">
        <w:t>.</w:t>
      </w:r>
      <w:r w:rsidR="00EC13B2">
        <w:rPr>
          <w:noProof/>
        </w:rPr>
        <w:t>3</w:t>
      </w:r>
      <w:r>
        <w:fldChar w:fldCharType="end"/>
      </w:r>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gắn</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sinh</w:t>
      </w:r>
      <w:proofErr w:type="spellEnd"/>
      <w:r>
        <w:t xml:space="preserve"> </w:t>
      </w:r>
      <w:proofErr w:type="spellStart"/>
      <w:r>
        <w:t>học</w:t>
      </w:r>
      <w:proofErr w:type="spellEnd"/>
      <w:r>
        <w:t xml:space="preserve"> </w:t>
      </w:r>
      <w:proofErr w:type="spellStart"/>
      <w:r>
        <w:t>trên</w:t>
      </w:r>
      <w:proofErr w:type="spellEnd"/>
      <w:r>
        <w:t xml:space="preserve"> </w:t>
      </w:r>
      <w:proofErr w:type="spellStart"/>
      <w:r>
        <w:t>cơ</w:t>
      </w:r>
      <w:proofErr w:type="spellEnd"/>
      <w:r>
        <w:t xml:space="preserve"> </w:t>
      </w:r>
      <w:proofErr w:type="spellStart"/>
      <w:r>
        <w:t>thể</w:t>
      </w:r>
      <w:proofErr w:type="spellEnd"/>
      <w:r>
        <w:t xml:space="preserve"> con </w:t>
      </w:r>
      <w:proofErr w:type="spellStart"/>
      <w:r>
        <w:t>người</w:t>
      </w:r>
      <w:proofErr w:type="spellEnd"/>
      <w:r>
        <w:t xml:space="preserve">. </w:t>
      </w:r>
      <w:proofErr w:type="spellStart"/>
      <w:r w:rsidR="005E37C0">
        <w:t>Các</w:t>
      </w:r>
      <w:proofErr w:type="spellEnd"/>
      <w:r w:rsidR="005E37C0">
        <w:t xml:space="preserve"> </w:t>
      </w:r>
      <w:proofErr w:type="spellStart"/>
      <w:r w:rsidR="005E37C0">
        <w:t>nhà</w:t>
      </w:r>
      <w:proofErr w:type="spellEnd"/>
      <w:r w:rsidR="005E37C0">
        <w:t xml:space="preserve"> khoa </w:t>
      </w:r>
      <w:proofErr w:type="spellStart"/>
      <w:r w:rsidR="005E37C0">
        <w:t>học</w:t>
      </w:r>
      <w:proofErr w:type="spellEnd"/>
      <w:ins w:id="184" w:author="Cung Thanh Long" w:date="2021-04-12T14:55:00Z">
        <w:r w:rsidR="0011346A">
          <w:t xml:space="preserve"> </w:t>
        </w:r>
        <w:proofErr w:type="spellStart"/>
        <w:r w:rsidR="0011346A">
          <w:t>tại</w:t>
        </w:r>
        <w:proofErr w:type="spellEnd"/>
        <w:r w:rsidR="0011346A">
          <w:t xml:space="preserve"> MIT</w:t>
        </w:r>
      </w:ins>
      <w:r w:rsidR="005E37C0">
        <w:t xml:space="preserve"> </w:t>
      </w:r>
      <w:proofErr w:type="spellStart"/>
      <w:ins w:id="185" w:author="Cung Thanh Long" w:date="2021-04-12T14:55:00Z">
        <w:r w:rsidR="0011346A">
          <w:t>đã</w:t>
        </w:r>
        <w:proofErr w:type="spellEnd"/>
        <w:r w:rsidR="0011346A">
          <w:t xml:space="preserve"> </w:t>
        </w:r>
        <w:proofErr w:type="spellStart"/>
        <w:r w:rsidR="0011346A">
          <w:t>thực</w:t>
        </w:r>
        <w:proofErr w:type="spellEnd"/>
        <w:r w:rsidR="0011346A">
          <w:t xml:space="preserve"> </w:t>
        </w:r>
        <w:proofErr w:type="spellStart"/>
        <w:r w:rsidR="0011346A">
          <w:t>hiện</w:t>
        </w:r>
      </w:ins>
      <w:proofErr w:type="spellEnd"/>
      <w:del w:id="186" w:author="Cung Thanh Long" w:date="2021-04-12T14:55:00Z">
        <w:r w:rsidR="005E37C0" w:rsidDel="0011346A">
          <w:delText>thử nghiệm bằng cách</w:delText>
        </w:r>
      </w:del>
      <w:r w:rsidR="005E37C0">
        <w:t xml:space="preserve"> </w:t>
      </w:r>
      <w:proofErr w:type="spellStart"/>
      <w:r w:rsidR="005E37C0">
        <w:t>đeo</w:t>
      </w:r>
      <w:proofErr w:type="spellEnd"/>
      <w:r w:rsidR="005E37C0">
        <w:t xml:space="preserve"> 4 </w:t>
      </w:r>
      <w:proofErr w:type="spellStart"/>
      <w:r w:rsidR="005E37C0">
        <w:t>loại</w:t>
      </w:r>
      <w:proofErr w:type="spellEnd"/>
      <w:r w:rsidR="005E37C0">
        <w:t xml:space="preserve"> </w:t>
      </w:r>
      <w:proofErr w:type="spellStart"/>
      <w:r w:rsidR="005E37C0">
        <w:t>cảm</w:t>
      </w:r>
      <w:proofErr w:type="spellEnd"/>
      <w:r w:rsidR="005E37C0">
        <w:t xml:space="preserve"> </w:t>
      </w:r>
      <w:proofErr w:type="spellStart"/>
      <w:r w:rsidR="005E37C0">
        <w:t>biến</w:t>
      </w:r>
      <w:proofErr w:type="spellEnd"/>
      <w:r w:rsidR="005E37C0">
        <w:t xml:space="preserve"> </w:t>
      </w:r>
      <w:proofErr w:type="spellStart"/>
      <w:r w:rsidR="005E37C0">
        <w:t>lên</w:t>
      </w:r>
      <w:proofErr w:type="spellEnd"/>
      <w:r w:rsidR="00701381">
        <w:t xml:space="preserve"> </w:t>
      </w:r>
      <w:proofErr w:type="spellStart"/>
      <w:r w:rsidR="00701381">
        <w:t>người</w:t>
      </w:r>
      <w:proofErr w:type="spellEnd"/>
      <w:r w:rsidR="00701381">
        <w:t xml:space="preserve"> </w:t>
      </w:r>
      <w:proofErr w:type="spellStart"/>
      <w:r w:rsidR="00701381">
        <w:t>thử</w:t>
      </w:r>
      <w:proofErr w:type="spellEnd"/>
      <w:r w:rsidR="00701381">
        <w:t xml:space="preserve"> </w:t>
      </w:r>
      <w:proofErr w:type="spellStart"/>
      <w:r w:rsidR="00701381">
        <w:t>nghiệm</w:t>
      </w:r>
      <w:proofErr w:type="spellEnd"/>
      <w:r w:rsidR="005E37C0">
        <w:t xml:space="preserve">: </w:t>
      </w:r>
      <w:proofErr w:type="spellStart"/>
      <w:r w:rsidR="005E37C0">
        <w:t>điện</w:t>
      </w:r>
      <w:proofErr w:type="spellEnd"/>
      <w:r w:rsidR="005E37C0">
        <w:t xml:space="preserve"> </w:t>
      </w:r>
      <w:proofErr w:type="spellStart"/>
      <w:r w:rsidR="007B3425">
        <w:t>cơ</w:t>
      </w:r>
      <w:proofErr w:type="spellEnd"/>
      <w:r w:rsidR="005E37C0">
        <w:t xml:space="preserve"> </w:t>
      </w:r>
      <w:proofErr w:type="spellStart"/>
      <w:r w:rsidR="005E37C0">
        <w:t>đồ</w:t>
      </w:r>
      <w:proofErr w:type="spellEnd"/>
      <w:r w:rsidR="005E37C0">
        <w:t>,</w:t>
      </w:r>
      <w:del w:id="187" w:author="Cung Thanh Long" w:date="2021-04-12T14:56:00Z">
        <w:r w:rsidR="005E37C0" w:rsidDel="0011346A">
          <w:delText xml:space="preserve"> độ</w:delText>
        </w:r>
      </w:del>
      <w:r w:rsidR="005E37C0">
        <w:t xml:space="preserve"> </w:t>
      </w:r>
      <w:proofErr w:type="spellStart"/>
      <w:r w:rsidR="005E37C0">
        <w:t>điện</w:t>
      </w:r>
      <w:proofErr w:type="spellEnd"/>
      <w:r w:rsidR="005E37C0">
        <w:t xml:space="preserve"> </w:t>
      </w:r>
      <w:proofErr w:type="spellStart"/>
      <w:r w:rsidR="005E37C0">
        <w:t>dẫn</w:t>
      </w:r>
      <w:proofErr w:type="spellEnd"/>
      <w:r w:rsidR="005E37C0">
        <w:t xml:space="preserve"> da, </w:t>
      </w:r>
      <w:proofErr w:type="spellStart"/>
      <w:r w:rsidR="005E37C0">
        <w:t>xung</w:t>
      </w:r>
      <w:proofErr w:type="spellEnd"/>
      <w:r w:rsidR="005E37C0">
        <w:t xml:space="preserve"> </w:t>
      </w:r>
      <w:proofErr w:type="spellStart"/>
      <w:r w:rsidR="005E37C0">
        <w:t>thể</w:t>
      </w:r>
      <w:proofErr w:type="spellEnd"/>
      <w:r w:rsidR="005E37C0">
        <w:t xml:space="preserve"> </w:t>
      </w:r>
      <w:proofErr w:type="spellStart"/>
      <w:r w:rsidR="005E37C0">
        <w:t>tích</w:t>
      </w:r>
      <w:proofErr w:type="spellEnd"/>
      <w:r w:rsidR="005E37C0">
        <w:t xml:space="preserve"> </w:t>
      </w:r>
      <w:proofErr w:type="spellStart"/>
      <w:r w:rsidR="005E37C0">
        <w:t>máu</w:t>
      </w:r>
      <w:proofErr w:type="spellEnd"/>
      <w:r w:rsidR="005E37C0">
        <w:t xml:space="preserve">, </w:t>
      </w:r>
      <w:proofErr w:type="spellStart"/>
      <w:r w:rsidR="005E37C0">
        <w:t>cảm</w:t>
      </w:r>
      <w:proofErr w:type="spellEnd"/>
      <w:r w:rsidR="005E37C0">
        <w:t xml:space="preserve"> </w:t>
      </w:r>
      <w:proofErr w:type="spellStart"/>
      <w:r w:rsidR="005E37C0">
        <w:t>biến</w:t>
      </w:r>
      <w:proofErr w:type="spellEnd"/>
      <w:r w:rsidR="005E37C0">
        <w:t xml:space="preserve"> </w:t>
      </w:r>
      <w:proofErr w:type="spellStart"/>
      <w:r w:rsidR="005E37C0">
        <w:t>hô</w:t>
      </w:r>
      <w:proofErr w:type="spellEnd"/>
      <w:r w:rsidR="005E37C0">
        <w:t xml:space="preserve"> </w:t>
      </w:r>
      <w:proofErr w:type="spellStart"/>
      <w:r w:rsidR="005E37C0">
        <w:t>hấp</w:t>
      </w:r>
      <w:proofErr w:type="spellEnd"/>
      <w:r w:rsidR="005E37C0">
        <w:t>.</w:t>
      </w:r>
      <w:r w:rsidR="008A0713">
        <w:t xml:space="preserve"> </w:t>
      </w:r>
      <w:proofErr w:type="spellStart"/>
      <w:r w:rsidR="008A0713">
        <w:t>Thí</w:t>
      </w:r>
      <w:proofErr w:type="spellEnd"/>
      <w:r w:rsidR="008A0713">
        <w:t xml:space="preserve"> </w:t>
      </w:r>
      <w:proofErr w:type="spellStart"/>
      <w:r w:rsidR="008A0713">
        <w:t>nghiệm</w:t>
      </w:r>
      <w:proofErr w:type="spellEnd"/>
      <w:r w:rsidR="008A0713">
        <w:t xml:space="preserve"> </w:t>
      </w:r>
      <w:proofErr w:type="spellStart"/>
      <w:r w:rsidR="008A0713">
        <w:t>được</w:t>
      </w:r>
      <w:proofErr w:type="spellEnd"/>
      <w:r w:rsidR="008A0713">
        <w:t xml:space="preserve"> </w:t>
      </w:r>
      <w:proofErr w:type="spellStart"/>
      <w:r w:rsidR="008A0713">
        <w:t>đo</w:t>
      </w:r>
      <w:proofErr w:type="spellEnd"/>
      <w:r w:rsidR="008A0713">
        <w:t xml:space="preserve"> </w:t>
      </w:r>
      <w:proofErr w:type="spellStart"/>
      <w:r w:rsidR="008A0713">
        <w:t>trong</w:t>
      </w:r>
      <w:proofErr w:type="spellEnd"/>
      <w:r w:rsidR="008A0713">
        <w:t xml:space="preserve"> </w:t>
      </w:r>
      <w:proofErr w:type="spellStart"/>
      <w:r w:rsidR="008A0713">
        <w:t>nhiều</w:t>
      </w:r>
      <w:proofErr w:type="spellEnd"/>
      <w:r w:rsidR="008A0713">
        <w:t xml:space="preserve"> </w:t>
      </w:r>
      <w:proofErr w:type="spellStart"/>
      <w:r w:rsidR="008A0713">
        <w:t>ngày</w:t>
      </w:r>
      <w:proofErr w:type="spellEnd"/>
      <w:r w:rsidR="008A0713">
        <w:t xml:space="preserve">, </w:t>
      </w:r>
      <w:proofErr w:type="spellStart"/>
      <w:r w:rsidR="008A0713">
        <w:t>tuy</w:t>
      </w:r>
      <w:proofErr w:type="spellEnd"/>
      <w:r w:rsidR="008A0713">
        <w:t xml:space="preserve"> </w:t>
      </w:r>
      <w:proofErr w:type="spellStart"/>
      <w:r w:rsidR="008A0713">
        <w:t>nhiên</w:t>
      </w:r>
      <w:proofErr w:type="spellEnd"/>
      <w:r w:rsidR="008A0713">
        <w:t xml:space="preserve"> </w:t>
      </w:r>
      <w:proofErr w:type="spellStart"/>
      <w:r w:rsidR="008A0713">
        <w:t>có</w:t>
      </w:r>
      <w:proofErr w:type="spellEnd"/>
      <w:r w:rsidR="008A0713">
        <w:t xml:space="preserve"> </w:t>
      </w:r>
      <w:proofErr w:type="spellStart"/>
      <w:r w:rsidR="008A0713">
        <w:t>những</w:t>
      </w:r>
      <w:proofErr w:type="spellEnd"/>
      <w:r w:rsidR="008A0713">
        <w:t xml:space="preserve"> </w:t>
      </w:r>
      <w:proofErr w:type="spellStart"/>
      <w:r w:rsidR="008A0713">
        <w:t>ngày</w:t>
      </w:r>
      <w:proofErr w:type="spellEnd"/>
      <w:r w:rsidR="008A0713">
        <w:t xml:space="preserve"> </w:t>
      </w:r>
      <w:proofErr w:type="spellStart"/>
      <w:r w:rsidR="008A0713">
        <w:t>đo</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cảm</w:t>
      </w:r>
      <w:proofErr w:type="spellEnd"/>
      <w:r w:rsidR="008A0713">
        <w:t xml:space="preserve"> </w:t>
      </w:r>
      <w:proofErr w:type="spellStart"/>
      <w:r w:rsidR="008A0713">
        <w:t>biến</w:t>
      </w:r>
      <w:proofErr w:type="spellEnd"/>
      <w:r w:rsidR="008A0713">
        <w:t xml:space="preserve"> </w:t>
      </w:r>
      <w:proofErr w:type="spellStart"/>
      <w:r w:rsidR="008A0713">
        <w:t>bị</w:t>
      </w:r>
      <w:proofErr w:type="spellEnd"/>
      <w:r w:rsidR="008A0713">
        <w:t xml:space="preserve"> </w:t>
      </w:r>
      <w:proofErr w:type="spellStart"/>
      <w:r w:rsidR="008A0713">
        <w:t>lỗi</w:t>
      </w:r>
      <w:proofErr w:type="spellEnd"/>
      <w:r w:rsidR="008A0713">
        <w:t xml:space="preserve"> do </w:t>
      </w:r>
      <w:proofErr w:type="spellStart"/>
      <w:r w:rsidR="008A0713">
        <w:t>những</w:t>
      </w:r>
      <w:proofErr w:type="spellEnd"/>
      <w:r w:rsidR="008A0713">
        <w:t xml:space="preserve"> </w:t>
      </w:r>
      <w:proofErr w:type="spellStart"/>
      <w:r w:rsidR="008A0713">
        <w:t>lý</w:t>
      </w:r>
      <w:proofErr w:type="spellEnd"/>
      <w:r w:rsidR="008A0713">
        <w:t xml:space="preserve"> do </w:t>
      </w:r>
      <w:proofErr w:type="spellStart"/>
      <w:r w:rsidR="008A0713">
        <w:t>khách</w:t>
      </w:r>
      <w:proofErr w:type="spellEnd"/>
      <w:r w:rsidR="008A0713">
        <w:t xml:space="preserve"> </w:t>
      </w:r>
      <w:proofErr w:type="spellStart"/>
      <w:r w:rsidR="008A0713">
        <w:t>quan</w:t>
      </w:r>
      <w:proofErr w:type="spellEnd"/>
      <w:r w:rsidR="008A0713">
        <w:t xml:space="preserve"> </w:t>
      </w:r>
      <w:proofErr w:type="spellStart"/>
      <w:r w:rsidR="008A0713">
        <w:t>như</w:t>
      </w:r>
      <w:proofErr w:type="spellEnd"/>
      <w:r w:rsidR="008A0713">
        <w:t xml:space="preserve"> </w:t>
      </w:r>
      <w:proofErr w:type="spellStart"/>
      <w:r w:rsidR="008A0713">
        <w:t>môi</w:t>
      </w:r>
      <w:proofErr w:type="spellEnd"/>
      <w:r w:rsidR="008A0713">
        <w:t xml:space="preserve"> </w:t>
      </w:r>
      <w:proofErr w:type="spellStart"/>
      <w:r w:rsidR="008A0713">
        <w:t>trường</w:t>
      </w:r>
      <w:proofErr w:type="spellEnd"/>
      <w:r w:rsidR="008A0713">
        <w:t xml:space="preserve"> hay </w:t>
      </w:r>
      <w:proofErr w:type="spellStart"/>
      <w:r w:rsidR="008A0713">
        <w:t>thiết</w:t>
      </w:r>
      <w:proofErr w:type="spellEnd"/>
      <w:r w:rsidR="008A0713">
        <w:t xml:space="preserve"> </w:t>
      </w:r>
      <w:proofErr w:type="spellStart"/>
      <w:r w:rsidR="008A0713">
        <w:t>bị</w:t>
      </w:r>
      <w:proofErr w:type="spellEnd"/>
      <w:r w:rsidR="008A0713">
        <w:t xml:space="preserve"> </w:t>
      </w:r>
      <w:proofErr w:type="spellStart"/>
      <w:r w:rsidR="008A0713">
        <w:t>đeo</w:t>
      </w:r>
      <w:proofErr w:type="spellEnd"/>
      <w:r w:rsidR="008A0713">
        <w:t xml:space="preserve"> </w:t>
      </w:r>
      <w:proofErr w:type="spellStart"/>
      <w:r w:rsidR="008A0713">
        <w:t>bị</w:t>
      </w:r>
      <w:proofErr w:type="spellEnd"/>
      <w:r w:rsidR="008A0713">
        <w:t xml:space="preserve"> </w:t>
      </w:r>
      <w:proofErr w:type="spellStart"/>
      <w:r w:rsidR="008A0713">
        <w:t>lỏng</w:t>
      </w:r>
      <w:proofErr w:type="spellEnd"/>
      <w:r w:rsidR="008A0713">
        <w:t xml:space="preserve"> </w:t>
      </w:r>
      <w:proofErr w:type="spellStart"/>
      <w:r w:rsidR="008A0713">
        <w:t>trong</w:t>
      </w:r>
      <w:proofErr w:type="spellEnd"/>
      <w:r w:rsidR="008A0713">
        <w:t xml:space="preserve"> </w:t>
      </w:r>
      <w:proofErr w:type="spellStart"/>
      <w:r w:rsidR="008A0713">
        <w:t>quá</w:t>
      </w:r>
      <w:proofErr w:type="spellEnd"/>
      <w:r w:rsidR="008A0713">
        <w:t xml:space="preserve"> </w:t>
      </w:r>
      <w:proofErr w:type="spellStart"/>
      <w:r w:rsidR="008A0713">
        <w:t>trình</w:t>
      </w:r>
      <w:proofErr w:type="spellEnd"/>
      <w:r w:rsidR="008A0713">
        <w:t xml:space="preserve"> </w:t>
      </w:r>
      <w:proofErr w:type="spellStart"/>
      <w:r w:rsidR="008A0713">
        <w:t>đo</w:t>
      </w:r>
      <w:proofErr w:type="spellEnd"/>
      <w:r w:rsidR="008A0713">
        <w:t xml:space="preserve">, do </w:t>
      </w:r>
      <w:proofErr w:type="spellStart"/>
      <w:r w:rsidR="008A0713">
        <w:t>vậy</w:t>
      </w:r>
      <w:proofErr w:type="spellEnd"/>
      <w:r w:rsidR="008A0713">
        <w:t xml:space="preserve"> </w:t>
      </w:r>
      <w:proofErr w:type="spellStart"/>
      <w:r w:rsidR="008A0713">
        <w:t>sau</w:t>
      </w:r>
      <w:proofErr w:type="spellEnd"/>
      <w:r w:rsidR="008A0713">
        <w:t xml:space="preserve"> </w:t>
      </w:r>
      <w:proofErr w:type="spellStart"/>
      <w:r w:rsidR="008A0713">
        <w:t>khi</w:t>
      </w:r>
      <w:proofErr w:type="spellEnd"/>
      <w:r w:rsidR="008A0713">
        <w:t xml:space="preserve"> </w:t>
      </w:r>
      <w:proofErr w:type="spellStart"/>
      <w:r w:rsidR="008A0713">
        <w:t>loại</w:t>
      </w:r>
      <w:proofErr w:type="spellEnd"/>
      <w:r w:rsidR="008A0713">
        <w:t xml:space="preserve"> </w:t>
      </w:r>
      <w:proofErr w:type="spellStart"/>
      <w:r w:rsidR="008A0713">
        <w:t>bỏ</w:t>
      </w:r>
      <w:proofErr w:type="spellEnd"/>
      <w:r w:rsidR="008A0713">
        <w:t xml:space="preserve"> </w:t>
      </w:r>
      <w:proofErr w:type="spellStart"/>
      <w:r w:rsidR="008A0713">
        <w:t>đi</w:t>
      </w:r>
      <w:proofErr w:type="spellEnd"/>
      <w:r w:rsidR="008A0713">
        <w:t xml:space="preserve"> </w:t>
      </w:r>
      <w:proofErr w:type="spellStart"/>
      <w:r w:rsidR="008A0713">
        <w:t>những</w:t>
      </w:r>
      <w:proofErr w:type="spellEnd"/>
      <w:r w:rsidR="008A0713">
        <w:t xml:space="preserve"> </w:t>
      </w:r>
      <w:proofErr w:type="spellStart"/>
      <w:r w:rsidR="008A0713">
        <w:t>ngày</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bị</w:t>
      </w:r>
      <w:proofErr w:type="spellEnd"/>
      <w:r w:rsidR="008A0713">
        <w:t xml:space="preserve"> </w:t>
      </w:r>
      <w:proofErr w:type="spellStart"/>
      <w:r w:rsidR="008A0713">
        <w:t>lỗi</w:t>
      </w:r>
      <w:proofErr w:type="spellEnd"/>
      <w:r w:rsidR="008A0713">
        <w:t xml:space="preserve">, </w:t>
      </w:r>
      <w:proofErr w:type="spellStart"/>
      <w:r w:rsidR="008A0713">
        <w:t>dữ</w:t>
      </w:r>
      <w:proofErr w:type="spellEnd"/>
      <w:r w:rsidR="008A0713">
        <w:t xml:space="preserve"> </w:t>
      </w:r>
      <w:proofErr w:type="spellStart"/>
      <w:r w:rsidR="008A0713">
        <w:t>liệu</w:t>
      </w:r>
      <w:proofErr w:type="spellEnd"/>
      <w:r w:rsidR="008A0713">
        <w:t xml:space="preserve"> </w:t>
      </w:r>
      <w:proofErr w:type="spellStart"/>
      <w:r w:rsidR="008A0713">
        <w:t>còn</w:t>
      </w:r>
      <w:proofErr w:type="spellEnd"/>
      <w:r w:rsidR="008A0713">
        <w:t xml:space="preserve"> </w:t>
      </w:r>
      <w:proofErr w:type="spellStart"/>
      <w:r w:rsidR="008A0713">
        <w:t>lại</w:t>
      </w:r>
      <w:proofErr w:type="spellEnd"/>
      <w:r w:rsidR="008A0713">
        <w:t xml:space="preserve"> bao </w:t>
      </w:r>
      <w:proofErr w:type="spellStart"/>
      <w:r w:rsidR="008A0713">
        <w:t>gồm</w:t>
      </w:r>
      <w:proofErr w:type="spellEnd"/>
      <w:r w:rsidR="008A0713">
        <w:t xml:space="preserve"> 20 </w:t>
      </w:r>
      <w:proofErr w:type="spellStart"/>
      <w:r w:rsidR="008A0713">
        <w:t>ngày</w:t>
      </w:r>
      <w:proofErr w:type="spellEnd"/>
      <w:r w:rsidR="008A0713">
        <w:t xml:space="preserve"> </w:t>
      </w:r>
      <w:proofErr w:type="spellStart"/>
      <w:r w:rsidR="008A0713">
        <w:t>đo</w:t>
      </w:r>
      <w:proofErr w:type="spellEnd"/>
      <w:r w:rsidR="008A0713">
        <w:t xml:space="preserve">, </w:t>
      </w:r>
      <w:proofErr w:type="spellStart"/>
      <w:r w:rsidR="008A0713">
        <w:t>mỗi</w:t>
      </w:r>
      <w:proofErr w:type="spellEnd"/>
      <w:r w:rsidR="008A0713">
        <w:t xml:space="preserve"> </w:t>
      </w:r>
      <w:proofErr w:type="spellStart"/>
      <w:r w:rsidR="008A0713">
        <w:t>ngày</w:t>
      </w:r>
      <w:proofErr w:type="spellEnd"/>
      <w:r w:rsidR="008A0713">
        <w:t xml:space="preserve"> bao </w:t>
      </w:r>
      <w:proofErr w:type="spellStart"/>
      <w:r w:rsidR="008A0713">
        <w:t>gồm</w:t>
      </w:r>
      <w:proofErr w:type="spellEnd"/>
      <w:r w:rsidR="008A0713">
        <w:t xml:space="preserve"> </w:t>
      </w:r>
      <w:proofErr w:type="spellStart"/>
      <w:r w:rsidR="008A0713">
        <w:t>các</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ứng</w:t>
      </w:r>
      <w:proofErr w:type="spellEnd"/>
      <w:r w:rsidR="008A0713">
        <w:t xml:space="preserve"> </w:t>
      </w:r>
      <w:proofErr w:type="spellStart"/>
      <w:r w:rsidR="008A0713">
        <w:t>với</w:t>
      </w:r>
      <w:proofErr w:type="spellEnd"/>
      <w:r w:rsidR="008A0713">
        <w:t xml:space="preserve"> 8 </w:t>
      </w:r>
      <w:proofErr w:type="spellStart"/>
      <w:r w:rsidR="008A0713">
        <w:t>loại</w:t>
      </w:r>
      <w:proofErr w:type="spellEnd"/>
      <w:r w:rsidR="008A0713">
        <w:t xml:space="preserve"> </w:t>
      </w:r>
      <w:proofErr w:type="spellStart"/>
      <w:r w:rsidR="008A0713">
        <w:t>cảm</w:t>
      </w:r>
      <w:proofErr w:type="spellEnd"/>
      <w:r w:rsidR="008A0713">
        <w:t xml:space="preserve"> </w:t>
      </w:r>
      <w:proofErr w:type="spellStart"/>
      <w:r w:rsidR="008A0713">
        <w:t>xúc</w:t>
      </w:r>
      <w:proofErr w:type="spellEnd"/>
      <w:r w:rsidR="008A0713">
        <w:t xml:space="preserve"> </w:t>
      </w:r>
      <w:proofErr w:type="spellStart"/>
      <w:r w:rsidR="008A0713">
        <w:t>bên</w:t>
      </w:r>
      <w:proofErr w:type="spellEnd"/>
      <w:r w:rsidR="008A0713">
        <w:t xml:space="preserve"> </w:t>
      </w:r>
      <w:proofErr w:type="spellStart"/>
      <w:r w:rsidR="008A0713">
        <w:t>trên</w:t>
      </w:r>
      <w:proofErr w:type="spellEnd"/>
      <w:r w:rsidR="008A0713">
        <w:t>.</w:t>
      </w:r>
      <w:r w:rsidR="0034615D">
        <w:t xml:space="preserve"> </w:t>
      </w:r>
      <w:proofErr w:type="spellStart"/>
      <w:r>
        <w:t>Từ</w:t>
      </w:r>
      <w:proofErr w:type="spellEnd"/>
      <w:r>
        <w:t xml:space="preserve"> </w:t>
      </w:r>
      <w:r>
        <w:fldChar w:fldCharType="begin"/>
      </w:r>
      <w:r>
        <w:instrText xml:space="preserve"> REF _Ref68906454 \h </w:instrText>
      </w:r>
      <w:r>
        <w:fldChar w:fldCharType="separate"/>
      </w:r>
      <w:proofErr w:type="spellStart"/>
      <w:r w:rsidR="00EC13B2">
        <w:t>Hình</w:t>
      </w:r>
      <w:proofErr w:type="spellEnd"/>
      <w:r w:rsidR="00EC13B2">
        <w:t xml:space="preserve"> </w:t>
      </w:r>
      <w:r w:rsidR="00EC13B2">
        <w:rPr>
          <w:noProof/>
        </w:rPr>
        <w:t>1</w:t>
      </w:r>
      <w:r w:rsidR="00EC13B2">
        <w:t>.</w:t>
      </w:r>
      <w:r w:rsidR="00EC13B2">
        <w:rPr>
          <w:noProof/>
        </w:rPr>
        <w:t>4</w:t>
      </w:r>
      <w:r>
        <w:fldChar w:fldCharType="end"/>
      </w:r>
      <w:r>
        <w:t xml:space="preserve"> </w:t>
      </w:r>
      <w:proofErr w:type="spellStart"/>
      <w:r>
        <w:t>đến</w:t>
      </w:r>
      <w:proofErr w:type="spellEnd"/>
      <w:r>
        <w:t xml:space="preserve"> </w:t>
      </w:r>
      <w:r>
        <w:fldChar w:fldCharType="begin"/>
      </w:r>
      <w:r>
        <w:instrText xml:space="preserve"> REF _Ref68906461 \h </w:instrText>
      </w:r>
      <w:r>
        <w:fldChar w:fldCharType="separate"/>
      </w:r>
      <w:proofErr w:type="spellStart"/>
      <w:r w:rsidR="00EC13B2">
        <w:t>Hình</w:t>
      </w:r>
      <w:proofErr w:type="spellEnd"/>
      <w:r w:rsidR="00EC13B2">
        <w:t xml:space="preserve"> </w:t>
      </w:r>
      <w:r w:rsidR="00EC13B2">
        <w:rPr>
          <w:noProof/>
        </w:rPr>
        <w:t>1</w:t>
      </w:r>
      <w:r w:rsidR="00EC13B2">
        <w:t>.</w:t>
      </w:r>
      <w:r w:rsidR="00EC13B2">
        <w:rPr>
          <w:noProof/>
        </w:rPr>
        <w:t>9</w:t>
      </w:r>
      <w:r>
        <w:fldChar w:fldCharType="end"/>
      </w:r>
      <w:r w:rsidR="0034615D">
        <w:t xml:space="preserve"> </w:t>
      </w:r>
      <w:proofErr w:type="spellStart"/>
      <w:r w:rsidR="0034615D">
        <w:t>biểu</w:t>
      </w:r>
      <w:proofErr w:type="spellEnd"/>
      <w:r w:rsidR="0034615D">
        <w:t xml:space="preserve"> </w:t>
      </w:r>
      <w:proofErr w:type="spellStart"/>
      <w:r w:rsidR="0034615D">
        <w:t>diễn</w:t>
      </w:r>
      <w:proofErr w:type="spellEnd"/>
      <w:r w:rsidR="0034615D">
        <w:t xml:space="preserve"> </w:t>
      </w:r>
      <w:proofErr w:type="spellStart"/>
      <w:r w:rsidR="0034615D">
        <w:t>các</w:t>
      </w:r>
      <w:proofErr w:type="spellEnd"/>
      <w:r w:rsidR="0034615D">
        <w:t xml:space="preserve"> </w:t>
      </w:r>
      <w:proofErr w:type="spellStart"/>
      <w:r w:rsidR="0034615D">
        <w:t>giá</w:t>
      </w:r>
      <w:proofErr w:type="spellEnd"/>
      <w:r w:rsidR="0034615D">
        <w:t xml:space="preserve"> </w:t>
      </w:r>
      <w:proofErr w:type="spellStart"/>
      <w:r w:rsidR="0034615D">
        <w:t>trị</w:t>
      </w:r>
      <w:proofErr w:type="spellEnd"/>
      <w:r w:rsidR="0034615D">
        <w:t xml:space="preserve"> </w:t>
      </w:r>
      <w:proofErr w:type="spellStart"/>
      <w:r w:rsidR="0034615D">
        <w:t>thu</w:t>
      </w:r>
      <w:proofErr w:type="spellEnd"/>
      <w:r w:rsidR="0034615D">
        <w:t xml:space="preserve"> </w:t>
      </w:r>
      <w:proofErr w:type="spellStart"/>
      <w:r w:rsidR="0034615D">
        <w:t>được</w:t>
      </w:r>
      <w:proofErr w:type="spellEnd"/>
      <w:r w:rsidR="0034615D">
        <w:t xml:space="preserve"> </w:t>
      </w:r>
      <w:proofErr w:type="spellStart"/>
      <w:r w:rsidR="0034615D">
        <w:t>từ</w:t>
      </w:r>
      <w:proofErr w:type="spellEnd"/>
      <w:r w:rsidR="0034615D">
        <w:t xml:space="preserve"> 4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biến</w:t>
      </w:r>
      <w:proofErr w:type="spellEnd"/>
      <w:r w:rsidR="0034615D">
        <w:t xml:space="preserve"> </w:t>
      </w:r>
      <w:proofErr w:type="spellStart"/>
      <w:r w:rsidR="0034615D">
        <w:t>ứng</w:t>
      </w:r>
      <w:proofErr w:type="spellEnd"/>
      <w:r w:rsidR="0034615D">
        <w:t xml:space="preserve"> </w:t>
      </w:r>
      <w:proofErr w:type="spellStart"/>
      <w:r w:rsidR="0034615D">
        <w:t>với</w:t>
      </w:r>
      <w:proofErr w:type="spellEnd"/>
      <w:r w:rsidR="0034615D">
        <w:t xml:space="preserve"> 8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xúc</w:t>
      </w:r>
      <w:proofErr w:type="spellEnd"/>
      <w:r w:rsidR="0034615D">
        <w:t xml:space="preserve"> </w:t>
      </w:r>
      <w:proofErr w:type="spellStart"/>
      <w:r w:rsidR="0034615D">
        <w:t>khác</w:t>
      </w:r>
      <w:proofErr w:type="spellEnd"/>
      <w:r w:rsidR="0034615D">
        <w:t xml:space="preserve"> </w:t>
      </w:r>
      <w:proofErr w:type="spellStart"/>
      <w:r w:rsidR="0034615D">
        <w:t>nhau</w:t>
      </w:r>
      <w:proofErr w:type="spellEnd"/>
      <w:r w:rsidR="0034615D">
        <w:t>.</w:t>
      </w:r>
      <w:r w:rsidR="00D85E59">
        <w:t xml:space="preserve"> </w:t>
      </w:r>
      <w:proofErr w:type="spellStart"/>
      <w:r w:rsidR="00D85E59">
        <w:t>Mỗi</w:t>
      </w:r>
      <w:proofErr w:type="spellEnd"/>
      <w:r w:rsidR="00D85E59">
        <w:t xml:space="preserve"> </w:t>
      </w:r>
      <w:proofErr w:type="spellStart"/>
      <w:r w:rsidR="00D85E59">
        <w:t>đoạn</w:t>
      </w:r>
      <w:proofErr w:type="spellEnd"/>
      <w:r w:rsidR="00D85E59">
        <w:t xml:space="preserve"> </w:t>
      </w:r>
      <w:proofErr w:type="spellStart"/>
      <w:r w:rsidR="00D85E59">
        <w:t>dữ</w:t>
      </w:r>
      <w:proofErr w:type="spellEnd"/>
      <w:r w:rsidR="00D85E59">
        <w:t xml:space="preserve"> </w:t>
      </w:r>
      <w:proofErr w:type="spellStart"/>
      <w:r w:rsidR="00D85E59">
        <w:t>liệu</w:t>
      </w:r>
      <w:proofErr w:type="spellEnd"/>
      <w:r w:rsidR="00D85E59">
        <w:t xml:space="preserve"> bao </w:t>
      </w:r>
      <w:proofErr w:type="spellStart"/>
      <w:r w:rsidR="00D85E59">
        <w:t>gồm</w:t>
      </w:r>
      <w:proofErr w:type="spellEnd"/>
      <w:r w:rsidR="00D85E59">
        <w:t xml:space="preserve"> 2000 </w:t>
      </w:r>
      <w:proofErr w:type="spellStart"/>
      <w:r w:rsidR="00D85E59">
        <w:t>điểm</w:t>
      </w:r>
      <w:proofErr w:type="spellEnd"/>
      <w:r w:rsidR="00D85E59">
        <w:t xml:space="preserve"> </w:t>
      </w:r>
      <w:proofErr w:type="spellStart"/>
      <w:r w:rsidR="00DA7177">
        <w:t>đo</w:t>
      </w:r>
      <w:proofErr w:type="spellEnd"/>
      <w:r w:rsidR="00DA7177">
        <w:t xml:space="preserve"> </w:t>
      </w:r>
      <w:proofErr w:type="spellStart"/>
      <w:r w:rsidR="00DA7177">
        <w:t>thu</w:t>
      </w:r>
      <w:proofErr w:type="spellEnd"/>
      <w:r w:rsidR="00DA7177">
        <w:t xml:space="preserve"> </w:t>
      </w:r>
      <w:proofErr w:type="spellStart"/>
      <w:r w:rsidR="00DA7177">
        <w:t>được</w:t>
      </w:r>
      <w:proofErr w:type="spellEnd"/>
      <w:ins w:id="188" w:author="Cung Thanh Long" w:date="2021-04-12T14:57:00Z">
        <w:r w:rsidR="0011346A">
          <w:t xml:space="preserve"> </w:t>
        </w:r>
        <w:proofErr w:type="spellStart"/>
        <w:r w:rsidR="0011346A">
          <w:t>từ</w:t>
        </w:r>
      </w:ins>
      <w:proofErr w:type="spellEnd"/>
      <w:r w:rsidR="00DA7177">
        <w:t xml:space="preserve"> 4 </w:t>
      </w:r>
      <w:proofErr w:type="spellStart"/>
      <w:r w:rsidR="00DA7177">
        <w:t>cảm</w:t>
      </w:r>
      <w:proofErr w:type="spellEnd"/>
      <w:r w:rsidR="00DA7177">
        <w:t xml:space="preserve"> </w:t>
      </w:r>
      <w:proofErr w:type="spellStart"/>
      <w:r w:rsidR="00DA7177">
        <w:t>biến</w:t>
      </w:r>
      <w:proofErr w:type="spellEnd"/>
      <w:ins w:id="189" w:author="Cung Thanh Long" w:date="2021-04-12T14:57:00Z">
        <w:r w:rsidR="0011346A">
          <w:t>,</w:t>
        </w:r>
      </w:ins>
      <w:r w:rsidR="00DA7177">
        <w:t xml:space="preserve"> </w:t>
      </w:r>
      <w:proofErr w:type="spellStart"/>
      <w:r w:rsidR="00DA7177">
        <w:t>tương</w:t>
      </w:r>
      <w:proofErr w:type="spellEnd"/>
      <w:r w:rsidR="00DA7177">
        <w:t xml:space="preserve"> </w:t>
      </w:r>
      <w:proofErr w:type="spellStart"/>
      <w:r w:rsidR="00DA7177">
        <w:t>ứng</w:t>
      </w:r>
      <w:proofErr w:type="spellEnd"/>
      <w:r w:rsidR="00DA7177">
        <w:t xml:space="preserve"> </w:t>
      </w:r>
      <w:proofErr w:type="spellStart"/>
      <w:r w:rsidR="00DA7177">
        <w:t>vớ</w:t>
      </w:r>
      <w:r>
        <w:t>i</w:t>
      </w:r>
      <w:proofErr w:type="spellEnd"/>
      <w:r>
        <w:t xml:space="preserve"> 100 </w:t>
      </w:r>
      <w:proofErr w:type="spellStart"/>
      <w:r>
        <w:t>giây</w:t>
      </w:r>
      <w:proofErr w:type="spellEnd"/>
      <w:r w:rsidR="00DA7177">
        <w:t xml:space="preserve"> </w:t>
      </w:r>
      <w:proofErr w:type="spellStart"/>
      <w:r w:rsidR="00DA7177">
        <w:t>trong</w:t>
      </w:r>
      <w:proofErr w:type="spellEnd"/>
      <w:r w:rsidR="00DA7177">
        <w:t xml:space="preserve"> </w:t>
      </w:r>
      <w:proofErr w:type="spellStart"/>
      <w:r w:rsidR="00DA7177">
        <w:t>thực</w:t>
      </w:r>
      <w:proofErr w:type="spellEnd"/>
      <w:r w:rsidR="00DA7177">
        <w:t xml:space="preserve"> </w:t>
      </w:r>
      <w:proofErr w:type="spellStart"/>
      <w:r w:rsidR="00DA7177">
        <w:t>tế</w:t>
      </w:r>
      <w:proofErr w:type="spellEnd"/>
      <w:r w:rsidR="00DA7177">
        <w:t>.</w:t>
      </w:r>
    </w:p>
    <w:p w14:paraId="3DBC75B0" w14:textId="30802643" w:rsidR="00921FEA" w:rsidRDefault="00921FEA" w:rsidP="00EC13B2">
      <w:pPr>
        <w:ind w:firstLine="720"/>
      </w:pPr>
      <w:proofErr w:type="spellStart"/>
      <w:ins w:id="190" w:author="Cung Thanh Long" w:date="2021-04-12T15:00:00Z">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bao </w:t>
        </w:r>
        <w:proofErr w:type="spellStart"/>
        <w:r>
          <w:t>nhiêu</w:t>
        </w:r>
        <w:proofErr w:type="spellEnd"/>
        <w:r>
          <w:t xml:space="preserve"> </w:t>
        </w:r>
        <w:proofErr w:type="spellStart"/>
        <w:r>
          <w:t>đoạn</w:t>
        </w:r>
        <w:proofErr w:type="spellEnd"/>
        <w:r>
          <w:t xml:space="preserve">? </w:t>
        </w:r>
        <w:commentRangeStart w:id="191"/>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ra </w:t>
        </w:r>
        <w:proofErr w:type="spellStart"/>
        <w:r>
          <w:t>sao</w:t>
        </w:r>
      </w:ins>
      <w:commentRangeEnd w:id="191"/>
      <w:proofErr w:type="spellEnd"/>
      <w:ins w:id="192" w:author="Cung Thanh Long" w:date="2021-04-12T15:01:00Z">
        <w:r>
          <w:rPr>
            <w:rStyle w:val="CommentReference"/>
          </w:rPr>
          <w:commentReference w:id="191"/>
        </w:r>
      </w:ins>
      <w:ins w:id="193" w:author="Cung Thanh Long" w:date="2021-04-12T15:00:00Z">
        <w:r>
          <w:t>?</w:t>
        </w:r>
      </w:ins>
      <w:ins w:id="194" w:author="Cung Thanh Long" w:date="2021-04-12T15:01:00Z">
        <w:r>
          <w:t xml:space="preserve"> (</w:t>
        </w:r>
        <w:proofErr w:type="spellStart"/>
        <w:r>
          <w:t>Cần</w:t>
        </w:r>
        <w:proofErr w:type="spellEnd"/>
        <w:r>
          <w:t xml:space="preserve"> </w:t>
        </w:r>
        <w:proofErr w:type="spellStart"/>
        <w:r>
          <w:t>nêu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vào</w:t>
        </w:r>
        <w:proofErr w:type="spellEnd"/>
        <w:r>
          <w:t xml:space="preserve"> </w:t>
        </w:r>
        <w:proofErr w:type="spellStart"/>
        <w:r>
          <w:t>đây</w:t>
        </w:r>
        <w:proofErr w:type="spellEnd"/>
        <w:r>
          <w:t>)</w:t>
        </w:r>
      </w:ins>
    </w:p>
    <w:p w14:paraId="2CEF5A2C" w14:textId="77777777" w:rsidR="00182674" w:rsidRDefault="00182674" w:rsidP="00BD62B8"/>
    <w:p w14:paraId="7563083F" w14:textId="77777777" w:rsidR="00B71FD6" w:rsidRDefault="007F34E2" w:rsidP="00B71FD6">
      <w:pPr>
        <w:keepNext/>
        <w:jc w:val="center"/>
      </w:pPr>
      <w:r>
        <w:rPr>
          <w:noProof/>
        </w:rPr>
        <w:lastRenderedPageBreak/>
        <w:drawing>
          <wp:inline distT="0" distB="0" distL="0" distR="0" wp14:anchorId="0A2B17F8" wp14:editId="324335C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130" cy="2628194"/>
                    </a:xfrm>
                    <a:prstGeom prst="rect">
                      <a:avLst/>
                    </a:prstGeom>
                  </pic:spPr>
                </pic:pic>
              </a:graphicData>
            </a:graphic>
          </wp:inline>
        </w:drawing>
      </w:r>
    </w:p>
    <w:p w14:paraId="734056EA" w14:textId="77777777" w:rsidR="00182674" w:rsidRDefault="00B71FD6" w:rsidP="00B71FD6">
      <w:pPr>
        <w:pStyle w:val="Caption"/>
      </w:pPr>
      <w:bookmarkStart w:id="195" w:name="_Ref68906454"/>
      <w:bookmarkStart w:id="196" w:name="_Toc68996297"/>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4</w:t>
        </w:r>
      </w:fldSimple>
      <w:bookmarkEnd w:id="195"/>
      <w:r>
        <w:t xml:space="preserve"> </w:t>
      </w:r>
      <w:proofErr w:type="spellStart"/>
      <w:r w:rsidR="00676543">
        <w:t>Các</w:t>
      </w:r>
      <w:proofErr w:type="spellEnd"/>
      <w:r w:rsidR="00676543">
        <w:t xml:space="preserve"> </w:t>
      </w:r>
      <w:proofErr w:type="spellStart"/>
      <w:r w:rsidR="00676543">
        <w:t>tín</w:t>
      </w:r>
      <w:proofErr w:type="spellEnd"/>
      <w:r w:rsidR="00676543">
        <w:t xml:space="preserve"> </w:t>
      </w:r>
      <w:proofErr w:type="spellStart"/>
      <w:r w:rsidR="00676543">
        <w:t>hiệu</w:t>
      </w:r>
      <w:proofErr w:type="spellEnd"/>
      <w:r w:rsidR="00676543">
        <w:t xml:space="preserve"> </w:t>
      </w:r>
      <w:proofErr w:type="spellStart"/>
      <w:r w:rsidR="00676543">
        <w:t>tương</w:t>
      </w:r>
      <w:proofErr w:type="spellEnd"/>
      <w:r w:rsidR="00676543">
        <w:t xml:space="preserve"> </w:t>
      </w:r>
      <w:proofErr w:type="spellStart"/>
      <w:r w:rsidR="00676543">
        <w:t>ứng</w:t>
      </w:r>
      <w:proofErr w:type="spellEnd"/>
      <w:r w:rsidR="00676543">
        <w:t xml:space="preserve"> </w:t>
      </w:r>
      <w:proofErr w:type="spellStart"/>
      <w:r w:rsidR="00676543">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bookmarkEnd w:id="196"/>
      <w:proofErr w:type="spellEnd"/>
    </w:p>
    <w:p w14:paraId="06533CEE" w14:textId="77777777" w:rsidR="007F34E2" w:rsidRDefault="007F34E2" w:rsidP="00182674">
      <w:pPr>
        <w:jc w:val="center"/>
      </w:pPr>
    </w:p>
    <w:p w14:paraId="42553BEB" w14:textId="77777777" w:rsidR="00B71FD6" w:rsidRDefault="007F34E2" w:rsidP="00B71FD6">
      <w:pPr>
        <w:keepNext/>
        <w:jc w:val="center"/>
      </w:pPr>
      <w:r>
        <w:rPr>
          <w:noProof/>
        </w:rPr>
        <w:drawing>
          <wp:inline distT="0" distB="0" distL="0" distR="0" wp14:anchorId="5773AF7F" wp14:editId="0C20738E">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01925"/>
                    </a:xfrm>
                    <a:prstGeom prst="rect">
                      <a:avLst/>
                    </a:prstGeom>
                  </pic:spPr>
                </pic:pic>
              </a:graphicData>
            </a:graphic>
          </wp:inline>
        </w:drawing>
      </w:r>
    </w:p>
    <w:p w14:paraId="5AE88ED2" w14:textId="77777777" w:rsidR="00182674" w:rsidRDefault="00B71FD6" w:rsidP="00B71FD6">
      <w:pPr>
        <w:pStyle w:val="Caption"/>
      </w:pPr>
      <w:bookmarkStart w:id="197" w:name="_Toc68996298"/>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5</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bookmarkEnd w:id="197"/>
      <w:proofErr w:type="spellEnd"/>
    </w:p>
    <w:p w14:paraId="26BBF013" w14:textId="77777777" w:rsidR="00C128A7" w:rsidRDefault="00C128A7" w:rsidP="00507B75"/>
    <w:p w14:paraId="12F5BDF4" w14:textId="77777777" w:rsidR="00B71FD6" w:rsidRDefault="007F34E2" w:rsidP="00B71FD6">
      <w:pPr>
        <w:keepNext/>
        <w:jc w:val="center"/>
      </w:pPr>
      <w:r>
        <w:rPr>
          <w:noProof/>
        </w:rPr>
        <w:lastRenderedPageBreak/>
        <w:drawing>
          <wp:inline distT="0" distB="0" distL="0" distR="0" wp14:anchorId="53FDCEF3" wp14:editId="4AF91B3D">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23515"/>
                    </a:xfrm>
                    <a:prstGeom prst="rect">
                      <a:avLst/>
                    </a:prstGeom>
                  </pic:spPr>
                </pic:pic>
              </a:graphicData>
            </a:graphic>
          </wp:inline>
        </w:drawing>
      </w:r>
    </w:p>
    <w:p w14:paraId="78850431" w14:textId="77777777" w:rsidR="00182674" w:rsidRDefault="00B71FD6" w:rsidP="00B71FD6">
      <w:pPr>
        <w:pStyle w:val="Caption"/>
      </w:pPr>
      <w:bookmarkStart w:id="198" w:name="_Toc68996299"/>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6</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bookmarkEnd w:id="198"/>
      <w:proofErr w:type="spellEnd"/>
    </w:p>
    <w:p w14:paraId="21FEC1BD" w14:textId="77777777" w:rsidR="00182674" w:rsidRDefault="00182674" w:rsidP="00182674">
      <w:pPr>
        <w:jc w:val="center"/>
      </w:pPr>
    </w:p>
    <w:p w14:paraId="455B45E7" w14:textId="77777777" w:rsidR="00B71FD6" w:rsidRDefault="007F34E2" w:rsidP="00B71FD6">
      <w:pPr>
        <w:keepNext/>
        <w:jc w:val="center"/>
      </w:pPr>
      <w:r>
        <w:rPr>
          <w:noProof/>
        </w:rPr>
        <w:drawing>
          <wp:inline distT="0" distB="0" distL="0" distR="0" wp14:anchorId="5196E0A1" wp14:editId="243468CA">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58745"/>
                    </a:xfrm>
                    <a:prstGeom prst="rect">
                      <a:avLst/>
                    </a:prstGeom>
                  </pic:spPr>
                </pic:pic>
              </a:graphicData>
            </a:graphic>
          </wp:inline>
        </w:drawing>
      </w:r>
    </w:p>
    <w:p w14:paraId="59958B61" w14:textId="77777777" w:rsidR="007F34E2" w:rsidRDefault="00B71FD6" w:rsidP="00B71FD6">
      <w:pPr>
        <w:pStyle w:val="Caption"/>
      </w:pPr>
      <w:bookmarkStart w:id="199" w:name="_Toc68996300"/>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7</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bookmarkEnd w:id="199"/>
      <w:proofErr w:type="spellEnd"/>
    </w:p>
    <w:p w14:paraId="5910E79F" w14:textId="77777777" w:rsidR="00B71FD6" w:rsidRPr="00B71FD6" w:rsidRDefault="00B71FD6" w:rsidP="00B71FD6"/>
    <w:p w14:paraId="7892A15D" w14:textId="77777777" w:rsidR="00B71FD6" w:rsidRDefault="007F34E2" w:rsidP="00B71FD6">
      <w:pPr>
        <w:keepNext/>
        <w:jc w:val="center"/>
      </w:pPr>
      <w:r>
        <w:rPr>
          <w:noProof/>
        </w:rPr>
        <w:lastRenderedPageBreak/>
        <w:drawing>
          <wp:inline distT="0" distB="0" distL="0" distR="0" wp14:anchorId="09A4E13B" wp14:editId="156151BA">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215" cy="2732405"/>
                    </a:xfrm>
                    <a:prstGeom prst="rect">
                      <a:avLst/>
                    </a:prstGeom>
                  </pic:spPr>
                </pic:pic>
              </a:graphicData>
            </a:graphic>
          </wp:inline>
        </w:drawing>
      </w:r>
    </w:p>
    <w:p w14:paraId="2C456E7D" w14:textId="77777777" w:rsidR="007F34E2" w:rsidRDefault="00B71FD6" w:rsidP="00B71FD6">
      <w:pPr>
        <w:pStyle w:val="Caption"/>
      </w:pPr>
      <w:bookmarkStart w:id="200" w:name="_Toc68996301"/>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8</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bookmarkEnd w:id="200"/>
      <w:proofErr w:type="spellEnd"/>
    </w:p>
    <w:p w14:paraId="7EAC7511" w14:textId="77777777" w:rsidR="007F34E2" w:rsidRDefault="007F34E2" w:rsidP="00182674">
      <w:pPr>
        <w:jc w:val="center"/>
      </w:pPr>
    </w:p>
    <w:p w14:paraId="39140E34" w14:textId="77777777" w:rsidR="00B71FD6" w:rsidRDefault="007F34E2" w:rsidP="00B71FD6">
      <w:pPr>
        <w:keepNext/>
        <w:jc w:val="center"/>
      </w:pPr>
      <w:r>
        <w:rPr>
          <w:noProof/>
        </w:rPr>
        <w:drawing>
          <wp:inline distT="0" distB="0" distL="0" distR="0" wp14:anchorId="51891660" wp14:editId="132C377F">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215" cy="2767965"/>
                    </a:xfrm>
                    <a:prstGeom prst="rect">
                      <a:avLst/>
                    </a:prstGeom>
                  </pic:spPr>
                </pic:pic>
              </a:graphicData>
            </a:graphic>
          </wp:inline>
        </w:drawing>
      </w:r>
    </w:p>
    <w:p w14:paraId="5171B2A3" w14:textId="77777777" w:rsidR="007F34E2" w:rsidRDefault="00B71FD6" w:rsidP="00B71FD6">
      <w:pPr>
        <w:pStyle w:val="Caption"/>
      </w:pPr>
      <w:bookmarkStart w:id="201" w:name="_Ref68906461"/>
      <w:bookmarkStart w:id="202" w:name="_Toc68996302"/>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9</w:t>
        </w:r>
      </w:fldSimple>
      <w:bookmarkEnd w:id="201"/>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bookmarkEnd w:id="202"/>
      <w:proofErr w:type="spellEnd"/>
    </w:p>
    <w:p w14:paraId="11DEF793" w14:textId="77777777" w:rsidR="007F34E2" w:rsidRDefault="007F34E2" w:rsidP="00182674">
      <w:pPr>
        <w:jc w:val="center"/>
      </w:pPr>
    </w:p>
    <w:p w14:paraId="31CC8C82" w14:textId="77777777" w:rsidR="00B71FD6" w:rsidRDefault="007F34E2" w:rsidP="00B71FD6">
      <w:pPr>
        <w:keepNext/>
        <w:jc w:val="center"/>
      </w:pPr>
      <w:r>
        <w:rPr>
          <w:noProof/>
        </w:rPr>
        <w:lastRenderedPageBreak/>
        <w:drawing>
          <wp:inline distT="0" distB="0" distL="0" distR="0" wp14:anchorId="2259B5B7" wp14:editId="669CF842">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215" cy="2716530"/>
                    </a:xfrm>
                    <a:prstGeom prst="rect">
                      <a:avLst/>
                    </a:prstGeom>
                  </pic:spPr>
                </pic:pic>
              </a:graphicData>
            </a:graphic>
          </wp:inline>
        </w:drawing>
      </w:r>
    </w:p>
    <w:p w14:paraId="0F37235B" w14:textId="77777777" w:rsidR="007F34E2" w:rsidRDefault="00B71FD6" w:rsidP="00B71FD6">
      <w:pPr>
        <w:pStyle w:val="Caption"/>
      </w:pPr>
      <w:bookmarkStart w:id="203" w:name="_Toc68996303"/>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10</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bookmarkEnd w:id="203"/>
      <w:proofErr w:type="spellEnd"/>
    </w:p>
    <w:p w14:paraId="51542283" w14:textId="77777777" w:rsidR="007F34E2" w:rsidRDefault="007F34E2" w:rsidP="00182674">
      <w:pPr>
        <w:jc w:val="center"/>
      </w:pPr>
    </w:p>
    <w:p w14:paraId="23BCEE3B" w14:textId="77777777" w:rsidR="00B71FD6" w:rsidRDefault="007F34E2" w:rsidP="00B71FD6">
      <w:pPr>
        <w:keepNext/>
        <w:jc w:val="center"/>
      </w:pPr>
      <w:r>
        <w:rPr>
          <w:noProof/>
        </w:rPr>
        <w:drawing>
          <wp:inline distT="0" distB="0" distL="0" distR="0" wp14:anchorId="2EECE075" wp14:editId="506BB23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215" cy="2738755"/>
                    </a:xfrm>
                    <a:prstGeom prst="rect">
                      <a:avLst/>
                    </a:prstGeom>
                  </pic:spPr>
                </pic:pic>
              </a:graphicData>
            </a:graphic>
          </wp:inline>
        </w:drawing>
      </w:r>
    </w:p>
    <w:p w14:paraId="220C23D4" w14:textId="77777777" w:rsidR="0034615D" w:rsidRDefault="00B71FD6" w:rsidP="00B71FD6">
      <w:pPr>
        <w:pStyle w:val="Caption"/>
      </w:pPr>
      <w:bookmarkStart w:id="204" w:name="_Toc68996304"/>
      <w:proofErr w:type="spellStart"/>
      <w:r>
        <w:t>Hình</w:t>
      </w:r>
      <w:proofErr w:type="spellEnd"/>
      <w:r>
        <w:t xml:space="preserve"> </w:t>
      </w:r>
      <w:fldSimple w:instr=" STYLEREF 1 \s ">
        <w:r w:rsidR="00EC13B2">
          <w:rPr>
            <w:noProof/>
          </w:rPr>
          <w:t>1</w:t>
        </w:r>
      </w:fldSimple>
      <w:r w:rsidR="0004619B">
        <w:t>.</w:t>
      </w:r>
      <w:fldSimple w:instr=" SEQ Hình \* ARABIC \s 1 ">
        <w:r w:rsidR="00EC13B2">
          <w:rPr>
            <w:noProof/>
          </w:rPr>
          <w:t>11</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bookmarkEnd w:id="204"/>
      <w:proofErr w:type="spellEnd"/>
    </w:p>
    <w:p w14:paraId="46C7400D" w14:textId="77777777" w:rsidR="0034615D" w:rsidRDefault="0034615D" w:rsidP="00182674">
      <w:pPr>
        <w:jc w:val="center"/>
      </w:pPr>
    </w:p>
    <w:p w14:paraId="64F109DD" w14:textId="77777777" w:rsidR="00507B75" w:rsidRDefault="00507B75" w:rsidP="00507B75">
      <w:proofErr w:type="spellStart"/>
      <w:r>
        <w:t>Xét</w:t>
      </w:r>
      <w:proofErr w:type="spellEnd"/>
      <w:r>
        <w:t xml:space="preserve">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tức</w:t>
      </w:r>
      <w:proofErr w:type="spellEnd"/>
      <w:r>
        <w:t xml:space="preserve"> </w:t>
      </w:r>
      <w:proofErr w:type="spellStart"/>
      <w:r>
        <w:t>giận</w:t>
      </w:r>
      <w:proofErr w:type="spellEnd"/>
      <w:r>
        <w:t>:</w:t>
      </w:r>
    </w:p>
    <w:p w14:paraId="0E1446A5" w14:textId="77777777" w:rsidR="00507B75" w:rsidRDefault="00507B75" w:rsidP="00953752">
      <w:pPr>
        <w:pStyle w:val="ListParagraph"/>
        <w:numPr>
          <w:ilvl w:val="0"/>
          <w:numId w:val="6"/>
        </w:numPr>
      </w:pP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cơ</w:t>
      </w:r>
      <w:proofErr w:type="spellEnd"/>
      <w:r>
        <w:t xml:space="preserve"> </w:t>
      </w:r>
      <w:proofErr w:type="spellStart"/>
      <w:r>
        <w:t>đồ</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là</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cực</w:t>
      </w:r>
      <w:proofErr w:type="spellEnd"/>
      <w:r>
        <w:t xml:space="preserve"> </w:t>
      </w:r>
      <w:proofErr w:type="spellStart"/>
      <w:r>
        <w:t>đại</w:t>
      </w:r>
      <w:proofErr w:type="spellEnd"/>
      <w:r>
        <w:t xml:space="preserve"> </w:t>
      </w:r>
      <w:proofErr w:type="spellStart"/>
      <w:r>
        <w:t>là</w:t>
      </w:r>
      <w:proofErr w:type="spellEnd"/>
      <w:r>
        <w:t xml:space="preserve"> 25) so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cực</w:t>
      </w:r>
      <w:proofErr w:type="spellEnd"/>
      <w:r>
        <w:t xml:space="preserve"> </w:t>
      </w:r>
      <w:proofErr w:type="spellStart"/>
      <w:r>
        <w:t>đại</w:t>
      </w:r>
      <w:proofErr w:type="spellEnd"/>
      <w:r>
        <w:t xml:space="preserve"> &gt; 60), </w:t>
      </w:r>
      <w:proofErr w:type="spellStart"/>
      <w:r>
        <w:t>đồng</w:t>
      </w:r>
      <w:proofErr w:type="spellEnd"/>
      <w:r>
        <w:t xml:space="preserve"> </w:t>
      </w:r>
      <w:proofErr w:type="spellStart"/>
      <w:r>
        <w:t>thời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đạt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nhiều</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p>
    <w:p w14:paraId="3AE6D5E0" w14:textId="77777777" w:rsidR="00507B75" w:rsidRDefault="00507B75" w:rsidP="00953752">
      <w:pPr>
        <w:pStyle w:val="ListParagraph"/>
        <w:numPr>
          <w:ilvl w:val="0"/>
          <w:numId w:val="6"/>
        </w:numPr>
      </w:pPr>
      <w:proofErr w:type="spellStart"/>
      <w:r>
        <w:t>Độ</w:t>
      </w:r>
      <w:proofErr w:type="spellEnd"/>
      <w:r>
        <w:t xml:space="preserve"> </w:t>
      </w:r>
      <w:proofErr w:type="spellStart"/>
      <w:r>
        <w:t>điện</w:t>
      </w:r>
      <w:proofErr w:type="spellEnd"/>
      <w:r>
        <w:t xml:space="preserve"> </w:t>
      </w:r>
      <w:proofErr w:type="spellStart"/>
      <w:r>
        <w:t>dẫn</w:t>
      </w:r>
      <w:proofErr w:type="spellEnd"/>
      <w:r>
        <w:t xml:space="preserve"> da: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đỉnh</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nhỏ</w:t>
      </w:r>
      <w:proofErr w:type="spellEnd"/>
      <w:r>
        <w:t>.</w:t>
      </w:r>
    </w:p>
    <w:p w14:paraId="44A7B31D" w14:textId="77777777" w:rsidR="00507B75" w:rsidRDefault="00507B75" w:rsidP="00953752">
      <w:pPr>
        <w:pStyle w:val="ListParagraph"/>
        <w:numPr>
          <w:ilvl w:val="0"/>
          <w:numId w:val="6"/>
        </w:numPr>
      </w:pPr>
      <w:proofErr w:type="spellStart"/>
      <w:r>
        <w:t>Xung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từ</w:t>
      </w:r>
      <w:proofErr w:type="spellEnd"/>
      <w:r>
        <w:t xml:space="preserve"> 3 </w:t>
      </w:r>
      <w:proofErr w:type="spellStart"/>
      <w:r>
        <w:t>đến</w:t>
      </w:r>
      <w:proofErr w:type="spellEnd"/>
      <w:r>
        <w:t xml:space="preserve"> 4) </w:t>
      </w:r>
      <w:proofErr w:type="spellStart"/>
      <w:r>
        <w:t>và</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hướng</w:t>
      </w:r>
      <w:proofErr w:type="spellEnd"/>
      <w:r>
        <w:t xml:space="preserve"> </w:t>
      </w:r>
      <w:proofErr w:type="spellStart"/>
      <w:r>
        <w:t>đi</w:t>
      </w:r>
      <w:proofErr w:type="spellEnd"/>
      <w:r>
        <w:t xml:space="preserve"> </w:t>
      </w:r>
      <w:proofErr w:type="spellStart"/>
      <w:r>
        <w:t>xuống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từ</w:t>
      </w:r>
      <w:proofErr w:type="spellEnd"/>
      <w:r>
        <w:t xml:space="preserve"> 4,5 </w:t>
      </w:r>
      <w:proofErr w:type="spellStart"/>
      <w:r>
        <w:t>đến</w:t>
      </w:r>
      <w:proofErr w:type="spellEnd"/>
      <w:r>
        <w:t xml:space="preserve"> 7.</w:t>
      </w:r>
    </w:p>
    <w:p w14:paraId="708F36F9" w14:textId="77777777" w:rsidR="00507B75" w:rsidRDefault="00507B75" w:rsidP="00953752">
      <w:pPr>
        <w:pStyle w:val="ListParagraph"/>
        <w:numPr>
          <w:ilvl w:val="0"/>
          <w:numId w:val="6"/>
        </w:numPr>
      </w:pPr>
      <w:proofErr w:type="spellStart"/>
      <w:r>
        <w:lastRenderedPageBreak/>
        <w:t>Cảm</w:t>
      </w:r>
      <w:proofErr w:type="spellEnd"/>
      <w:r>
        <w:t xml:space="preserve"> </w:t>
      </w:r>
      <w:proofErr w:type="spellStart"/>
      <w:r>
        <w:t>biến</w:t>
      </w:r>
      <w:proofErr w:type="spellEnd"/>
      <w:r>
        <w:t xml:space="preserve"> </w:t>
      </w:r>
      <w:proofErr w:type="spellStart"/>
      <w:r>
        <w:t>hô</w:t>
      </w:r>
      <w:proofErr w:type="spellEnd"/>
      <w:r>
        <w:t xml:space="preserve"> </w:t>
      </w:r>
      <w:proofErr w:type="spellStart"/>
      <w:r>
        <w:t>hấp</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từ</w:t>
      </w:r>
      <w:proofErr w:type="spellEnd"/>
      <w:r>
        <w:t xml:space="preserve"> 43 </w:t>
      </w:r>
      <w:proofErr w:type="spellStart"/>
      <w:r>
        <w:t>đến</w:t>
      </w:r>
      <w:proofErr w:type="spellEnd"/>
      <w:r>
        <w:t xml:space="preserve"> 47 </w:t>
      </w:r>
      <w:proofErr w:type="spellStart"/>
      <w:r>
        <w:t>và</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đạt</w:t>
      </w:r>
      <w:proofErr w:type="spellEnd"/>
      <w:r>
        <w:t xml:space="preserve"> </w:t>
      </w:r>
      <w:proofErr w:type="spellStart"/>
      <w:r>
        <w:t>đỉnh</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từ</w:t>
      </w:r>
      <w:proofErr w:type="spellEnd"/>
      <w:r>
        <w:t xml:space="preserve"> 42 </w:t>
      </w:r>
      <w:proofErr w:type="spellStart"/>
      <w:r>
        <w:t>đến</w:t>
      </w:r>
      <w:proofErr w:type="spellEnd"/>
      <w:r>
        <w:t xml:space="preserve"> 50.</w:t>
      </w:r>
    </w:p>
    <w:p w14:paraId="413CEDAF" w14:textId="23951229" w:rsidR="0034615D" w:rsidRDefault="00B848C4" w:rsidP="00EC13B2">
      <w:pPr>
        <w:ind w:firstLine="360"/>
      </w:pPr>
      <w:proofErr w:type="spellStart"/>
      <w:r>
        <w:t>Tương</w:t>
      </w:r>
      <w:proofErr w:type="spellEnd"/>
      <w:r>
        <w:t xml:space="preserve"> </w:t>
      </w:r>
      <w:proofErr w:type="spellStart"/>
      <w:r>
        <w:t>tự</w:t>
      </w:r>
      <w:proofErr w:type="spellEnd"/>
      <w:r>
        <w:t xml:space="preserve">, </w:t>
      </w:r>
      <w:proofErr w:type="spellStart"/>
      <w:r w:rsidR="00EC13B2">
        <w:t>giữa</w:t>
      </w:r>
      <w:proofErr w:type="spellEnd"/>
      <w:r w:rsidR="00EC13B2">
        <w:t xml:space="preserve"> </w:t>
      </w:r>
      <w:proofErr w:type="spellStart"/>
      <w:r w:rsidR="00EC13B2">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w:t>
      </w:r>
      <w:r w:rsidR="00EC13B2">
        <w:t>m</w:t>
      </w:r>
      <w:proofErr w:type="spellEnd"/>
      <w:r w:rsidR="00EC13B2">
        <w:t xml:space="preserve"> </w:t>
      </w:r>
      <w:proofErr w:type="spellStart"/>
      <w:r w:rsidR="00EC13B2">
        <w:t>xúc</w:t>
      </w:r>
      <w:proofErr w:type="spellEnd"/>
      <w:r w:rsidR="00EC13B2">
        <w:t xml:space="preserve"> </w:t>
      </w:r>
      <w:proofErr w:type="spellStart"/>
      <w:r>
        <w:t>có</w:t>
      </w:r>
      <w:proofErr w:type="spellEnd"/>
      <w:r>
        <w:t xml:space="preserve"> </w:t>
      </w:r>
      <w:proofErr w:type="spellStart"/>
      <w:r>
        <w:t>sự</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về</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đạt</w:t>
      </w:r>
      <w:proofErr w:type="spellEnd"/>
      <w:r>
        <w:t xml:space="preserve"> </w:t>
      </w:r>
      <w:proofErr w:type="spellStart"/>
      <w:r>
        <w:t>đỉnh</w:t>
      </w:r>
      <w:proofErr w:type="spellEnd"/>
      <w:r>
        <w:t xml:space="preserve"> hay xu </w:t>
      </w:r>
      <w:proofErr w:type="spellStart"/>
      <w:r>
        <w:t>hướ</w:t>
      </w:r>
      <w:r w:rsidR="00EC13B2">
        <w:t>ng</w:t>
      </w:r>
      <w:proofErr w:type="spellEnd"/>
      <w:r w:rsidR="00EC13B2">
        <w:t xml:space="preserve"> </w:t>
      </w:r>
      <w:proofErr w:type="spellStart"/>
      <w:r>
        <w:t>đi</w:t>
      </w:r>
      <w:proofErr w:type="spellEnd"/>
      <w:r>
        <w:t xml:space="preserve"> </w:t>
      </w:r>
      <w:proofErr w:type="spellStart"/>
      <w:r>
        <w:t>lên</w:t>
      </w:r>
      <w:proofErr w:type="spellEnd"/>
      <w:r>
        <w:t xml:space="preserve"> </w:t>
      </w:r>
      <w:proofErr w:type="spellStart"/>
      <w:r w:rsidR="00EC13B2">
        <w:t>hoặc</w:t>
      </w:r>
      <w:proofErr w:type="spellEnd"/>
      <w:r>
        <w:t xml:space="preserve"> </w:t>
      </w:r>
      <w:proofErr w:type="spellStart"/>
      <w:r>
        <w:t>xuống</w:t>
      </w:r>
      <w:proofErr w:type="spellEnd"/>
      <w:r>
        <w:t>,</w:t>
      </w:r>
      <w:r w:rsidR="0034615D">
        <w:t xml:space="preserve"> </w:t>
      </w:r>
      <w:r w:rsidR="00EC13B2">
        <w:t xml:space="preserve">qua </w:t>
      </w:r>
      <w:proofErr w:type="spellStart"/>
      <w:r w:rsidR="00EC13B2">
        <w:t>đó</w:t>
      </w:r>
      <w:proofErr w:type="spellEnd"/>
      <w:r w:rsidR="0034615D">
        <w:t xml:space="preserve"> </w:t>
      </w:r>
      <w:proofErr w:type="spellStart"/>
      <w:r w:rsidR="0034615D">
        <w:t>cho</w:t>
      </w:r>
      <w:proofErr w:type="spellEnd"/>
      <w:r w:rsidR="0034615D">
        <w:t xml:space="preserve"> </w:t>
      </w:r>
      <w:proofErr w:type="spellStart"/>
      <w:r w:rsidR="0034615D">
        <w:t>thấy</w:t>
      </w:r>
      <w:proofErr w:type="spellEnd"/>
      <w:r w:rsidR="0034615D">
        <w:t xml:space="preserve"> </w:t>
      </w:r>
      <w:proofErr w:type="spellStart"/>
      <w:r w:rsidR="0034615D">
        <w:t>tính</w:t>
      </w:r>
      <w:proofErr w:type="spellEnd"/>
      <w:r w:rsidR="0034615D">
        <w:t xml:space="preserve"> </w:t>
      </w:r>
      <w:proofErr w:type="spellStart"/>
      <w:r w:rsidR="0034615D">
        <w:t>khả</w:t>
      </w:r>
      <w:proofErr w:type="spellEnd"/>
      <w:r w:rsidR="0034615D">
        <w:t xml:space="preserve"> </w:t>
      </w:r>
      <w:proofErr w:type="spellStart"/>
      <w:r w:rsidR="0034615D">
        <w:t>thi</w:t>
      </w:r>
      <w:proofErr w:type="spellEnd"/>
      <w:r w:rsidR="0034615D">
        <w:t xml:space="preserve"> </w:t>
      </w:r>
      <w:proofErr w:type="spellStart"/>
      <w:r w:rsidR="0034615D">
        <w:t>trong</w:t>
      </w:r>
      <w:proofErr w:type="spellEnd"/>
      <w:r w:rsidR="0034615D">
        <w:t xml:space="preserve"> </w:t>
      </w:r>
      <w:proofErr w:type="spellStart"/>
      <w:r w:rsidR="0034615D">
        <w:t>việc</w:t>
      </w:r>
      <w:proofErr w:type="spellEnd"/>
      <w:r w:rsidR="0034615D">
        <w:t xml:space="preserve"> </w:t>
      </w:r>
      <w:proofErr w:type="spellStart"/>
      <w:r w:rsidR="0034615D">
        <w:t>phân</w:t>
      </w:r>
      <w:proofErr w:type="spellEnd"/>
      <w:r w:rsidR="0034615D">
        <w:t xml:space="preserve">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xúc</w:t>
      </w:r>
      <w:proofErr w:type="spellEnd"/>
      <w:r w:rsidR="0034615D">
        <w:t xml:space="preserve"> </w:t>
      </w:r>
      <w:proofErr w:type="spellStart"/>
      <w:r w:rsidR="0034615D">
        <w:t>sử</w:t>
      </w:r>
      <w:proofErr w:type="spellEnd"/>
      <w:r w:rsidR="0034615D">
        <w:t xml:space="preserve"> </w:t>
      </w:r>
      <w:proofErr w:type="spellStart"/>
      <w:r w:rsidR="0034615D">
        <w:t>dụ</w:t>
      </w:r>
      <w:r w:rsidR="00B5037D">
        <w:t>ng</w:t>
      </w:r>
      <w:proofErr w:type="spellEnd"/>
      <w:r w:rsidR="00B5037D">
        <w:t xml:space="preserve"> </w:t>
      </w:r>
      <w:proofErr w:type="spellStart"/>
      <w:r w:rsidR="00B5037D">
        <w:t>bộ</w:t>
      </w:r>
      <w:proofErr w:type="spellEnd"/>
      <w:r w:rsidR="0034615D">
        <w:t xml:space="preserve"> </w:t>
      </w:r>
      <w:proofErr w:type="spellStart"/>
      <w:r w:rsidR="0034615D">
        <w:t>dữ</w:t>
      </w:r>
      <w:proofErr w:type="spellEnd"/>
      <w:r w:rsidR="0034615D">
        <w:t xml:space="preserve"> </w:t>
      </w:r>
      <w:proofErr w:type="spellStart"/>
      <w:r w:rsidR="0034615D">
        <w:t>liệu</w:t>
      </w:r>
      <w:proofErr w:type="spellEnd"/>
      <w:r w:rsidR="0034615D">
        <w:t xml:space="preserve"> </w:t>
      </w:r>
      <w:proofErr w:type="spellStart"/>
      <w:r w:rsidR="00B5037D">
        <w:t>sinh</w:t>
      </w:r>
      <w:proofErr w:type="spellEnd"/>
      <w:r w:rsidR="00B5037D">
        <w:t xml:space="preserve"> </w:t>
      </w:r>
      <w:proofErr w:type="spellStart"/>
      <w:r w:rsidR="00B5037D">
        <w:t>học</w:t>
      </w:r>
      <w:proofErr w:type="spellEnd"/>
      <w:r w:rsidR="00B5037D">
        <w:t xml:space="preserve"> </w:t>
      </w:r>
      <w:proofErr w:type="spellStart"/>
      <w:r w:rsidR="0034615D">
        <w:t>của</w:t>
      </w:r>
      <w:proofErr w:type="spellEnd"/>
      <w:r w:rsidR="0034615D">
        <w:t xml:space="preserve"> MIT</w:t>
      </w:r>
      <w:ins w:id="205" w:author="Cung Thanh Long" w:date="2021-04-12T14:59:00Z">
        <w:r w:rsidR="0011346A">
          <w:t xml:space="preserve">, </w:t>
        </w:r>
        <w:proofErr w:type="spellStart"/>
        <w:r w:rsidR="0011346A">
          <w:t>từ</w:t>
        </w:r>
        <w:proofErr w:type="spellEnd"/>
        <w:r w:rsidR="0011346A">
          <w:t xml:space="preserve"> </w:t>
        </w:r>
        <w:proofErr w:type="spellStart"/>
        <w:r w:rsidR="0011346A">
          <w:t>các</w:t>
        </w:r>
        <w:proofErr w:type="spellEnd"/>
        <w:r w:rsidR="0011346A">
          <w:t xml:space="preserve"> </w:t>
        </w:r>
        <w:proofErr w:type="spellStart"/>
        <w:r w:rsidR="0011346A">
          <w:t>đặc</w:t>
        </w:r>
        <w:proofErr w:type="spellEnd"/>
        <w:r w:rsidR="0011346A">
          <w:t xml:space="preserve"> </w:t>
        </w:r>
        <w:proofErr w:type="spellStart"/>
        <w:r w:rsidR="0011346A">
          <w:t>trưng</w:t>
        </w:r>
        <w:proofErr w:type="spellEnd"/>
        <w:r w:rsidR="0011346A">
          <w:t xml:space="preserve"> </w:t>
        </w:r>
        <w:proofErr w:type="spellStart"/>
        <w:r w:rsidR="0011346A">
          <w:t>tín</w:t>
        </w:r>
        <w:proofErr w:type="spellEnd"/>
        <w:r w:rsidR="0011346A">
          <w:t xml:space="preserve"> </w:t>
        </w:r>
        <w:proofErr w:type="spellStart"/>
        <w:r w:rsidR="0011346A">
          <w:t>hiệu</w:t>
        </w:r>
      </w:ins>
      <w:proofErr w:type="spellEnd"/>
      <w:ins w:id="206" w:author="Cung Thanh Long" w:date="2021-04-12T15:02:00Z">
        <w:r w:rsidR="006226CF">
          <w:t xml:space="preserve">, </w:t>
        </w:r>
        <w:proofErr w:type="spellStart"/>
        <w:r w:rsidR="006226CF">
          <w:t>ngay</w:t>
        </w:r>
        <w:proofErr w:type="spellEnd"/>
        <w:r w:rsidR="006226CF">
          <w:t xml:space="preserve"> </w:t>
        </w:r>
        <w:proofErr w:type="spellStart"/>
        <w:r w:rsidR="006226CF">
          <w:t>cả</w:t>
        </w:r>
        <w:proofErr w:type="spellEnd"/>
        <w:r w:rsidR="006226CF">
          <w:t xml:space="preserve"> </w:t>
        </w:r>
        <w:proofErr w:type="spellStart"/>
        <w:r w:rsidR="006226CF">
          <w:t>trong</w:t>
        </w:r>
        <w:proofErr w:type="spellEnd"/>
        <w:r w:rsidR="006226CF">
          <w:t xml:space="preserve"> </w:t>
        </w:r>
        <w:proofErr w:type="spellStart"/>
        <w:r w:rsidR="006226CF">
          <w:t>miền</w:t>
        </w:r>
        <w:proofErr w:type="spellEnd"/>
        <w:r w:rsidR="006226CF">
          <w:t xml:space="preserve"> </w:t>
        </w:r>
        <w:proofErr w:type="spellStart"/>
        <w:r w:rsidR="006226CF">
          <w:t>thời</w:t>
        </w:r>
        <w:proofErr w:type="spellEnd"/>
        <w:r w:rsidR="006226CF">
          <w:t xml:space="preserve"> </w:t>
        </w:r>
        <w:proofErr w:type="spellStart"/>
        <w:r w:rsidR="006226CF">
          <w:t>gian</w:t>
        </w:r>
      </w:ins>
      <w:proofErr w:type="spellEnd"/>
      <w:r w:rsidR="0034615D">
        <w:t>.</w:t>
      </w:r>
    </w:p>
    <w:p w14:paraId="59773CE5" w14:textId="77777777" w:rsidR="00041E0C" w:rsidRDefault="00041E0C" w:rsidP="0034615D">
      <w:pPr>
        <w:jc w:val="left"/>
      </w:pPr>
      <w:r>
        <w:br w:type="page"/>
      </w:r>
    </w:p>
    <w:p w14:paraId="4E6813BA" w14:textId="77777777" w:rsidR="004E5152" w:rsidRDefault="00041E0C" w:rsidP="00041E0C">
      <w:pPr>
        <w:pStyle w:val="Heading1"/>
      </w:pPr>
      <w:bookmarkStart w:id="207" w:name="_Toc68996276"/>
      <w:r>
        <w:lastRenderedPageBreak/>
        <w:t xml:space="preserve">HỌC MÁY VÀ ỨNG DỤNG TRONG NHẬN </w:t>
      </w:r>
      <w:r w:rsidR="00E47528">
        <w:t>DẠNG</w:t>
      </w:r>
      <w:r>
        <w:t xml:space="preserve"> CẢM XÚC</w:t>
      </w:r>
      <w:bookmarkEnd w:id="207"/>
    </w:p>
    <w:p w14:paraId="09C9AE0D" w14:textId="77777777" w:rsidR="00041E0C" w:rsidRDefault="00041E0C" w:rsidP="00041E0C">
      <w:pPr>
        <w:pStyle w:val="Heading2"/>
      </w:pPr>
      <w:bookmarkStart w:id="208" w:name="_Toc68996277"/>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bookmarkEnd w:id="208"/>
      <w:proofErr w:type="spellEnd"/>
    </w:p>
    <w:p w14:paraId="1926D648" w14:textId="3E618726" w:rsidR="0094556D" w:rsidRDefault="0094556D" w:rsidP="003938C7">
      <w:pPr>
        <w:ind w:firstLine="567"/>
      </w:pPr>
      <w:proofErr w:type="spellStart"/>
      <w:r>
        <w:t>Học</w:t>
      </w:r>
      <w:proofErr w:type="spellEnd"/>
      <w:r>
        <w:t xml:space="preserve"> </w:t>
      </w:r>
      <w:proofErr w:type="spellStart"/>
      <w:r>
        <w:t>máy</w:t>
      </w:r>
      <w:proofErr w:type="spellEnd"/>
      <w:r>
        <w:t xml:space="preserve"> (Machine learning</w:t>
      </w:r>
      <w:r w:rsidR="009A518B">
        <w:t xml:space="preserve"> - ML</w:t>
      </w:r>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học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sự</w:t>
      </w:r>
      <w:proofErr w:type="spellEnd"/>
      <w:r>
        <w:t xml:space="preserve"> can </w:t>
      </w:r>
      <w:proofErr w:type="spellStart"/>
      <w:r>
        <w:t>thiệp</w:t>
      </w:r>
      <w:proofErr w:type="spellEnd"/>
      <w:r>
        <w:t xml:space="preserve"> hay </w:t>
      </w:r>
      <w:proofErr w:type="spellStart"/>
      <w:r>
        <w:t>trợ</w:t>
      </w:r>
      <w:proofErr w:type="spellEnd"/>
      <w:r>
        <w:t xml:space="preserve"> </w:t>
      </w:r>
      <w:proofErr w:type="spellStart"/>
      <w:r>
        <w:t>giúp</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tự</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del w:id="209" w:author="Cung Thanh Long" w:date="2021-04-12T22:07:00Z">
        <w:r w:rsidDel="00AB7747">
          <w:delText xml:space="preserve"> dựa</w:delText>
        </w:r>
      </w:del>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thì</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càng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khi</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del w:id="210" w:author="Cung Thanh Long" w:date="2021-04-12T22:08:00Z">
        <w:r w:rsidDel="00AB7747">
          <w:delText xml:space="preserve"> nhiều</w:delText>
        </w:r>
      </w:del>
      <w:r>
        <w:t xml:space="preserve"> </w:t>
      </w:r>
      <w:proofErr w:type="spellStart"/>
      <w:r>
        <w:t>dữ</w:t>
      </w:r>
      <w:proofErr w:type="spellEnd"/>
      <w:r>
        <w:t xml:space="preserve"> </w:t>
      </w:r>
      <w:proofErr w:type="spellStart"/>
      <w:r>
        <w:t>liệu</w:t>
      </w:r>
      <w:proofErr w:type="spellEnd"/>
      <w:ins w:id="211" w:author="Cung Thanh Long" w:date="2021-04-12T22:08:00Z">
        <w:r w:rsidR="00AB7747">
          <w:t xml:space="preserve"> </w:t>
        </w:r>
        <w:proofErr w:type="spellStart"/>
        <w:r w:rsidR="00AB7747">
          <w:t>mới</w:t>
        </w:r>
        <w:proofErr w:type="spellEnd"/>
        <w:r w:rsidR="00AB7747">
          <w:t xml:space="preserve">, </w:t>
        </w:r>
        <w:proofErr w:type="spellStart"/>
        <w:r w:rsidR="00AB7747">
          <w:t>bên</w:t>
        </w:r>
      </w:ins>
      <w:proofErr w:type="spellEnd"/>
      <w:r>
        <w:t xml:space="preserve"> </w:t>
      </w:r>
      <w:proofErr w:type="spellStart"/>
      <w:ins w:id="212" w:author="Cung Thanh Long" w:date="2021-04-12T22:08:00Z">
        <w:r w:rsidR="00AB7747">
          <w:t>ngoài</w:t>
        </w:r>
        <w:proofErr w:type="spellEnd"/>
        <w:r w:rsidR="00AB7747">
          <w:t xml:space="preserve"> </w:t>
        </w:r>
        <w:proofErr w:type="spellStart"/>
        <w:r w:rsidR="00AB7747">
          <w:t>tập</w:t>
        </w:r>
      </w:ins>
      <w:proofErr w:type="spellEnd"/>
      <w:ins w:id="213" w:author="Cung Thanh Long" w:date="2021-04-12T22:09:00Z">
        <w:r w:rsidR="00AB7747">
          <w:t xml:space="preserve"> </w:t>
        </w:r>
        <w:proofErr w:type="spellStart"/>
        <w:r w:rsidR="00AB7747">
          <w:t>dữ</w:t>
        </w:r>
        <w:proofErr w:type="spellEnd"/>
        <w:r w:rsidR="00AB7747">
          <w:t xml:space="preserve"> </w:t>
        </w:r>
        <w:proofErr w:type="spellStart"/>
        <w:r w:rsidR="00AB7747">
          <w:t>liệu</w:t>
        </w:r>
      </w:ins>
      <w:proofErr w:type="spellEnd"/>
      <w:ins w:id="214" w:author="Cung Thanh Long" w:date="2021-04-12T22:08:00Z">
        <w:r w:rsidR="00AB7747">
          <w:t xml:space="preserve"> </w:t>
        </w:r>
        <w:proofErr w:type="spellStart"/>
        <w:r w:rsidR="00AB7747">
          <w:t>đào</w:t>
        </w:r>
        <w:proofErr w:type="spellEnd"/>
        <w:r w:rsidR="00AB7747">
          <w:t xml:space="preserve"> </w:t>
        </w:r>
        <w:proofErr w:type="spellStart"/>
        <w:r w:rsidR="00AB7747">
          <w:t>tạo</w:t>
        </w:r>
      </w:ins>
      <w:proofErr w:type="spellEnd"/>
      <w:del w:id="215" w:author="Cung Thanh Long" w:date="2021-04-12T22:08:00Z">
        <w:r w:rsidDel="00AB7747">
          <w:delText>hơn</w:delText>
        </w:r>
      </w:del>
      <w:r>
        <w:t>.</w:t>
      </w:r>
    </w:p>
    <w:p w14:paraId="01F74C6C" w14:textId="77777777" w:rsidR="00A65675" w:rsidRDefault="0094556D" w:rsidP="003938C7">
      <w:pPr>
        <w:ind w:firstLine="567"/>
      </w:pPr>
      <w:proofErr w:type="spellStart"/>
      <w:r>
        <w:t>Ngày</w:t>
      </w:r>
      <w:proofErr w:type="spellEnd"/>
      <w:r>
        <w:t xml:space="preserve"> nay,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thói</w:t>
      </w:r>
      <w:proofErr w:type="spellEnd"/>
      <w:r>
        <w:t xml:space="preserve"> </w:t>
      </w:r>
      <w:proofErr w:type="spellStart"/>
      <w:r>
        <w:t>quen</w:t>
      </w:r>
      <w:proofErr w:type="spellEnd"/>
      <w:r>
        <w:t xml:space="preserve"> </w:t>
      </w:r>
      <w:proofErr w:type="spellStart"/>
      <w:r>
        <w:t>ngườ</w:t>
      </w:r>
      <w:r w:rsidR="00A65C97">
        <w:t>i</w:t>
      </w:r>
      <w:proofErr w:type="spellEnd"/>
      <w:r w:rsidR="00A65C97">
        <w:t xml:space="preserve"> </w:t>
      </w:r>
      <w:proofErr w:type="spellStart"/>
      <w:r w:rsidR="00A65C97">
        <w:t>dùng</w:t>
      </w:r>
      <w:proofErr w:type="spellEnd"/>
      <w:r w:rsidR="00A65C97">
        <w:t xml:space="preserve">, </w:t>
      </w:r>
      <w:proofErr w:type="spellStart"/>
      <w:r w:rsidR="00A65C97">
        <w:t>x</w:t>
      </w:r>
      <w:r>
        <w:t>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thư</w:t>
      </w:r>
      <w:proofErr w:type="spellEnd"/>
      <w:r>
        <w:t xml:space="preserve"> </w:t>
      </w:r>
      <w:proofErr w:type="spellStart"/>
      <w:r>
        <w:t>rác</w:t>
      </w:r>
      <w:proofErr w:type="spellEnd"/>
      <w:r>
        <w:t xml:space="preserve"> </w:t>
      </w:r>
      <w:proofErr w:type="spellStart"/>
      <w:r>
        <w:t>giúp</w:t>
      </w:r>
      <w:proofErr w:type="spellEnd"/>
      <w:r>
        <w:t xml:space="preserve"> </w:t>
      </w:r>
      <w:proofErr w:type="spellStart"/>
      <w:r>
        <w:t>ngăn</w:t>
      </w:r>
      <w:proofErr w:type="spellEnd"/>
      <w:r>
        <w:t xml:space="preserve"> </w:t>
      </w:r>
      <w:proofErr w:type="spellStart"/>
      <w:r>
        <w:t>các</w:t>
      </w:r>
      <w:proofErr w:type="spellEnd"/>
      <w:r>
        <w:t xml:space="preserve"> email </w:t>
      </w:r>
      <w:proofErr w:type="spellStart"/>
      <w:r>
        <w:t>không</w:t>
      </w:r>
      <w:proofErr w:type="spellEnd"/>
      <w:r>
        <w:t xml:space="preserve"> </w:t>
      </w:r>
      <w:proofErr w:type="spellStart"/>
      <w:r>
        <w:t>mong</w:t>
      </w:r>
      <w:proofErr w:type="spellEnd"/>
      <w:r>
        <w:t xml:space="preserve"> </w:t>
      </w:r>
      <w:proofErr w:type="spellStart"/>
      <w:r>
        <w:t>muốn</w:t>
      </w:r>
      <w:proofErr w:type="spellEnd"/>
      <w:r w:rsidR="00A65C97">
        <w:t xml:space="preserve">, </w:t>
      </w:r>
      <w:proofErr w:type="spellStart"/>
      <w:r w:rsidR="00A65C97">
        <w:t>h</w:t>
      </w:r>
      <w:r>
        <w:t>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hình</w:t>
      </w:r>
      <w:proofErr w:type="spellEnd"/>
      <w:r>
        <w:t xml:space="preserve"> </w:t>
      </w:r>
      <w:proofErr w:type="spellStart"/>
      <w:r>
        <w:t>ảnh</w:t>
      </w:r>
      <w:proofErr w:type="spellEnd"/>
      <w:r>
        <w:t xml:space="preserve"> y </w:t>
      </w:r>
      <w:proofErr w:type="spellStart"/>
      <w:r>
        <w:t>tế</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khố</w:t>
      </w:r>
      <w:r w:rsidR="00877173">
        <w:t>i</w:t>
      </w:r>
      <w:proofErr w:type="spellEnd"/>
      <w:r w:rsidR="00877173">
        <w:t xml:space="preserve"> u</w:t>
      </w:r>
      <w:r>
        <w:t xml:space="preserve">, ... </w:t>
      </w:r>
      <w:proofErr w:type="spellStart"/>
      <w:r w:rsidR="00EB4C0F">
        <w:t>Các</w:t>
      </w:r>
      <w:proofErr w:type="spellEnd"/>
      <w:r w:rsidR="00EB4C0F">
        <w:t xml:space="preserve"> </w:t>
      </w:r>
      <w:proofErr w:type="spellStart"/>
      <w:r w:rsidR="00EB4C0F">
        <w:t>ứng</w:t>
      </w:r>
      <w:proofErr w:type="spellEnd"/>
      <w:r w:rsidR="00EB4C0F">
        <w:t xml:space="preserve"> </w:t>
      </w:r>
      <w:proofErr w:type="spellStart"/>
      <w:r w:rsidR="00EB4C0F">
        <w:t>dụng</w:t>
      </w:r>
      <w:proofErr w:type="spellEnd"/>
      <w:r w:rsidR="00EB4C0F">
        <w:t xml:space="preserve"> </w:t>
      </w:r>
      <w:proofErr w:type="spellStart"/>
      <w:r w:rsidR="00EB4C0F">
        <w:t>của</w:t>
      </w:r>
      <w:proofErr w:type="spellEnd"/>
      <w:r w:rsidR="00EB4C0F">
        <w:t xml:space="preserve"> </w:t>
      </w:r>
      <w:proofErr w:type="spellStart"/>
      <w:r w:rsidR="00EB4C0F">
        <w:t>học</w:t>
      </w:r>
      <w:proofErr w:type="spellEnd"/>
      <w:r w:rsidR="00EB4C0F">
        <w:t xml:space="preserve"> </w:t>
      </w:r>
      <w:proofErr w:type="spellStart"/>
      <w:r w:rsidR="00EB4C0F">
        <w:t>máy</w:t>
      </w:r>
      <w:proofErr w:type="spellEnd"/>
      <w:r w:rsidR="00EB4C0F">
        <w:t xml:space="preserve"> </w:t>
      </w:r>
      <w:proofErr w:type="spellStart"/>
      <w:r w:rsidR="00EB4C0F">
        <w:t>được</w:t>
      </w:r>
      <w:proofErr w:type="spellEnd"/>
      <w:r w:rsidR="00EB4C0F">
        <w:t xml:space="preserve"> </w:t>
      </w:r>
      <w:commentRangeStart w:id="216"/>
      <w:proofErr w:type="spellStart"/>
      <w:r w:rsidR="00EB4C0F">
        <w:t>mô</w:t>
      </w:r>
      <w:proofErr w:type="spellEnd"/>
      <w:r w:rsidR="00EB4C0F">
        <w:t xml:space="preserve"> </w:t>
      </w:r>
      <w:proofErr w:type="spellStart"/>
      <w:r w:rsidR="00EB4C0F">
        <w:t>tả</w:t>
      </w:r>
      <w:proofErr w:type="spellEnd"/>
      <w:r w:rsidR="00EB4C0F">
        <w:t xml:space="preserve"> </w:t>
      </w:r>
      <w:proofErr w:type="spellStart"/>
      <w:r w:rsidR="003F34DF">
        <w:t>trong</w:t>
      </w:r>
      <w:proofErr w:type="spellEnd"/>
      <w:r w:rsidR="00EB4C0F">
        <w:t xml:space="preserve"> </w:t>
      </w:r>
      <w:r w:rsidR="00EB4C0F">
        <w:fldChar w:fldCharType="begin"/>
      </w:r>
      <w:r w:rsidR="00EB4C0F">
        <w:instrText xml:space="preserve"> REF _Ref68880778 \h </w:instrText>
      </w:r>
      <w:r w:rsidR="00EB4C0F">
        <w:fldChar w:fldCharType="separate"/>
      </w:r>
      <w:proofErr w:type="spellStart"/>
      <w:r w:rsidR="00EC13B2">
        <w:t>Hình</w:t>
      </w:r>
      <w:proofErr w:type="spellEnd"/>
      <w:r w:rsidR="00EC13B2">
        <w:t xml:space="preserve"> </w:t>
      </w:r>
      <w:r w:rsidR="00EC13B2">
        <w:rPr>
          <w:noProof/>
        </w:rPr>
        <w:t>2</w:t>
      </w:r>
      <w:r w:rsidR="00EC13B2">
        <w:t>.</w:t>
      </w:r>
      <w:r w:rsidR="00EC13B2">
        <w:rPr>
          <w:noProof/>
        </w:rPr>
        <w:t>1</w:t>
      </w:r>
      <w:r w:rsidR="00EB4C0F">
        <w:fldChar w:fldCharType="end"/>
      </w:r>
      <w:commentRangeEnd w:id="216"/>
      <w:r w:rsidR="00AB7747">
        <w:rPr>
          <w:rStyle w:val="CommentReference"/>
        </w:rPr>
        <w:commentReference w:id="216"/>
      </w:r>
    </w:p>
    <w:p w14:paraId="073B6A8F" w14:textId="77777777" w:rsidR="00A65675" w:rsidRDefault="00A65675" w:rsidP="0094556D"/>
    <w:p w14:paraId="0D73A095" w14:textId="77777777" w:rsidR="00A65675" w:rsidRDefault="00A65675" w:rsidP="00A65675">
      <w:pPr>
        <w:keepNext/>
        <w:jc w:val="center"/>
      </w:pPr>
      <w:r>
        <w:rPr>
          <w:noProof/>
        </w:rPr>
        <w:drawing>
          <wp:inline distT="0" distB="0" distL="0" distR="0" wp14:anchorId="4EA17772" wp14:editId="23702D7A">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14:paraId="27E43A2E" w14:textId="500CBDD5" w:rsidR="00A65675" w:rsidRDefault="00A65675" w:rsidP="00A65675">
      <w:pPr>
        <w:pStyle w:val="Caption"/>
      </w:pPr>
      <w:bookmarkStart w:id="217" w:name="_Ref68880778"/>
      <w:bookmarkStart w:id="218" w:name="_Toc68996305"/>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1</w:t>
        </w:r>
      </w:fldSimple>
      <w:bookmarkEnd w:id="217"/>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bookmarkEnd w:id="218"/>
      <w:proofErr w:type="spellEnd"/>
      <w:ins w:id="219" w:author="Cung Thanh Long" w:date="2021-04-12T22:11:00Z">
        <w:r w:rsidR="00AB7747">
          <w:t xml:space="preserve"> </w:t>
        </w:r>
        <w:commentRangeStart w:id="220"/>
        <w:r w:rsidR="00AB7747">
          <w:t>[…]</w:t>
        </w:r>
        <w:commentRangeEnd w:id="220"/>
        <w:r w:rsidR="00AB7747">
          <w:rPr>
            <w:rStyle w:val="CommentReference"/>
            <w:i w:val="0"/>
            <w:iCs w:val="0"/>
            <w:color w:val="000000"/>
          </w:rPr>
          <w:commentReference w:id="220"/>
        </w:r>
      </w:ins>
    </w:p>
    <w:p w14:paraId="7998BAEE" w14:textId="77777777" w:rsidR="0094556D" w:rsidRDefault="007E7BB2" w:rsidP="0094556D">
      <w:proofErr w:type="spellStart"/>
      <w:r>
        <w:t>B</w:t>
      </w:r>
      <w:r w:rsidR="0094556D">
        <w:t>ốn</w:t>
      </w:r>
      <w:proofErr w:type="spellEnd"/>
      <w:r w:rsidR="0094556D">
        <w:t xml:space="preserve"> </w:t>
      </w:r>
      <w:proofErr w:type="spellStart"/>
      <w:r w:rsidR="0094556D">
        <w:t>bước</w:t>
      </w:r>
      <w:proofErr w:type="spellEnd"/>
      <w:r w:rsidR="0094556D">
        <w:t xml:space="preserve"> </w:t>
      </w:r>
      <w:proofErr w:type="spellStart"/>
      <w:r w:rsidR="0094556D">
        <w:t>cơ</w:t>
      </w:r>
      <w:proofErr w:type="spellEnd"/>
      <w:r w:rsidR="0094556D">
        <w:t xml:space="preserve"> </w:t>
      </w:r>
      <w:proofErr w:type="spellStart"/>
      <w:r w:rsidR="0094556D">
        <w:t>bản</w:t>
      </w:r>
      <w:proofErr w:type="spellEnd"/>
      <w:r w:rsidR="0094556D">
        <w:t xml:space="preserve"> </w:t>
      </w:r>
      <w:proofErr w:type="spellStart"/>
      <w:r w:rsidR="0094556D">
        <w:t>để</w:t>
      </w:r>
      <w:proofErr w:type="spellEnd"/>
      <w:r w:rsidR="0094556D">
        <w:t xml:space="preserve"> </w:t>
      </w:r>
      <w:proofErr w:type="spellStart"/>
      <w:r w:rsidR="0094556D">
        <w:t>xây</w:t>
      </w:r>
      <w:proofErr w:type="spellEnd"/>
      <w:r w:rsidR="0094556D">
        <w:t xml:space="preserve"> </w:t>
      </w:r>
      <w:proofErr w:type="spellStart"/>
      <w:r w:rsidR="0094556D">
        <w:t>dựng</w:t>
      </w:r>
      <w:proofErr w:type="spellEnd"/>
      <w:r w:rsidR="0094556D">
        <w:t xml:space="preserve"> </w:t>
      </w:r>
      <w:proofErr w:type="spellStart"/>
      <w:r w:rsidR="0094556D">
        <w:t>một</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họ</w:t>
      </w:r>
      <w:r w:rsidR="00A65C97">
        <w:t>c</w:t>
      </w:r>
      <w:proofErr w:type="spellEnd"/>
      <w:r w:rsidR="00A65C97">
        <w:t xml:space="preserve"> </w:t>
      </w:r>
      <w:proofErr w:type="spellStart"/>
      <w:r w:rsidR="00A65C97">
        <w:t>máy</w:t>
      </w:r>
      <w:proofErr w:type="spellEnd"/>
      <w:r w:rsidR="00A65C97">
        <w:t>:</w:t>
      </w:r>
    </w:p>
    <w:p w14:paraId="73483834" w14:textId="77777777" w:rsidR="0094556D" w:rsidRDefault="0094556D" w:rsidP="00953752">
      <w:pPr>
        <w:pStyle w:val="ListParagraph"/>
        <w:numPr>
          <w:ilvl w:val="0"/>
          <w:numId w:val="6"/>
        </w:numPr>
        <w:ind w:left="0" w:firstLine="360"/>
      </w:pPr>
      <w:proofErr w:type="spellStart"/>
      <w:r>
        <w:t>Chuẩn</w:t>
      </w:r>
      <w:proofErr w:type="spellEnd"/>
      <w:r>
        <w:t xml:space="preserve"> </w:t>
      </w:r>
      <w:proofErr w:type="spellStart"/>
      <w:r>
        <w:t>bị</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rsidR="00A65C97">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sẽ</w:t>
      </w:r>
      <w:proofErr w:type="spellEnd"/>
      <w:r>
        <w:t xml:space="preserve"> </w:t>
      </w:r>
      <w:proofErr w:type="spellStart"/>
      <w:r>
        <w:t>đưa</w:t>
      </w:r>
      <w:proofErr w:type="spellEnd"/>
      <w:r>
        <w:t xml:space="preserve"> </w:t>
      </w:r>
      <w:proofErr w:type="spellStart"/>
      <w:r>
        <w:t>vào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đó</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del w:id="221" w:author="Cung Thanh Long" w:date="2021-04-12T22:13:00Z">
        <w:r w:rsidDel="00354746">
          <w:delText xml:space="preserve"> định</w:delText>
        </w:r>
      </w:del>
      <w:r>
        <w:t xml:space="preserve"> </w:t>
      </w:r>
      <w:proofErr w:type="spellStart"/>
      <w:r>
        <w:t>phân</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nó</w:t>
      </w:r>
      <w:proofErr w:type="spellEnd"/>
      <w:r>
        <w:t>.</w:t>
      </w:r>
      <w:r w:rsidR="00A65C97">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hai</w:t>
      </w:r>
      <w:proofErr w:type="spellEnd"/>
      <w:r>
        <w:t xml:space="preserve"> </w:t>
      </w:r>
      <w:proofErr w:type="spellStart"/>
      <w:r>
        <w:t>tập</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tập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tinh</w:t>
      </w:r>
      <w:proofErr w:type="spellEnd"/>
      <w:r>
        <w:t xml:space="preserve"> </w:t>
      </w:r>
      <w:proofErr w:type="spellStart"/>
      <w:r>
        <w:t>chỉ</w:t>
      </w:r>
      <w:r w:rsidR="003A5633">
        <w:t>nh</w:t>
      </w:r>
      <w:proofErr w:type="spellEnd"/>
      <w:r w:rsidR="003A5633">
        <w:t>.</w:t>
      </w:r>
    </w:p>
    <w:p w14:paraId="34A10F2A" w14:textId="628FCFAD" w:rsidR="0094556D" w:rsidRDefault="0094556D" w:rsidP="00953752">
      <w:pPr>
        <w:pStyle w:val="ListParagraph"/>
        <w:numPr>
          <w:ilvl w:val="0"/>
          <w:numId w:val="6"/>
        </w:numPr>
        <w:ind w:left="0" w:firstLine="360"/>
      </w:pPr>
      <w:proofErr w:type="spellStart"/>
      <w:r>
        <w:lastRenderedPageBreak/>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rsidR="00A65C97">
        <w:t xml:space="preserve">: </w:t>
      </w:r>
      <w:del w:id="222" w:author="Cung Thanh Long" w:date="2021-04-12T22:14:00Z">
        <w:r w:rsidDel="00354746">
          <w:delText xml:space="preserve">Thuật toán là một tập hợp các bước xử lý thống kê. </w:delText>
        </w:r>
      </w:del>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ins w:id="223" w:author="Cung Thanh Long" w:date="2021-04-12T22:14:00Z">
        <w:r w:rsidR="00354746">
          <w:t>,</w:t>
        </w:r>
      </w:ins>
      <w:r>
        <w:t xml:space="preserve"> </w:t>
      </w:r>
      <w:proofErr w:type="spellStart"/>
      <w:r>
        <w:t>và</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giải</w:t>
      </w:r>
      <w:proofErr w:type="spellEnd"/>
      <w:r>
        <w:t xml:space="preserve"> </w:t>
      </w:r>
      <w:proofErr w:type="spellStart"/>
      <w:r>
        <w:t>quyế</w:t>
      </w:r>
      <w:r w:rsidR="003A5633">
        <w:t>t</w:t>
      </w:r>
      <w:proofErr w:type="spellEnd"/>
      <w:r w:rsidR="003A5633">
        <w:t xml:space="preserve">. </w:t>
      </w:r>
      <w:proofErr w:type="spellStart"/>
      <w:r w:rsidR="003A5633">
        <w:t>Các</w:t>
      </w:r>
      <w:proofErr w:type="spellEnd"/>
      <w:r w:rsidR="003A5633">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w:t>
      </w:r>
      <w:r w:rsidR="003A5633">
        <w:t>n</w:t>
      </w:r>
      <w:proofErr w:type="spellEnd"/>
      <w:r w:rsidR="003A5633">
        <w:t xml:space="preserve"> </w:t>
      </w:r>
      <w:proofErr w:type="spellStart"/>
      <w:r w:rsidR="003A5633">
        <w:t>nhãn</w:t>
      </w:r>
      <w:proofErr w:type="spellEnd"/>
      <w:r w:rsidR="003A5633">
        <w:t xml:space="preserve"> </w:t>
      </w:r>
      <w:proofErr w:type="spellStart"/>
      <w:ins w:id="224" w:author="Cung Thanh Long" w:date="2021-04-12T22:15:00Z">
        <w:r w:rsidR="007B1A06">
          <w:t>có</w:t>
        </w:r>
        <w:proofErr w:type="spellEnd"/>
        <w:r w:rsidR="007B1A06">
          <w:t xml:space="preserve"> </w:t>
        </w:r>
        <w:proofErr w:type="spellStart"/>
        <w:r w:rsidR="007B1A06">
          <w:t>thể</w:t>
        </w:r>
        <w:proofErr w:type="spellEnd"/>
        <w:r w:rsidR="007B1A06">
          <w:t xml:space="preserve"> </w:t>
        </w:r>
        <w:proofErr w:type="spellStart"/>
        <w:r w:rsidR="007B1A06">
          <w:t>kể</w:t>
        </w:r>
        <w:proofErr w:type="spellEnd"/>
        <w:r w:rsidR="007B1A06">
          <w:t xml:space="preserve"> </w:t>
        </w:r>
        <w:proofErr w:type="spellStart"/>
        <w:r w:rsidR="007B1A06">
          <w:t>tới</w:t>
        </w:r>
        <w:proofErr w:type="spellEnd"/>
        <w:r w:rsidR="007B1A06">
          <w:t xml:space="preserve"> </w:t>
        </w:r>
        <w:proofErr w:type="spellStart"/>
        <w:r w:rsidR="007B1A06">
          <w:t>là</w:t>
        </w:r>
      </w:ins>
      <w:proofErr w:type="spellEnd"/>
      <w:del w:id="225" w:author="Cung Thanh Long" w:date="2021-04-12T22:15:00Z">
        <w:r w:rsidR="003A5633" w:rsidDel="007B1A06">
          <w:delText>như là</w:delText>
        </w:r>
      </w:del>
      <w:r w:rsidR="003A5633">
        <w:t xml:space="preserve"> </w:t>
      </w:r>
      <w:proofErr w:type="spellStart"/>
      <w:r w:rsidR="003A5633">
        <w:t>thuật</w:t>
      </w:r>
      <w:proofErr w:type="spellEnd"/>
      <w:r w:rsidR="003A5633">
        <w:t xml:space="preserve"> </w:t>
      </w:r>
      <w:proofErr w:type="spellStart"/>
      <w:r w:rsidR="003A5633">
        <w:t>toán</w:t>
      </w:r>
      <w:proofErr w:type="spellEnd"/>
      <w:r w:rsidR="003A5633">
        <w:t xml:space="preserve"> </w:t>
      </w:r>
      <w:proofErr w:type="spellStart"/>
      <w:r w:rsidR="003A5633">
        <w:t>hồi</w:t>
      </w:r>
      <w:proofErr w:type="spellEnd"/>
      <w:r w:rsidR="003A5633">
        <w:t xml:space="preserve"> </w:t>
      </w:r>
      <w:proofErr w:type="spellStart"/>
      <w:r w:rsidR="003A5633">
        <w:t>quy</w:t>
      </w:r>
      <w:proofErr w:type="spellEnd"/>
      <w:r w:rsidR="003A5633">
        <w:t xml:space="preserve"> </w:t>
      </w:r>
      <w:proofErr w:type="spellStart"/>
      <w:r w:rsidR="003A5633">
        <w:t>tuyến</w:t>
      </w:r>
      <w:proofErr w:type="spellEnd"/>
      <w:r w:rsidR="003A5633">
        <w:t xml:space="preserve"> </w:t>
      </w:r>
      <w:proofErr w:type="spellStart"/>
      <w:r w:rsidR="003A5633">
        <w:t>hình</w:t>
      </w:r>
      <w:ins w:id="226" w:author="Cung Thanh Long" w:date="2021-04-12T22:16:00Z">
        <w:r w:rsidR="007B1A06">
          <w:t>,</w:t>
        </w:r>
      </w:ins>
      <w:del w:id="227" w:author="Cung Thanh Long" w:date="2021-04-12T22:16:00Z">
        <w:r w:rsidR="003A5633" w:rsidDel="007B1A06">
          <w:delText xml:space="preserve"> ha</w:delText>
        </w:r>
      </w:del>
      <w:r w:rsidR="003A5633">
        <w:t>y</w:t>
      </w:r>
      <w:proofErr w:type="spellEnd"/>
      <w:r w:rsidR="003A5633">
        <w:t xml:space="preserve"> </w:t>
      </w:r>
      <w:proofErr w:type="spellStart"/>
      <w:r w:rsidR="003A5633">
        <w:t>cây</w:t>
      </w:r>
      <w:proofErr w:type="spellEnd"/>
      <w:r w:rsidR="003A5633">
        <w:t xml:space="preserve"> </w:t>
      </w:r>
      <w:proofErr w:type="spellStart"/>
      <w:r w:rsidR="003A5633">
        <w:t>quyết</w:t>
      </w:r>
      <w:proofErr w:type="spellEnd"/>
      <w:r w:rsidR="003A5633">
        <w:t xml:space="preserve"> </w:t>
      </w:r>
      <w:proofErr w:type="spellStart"/>
      <w:r w:rsidR="003A5633">
        <w:t>đị</w:t>
      </w:r>
      <w:r w:rsidR="003938C7">
        <w:t>nh</w:t>
      </w:r>
      <w:proofErr w:type="spellEnd"/>
      <w:r w:rsidR="003938C7">
        <w:t>,</w:t>
      </w:r>
      <w:r w:rsidR="003A5633">
        <w:t xml:space="preserve">… hay </w:t>
      </w:r>
      <w:proofErr w:type="spellStart"/>
      <w:r w:rsidR="003A5633">
        <w:t>các</w:t>
      </w:r>
      <w:proofErr w:type="spellEnd"/>
      <w:r w:rsidR="003A5633">
        <w:t xml:space="preserve"> </w:t>
      </w:r>
      <w:proofErr w:type="spellStart"/>
      <w:r w:rsidR="003A5633">
        <w:t>t</w:t>
      </w:r>
      <w:r>
        <w: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rsidR="003A5633">
        <w:t>như</w:t>
      </w:r>
      <w:proofErr w:type="spellEnd"/>
      <w:r w:rsidR="003A5633">
        <w:t xml:space="preserve"> </w:t>
      </w:r>
      <w:proofErr w:type="spellStart"/>
      <w:r w:rsidR="003A5633">
        <w:t>thuật</w:t>
      </w:r>
      <w:proofErr w:type="spellEnd"/>
      <w:r w:rsidR="003A5633">
        <w:t xml:space="preserve"> </w:t>
      </w:r>
      <w:proofErr w:type="spellStart"/>
      <w:r w:rsidR="003A5633">
        <w:t>toán</w:t>
      </w:r>
      <w:proofErr w:type="spellEnd"/>
      <w:r w:rsidR="003A5633">
        <w:t xml:space="preserve"> </w:t>
      </w:r>
      <w:proofErr w:type="spellStart"/>
      <w:r w:rsidR="003A5633">
        <w:t>phân</w:t>
      </w:r>
      <w:proofErr w:type="spellEnd"/>
      <w:r w:rsidR="003A5633">
        <w:t xml:space="preserve"> </w:t>
      </w:r>
      <w:proofErr w:type="spellStart"/>
      <w:r w:rsidR="003A5633">
        <w:t>cụm</w:t>
      </w:r>
      <w:proofErr w:type="spellEnd"/>
      <w:r w:rsidR="003A5633">
        <w:t xml:space="preserve"> K-means, </w:t>
      </w:r>
      <w:proofErr w:type="spellStart"/>
      <w:r w:rsidR="003A5633">
        <w:t>mạng</w:t>
      </w:r>
      <w:proofErr w:type="spellEnd"/>
      <w:r w:rsidR="003A5633">
        <w:t xml:space="preserve"> </w:t>
      </w:r>
      <w:proofErr w:type="spellStart"/>
      <w:r w:rsidR="003A5633">
        <w:t>nơ-ron</w:t>
      </w:r>
      <w:proofErr w:type="spellEnd"/>
      <w:r w:rsidR="003A5633">
        <w:t>, …</w:t>
      </w:r>
      <w:r>
        <w:t xml:space="preserve"> </w:t>
      </w:r>
    </w:p>
    <w:p w14:paraId="21CF83DE" w14:textId="77777777" w:rsidR="0094556D" w:rsidRDefault="0094556D" w:rsidP="00953752">
      <w:pPr>
        <w:pStyle w:val="ListParagraph"/>
        <w:numPr>
          <w:ilvl w:val="0"/>
          <w:numId w:val="6"/>
        </w:numPr>
        <w:ind w:left="0" w:firstLine="360"/>
      </w:pPr>
      <w:proofErr w:type="spellStart"/>
      <w:r>
        <w:t>Huấn</w:t>
      </w:r>
      <w:proofErr w:type="spellEnd"/>
      <w:r>
        <w:t xml:space="preserve"> </w:t>
      </w:r>
      <w:proofErr w:type="spellStart"/>
      <w:r>
        <w:t>luyện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w:t>
      </w:r>
      <w:r w:rsidR="00A65C97">
        <w:t>o</w:t>
      </w:r>
      <w:proofErr w:type="spellEnd"/>
      <w:r w:rsidR="00A65C97">
        <w:t xml:space="preserve"> ra </w:t>
      </w:r>
      <w:proofErr w:type="spellStart"/>
      <w:r w:rsidR="00A65C97">
        <w:t>mô</w:t>
      </w:r>
      <w:proofErr w:type="spellEnd"/>
      <w:r w:rsidR="00A65C97">
        <w:t xml:space="preserve"> </w:t>
      </w:r>
      <w:proofErr w:type="spellStart"/>
      <w:r w:rsidR="00A65C97">
        <w:t>hình</w:t>
      </w:r>
      <w:proofErr w:type="spellEnd"/>
      <w:r w:rsidR="00A65C97">
        <w:t xml:space="preserve">: </w:t>
      </w:r>
      <w:proofErr w:type="spellStart"/>
      <w:r w:rsidR="00A65C97">
        <w:t>L</w:t>
      </w:r>
      <w:r>
        <w:t>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thông</w:t>
      </w:r>
      <w:proofErr w:type="spellEnd"/>
      <w:r>
        <w:t xml:space="preserve"> qua </w:t>
      </w:r>
      <w:proofErr w:type="spellStart"/>
      <w:r>
        <w:t>thuật</w:t>
      </w:r>
      <w:proofErr w:type="spellEnd"/>
      <w:r>
        <w:t xml:space="preserve"> </w:t>
      </w:r>
      <w:proofErr w:type="spellStart"/>
      <w:r>
        <w:t>toán</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nó</w:t>
      </w:r>
      <w:proofErr w:type="spellEnd"/>
      <w:r>
        <w:t xml:space="preserve"> </w:t>
      </w:r>
      <w:proofErr w:type="spellStart"/>
      <w:r>
        <w:t>đáng</w:t>
      </w:r>
      <w:proofErr w:type="spellEnd"/>
      <w:r>
        <w:t xml:space="preserve"> </w:t>
      </w:r>
      <w:proofErr w:type="spellStart"/>
      <w:r>
        <w:t>lẽ</w:t>
      </w:r>
      <w:proofErr w:type="spellEnd"/>
      <w:r>
        <w:t xml:space="preserve"> </w:t>
      </w:r>
      <w:proofErr w:type="spellStart"/>
      <w:r>
        <w:t>phải</w:t>
      </w:r>
      <w:proofErr w:type="spellEnd"/>
      <w:r>
        <w:t xml:space="preserve"> </w:t>
      </w:r>
      <w:proofErr w:type="spellStart"/>
      <w:r>
        <w:t>tạo</w:t>
      </w:r>
      <w:proofErr w:type="spellEnd"/>
      <w:r>
        <w:t xml:space="preserve"> ra,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trong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và</w:t>
      </w:r>
      <w:proofErr w:type="spellEnd"/>
      <w:r>
        <w:t xml:space="preserve"> </w:t>
      </w:r>
      <w:proofErr w:type="spellStart"/>
      <w:r>
        <w:t>chạy</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w:t>
      </w:r>
    </w:p>
    <w:p w14:paraId="3102ABAC" w14:textId="77777777" w:rsidR="0094556D" w:rsidRDefault="0094556D" w:rsidP="00953752">
      <w:pPr>
        <w:pStyle w:val="ListParagraph"/>
        <w:numPr>
          <w:ilvl w:val="0"/>
          <w:numId w:val="6"/>
        </w:numPr>
        <w:ind w:left="0" w:firstLine="360"/>
      </w:pP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cải</w:t>
      </w:r>
      <w:proofErr w:type="spellEnd"/>
      <w:r>
        <w:t xml:space="preserve"> </w:t>
      </w:r>
      <w:proofErr w:type="spellStart"/>
      <w:r>
        <w:t>tiế</w:t>
      </w:r>
      <w:r w:rsidR="00A65C97">
        <w:t>n</w:t>
      </w:r>
      <w:proofErr w:type="spellEnd"/>
      <w:r w:rsidR="00A65C97">
        <w:t xml:space="preserve"> </w:t>
      </w:r>
      <w:proofErr w:type="spellStart"/>
      <w:r w:rsidR="00A65C97">
        <w:t>mô</w:t>
      </w:r>
      <w:proofErr w:type="spellEnd"/>
      <w:r w:rsidR="00A65C97">
        <w:t xml:space="preserve"> </w:t>
      </w:r>
      <w:proofErr w:type="spellStart"/>
      <w:r w:rsidR="00A65C97">
        <w:t>hình</w:t>
      </w:r>
      <w:proofErr w:type="spellEnd"/>
      <w:r w:rsidR="00A65C97">
        <w:t xml:space="preserve">: </w:t>
      </w:r>
      <w:proofErr w:type="spellStart"/>
      <w:r w:rsidR="00A65C97">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del w:id="228" w:author="Cung Thanh Long" w:date="2021-04-12T22:19:00Z">
        <w:r w:rsidDel="007B1A06">
          <w:delText xml:space="preserve"> trong trường hợp tốt nhất</w:delText>
        </w:r>
      </w:del>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đâu</w:t>
      </w:r>
      <w:proofErr w:type="spellEnd"/>
      <w:r>
        <w:t xml:space="preserve"> </w:t>
      </w:r>
      <w:proofErr w:type="spellStart"/>
      <w:r>
        <w:t>sẽ</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w:t>
      </w:r>
      <w:r w:rsidR="00A65C97">
        <w:t>t</w:t>
      </w:r>
      <w:proofErr w:type="spellEnd"/>
      <w:r w:rsidR="00A65C97">
        <w:t>.</w:t>
      </w:r>
    </w:p>
    <w:p w14:paraId="4E80BF06" w14:textId="77777777" w:rsidR="0094556D" w:rsidRDefault="00A65C97" w:rsidP="007B1A06">
      <w:pPr>
        <w:ind w:firstLine="567"/>
        <w:pPrChange w:id="229" w:author="Cung Thanh Long" w:date="2021-04-12T22:18:00Z">
          <w:pPr/>
        </w:pPrChange>
      </w:pPr>
      <w:proofErr w:type="spellStart"/>
      <w:r>
        <w:t>H</w:t>
      </w:r>
      <w:r w:rsidR="0094556D">
        <w:t>ọc</w:t>
      </w:r>
      <w:proofErr w:type="spellEnd"/>
      <w:r w:rsidR="0094556D">
        <w:t xml:space="preserve"> </w:t>
      </w:r>
      <w:proofErr w:type="spellStart"/>
      <w:r w:rsidR="0094556D">
        <w:t>máy</w:t>
      </w:r>
      <w:proofErr w:type="spellEnd"/>
      <w:r w:rsidR="0094556D">
        <w:t xml:space="preserve"> </w:t>
      </w:r>
      <w:proofErr w:type="spellStart"/>
      <w:r w:rsidR="0094556D">
        <w:t>được</w:t>
      </w:r>
      <w:proofErr w:type="spellEnd"/>
      <w:r w:rsidR="0094556D">
        <w:t xml:space="preserve"> chia </w:t>
      </w:r>
      <w:proofErr w:type="spellStart"/>
      <w:r w:rsidR="0094556D">
        <w:t>thành</w:t>
      </w:r>
      <w:proofErr w:type="spellEnd"/>
      <w:r w:rsidR="0094556D">
        <w:t xml:space="preserve"> </w:t>
      </w:r>
      <w:proofErr w:type="spellStart"/>
      <w:r w:rsidR="0094556D">
        <w:t>ba</w:t>
      </w:r>
      <w:proofErr w:type="spellEnd"/>
      <w:r w:rsidR="0094556D">
        <w:t xml:space="preserve"> </w:t>
      </w:r>
      <w:proofErr w:type="spellStart"/>
      <w:r w:rsidR="0094556D">
        <w:t>loạ</w:t>
      </w:r>
      <w:r>
        <w:t>i</w:t>
      </w:r>
      <w:proofErr w:type="spellEnd"/>
      <w:r>
        <w:t xml:space="preserve"> </w:t>
      </w:r>
      <w:proofErr w:type="spellStart"/>
      <w:r>
        <w:t>chính</w:t>
      </w:r>
      <w:proofErr w:type="spellEnd"/>
      <w:r>
        <w:t>:</w:t>
      </w:r>
    </w:p>
    <w:p w14:paraId="3C2D2558" w14:textId="77777777" w:rsidR="0094556D" w:rsidRDefault="0094556D" w:rsidP="003A5633">
      <w:pPr>
        <w:ind w:firstLine="720"/>
      </w:pPr>
      <w:proofErr w:type="spellStart"/>
      <w:r w:rsidRPr="003A5633">
        <w:rPr>
          <w:b/>
        </w:rPr>
        <w:t>Học</w:t>
      </w:r>
      <w:proofErr w:type="spellEnd"/>
      <w:r w:rsidRPr="003A5633">
        <w:rPr>
          <w:b/>
        </w:rPr>
        <w:t xml:space="preserve"> </w:t>
      </w:r>
      <w:proofErr w:type="spellStart"/>
      <w:r w:rsidRPr="003A5633">
        <w:rPr>
          <w:b/>
        </w:rPr>
        <w:t>máy</w:t>
      </w:r>
      <w:proofErr w:type="spellEnd"/>
      <w:r w:rsidRPr="003A5633">
        <w:rPr>
          <w:b/>
        </w:rPr>
        <w:t xml:space="preserve"> </w:t>
      </w:r>
      <w:proofErr w:type="spellStart"/>
      <w:r w:rsidRPr="003A5633">
        <w:rPr>
          <w:b/>
        </w:rPr>
        <w:t>có</w:t>
      </w:r>
      <w:proofErr w:type="spellEnd"/>
      <w:r w:rsidRPr="003A5633">
        <w:rPr>
          <w:b/>
        </w:rPr>
        <w:t xml:space="preserve"> </w:t>
      </w:r>
      <w:proofErr w:type="spellStart"/>
      <w:r w:rsidRPr="003A5633">
        <w:rPr>
          <w:b/>
        </w:rPr>
        <w:t>giám</w:t>
      </w:r>
      <w:proofErr w:type="spellEnd"/>
      <w:r w:rsidRPr="003A5633">
        <w:rPr>
          <w:b/>
        </w:rPr>
        <w:t xml:space="preserve"> </w:t>
      </w:r>
      <w:proofErr w:type="spellStart"/>
      <w:r w:rsidRPr="003A5633">
        <w:rPr>
          <w:b/>
        </w:rPr>
        <w:t>sát</w:t>
      </w:r>
      <w:proofErr w:type="spellEnd"/>
      <w:r w:rsidR="00A65C97" w:rsidRPr="00853B88">
        <w:rPr>
          <w:b/>
        </w:rPr>
        <w:t>:</w:t>
      </w:r>
      <w:r w:rsidR="00A65C97">
        <w:t xml:space="preserve"> </w:t>
      </w:r>
      <w:proofErr w:type="spellStart"/>
      <w:r w:rsidR="00A65C97">
        <w:t>Mô</w:t>
      </w:r>
      <w:proofErr w:type="spellEnd"/>
      <w:r w:rsidR="00A65C97">
        <w:t xml:space="preserve"> </w:t>
      </w:r>
      <w:proofErr w:type="spellStart"/>
      <w:r w:rsidR="00A65C97">
        <w:t>hình</w:t>
      </w:r>
      <w:proofErr w:type="spellEnd"/>
      <w:r>
        <w:t xml:space="preserve"> </w:t>
      </w:r>
      <w:proofErr w:type="spellStart"/>
      <w:r>
        <w:t>sẽ</w:t>
      </w:r>
      <w:proofErr w:type="spellEnd"/>
      <w:r>
        <w:t xml:space="preserve"> </w:t>
      </w:r>
      <w:proofErr w:type="spellStart"/>
      <w:r w:rsidR="00A65C97">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Tức</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thì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lạ</w:t>
      </w:r>
      <w:r w:rsidR="00A65C97">
        <w:t>i</w:t>
      </w:r>
      <w:proofErr w:type="spellEnd"/>
      <w:r w:rsidR="00A65C97">
        <w:t xml:space="preserve"> </w:t>
      </w:r>
      <w:proofErr w:type="spellStart"/>
      <w:r w:rsidR="00A65C97">
        <w:t>cho</w:t>
      </w:r>
      <w:proofErr w:type="spellEnd"/>
      <w:r w:rsidR="00A65C97">
        <w:t xml:space="preserve"> </w:t>
      </w:r>
      <w:proofErr w:type="spellStart"/>
      <w:r w:rsidR="00A65C97">
        <w:t>chính</w:t>
      </w:r>
      <w:proofErr w:type="spellEnd"/>
      <w:r w:rsidR="00A65C97">
        <w:t xml:space="preserve"> </w:t>
      </w:r>
      <w:proofErr w:type="spellStart"/>
      <w:r w:rsidR="00A65C97">
        <w:t>xác</w:t>
      </w:r>
      <w:proofErr w:type="spellEnd"/>
      <w:r w:rsidR="00A65C97">
        <w:t xml:space="preserve"> </w:t>
      </w:r>
      <w:proofErr w:type="spellStart"/>
      <w:r w:rsidR="00A65C97">
        <w:t>hơn</w:t>
      </w:r>
      <w:proofErr w:type="spellEnd"/>
      <w:r w:rsidR="00A65C97">
        <w:t>.</w:t>
      </w:r>
      <w:r w:rsidR="003A5633">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khác</w:t>
      </w:r>
      <w:proofErr w:type="spellEnd"/>
      <w:r>
        <w:t xml:space="preserve"> </w:t>
      </w:r>
      <w:proofErr w:type="spellStart"/>
      <w:r>
        <w:t>và</w:t>
      </w:r>
      <w:proofErr w:type="spellEnd"/>
      <w:r>
        <w:t xml:space="preserve"> </w:t>
      </w:r>
      <w:proofErr w:type="spellStart"/>
      <w:r>
        <w:t>giúp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vì</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dán</w:t>
      </w:r>
      <w:proofErr w:type="spellEnd"/>
      <w:r>
        <w:t xml:space="preserve"> </w:t>
      </w:r>
      <w:proofErr w:type="spellStart"/>
      <w:r>
        <w:t>nhãn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Tuy</w:t>
      </w:r>
      <w:proofErr w:type="spellEnd"/>
      <w:r>
        <w:t xml:space="preserve"> </w:t>
      </w:r>
      <w:proofErr w:type="spellStart"/>
      <w:r>
        <w:t>nhiên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rsidR="00853B88">
        <w:t>cần</w:t>
      </w:r>
      <w:proofErr w:type="spellEnd"/>
      <w:r w:rsidR="00853B88">
        <w:t xml:space="preserve"> </w:t>
      </w:r>
      <w:proofErr w:type="spellStart"/>
      <w:r w:rsidR="00853B88">
        <w:t>được</w:t>
      </w:r>
      <w:proofErr w:type="spellEnd"/>
      <w:r w:rsidR="00853B88">
        <w:t xml:space="preserve"> </w:t>
      </w:r>
      <w:proofErr w:type="spellStart"/>
      <w:r w:rsidR="00853B88">
        <w:t>chuẩn</w:t>
      </w:r>
      <w:proofErr w:type="spellEnd"/>
      <w:r w:rsidR="00853B88">
        <w:t xml:space="preserve"> </w:t>
      </w:r>
      <w:proofErr w:type="spellStart"/>
      <w:r w:rsidR="00853B88">
        <w:t>bị</w:t>
      </w:r>
      <w:proofErr w:type="spellEnd"/>
      <w:r w:rsidR="00853B88">
        <w:t xml:space="preserve"> </w:t>
      </w:r>
      <w:proofErr w:type="spellStart"/>
      <w:r w:rsidR="00853B88">
        <w:t>kỹ</w:t>
      </w:r>
      <w:proofErr w:type="spellEnd"/>
      <w:r w:rsidR="00853B88">
        <w:t xml:space="preserve"> </w:t>
      </w:r>
      <w:proofErr w:type="spellStart"/>
      <w:r w:rsidR="00853B88">
        <w:t>lưỡng</w:t>
      </w:r>
      <w:proofErr w:type="spellEnd"/>
      <w:r>
        <w:t xml:space="preserve"> </w:t>
      </w:r>
      <w:proofErr w:type="spellStart"/>
      <w:r w:rsidR="00853B88">
        <w:t>và</w:t>
      </w:r>
      <w:proofErr w:type="spellEnd"/>
      <w:r w:rsidR="00853B88">
        <w:t xml:space="preserve"> </w:t>
      </w:r>
      <w:proofErr w:type="spellStart"/>
      <w:r w:rsidR="00853B88">
        <w:t>trong</w:t>
      </w:r>
      <w:proofErr w:type="spellEnd"/>
      <w:r w:rsidR="00853B88">
        <w:t xml:space="preserve"> </w:t>
      </w:r>
      <w:proofErr w:type="spellStart"/>
      <w:r w:rsidR="00853B88">
        <w:t>trường</w:t>
      </w:r>
      <w:proofErr w:type="spellEnd"/>
      <w:r w:rsidR="00853B88">
        <w:t xml:space="preserve"> </w:t>
      </w:r>
      <w:proofErr w:type="spellStart"/>
      <w:r w:rsidR="00853B88">
        <w:t>hợp</w:t>
      </w:r>
      <w:proofErr w:type="spellEnd"/>
      <w:r w:rsidR="00853B88">
        <w:t xml:space="preserve"> </w:t>
      </w:r>
      <w:proofErr w:type="spellStart"/>
      <w:r w:rsidR="00853B88">
        <w:t>không</w:t>
      </w:r>
      <w:proofErr w:type="spellEnd"/>
      <w:r w:rsidR="00853B88">
        <w:t xml:space="preserve"> </w:t>
      </w:r>
      <w:proofErr w:type="spellStart"/>
      <w:r w:rsidR="00853B88">
        <w:t>lý</w:t>
      </w:r>
      <w:proofErr w:type="spellEnd"/>
      <w:r w:rsidR="00853B88">
        <w:t xml:space="preserve"> </w:t>
      </w:r>
      <w:proofErr w:type="spellStart"/>
      <w:r w:rsidR="00853B88">
        <w:t>tưởng</w:t>
      </w:r>
      <w:proofErr w:type="spellEnd"/>
      <w:r w:rsidR="00853B88">
        <w:t xml:space="preserve"> </w:t>
      </w:r>
      <w:proofErr w:type="spellStart"/>
      <w:r w:rsidR="00853B88">
        <w:t>sẽ</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rsidR="00853B88">
        <w:t>và</w:t>
      </w:r>
      <w:proofErr w:type="spellEnd"/>
      <w:r w:rsidR="00853B88">
        <w:t xml:space="preserve"> </w:t>
      </w:r>
      <w:proofErr w:type="spellStart"/>
      <w:r w:rsidR="00853B88">
        <w:t>làm</w:t>
      </w:r>
      <w:proofErr w:type="spellEnd"/>
      <w:r>
        <w:t xml:space="preserve"> </w:t>
      </w:r>
      <w:proofErr w:type="spellStart"/>
      <w:r w:rsidR="00853B88">
        <w:t>mô</w:t>
      </w:r>
      <w:proofErr w:type="spellEnd"/>
      <w:r w:rsidR="00853B88">
        <w:t xml:space="preserve"> </w:t>
      </w:r>
      <w:proofErr w:type="spellStart"/>
      <w:r w:rsidR="00853B88">
        <w:t>hình</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xử</w:t>
      </w:r>
      <w:proofErr w:type="spellEnd"/>
      <w:r w:rsidR="00853B88">
        <w:t xml:space="preserve"> </w:t>
      </w:r>
      <w:proofErr w:type="spellStart"/>
      <w:r w:rsidR="00853B88">
        <w:t>lý</w:t>
      </w:r>
      <w:proofErr w:type="spellEnd"/>
      <w:r w:rsidR="00853B88">
        <w:t xml:space="preserve"> </w:t>
      </w:r>
      <w:proofErr w:type="spellStart"/>
      <w:r w:rsidR="00853B88">
        <w:t>chính</w:t>
      </w:r>
      <w:proofErr w:type="spellEnd"/>
      <w:r w:rsidR="00853B88">
        <w:t xml:space="preserve"> </w:t>
      </w:r>
      <w:proofErr w:type="spellStart"/>
      <w:r w:rsidR="00853B88">
        <w:t>xác</w:t>
      </w:r>
      <w:proofErr w:type="spellEnd"/>
      <w:r w:rsidR="00853B88">
        <w:t xml:space="preserve"> </w:t>
      </w:r>
      <w:proofErr w:type="spellStart"/>
      <w:r w:rsidR="00853B88">
        <w:t>với</w:t>
      </w:r>
      <w:proofErr w:type="spellEnd"/>
      <w:r w:rsidR="00853B88">
        <w:t xml:space="preserve"> </w:t>
      </w:r>
      <w:proofErr w:type="spellStart"/>
      <w:r w:rsidR="00853B88">
        <w:t>các</w:t>
      </w:r>
      <w:proofErr w:type="spellEnd"/>
      <w:r w:rsidR="00853B88">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2AFE647B" w14:textId="50FCBC2B" w:rsidR="0094556D" w:rsidRDefault="0094556D" w:rsidP="003A5633">
      <w:pPr>
        <w:ind w:firstLine="720"/>
      </w:pPr>
      <w:proofErr w:type="spellStart"/>
      <w:r w:rsidRPr="003A5633">
        <w:rPr>
          <w:b/>
        </w:rPr>
        <w:t>Họ</w:t>
      </w:r>
      <w:r w:rsidR="003A5633" w:rsidRPr="003A5633">
        <w:rPr>
          <w:b/>
        </w:rPr>
        <w:t>c</w:t>
      </w:r>
      <w:proofErr w:type="spellEnd"/>
      <w:r w:rsidR="003A5633" w:rsidRPr="003A5633">
        <w:rPr>
          <w:b/>
        </w:rPr>
        <w:t xml:space="preserve"> </w:t>
      </w:r>
      <w:proofErr w:type="spellStart"/>
      <w:r w:rsidR="003A5633" w:rsidRPr="003A5633">
        <w:rPr>
          <w:b/>
        </w:rPr>
        <w:t>máy</w:t>
      </w:r>
      <w:proofErr w:type="spellEnd"/>
      <w:r w:rsidR="003A5633" w:rsidRPr="003A5633">
        <w:rPr>
          <w:b/>
        </w:rPr>
        <w:t xml:space="preserve"> </w:t>
      </w:r>
      <w:proofErr w:type="spellStart"/>
      <w:r w:rsidR="003A5633" w:rsidRPr="003A5633">
        <w:rPr>
          <w:b/>
        </w:rPr>
        <w:t>không</w:t>
      </w:r>
      <w:proofErr w:type="spellEnd"/>
      <w:r w:rsidR="003A5633" w:rsidRPr="003A5633">
        <w:rPr>
          <w:b/>
        </w:rPr>
        <w:t xml:space="preserve"> </w:t>
      </w:r>
      <w:proofErr w:type="spellStart"/>
      <w:r w:rsidR="003A5633" w:rsidRPr="003A5633">
        <w:rPr>
          <w:b/>
        </w:rPr>
        <w:t>giám</w:t>
      </w:r>
      <w:proofErr w:type="spellEnd"/>
      <w:r w:rsidR="003A5633" w:rsidRPr="003A5633">
        <w:rPr>
          <w:b/>
        </w:rPr>
        <w:t xml:space="preserve"> </w:t>
      </w:r>
      <w:proofErr w:type="spellStart"/>
      <w:r w:rsidR="003A5633" w:rsidRPr="003A5633">
        <w:rPr>
          <w:b/>
        </w:rPr>
        <w:t>sát</w:t>
      </w:r>
      <w:proofErr w:type="spellEnd"/>
      <w:r w:rsidR="003A5633" w:rsidRPr="00853B88">
        <w:rPr>
          <w:b/>
        </w:rPr>
        <w:t>:</w:t>
      </w:r>
      <w:r w:rsidR="003A5633">
        <w:t xml:space="preserve"> </w:t>
      </w:r>
      <w:proofErr w:type="spellStart"/>
      <w:r w:rsidR="003A5633">
        <w:t>Học</w:t>
      </w:r>
      <w:proofErr w:type="spellEnd"/>
      <w:r w:rsidR="003A5633">
        <w:t xml:space="preserve"> </w:t>
      </w:r>
      <w:proofErr w:type="spellStart"/>
      <w:r w:rsidR="003A5633">
        <w:t>máy</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rsidR="003A5633">
        <w:t>đầu</w:t>
      </w:r>
      <w:proofErr w:type="spellEnd"/>
      <w:r>
        <w:t xml:space="preserve"> </w:t>
      </w:r>
      <w:proofErr w:type="spellStart"/>
      <w:r>
        <w:t>vào</w:t>
      </w:r>
      <w:proofErr w:type="spellEnd"/>
      <w:r>
        <w:t xml:space="preserve"> </w:t>
      </w:r>
      <w:proofErr w:type="spellStart"/>
      <w:r w:rsidR="003A5633">
        <w:t>là</w:t>
      </w:r>
      <w:proofErr w:type="spellEnd"/>
      <w:ins w:id="230" w:author="Cung Thanh Long" w:date="2021-04-12T22:24:00Z">
        <w:r w:rsidR="007356F4">
          <w:t xml:space="preserve"> </w:t>
        </w:r>
        <w:proofErr w:type="spellStart"/>
        <w:r w:rsidR="007356F4">
          <w:t>từ</w:t>
        </w:r>
      </w:ins>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ins w:id="231" w:author="Cung Thanh Long" w:date="2021-04-12T22:25:00Z">
        <w:r w:rsidR="00F40130">
          <w:t>,</w:t>
        </w:r>
      </w:ins>
      <w:del w:id="232" w:author="Cung Thanh Long" w:date="2021-04-12T22:25:00Z">
        <w:r w:rsidDel="00F40130">
          <w:delText xml:space="preserve"> và</w:delText>
        </w:r>
      </w:del>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ins w:id="233" w:author="Cung Thanh Long" w:date="2021-04-12T22:25:00Z">
        <w:r w:rsidR="00F40130">
          <w:t>nhằm</w:t>
        </w:r>
      </w:ins>
      <w:proofErr w:type="spellEnd"/>
      <w:del w:id="234" w:author="Cung Thanh Long" w:date="2021-04-12T22:25:00Z">
        <w:r w:rsidDel="00F40130">
          <w:delText>để</w:delText>
        </w:r>
      </w:del>
      <w:r>
        <w:t xml:space="preserve"> </w:t>
      </w:r>
      <w:proofErr w:type="spellStart"/>
      <w:r>
        <w:t>gắn</w:t>
      </w:r>
      <w:proofErr w:type="spellEnd"/>
      <w:r>
        <w:t xml:space="preserve"> </w:t>
      </w:r>
      <w:proofErr w:type="spellStart"/>
      <w:r>
        <w:t>nhãn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del w:id="235" w:author="Cung Thanh Long" w:date="2021-04-12T22:25:00Z">
        <w:r w:rsidDel="00F40130">
          <w:delText xml:space="preserve"> trong thời gian thực</w:delText>
        </w:r>
      </w:del>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sự</w:t>
      </w:r>
      <w:proofErr w:type="spellEnd"/>
      <w:r>
        <w:t xml:space="preserve"> can </w:t>
      </w:r>
      <w:proofErr w:type="spellStart"/>
      <w:r>
        <w:t>thiệp</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việc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mà</w:t>
      </w:r>
      <w:proofErr w:type="spellEnd"/>
      <w:r>
        <w:t xml:space="preserve"> </w:t>
      </w:r>
      <w:proofErr w:type="spellStart"/>
      <w:r>
        <w:t>thiên</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del w:id="236" w:author="Cung Thanh Long" w:date="2021-04-12T22:58:00Z">
        <w:r w:rsidDel="00E550FD">
          <w:delText xml:space="preserve"> mà con người sẽ bỏ lỡ</w:delText>
        </w:r>
      </w:del>
      <w:r>
        <w:t xml:space="preserve">. </w:t>
      </w:r>
      <w:del w:id="237" w:author="Cung Thanh Long" w:date="2021-04-12T22:58:00Z">
        <w:r w:rsidDel="00E550FD">
          <w:delText>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delText>
        </w:r>
      </w:del>
    </w:p>
    <w:p w14:paraId="7C618F68" w14:textId="7D19ACFC" w:rsidR="00041E0C" w:rsidRDefault="0094556D" w:rsidP="003A5633">
      <w:pPr>
        <w:ind w:firstLine="567"/>
      </w:pPr>
      <w:proofErr w:type="spellStart"/>
      <w:r w:rsidRPr="00853B88">
        <w:rPr>
          <w:b/>
        </w:rPr>
        <w:t>Học</w:t>
      </w:r>
      <w:proofErr w:type="spellEnd"/>
      <w:r w:rsidRPr="00853B88">
        <w:rPr>
          <w:b/>
        </w:rPr>
        <w:t xml:space="preserve"> </w:t>
      </w:r>
      <w:proofErr w:type="spellStart"/>
      <w:ins w:id="238" w:author="Cung Thanh Long" w:date="2021-04-12T22:21:00Z">
        <w:r w:rsidR="007356F4">
          <w:rPr>
            <w:b/>
          </w:rPr>
          <w:t>nửa</w:t>
        </w:r>
      </w:ins>
      <w:proofErr w:type="spellEnd"/>
      <w:del w:id="239" w:author="Cung Thanh Long" w:date="2021-04-12T22:21:00Z">
        <w:r w:rsidRPr="00853B88" w:rsidDel="007356F4">
          <w:rPr>
            <w:b/>
          </w:rPr>
          <w:delText>tậ</w:delText>
        </w:r>
        <w:r w:rsidR="003A5633" w:rsidRPr="00853B88" w:rsidDel="007356F4">
          <w:rPr>
            <w:b/>
          </w:rPr>
          <w:delText>p bán</w:delText>
        </w:r>
      </w:del>
      <w:r w:rsidR="003A5633" w:rsidRPr="00853B88">
        <w:rPr>
          <w:b/>
        </w:rPr>
        <w:t xml:space="preserve"> </w:t>
      </w:r>
      <w:proofErr w:type="spellStart"/>
      <w:r w:rsidR="003A5633" w:rsidRPr="00853B88">
        <w:rPr>
          <w:b/>
        </w:rPr>
        <w:t>giám</w:t>
      </w:r>
      <w:proofErr w:type="spellEnd"/>
      <w:r w:rsidR="003A5633" w:rsidRPr="00853B88">
        <w:rPr>
          <w:b/>
        </w:rPr>
        <w:t xml:space="preserve"> </w:t>
      </w:r>
      <w:proofErr w:type="spellStart"/>
      <w:r w:rsidR="003A5633" w:rsidRPr="00853B88">
        <w:rPr>
          <w:b/>
        </w:rPr>
        <w:t>sát</w:t>
      </w:r>
      <w:proofErr w:type="spellEnd"/>
      <w:r w:rsidR="003A5633" w:rsidRPr="00853B88">
        <w:rPr>
          <w:b/>
        </w:rPr>
        <w:t>:</w:t>
      </w:r>
      <w:r w:rsidR="003A5633">
        <w:t xml:space="preserve"> </w:t>
      </w:r>
      <w:proofErr w:type="spellStart"/>
      <w:r w:rsidR="003A5633">
        <w:t>Là</w:t>
      </w:r>
      <w:proofErr w:type="spellEnd"/>
      <w:r w:rsidR="003A5633">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nhỏ</w:t>
      </w:r>
      <w:proofErr w:type="spellEnd"/>
      <w:r>
        <w:t xml:space="preserve"> </w:t>
      </w:r>
      <w:proofErr w:type="spellStart"/>
      <w:r>
        <w:t>có</w:t>
      </w:r>
      <w:proofErr w:type="spellEnd"/>
      <w:r>
        <w:t xml:space="preserve"> </w:t>
      </w:r>
      <w:proofErr w:type="spellStart"/>
      <w:r>
        <w:t>gán</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ins w:id="240" w:author="Cung Thanh Long" w:date="2021-04-12T22:22:00Z">
        <w:r w:rsidR="007356F4">
          <w:t>đặc</w:t>
        </w:r>
        <w:proofErr w:type="spellEnd"/>
        <w:r w:rsidR="007356F4">
          <w:t xml:space="preserve"> </w:t>
        </w:r>
        <w:proofErr w:type="spellStart"/>
        <w:r w:rsidR="007356F4">
          <w:t>trưn</w:t>
        </w:r>
      </w:ins>
      <w:ins w:id="241" w:author="Cung Thanh Long" w:date="2021-04-12T22:23:00Z">
        <w:r w:rsidR="007356F4">
          <w:t>g</w:t>
        </w:r>
      </w:ins>
      <w:proofErr w:type="spellEnd"/>
      <w:del w:id="242" w:author="Cung Thanh Long" w:date="2021-04-12T22:22:00Z">
        <w:r w:rsidDel="007356F4">
          <w:delText>tính năng</w:delText>
        </w:r>
      </w:del>
      <w:r>
        <w:t xml:space="preserve"> </w:t>
      </w:r>
      <w:proofErr w:type="spellStart"/>
      <w:r>
        <w:t>từ</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hơn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Học</w:t>
      </w:r>
      <w:proofErr w:type="spellEnd"/>
      <w:r>
        <w:t xml:space="preserve"> </w:t>
      </w:r>
      <w:proofErr w:type="spellStart"/>
      <w:ins w:id="243" w:author="Cung Thanh Long" w:date="2021-04-12T22:23:00Z">
        <w:r w:rsidR="007356F4">
          <w:t>nửa</w:t>
        </w:r>
      </w:ins>
      <w:proofErr w:type="spellEnd"/>
      <w:del w:id="244" w:author="Cung Thanh Long" w:date="2021-04-12T22:23:00Z">
        <w:r w:rsidDel="007356F4">
          <w:delText>bán</w:delText>
        </w:r>
      </w:del>
      <w:r>
        <w:t xml:space="preserve"> </w:t>
      </w:r>
      <w:proofErr w:type="spellStart"/>
      <w:r>
        <w:t>giám</w:t>
      </w:r>
      <w:proofErr w:type="spellEnd"/>
      <w:r>
        <w:t xml:space="preserve"> </w:t>
      </w:r>
      <w:proofErr w:type="spellStart"/>
      <w:r>
        <w:t>sát</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đủ</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đủ</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w:t>
      </w:r>
    </w:p>
    <w:p w14:paraId="45C788FC" w14:textId="77777777" w:rsidR="00A65C97" w:rsidRDefault="00A65C97" w:rsidP="0094556D"/>
    <w:p w14:paraId="12DEFD4C" w14:textId="77777777" w:rsidR="00041E0C" w:rsidRDefault="000F76A7" w:rsidP="00041E0C">
      <w:pPr>
        <w:pStyle w:val="Heading3"/>
      </w:pPr>
      <w:bookmarkStart w:id="245" w:name="_Toc68996278"/>
      <w:proofErr w:type="spellStart"/>
      <w:r>
        <w:lastRenderedPageBreak/>
        <w:t>Lựa</w:t>
      </w:r>
      <w:proofErr w:type="spellEnd"/>
      <w:r>
        <w:t xml:space="preserve"> </w:t>
      </w:r>
      <w:proofErr w:type="spellStart"/>
      <w:r>
        <w:t>c</w:t>
      </w:r>
      <w:r w:rsidR="00041E0C">
        <w:t>họn</w:t>
      </w:r>
      <w:proofErr w:type="spellEnd"/>
      <w:r w:rsidR="00041E0C">
        <w:t xml:space="preserve"> </w:t>
      </w:r>
      <w:proofErr w:type="spellStart"/>
      <w:r w:rsidR="00041E0C">
        <w:t>đặc</w:t>
      </w:r>
      <w:proofErr w:type="spellEnd"/>
      <w:r w:rsidR="00041E0C">
        <w:t xml:space="preserve"> </w:t>
      </w:r>
      <w:proofErr w:type="spellStart"/>
      <w:r w:rsidR="00041E0C">
        <w:t>trưng</w:t>
      </w:r>
      <w:bookmarkEnd w:id="245"/>
      <w:proofErr w:type="spellEnd"/>
    </w:p>
    <w:p w14:paraId="0FA8069B" w14:textId="77777777" w:rsidR="00F54EB4" w:rsidRDefault="00E72E40" w:rsidP="003938C7">
      <w:pPr>
        <w:ind w:firstLine="567"/>
      </w:pPr>
      <w:proofErr w:type="spellStart"/>
      <w:r>
        <w:t>Phương</w:t>
      </w:r>
      <w:proofErr w:type="spellEnd"/>
      <w:r>
        <w:t xml:space="preserve"> </w:t>
      </w:r>
      <w:proofErr w:type="spellStart"/>
      <w:r>
        <w:t>pháp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1363BB">
        <w:t>đặc</w:t>
      </w:r>
      <w:proofErr w:type="spellEnd"/>
      <w:r w:rsidR="001363BB">
        <w:t xml:space="preserve"> </w:t>
      </w:r>
      <w:proofErr w:type="spellStart"/>
      <w:r w:rsidR="001363BB">
        <w:t>trưng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rsidR="001363BB">
        <w:t>Các</w:t>
      </w:r>
      <w:proofErr w:type="spellEnd"/>
      <w:r w:rsidR="001363BB">
        <w:t xml:space="preserve"> </w:t>
      </w:r>
      <w:proofErr w:type="spellStart"/>
      <w:r w:rsidR="001363BB">
        <w:t>mô</w:t>
      </w:r>
      <w:proofErr w:type="spellEnd"/>
      <w:r w:rsidR="001363BB">
        <w:t xml:space="preserve"> </w:t>
      </w:r>
      <w:proofErr w:type="spellStart"/>
      <w:r w:rsidR="001363BB">
        <w:t>hình</w:t>
      </w:r>
      <w:proofErr w:type="spellEnd"/>
      <w:r w:rsidR="001363BB">
        <w:t xml:space="preserve"> </w:t>
      </w:r>
      <w:proofErr w:type="spellStart"/>
      <w:r w:rsidR="001363BB">
        <w:t>dự</w:t>
      </w:r>
      <w:proofErr w:type="spellEnd"/>
      <w:r w:rsidR="001363BB">
        <w:t xml:space="preserve"> </w:t>
      </w:r>
      <w:proofErr w:type="spellStart"/>
      <w:r w:rsidR="001363BB">
        <w:t>đoán</w:t>
      </w:r>
      <w:proofErr w:type="spellEnd"/>
      <w:r w:rsidR="001363BB">
        <w:t xml:space="preserve"> </w:t>
      </w:r>
      <w:proofErr w:type="spellStart"/>
      <w:r w:rsidR="001363BB">
        <w:t>có</w:t>
      </w:r>
      <w:proofErr w:type="spellEnd"/>
      <w:r w:rsidR="001363BB">
        <w:t xml:space="preserve"> </w:t>
      </w:r>
      <w:proofErr w:type="spellStart"/>
      <w:r w:rsidR="001363BB">
        <w:t>quá</w:t>
      </w:r>
      <w:proofErr w:type="spellEnd"/>
      <w:r w:rsidR="001363BB">
        <w:t xml:space="preserve"> </w:t>
      </w:r>
      <w:proofErr w:type="spellStart"/>
      <w:r w:rsidR="001363BB">
        <w:t>nhiều</w:t>
      </w:r>
      <w:proofErr w:type="spellEnd"/>
      <w:r w:rsidR="001363BB">
        <w:t xml:space="preserve"> </w:t>
      </w:r>
      <w:proofErr w:type="spellStart"/>
      <w:r w:rsidR="001363BB">
        <w:t>đầu</w:t>
      </w:r>
      <w:proofErr w:type="spellEnd"/>
      <w:r w:rsidR="001363BB">
        <w:t xml:space="preserve"> </w:t>
      </w:r>
      <w:proofErr w:type="spellStart"/>
      <w:r w:rsidR="001363BB">
        <w:t>vào</w:t>
      </w:r>
      <w:proofErr w:type="spellEnd"/>
      <w:r w:rsidR="001363BB">
        <w:t xml:space="preserve"> </w:t>
      </w:r>
      <w:proofErr w:type="spellStart"/>
      <w:r w:rsidR="001363BB">
        <w:t>sẽ</w:t>
      </w:r>
      <w:proofErr w:type="spellEnd"/>
      <w:r w:rsidR="001363BB">
        <w:t xml:space="preserve"> </w:t>
      </w:r>
      <w:proofErr w:type="spellStart"/>
      <w:r w:rsidR="001363BB">
        <w:t>làm</w:t>
      </w:r>
      <w:proofErr w:type="spellEnd"/>
      <w:r w:rsidR="001363BB">
        <w:t xml:space="preserve"> </w:t>
      </w:r>
      <w:proofErr w:type="spellStart"/>
      <w:r w:rsidR="001363BB">
        <w:t>tiêu</w:t>
      </w:r>
      <w:proofErr w:type="spellEnd"/>
      <w:r w:rsidR="001363BB">
        <w:t xml:space="preserve"> </w:t>
      </w:r>
      <w:proofErr w:type="spellStart"/>
      <w:r w:rsidR="001363BB">
        <w:t>tốn</w:t>
      </w:r>
      <w:proofErr w:type="spellEnd"/>
      <w:r w:rsidR="001363BB">
        <w:t xml:space="preserve"> </w:t>
      </w:r>
      <w:proofErr w:type="spellStart"/>
      <w:r w:rsidR="001363BB">
        <w:t>bộ</w:t>
      </w:r>
      <w:proofErr w:type="spellEnd"/>
      <w:r w:rsidR="001363BB">
        <w:t xml:space="preserve"> </w:t>
      </w:r>
      <w:proofErr w:type="spellStart"/>
      <w:r w:rsidR="001363BB">
        <w:t>nhớ</w:t>
      </w:r>
      <w:proofErr w:type="spellEnd"/>
      <w:r w:rsidR="001363BB">
        <w:t xml:space="preserve"> </w:t>
      </w:r>
      <w:proofErr w:type="spellStart"/>
      <w:r w:rsidR="001363BB">
        <w:t>cũng</w:t>
      </w:r>
      <w:proofErr w:type="spellEnd"/>
      <w:r w:rsidR="001363BB">
        <w:t xml:space="preserve"> </w:t>
      </w:r>
      <w:proofErr w:type="spellStart"/>
      <w:r w:rsidR="001363BB">
        <w:t>như</w:t>
      </w:r>
      <w:proofErr w:type="spellEnd"/>
      <w:r w:rsidR="001363BB">
        <w:t xml:space="preserve"> </w:t>
      </w:r>
      <w:proofErr w:type="spellStart"/>
      <w:r w:rsidR="001363BB">
        <w:t>thời</w:t>
      </w:r>
      <w:proofErr w:type="spellEnd"/>
      <w:r w:rsidR="001363BB">
        <w:t xml:space="preserve"> </w:t>
      </w:r>
      <w:proofErr w:type="spellStart"/>
      <w:r w:rsidR="001363BB">
        <w:t>gian</w:t>
      </w:r>
      <w:proofErr w:type="spellEnd"/>
      <w:r w:rsidR="001363BB">
        <w:t xml:space="preserve"> </w:t>
      </w:r>
      <w:proofErr w:type="spellStart"/>
      <w:r w:rsidR="001363BB">
        <w:t>huấn</w:t>
      </w:r>
      <w:proofErr w:type="spellEnd"/>
      <w:r w:rsidR="001363BB">
        <w:t xml:space="preserve"> </w:t>
      </w:r>
      <w:proofErr w:type="spellStart"/>
      <w:r w:rsidR="001363BB">
        <w:t>luyện</w:t>
      </w:r>
      <w:proofErr w:type="spellEnd"/>
      <w:r w:rsidR="00156C7F">
        <w:t xml:space="preserve">, </w:t>
      </w:r>
      <w:proofErr w:type="spellStart"/>
      <w:r w:rsidR="00156C7F">
        <w:t>đồng</w:t>
      </w:r>
      <w:proofErr w:type="spellEnd"/>
      <w:r w:rsidR="00156C7F">
        <w:t xml:space="preserve"> </w:t>
      </w:r>
      <w:proofErr w:type="spellStart"/>
      <w:r w:rsidR="00156C7F">
        <w:t>thời</w:t>
      </w:r>
      <w:proofErr w:type="spellEnd"/>
      <w:r w:rsidR="00156C7F">
        <w:t xml:space="preserve"> </w:t>
      </w:r>
      <w:proofErr w:type="spellStart"/>
      <w:r w:rsidR="00156C7F">
        <w:t>các</w:t>
      </w:r>
      <w:proofErr w:type="spellEnd"/>
      <w:r w:rsidR="00156C7F">
        <w:t xml:space="preserve"> </w:t>
      </w:r>
      <w:proofErr w:type="spellStart"/>
      <w:r w:rsidR="00156C7F">
        <w:t>đặc</w:t>
      </w:r>
      <w:proofErr w:type="spellEnd"/>
      <w:r w:rsidR="00156C7F">
        <w:t xml:space="preserve"> </w:t>
      </w:r>
      <w:proofErr w:type="spellStart"/>
      <w:r w:rsidR="00156C7F">
        <w:t>trưng</w:t>
      </w:r>
      <w:proofErr w:type="spellEnd"/>
      <w:r w:rsidR="00156C7F">
        <w:t xml:space="preserve"> </w:t>
      </w:r>
      <w:proofErr w:type="spellStart"/>
      <w:r w:rsidR="00156C7F">
        <w:t>không</w:t>
      </w:r>
      <w:proofErr w:type="spellEnd"/>
      <w:r w:rsidR="00156C7F">
        <w:t xml:space="preserve"> </w:t>
      </w:r>
      <w:proofErr w:type="spellStart"/>
      <w:r w:rsidR="00156C7F">
        <w:t>cần</w:t>
      </w:r>
      <w:proofErr w:type="spellEnd"/>
      <w:r w:rsidR="00156C7F">
        <w:t xml:space="preserve"> </w:t>
      </w:r>
      <w:proofErr w:type="spellStart"/>
      <w:r w:rsidR="00156C7F">
        <w:t>thiết</w:t>
      </w:r>
      <w:proofErr w:type="spellEnd"/>
      <w:r w:rsidR="00156C7F">
        <w:t xml:space="preserve"> </w:t>
      </w:r>
      <w:proofErr w:type="spellStart"/>
      <w:r w:rsidR="00156C7F">
        <w:t>cũng</w:t>
      </w:r>
      <w:proofErr w:type="spellEnd"/>
      <w:r w:rsidR="00156C7F">
        <w:t xml:space="preserve"> </w:t>
      </w:r>
      <w:proofErr w:type="spellStart"/>
      <w:r w:rsidR="00156C7F">
        <w:t>làm</w:t>
      </w:r>
      <w:proofErr w:type="spellEnd"/>
      <w:r w:rsidR="00156C7F">
        <w:t xml:space="preserve"> </w:t>
      </w:r>
      <w:proofErr w:type="spellStart"/>
      <w:r w:rsidR="00156C7F">
        <w:t>nhiễu</w:t>
      </w:r>
      <w:proofErr w:type="spellEnd"/>
      <w:r w:rsidR="00156C7F">
        <w:t xml:space="preserve"> </w:t>
      </w:r>
      <w:proofErr w:type="spellStart"/>
      <w:r w:rsidR="00156C7F">
        <w:t>khả</w:t>
      </w:r>
      <w:proofErr w:type="spellEnd"/>
      <w:r w:rsidR="00156C7F">
        <w:t xml:space="preserve"> </w:t>
      </w:r>
      <w:proofErr w:type="spellStart"/>
      <w:r w:rsidR="00156C7F">
        <w:t>năng</w:t>
      </w:r>
      <w:proofErr w:type="spellEnd"/>
      <w:r w:rsidR="00156C7F">
        <w:t xml:space="preserve"> </w:t>
      </w:r>
      <w:proofErr w:type="spellStart"/>
      <w:r w:rsidR="00156C7F">
        <w:t>dự</w:t>
      </w:r>
      <w:proofErr w:type="spellEnd"/>
      <w:r w:rsidR="00156C7F">
        <w:t xml:space="preserve"> </w:t>
      </w:r>
      <w:proofErr w:type="spellStart"/>
      <w:r w:rsidR="00156C7F">
        <w:t>đoán</w:t>
      </w:r>
      <w:proofErr w:type="spellEnd"/>
      <w:r w:rsidR="00156C7F">
        <w:t xml:space="preserve"> </w:t>
      </w:r>
      <w:proofErr w:type="spellStart"/>
      <w:r w:rsidR="00156C7F">
        <w:t>của</w:t>
      </w:r>
      <w:proofErr w:type="spellEnd"/>
      <w:r w:rsidR="00156C7F">
        <w:t xml:space="preserve"> </w:t>
      </w:r>
      <w:proofErr w:type="spellStart"/>
      <w:r w:rsidR="00156C7F">
        <w:t>mô</w:t>
      </w:r>
      <w:proofErr w:type="spellEnd"/>
      <w:r w:rsidR="00156C7F">
        <w:t xml:space="preserve"> </w:t>
      </w:r>
      <w:proofErr w:type="spellStart"/>
      <w:r w:rsidR="00156C7F">
        <w:t>hình</w:t>
      </w:r>
      <w:proofErr w:type="spellEnd"/>
      <w:r w:rsidR="001363BB">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rsidR="00156C7F">
        <w:t>đặc</w:t>
      </w:r>
      <w:proofErr w:type="spellEnd"/>
      <w:r w:rsidR="00156C7F">
        <w:t xml:space="preserve"> </w:t>
      </w:r>
      <w:proofErr w:type="spellStart"/>
      <w:r w:rsidR="00156C7F">
        <w:t>trưng</w:t>
      </w:r>
      <w:proofErr w:type="spellEnd"/>
      <w:r w:rsidR="00156C7F">
        <w:t xml:space="preserve"> </w:t>
      </w:r>
      <w:proofErr w:type="spellStart"/>
      <w:r>
        <w:t>này</w:t>
      </w:r>
      <w:proofErr w:type="spellEnd"/>
      <w:r>
        <w:t xml:space="preserve"> </w:t>
      </w:r>
      <w:proofErr w:type="spellStart"/>
      <w:r>
        <w:t>nhắm</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sẽ</w:t>
      </w:r>
      <w:proofErr w:type="spellEnd"/>
      <w:r>
        <w:t xml:space="preserve"> </w:t>
      </w:r>
      <w:proofErr w:type="spellStart"/>
      <w:r>
        <w:t>làm</w:t>
      </w:r>
      <w:proofErr w:type="spellEnd"/>
      <w:r>
        <w:t xml:space="preserve"> </w:t>
      </w:r>
      <w:proofErr w:type="spellStart"/>
      <w:r>
        <w:t>tăng</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mô</w:t>
      </w:r>
      <w:proofErr w:type="spellEnd"/>
      <w:r>
        <w:t xml:space="preserve"> </w:t>
      </w:r>
      <w:proofErr w:type="spellStart"/>
      <w:r>
        <w:t>hình</w:t>
      </w:r>
      <w:proofErr w:type="spellEnd"/>
      <w:r>
        <w:t>.</w:t>
      </w:r>
    </w:p>
    <w:p w14:paraId="3C12326A" w14:textId="77777777" w:rsidR="00FC0827" w:rsidRDefault="00FC0827" w:rsidP="00E72E40"/>
    <w:p w14:paraId="2124D8A3" w14:textId="77777777" w:rsidR="00EE7AD6" w:rsidRDefault="00FC0827" w:rsidP="00EE7AD6">
      <w:pPr>
        <w:keepNext/>
        <w:jc w:val="center"/>
      </w:pPr>
      <w:commentRangeStart w:id="246"/>
      <w:r>
        <w:rPr>
          <w:noProof/>
        </w:rPr>
        <w:drawing>
          <wp:inline distT="0" distB="0" distL="0" distR="0" wp14:anchorId="218D6BBA" wp14:editId="496A8035">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commentRangeEnd w:id="246"/>
      <w:r w:rsidR="006F23A8">
        <w:rPr>
          <w:rStyle w:val="CommentReference"/>
        </w:rPr>
        <w:commentReference w:id="246"/>
      </w:r>
    </w:p>
    <w:p w14:paraId="1D97ADAC" w14:textId="77777777" w:rsidR="00FC0827" w:rsidRDefault="00EE7AD6" w:rsidP="00EE7AD6">
      <w:pPr>
        <w:pStyle w:val="Caption"/>
      </w:pPr>
      <w:bookmarkStart w:id="247" w:name="_Toc68996306"/>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2</w:t>
        </w:r>
      </w:fldSimple>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bookmarkEnd w:id="247"/>
      <w:proofErr w:type="spellEnd"/>
    </w:p>
    <w:p w14:paraId="5EEE6BC3" w14:textId="77777777" w:rsidR="00E72E40" w:rsidRDefault="00E72E40" w:rsidP="00E72E40">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rsidR="007F688B">
        <w:t xml:space="preserve"> </w:t>
      </w:r>
      <w:proofErr w:type="spellStart"/>
      <w:r w:rsidR="007F688B">
        <w:t>đánh</w:t>
      </w:r>
      <w:proofErr w:type="spellEnd"/>
      <w:r w:rsidR="007F688B">
        <w:t xml:space="preserve"> </w:t>
      </w:r>
      <w:proofErr w:type="spellStart"/>
      <w:r w:rsidR="007F688B">
        <w:t>giá</w:t>
      </w:r>
      <w:proofErr w:type="spellEnd"/>
      <w:r w:rsidR="007F688B">
        <w:t xml:space="preserve"> </w:t>
      </w:r>
      <w:proofErr w:type="spellStart"/>
      <w:r w:rsidR="007F688B">
        <w:t>sự</w:t>
      </w:r>
      <w:proofErr w:type="spellEnd"/>
      <w:r w:rsidR="007F688B">
        <w:t xml:space="preserve"> </w:t>
      </w:r>
      <w:proofErr w:type="spellStart"/>
      <w:r w:rsidR="007F688B">
        <w:t>ảnh</w:t>
      </w:r>
      <w:proofErr w:type="spellEnd"/>
      <w:r w:rsidR="007F688B">
        <w:t xml:space="preserve"> </w:t>
      </w:r>
      <w:proofErr w:type="spellStart"/>
      <w:r w:rsidR="007F688B">
        <w:t>hưởng</w:t>
      </w:r>
      <w:proofErr w:type="spellEnd"/>
      <w:r>
        <w:t xml:space="preserve"> </w:t>
      </w:r>
      <w:proofErr w:type="spellStart"/>
      <w:r w:rsidR="00A56759">
        <w:t>của</w:t>
      </w:r>
      <w:proofErr w:type="spellEnd"/>
      <w:r w:rsidR="00A56759">
        <w:t xml:space="preserve"> </w:t>
      </w:r>
      <w:proofErr w:type="spellStart"/>
      <w:r w:rsidR="00A56759">
        <w:t>các</w:t>
      </w:r>
      <w:proofErr w:type="spellEnd"/>
      <w:r w:rsidR="00A56759">
        <w:t xml:space="preserve"> </w:t>
      </w:r>
      <w:proofErr w:type="spellStart"/>
      <w:r w:rsidR="00A56759">
        <w:t>đặ</w:t>
      </w:r>
      <w:r w:rsidR="007F688B">
        <w:t>c</w:t>
      </w:r>
      <w:proofErr w:type="spellEnd"/>
      <w:r w:rsidR="007F688B">
        <w:t xml:space="preserve"> </w:t>
      </w:r>
      <w:proofErr w:type="spellStart"/>
      <w:r w:rsidR="007F688B">
        <w:t>trưng</w:t>
      </w:r>
      <w:proofErr w:type="spellEnd"/>
      <w:r w:rsidR="00A56759">
        <w:t xml:space="preserve"> </w:t>
      </w:r>
      <w:proofErr w:type="spellStart"/>
      <w:r w:rsidR="00A56759">
        <w:t>đến</w:t>
      </w:r>
      <w:proofErr w:type="spellEnd"/>
      <w:r w:rsidR="00A56759">
        <w:t xml:space="preserve"> </w:t>
      </w:r>
      <w:proofErr w:type="spellStart"/>
      <w:r w:rsidR="00A56759">
        <w:t>giá</w:t>
      </w:r>
      <w:proofErr w:type="spellEnd"/>
      <w:r w:rsidR="00A56759">
        <w:t xml:space="preserve"> </w:t>
      </w:r>
      <w:proofErr w:type="spellStart"/>
      <w:r w:rsidR="00A56759">
        <w:t>trị</w:t>
      </w:r>
      <w:proofErr w:type="spellEnd"/>
      <w:r w:rsidR="00A56759">
        <w:t xml:space="preserve"> </w:t>
      </w:r>
      <w:proofErr w:type="spellStart"/>
      <w:r w:rsidR="00A56759">
        <w:t>dự</w:t>
      </w:r>
      <w:proofErr w:type="spellEnd"/>
      <w:r w:rsidR="00A56759">
        <w:t xml:space="preserve"> </w:t>
      </w:r>
      <w:proofErr w:type="spellStart"/>
      <w:r w:rsidR="00A56759">
        <w:t>đoán</w:t>
      </w:r>
      <w:proofErr w:type="spellEnd"/>
      <w:r w:rsidR="00A56759">
        <w:t xml:space="preserve">, </w:t>
      </w:r>
      <w:proofErr w:type="spellStart"/>
      <w:r w:rsidR="00A56759">
        <w:t>sau</w:t>
      </w:r>
      <w:proofErr w:type="spellEnd"/>
      <w:r w:rsidR="00A56759">
        <w:t xml:space="preserve"> </w:t>
      </w:r>
      <w:proofErr w:type="spellStart"/>
      <w:r w:rsidR="00A56759">
        <w:t>đó</w:t>
      </w:r>
      <w:proofErr w:type="spellEnd"/>
      <w:r w:rsidR="00A56759">
        <w:t xml:space="preserve"> </w:t>
      </w:r>
      <w:proofErr w:type="spellStart"/>
      <w:r w:rsidR="00A56759">
        <w:t>lựa</w:t>
      </w:r>
      <w:proofErr w:type="spellEnd"/>
      <w:r w:rsidR="00A56759">
        <w:t xml:space="preserve"> </w:t>
      </w:r>
      <w:proofErr w:type="spellStart"/>
      <w:r w:rsidR="00A56759">
        <w:t>chọn</w:t>
      </w:r>
      <w:proofErr w:type="spellEnd"/>
      <w:r w:rsidR="00A56759">
        <w:t xml:space="preserve"> </w:t>
      </w:r>
      <w:proofErr w:type="spellStart"/>
      <w:r w:rsidR="00A56759">
        <w:t>những</w:t>
      </w:r>
      <w:proofErr w:type="spellEnd"/>
      <w:r w:rsidR="00A56759">
        <w:t xml:space="preserve"> </w:t>
      </w:r>
      <w:proofErr w:type="spellStart"/>
      <w:r w:rsidR="00A56759">
        <w:t>đặc</w:t>
      </w:r>
      <w:proofErr w:type="spellEnd"/>
      <w:r w:rsidR="00A56759">
        <w:t xml:space="preserve"> </w:t>
      </w:r>
      <w:proofErr w:type="spellStart"/>
      <w:r w:rsidR="00A56759">
        <w:t>trưng</w:t>
      </w:r>
      <w:proofErr w:type="spellEnd"/>
      <w:r w:rsidR="00A56759">
        <w:t xml:space="preserve"> </w:t>
      </w:r>
      <w:proofErr w:type="spellStart"/>
      <w:r w:rsidR="00A56759">
        <w:t>có</w:t>
      </w:r>
      <w:proofErr w:type="spellEnd"/>
      <w:r w:rsidR="00A56759">
        <w:t xml:space="preserve"> </w:t>
      </w:r>
      <w:proofErr w:type="spellStart"/>
      <w:r w:rsidR="00A56759">
        <w:t>ảnh</w:t>
      </w:r>
      <w:proofErr w:type="spellEnd"/>
      <w:r w:rsidR="00A56759">
        <w:t xml:space="preserve"> </w:t>
      </w:r>
      <w:proofErr w:type="spellStart"/>
      <w:r w:rsidR="00A56759">
        <w:t>hưởng</w:t>
      </w:r>
      <w:proofErr w:type="spellEnd"/>
      <w:r w:rsidR="00A56759">
        <w:t xml:space="preserve"> </w:t>
      </w:r>
      <w:proofErr w:type="spellStart"/>
      <w:r w:rsidR="00A56759">
        <w:t>lớn</w:t>
      </w:r>
      <w:proofErr w:type="spellEnd"/>
      <w:r w:rsidR="00A56759">
        <w:t xml:space="preserve"> </w:t>
      </w:r>
      <w:proofErr w:type="spellStart"/>
      <w:r w:rsidR="00A56759">
        <w:t>nhất</w:t>
      </w:r>
      <w:proofErr w:type="spellEnd"/>
      <w:r w:rsidR="00A56759">
        <w:t xml:space="preserve">. </w:t>
      </w:r>
      <w:proofErr w:type="spellStart"/>
      <w:r w:rsidR="00A56759">
        <w:t>Tuy</w:t>
      </w:r>
      <w:proofErr w:type="spellEnd"/>
      <w:r w:rsidR="00A56759">
        <w:t xml:space="preserve"> </w:t>
      </w:r>
      <w:proofErr w:type="spellStart"/>
      <w:r w:rsidR="00A56759">
        <w:t>nhiên</w:t>
      </w:r>
      <w:proofErr w:type="spellEnd"/>
      <w:r w:rsidR="00A56759">
        <w:t xml:space="preserve"> </w:t>
      </w:r>
      <w:proofErr w:type="spellStart"/>
      <w:r w:rsidR="00A56759">
        <w:t>việc</w:t>
      </w:r>
      <w:proofErr w:type="spellEnd"/>
      <w:r w:rsidR="00A56759">
        <w:t xml:space="preserve"> </w:t>
      </w:r>
      <w:proofErr w:type="spellStart"/>
      <w:r w:rsidR="00A56759">
        <w:t>lựa</w:t>
      </w:r>
      <w:proofErr w:type="spellEnd"/>
      <w:r w:rsidR="00A56759">
        <w:t xml:space="preserve"> </w:t>
      </w:r>
      <w:proofErr w:type="spellStart"/>
      <w:r w:rsidR="00A56759">
        <w:t>chọn</w:t>
      </w:r>
      <w:proofErr w:type="spellEnd"/>
      <w:r w:rsidR="00A56759">
        <w:t xml:space="preserve"> </w:t>
      </w:r>
      <w:proofErr w:type="spellStart"/>
      <w:r w:rsidR="001363BB">
        <w:t>phương</w:t>
      </w:r>
      <w:proofErr w:type="spellEnd"/>
      <w:r w:rsidR="001363BB">
        <w:t xml:space="preserve"> </w:t>
      </w:r>
      <w:proofErr w:type="spellStart"/>
      <w:r w:rsidR="001363BB">
        <w:t>pháp</w:t>
      </w:r>
      <w:proofErr w:type="spellEnd"/>
      <w:r w:rsidR="001363BB">
        <w:t xml:space="preserve"> </w:t>
      </w:r>
      <w:proofErr w:type="spellStart"/>
      <w:r w:rsidR="001363BB">
        <w:t>phù</w:t>
      </w:r>
      <w:proofErr w:type="spellEnd"/>
      <w:r w:rsidR="001363BB">
        <w:t xml:space="preserve"> </w:t>
      </w:r>
      <w:proofErr w:type="spellStart"/>
      <w:r w:rsidR="001363BB">
        <w:t>hợp</w:t>
      </w:r>
      <w:proofErr w:type="spellEnd"/>
      <w:r w:rsidR="001363BB">
        <w:t xml:space="preserve"> </w:t>
      </w:r>
      <w:proofErr w:type="spellStart"/>
      <w:r w:rsidR="001363BB">
        <w:t>cũng</w:t>
      </w:r>
      <w:proofErr w:type="spellEnd"/>
      <w:r w:rsidR="001363BB">
        <w:t xml:space="preserve"> </w:t>
      </w:r>
      <w:proofErr w:type="spellStart"/>
      <w:r w:rsidR="001363BB">
        <w:t>cần</w:t>
      </w:r>
      <w:proofErr w:type="spellEnd"/>
      <w:r w:rsidR="001363BB">
        <w:t xml:space="preserve"> </w:t>
      </w:r>
      <w:proofErr w:type="spellStart"/>
      <w:r w:rsidR="001363BB">
        <w:t>nghiên</w:t>
      </w:r>
      <w:proofErr w:type="spellEnd"/>
      <w:r w:rsidR="001363BB">
        <w:t xml:space="preserve"> </w:t>
      </w:r>
      <w:proofErr w:type="spellStart"/>
      <w:r w:rsidR="001363BB">
        <w:t>cứu</w:t>
      </w:r>
      <w:proofErr w:type="spellEnd"/>
      <w:r w:rsidR="001363BB">
        <w:t xml:space="preserve"> </w:t>
      </w:r>
      <w:proofErr w:type="spellStart"/>
      <w:r w:rsidR="001363BB">
        <w:t>kỹ</w:t>
      </w:r>
      <w:proofErr w:type="spellEnd"/>
      <w:r w:rsidR="001363BB">
        <w:t xml:space="preserve"> </w:t>
      </w:r>
      <w:proofErr w:type="spellStart"/>
      <w:r w:rsidR="001363BB">
        <w:t>lưỡng</w:t>
      </w:r>
      <w:proofErr w:type="spellEnd"/>
      <w:r w:rsidR="001363BB">
        <w:t xml:space="preserve"> </w:t>
      </w:r>
      <w:proofErr w:type="spellStart"/>
      <w:r w:rsidR="001363BB">
        <w:t>cho</w:t>
      </w:r>
      <w:proofErr w:type="spellEnd"/>
      <w:r w:rsidR="001363BB">
        <w:t xml:space="preserve"> </w:t>
      </w:r>
      <w:proofErr w:type="spellStart"/>
      <w:r w:rsidR="001363BB">
        <w:t>từng</w:t>
      </w:r>
      <w:proofErr w:type="spellEnd"/>
      <w:r w:rsidR="001363BB">
        <w:t xml:space="preserve"> </w:t>
      </w:r>
      <w:proofErr w:type="spellStart"/>
      <w:r w:rsidR="00F35FE1">
        <w:t>yêu</w:t>
      </w:r>
      <w:proofErr w:type="spellEnd"/>
      <w:r w:rsidR="00F35FE1">
        <w:t xml:space="preserve"> </w:t>
      </w:r>
      <w:proofErr w:type="spellStart"/>
      <w:r w:rsidR="00F35FE1">
        <w:t>cầu</w:t>
      </w:r>
      <w:proofErr w:type="spellEnd"/>
      <w:r w:rsidR="001363BB">
        <w:t xml:space="preserve"> </w:t>
      </w:r>
      <w:proofErr w:type="spellStart"/>
      <w:r w:rsidR="001363BB">
        <w:t>bài</w:t>
      </w:r>
      <w:proofErr w:type="spellEnd"/>
      <w:r w:rsidR="001363BB">
        <w:t xml:space="preserve"> </w:t>
      </w:r>
      <w:proofErr w:type="spellStart"/>
      <w:r w:rsidR="001363BB">
        <w:t>toán</w:t>
      </w:r>
      <w:proofErr w:type="spellEnd"/>
      <w:r w:rsidR="001363BB">
        <w:t xml:space="preserve"> </w:t>
      </w:r>
      <w:proofErr w:type="spellStart"/>
      <w:r w:rsidR="001363BB">
        <w:t>đặt</w:t>
      </w:r>
      <w:proofErr w:type="spellEnd"/>
      <w:r w:rsidR="001363BB">
        <w:t xml:space="preserve"> ra.</w:t>
      </w:r>
      <w:r w:rsidR="00F35FE1">
        <w:t xml:space="preserve"> </w:t>
      </w:r>
      <w:proofErr w:type="spellStart"/>
      <w:r w:rsidR="00F35FE1">
        <w:t>Có</w:t>
      </w:r>
      <w:proofErr w:type="spellEnd"/>
      <w:r w:rsidR="00F35FE1">
        <w:t xml:space="preserve"> 3 </w:t>
      </w:r>
      <w:proofErr w:type="spellStart"/>
      <w:r w:rsidR="00FC0827">
        <w:t>cách</w:t>
      </w:r>
      <w:proofErr w:type="spellEnd"/>
      <w:r w:rsidR="00F35FE1">
        <w:t xml:space="preserve"> </w:t>
      </w:r>
      <w:proofErr w:type="spellStart"/>
      <w:r w:rsidR="00F35FE1">
        <w:t>lựa</w:t>
      </w:r>
      <w:proofErr w:type="spellEnd"/>
      <w:r w:rsidR="00F35FE1">
        <w:t xml:space="preserve"> </w:t>
      </w:r>
      <w:proofErr w:type="spellStart"/>
      <w:r w:rsidR="00F35FE1">
        <w:t>chọn</w:t>
      </w:r>
      <w:proofErr w:type="spellEnd"/>
      <w:r w:rsidR="00F35FE1">
        <w:t xml:space="preserve"> </w:t>
      </w:r>
      <w:proofErr w:type="spellStart"/>
      <w:r w:rsidR="00F35FE1">
        <w:t>đặc</w:t>
      </w:r>
      <w:proofErr w:type="spellEnd"/>
      <w:r w:rsidR="00F35FE1">
        <w:t xml:space="preserve"> </w:t>
      </w:r>
      <w:proofErr w:type="spellStart"/>
      <w:r w:rsidR="00F35FE1">
        <w:t>trưng</w:t>
      </w:r>
      <w:proofErr w:type="spellEnd"/>
      <w:r w:rsidR="00F35FE1">
        <w:t xml:space="preserve"> </w:t>
      </w:r>
      <w:proofErr w:type="spellStart"/>
      <w:r w:rsidR="00F35FE1">
        <w:t>chính</w:t>
      </w:r>
      <w:proofErr w:type="spellEnd"/>
      <w:r w:rsidR="00F35FE1">
        <w:t xml:space="preserve"> bao </w:t>
      </w:r>
      <w:proofErr w:type="spellStart"/>
      <w:r w:rsidR="00F35FE1">
        <w:t>gồm</w:t>
      </w:r>
      <w:proofErr w:type="spellEnd"/>
      <w:r w:rsidR="00F35FE1">
        <w:t>:</w:t>
      </w:r>
    </w:p>
    <w:p w14:paraId="7BA8EE3B" w14:textId="77777777" w:rsidR="00F35FE1" w:rsidRDefault="00FC0827" w:rsidP="00953752">
      <w:pPr>
        <w:pStyle w:val="ListParagraph"/>
        <w:numPr>
          <w:ilvl w:val="0"/>
          <w:numId w:val="3"/>
        </w:numPr>
      </w:pPr>
      <w:proofErr w:type="spellStart"/>
      <w:r>
        <w:t>Tìm</w:t>
      </w:r>
      <w:proofErr w:type="spellEnd"/>
      <w:r>
        <w:t xml:space="preserve"> </w:t>
      </w:r>
      <w:proofErr w:type="spellStart"/>
      <w:r>
        <w:t>kiếm</w:t>
      </w:r>
      <w:proofErr w:type="spellEnd"/>
      <w:r w:rsidR="006453DB">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rsidR="006453DB">
        <w:t xml:space="preserve"> </w:t>
      </w:r>
      <w:proofErr w:type="spellStart"/>
      <w:r w:rsidR="006453DB">
        <w:t>đặc</w:t>
      </w:r>
      <w:proofErr w:type="spellEnd"/>
      <w:r w:rsidR="006453DB">
        <w:t xml:space="preserve"> </w:t>
      </w:r>
      <w:proofErr w:type="spellStart"/>
      <w:r w:rsidR="006453DB">
        <w:t>trưng</w:t>
      </w:r>
      <w:proofErr w:type="spellEnd"/>
      <w:r>
        <w:t xml:space="preserve"> con</w:t>
      </w:r>
      <w:r w:rsidR="006453DB">
        <w:t xml:space="preserve"> </w:t>
      </w:r>
      <w:proofErr w:type="spellStart"/>
      <w:r w:rsidR="006453DB">
        <w:t>tốt</w:t>
      </w:r>
      <w:proofErr w:type="spellEnd"/>
      <w:r w:rsidR="006453DB">
        <w:t xml:space="preserve"> </w:t>
      </w:r>
      <w:proofErr w:type="spellStart"/>
      <w:r w:rsidR="006453DB">
        <w:t>nhất</w:t>
      </w:r>
      <w:proofErr w:type="spellEnd"/>
      <w:r w:rsidR="006453DB">
        <w:t xml:space="preserve"> </w:t>
      </w:r>
      <w:proofErr w:type="spellStart"/>
      <w:r w:rsidR="006453DB">
        <w:t>từ</w:t>
      </w:r>
      <w:proofErr w:type="spellEnd"/>
      <w:r w:rsidR="006453DB">
        <w:t xml:space="preserve"> </w:t>
      </w:r>
      <w:proofErr w:type="spellStart"/>
      <w:r w:rsidR="006453DB">
        <w:t>tập</w:t>
      </w:r>
      <w:proofErr w:type="spellEnd"/>
      <w:r w:rsidR="006453DB">
        <w:t xml:space="preserve"> </w:t>
      </w:r>
      <w:proofErr w:type="spellStart"/>
      <w:r w:rsidR="006453DB">
        <w:t>các</w:t>
      </w:r>
      <w:proofErr w:type="spellEnd"/>
      <w:r w:rsidR="006453DB">
        <w:t xml:space="preserve"> </w:t>
      </w:r>
      <w:proofErr w:type="spellStart"/>
      <w:r w:rsidR="006453DB">
        <w:t>đặc</w:t>
      </w:r>
      <w:proofErr w:type="spellEnd"/>
      <w:r w:rsidR="006453DB">
        <w:t xml:space="preserve"> </w:t>
      </w:r>
      <w:proofErr w:type="spellStart"/>
      <w:r w:rsidR="006453DB">
        <w:t>trưng</w:t>
      </w:r>
      <w:proofErr w:type="spellEnd"/>
      <w:r w:rsidR="006453DB">
        <w:t xml:space="preserve"> ban </w:t>
      </w:r>
      <w:proofErr w:type="spellStart"/>
      <w:r w:rsidR="006453DB">
        <w:t>đầu</w:t>
      </w:r>
      <w:proofErr w:type="spellEnd"/>
      <w:r w:rsidR="006453DB">
        <w:t xml:space="preserve">. </w:t>
      </w:r>
      <w:proofErr w:type="spellStart"/>
      <w:r w:rsidR="006453DB">
        <w:t>Thuật</w:t>
      </w:r>
      <w:proofErr w:type="spellEnd"/>
      <w:r w:rsidR="006453DB">
        <w:t xml:space="preserve"> </w:t>
      </w:r>
      <w:proofErr w:type="spellStart"/>
      <w:r w:rsidR="006453DB">
        <w:t>toán</w:t>
      </w:r>
      <w:proofErr w:type="spellEnd"/>
      <w:r w:rsidR="006453DB">
        <w:t xml:space="preserve"> </w:t>
      </w:r>
      <w:proofErr w:type="spellStart"/>
      <w:r w:rsidR="006453DB">
        <w:t>điển</w:t>
      </w:r>
      <w:proofErr w:type="spellEnd"/>
      <w:r w:rsidR="006453DB">
        <w:t xml:space="preserve"> </w:t>
      </w:r>
      <w:proofErr w:type="spellStart"/>
      <w:r w:rsidR="006453DB">
        <w:t>hình</w:t>
      </w:r>
      <w:proofErr w:type="spellEnd"/>
      <w:r w:rsidR="006453DB">
        <w:t xml:space="preserve"> </w:t>
      </w:r>
      <w:proofErr w:type="spellStart"/>
      <w:r w:rsidR="006453DB">
        <w:t>của</w:t>
      </w:r>
      <w:proofErr w:type="spellEnd"/>
      <w:r w:rsidR="006453DB">
        <w:t xml:space="preserve"> </w:t>
      </w:r>
      <w:proofErr w:type="spellStart"/>
      <w:r w:rsidR="006453DB">
        <w:t>phương</w:t>
      </w:r>
      <w:proofErr w:type="spellEnd"/>
      <w:r w:rsidR="006453DB">
        <w:t xml:space="preserve"> </w:t>
      </w:r>
      <w:proofErr w:type="spellStart"/>
      <w:r w:rsidR="006453DB">
        <w:t>pháp</w:t>
      </w:r>
      <w:proofErr w:type="spellEnd"/>
      <w:r w:rsidR="006453DB">
        <w:t xml:space="preserve"> </w:t>
      </w:r>
      <w:proofErr w:type="spellStart"/>
      <w:r w:rsidR="006453DB">
        <w:t>này</w:t>
      </w:r>
      <w:proofErr w:type="spellEnd"/>
      <w:r w:rsidR="006453DB">
        <w:t xml:space="preserve"> </w:t>
      </w:r>
      <w:proofErr w:type="spellStart"/>
      <w:r w:rsidR="006453DB">
        <w:t>là</w:t>
      </w:r>
      <w:proofErr w:type="spellEnd"/>
      <w:r w:rsidR="006453DB">
        <w:t xml:space="preserve"> RFE</w:t>
      </w:r>
      <w:r w:rsidR="0094556D">
        <w:t xml:space="preserve"> </w:t>
      </w:r>
      <w:r w:rsidR="006453DB">
        <w:t>(</w:t>
      </w:r>
      <w:r w:rsidR="006453DB" w:rsidRPr="006453DB">
        <w:t>Recursive Feature Elimination</w:t>
      </w:r>
      <w:r w:rsidR="006453DB">
        <w:t>)</w:t>
      </w:r>
      <w:r>
        <w:t>.</w:t>
      </w:r>
    </w:p>
    <w:p w14:paraId="1AC837D6" w14:textId="77777777" w:rsidR="006453DB" w:rsidRDefault="006453DB" w:rsidP="00953752">
      <w:pPr>
        <w:pStyle w:val="ListParagraph"/>
        <w:numPr>
          <w:ilvl w:val="0"/>
          <w:numId w:val="3"/>
        </w:numPr>
      </w:pPr>
      <w:proofErr w:type="spellStart"/>
      <w:r>
        <w:t>Tính</w:t>
      </w:r>
      <w:proofErr w:type="spellEnd"/>
      <w:r>
        <w:t xml:space="preserve"> </w:t>
      </w:r>
      <w:proofErr w:type="spellStart"/>
      <w:r>
        <w:t>toán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ra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có</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như</w:t>
      </w:r>
      <w:proofErr w:type="spellEnd"/>
      <w:r>
        <w:t xml:space="preserve"> Chi-Squared hay </w:t>
      </w:r>
      <w:r w:rsidRPr="006453DB">
        <w:t>Pearson Correlation</w:t>
      </w:r>
      <w:r w:rsidR="00FC0827">
        <w:t>.</w:t>
      </w:r>
    </w:p>
    <w:p w14:paraId="0E12BD86" w14:textId="685BBFA7" w:rsidR="006453DB" w:rsidRDefault="00FC0827" w:rsidP="00953752">
      <w:pPr>
        <w:pStyle w:val="ListParagraph"/>
        <w:numPr>
          <w:ilvl w:val="0"/>
          <w:numId w:val="3"/>
        </w:numPr>
      </w:pPr>
      <w:proofErr w:type="spellStart"/>
      <w:r>
        <w:t>Sử</w:t>
      </w:r>
      <w:proofErr w:type="spellEnd"/>
      <w:r>
        <w:t xml:space="preserve"> </w:t>
      </w:r>
      <w:proofErr w:type="spellStart"/>
      <w:r>
        <w:t>dụng</w:t>
      </w:r>
      <w:proofErr w:type="spellEnd"/>
      <w:r w:rsidR="006453DB">
        <w:t xml:space="preserve"> </w:t>
      </w:r>
      <w:proofErr w:type="spellStart"/>
      <w:r>
        <w:t>các</w:t>
      </w:r>
      <w:proofErr w:type="spellEnd"/>
      <w:r>
        <w:t xml:space="preserve"> </w:t>
      </w:r>
      <w:proofErr w:type="spellStart"/>
      <w:r w:rsidR="006453DB">
        <w:t>thuật</w:t>
      </w:r>
      <w:proofErr w:type="spellEnd"/>
      <w:r w:rsidR="006453DB">
        <w:t xml:space="preserve"> </w:t>
      </w:r>
      <w:proofErr w:type="spellStart"/>
      <w:r w:rsidR="006453DB">
        <w:t>toán</w:t>
      </w:r>
      <w:proofErr w:type="spellEnd"/>
      <w:r w:rsidR="006453DB">
        <w:t xml:space="preserve"> </w:t>
      </w:r>
      <w:proofErr w:type="spellStart"/>
      <w:ins w:id="248" w:author="Cung Thanh Long" w:date="2021-04-12T23:03:00Z">
        <w:r w:rsidR="00FD18FB">
          <w:t>mà</w:t>
        </w:r>
        <w:proofErr w:type="spellEnd"/>
        <w:r w:rsidR="00FD18FB">
          <w:t xml:space="preserve"> ở </w:t>
        </w:r>
        <w:proofErr w:type="spellStart"/>
        <w:r w:rsidR="00FD18FB">
          <w:t>đó</w:t>
        </w:r>
        <w:proofErr w:type="spellEnd"/>
        <w:r w:rsidR="00FD18FB">
          <w:t xml:space="preserve"> </w:t>
        </w:r>
      </w:ins>
      <w:proofErr w:type="spellStart"/>
      <w:r>
        <w:t>có</w:t>
      </w:r>
      <w:proofErr w:type="spellEnd"/>
      <w:r>
        <w:t xml:space="preserve"> </w:t>
      </w:r>
      <w:proofErr w:type="spellStart"/>
      <w:r>
        <w:t>sẵn</w:t>
      </w:r>
      <w:proofErr w:type="spellEnd"/>
      <w:r>
        <w:t xml:space="preserve"> </w:t>
      </w:r>
      <w:proofErr w:type="spellStart"/>
      <w:ins w:id="249" w:author="Cung Thanh Long" w:date="2021-04-12T23:03:00Z">
        <w:r w:rsidR="00FD18FB">
          <w:t>phần</w:t>
        </w:r>
      </w:ins>
      <w:proofErr w:type="spellEnd"/>
      <w:del w:id="250" w:author="Cung Thanh Long" w:date="2021-04-12T23:03:00Z">
        <w:r w:rsidDel="00FD18FB">
          <w:delText>phương pháp</w:delText>
        </w:r>
      </w:del>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ins w:id="251" w:author="Cung Thanh Long" w:date="2021-04-12T23:03:00Z">
        <w:r w:rsidR="00FD18FB">
          <w:t>,</w:t>
        </w:r>
      </w:ins>
      <w:r>
        <w:t xml:space="preserve"> </w:t>
      </w:r>
      <w:proofErr w:type="spellStart"/>
      <w:r>
        <w:t>như</w:t>
      </w:r>
      <w:proofErr w:type="spellEnd"/>
      <w:r>
        <w:t xml:space="preserve"> Lasso hay Random</w:t>
      </w:r>
      <w:ins w:id="252" w:author="Cung Thanh Long" w:date="2021-04-12T23:04:00Z">
        <w:r w:rsidR="00FD18FB">
          <w:t xml:space="preserve"> </w:t>
        </w:r>
      </w:ins>
      <w:r>
        <w:t>Fo</w:t>
      </w:r>
      <w:del w:id="253" w:author="Cung Thanh Long" w:date="2021-04-12T23:20:00Z">
        <w:r w:rsidDel="00656241">
          <w:delText>r</w:delText>
        </w:r>
      </w:del>
      <w:r>
        <w:t>rest</w:t>
      </w:r>
    </w:p>
    <w:p w14:paraId="7FFD7AAB" w14:textId="77777777" w:rsidR="007C6D68" w:rsidRDefault="007C6D68" w:rsidP="007C6D68">
      <w:pPr>
        <w:pStyle w:val="Heading4"/>
      </w:pPr>
      <w:bookmarkStart w:id="254" w:name="_Toc68996279"/>
      <w:r w:rsidRPr="006453DB">
        <w:t>Recursive Feature Elimination</w:t>
      </w:r>
      <w:r>
        <w:t xml:space="preserve"> (RFE)</w:t>
      </w:r>
      <w:bookmarkEnd w:id="254"/>
    </w:p>
    <w:p w14:paraId="3A57ECC8" w14:textId="77777777" w:rsidR="007C6D68" w:rsidRDefault="00531A4B" w:rsidP="003938C7">
      <w:pPr>
        <w:ind w:firstLine="720"/>
      </w:pPr>
      <w:r>
        <w:t xml:space="preserve">RFE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kiểu</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bên</w:t>
      </w:r>
      <w:proofErr w:type="spellEnd"/>
      <w:r>
        <w:t xml:space="preserve"> </w:t>
      </w:r>
      <w:proofErr w:type="spellStart"/>
      <w:r>
        <w:t>trong</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RFE </w:t>
      </w:r>
      <w:proofErr w:type="spellStart"/>
      <w:r>
        <w:t>hoạt</w:t>
      </w:r>
      <w:proofErr w:type="spellEnd"/>
      <w:r>
        <w:t xml:space="preserve"> </w:t>
      </w:r>
      <w:proofErr w:type="spellStart"/>
      <w:r>
        <w:t>động</w:t>
      </w:r>
      <w:proofErr w:type="spellEnd"/>
      <w:r>
        <w:t xml:space="preserve"> </w:t>
      </w:r>
      <w:proofErr w:type="spellStart"/>
      <w:r w:rsidR="00F33AC2">
        <w:t>bắt</w:t>
      </w:r>
      <w:proofErr w:type="spellEnd"/>
      <w:r w:rsidR="00F33AC2">
        <w:t xml:space="preserve"> </w:t>
      </w:r>
      <w:proofErr w:type="spellStart"/>
      <w:r w:rsidR="00F33AC2">
        <w:t>đầu</w:t>
      </w:r>
      <w:proofErr w:type="spellEnd"/>
      <w:r w:rsidR="00F33AC2">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w:t>
      </w:r>
      <w:r w:rsidR="00F33AC2">
        <w:t>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sau</w:t>
      </w:r>
      <w:proofErr w:type="spellEnd"/>
      <w:r>
        <w:t xml:space="preserve"> </w:t>
      </w:r>
      <w:proofErr w:type="spellStart"/>
      <w:r>
        <w:t>đó</w:t>
      </w:r>
      <w:proofErr w:type="spellEnd"/>
      <w:r>
        <w:t xml:space="preserve"> </w:t>
      </w:r>
      <w:proofErr w:type="spellStart"/>
      <w:r>
        <w:t>dần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ít</w:t>
      </w:r>
      <w:proofErr w:type="spellEnd"/>
      <w:r>
        <w:t xml:space="preserve"> </w:t>
      </w:r>
      <w:proofErr w:type="spellStart"/>
      <w:r w:rsidR="00F33AC2">
        <w:t>ảnh</w:t>
      </w:r>
      <w:proofErr w:type="spellEnd"/>
      <w:r w:rsidR="00F33AC2">
        <w:t xml:space="preserve"> </w:t>
      </w:r>
      <w:proofErr w:type="spellStart"/>
      <w:r w:rsidR="00F33AC2">
        <w:t>hưởng</w:t>
      </w:r>
      <w:proofErr w:type="spellEnd"/>
      <w:r w:rsidR="00F33AC2">
        <w:t xml:space="preserve"> </w:t>
      </w:r>
      <w:proofErr w:type="spellStart"/>
      <w:r w:rsidR="00F33AC2">
        <w:t>tới</w:t>
      </w:r>
      <w:proofErr w:type="spellEnd"/>
      <w:r w:rsidR="00F33AC2">
        <w:t xml:space="preserve"> </w:t>
      </w:r>
      <w:proofErr w:type="spellStart"/>
      <w:r w:rsidR="00F33AC2">
        <w:t>kết</w:t>
      </w:r>
      <w:proofErr w:type="spellEnd"/>
      <w:r w:rsidR="00F33AC2">
        <w:t xml:space="preserve"> </w:t>
      </w:r>
      <w:proofErr w:type="spellStart"/>
      <w:r w:rsidR="00F33AC2">
        <w:t>quả</w:t>
      </w:r>
      <w:proofErr w:type="spellEnd"/>
      <w:r w:rsidR="00F33AC2">
        <w:t xml:space="preserve"> </w:t>
      </w:r>
      <w:proofErr w:type="spellStart"/>
      <w:r w:rsidR="00F33AC2">
        <w:t>cần</w:t>
      </w:r>
      <w:proofErr w:type="spellEnd"/>
      <w:r w:rsidR="00F33AC2">
        <w:t xml:space="preserve"> </w:t>
      </w:r>
      <w:proofErr w:type="spellStart"/>
      <w:r w:rsidR="00F33AC2">
        <w:t>đạt</w:t>
      </w:r>
      <w:proofErr w:type="spellEnd"/>
      <w:r w:rsidR="00F33AC2">
        <w:t xml:space="preserve"> </w:t>
      </w:r>
      <w:proofErr w:type="spellStart"/>
      <w:r w:rsidR="00F33AC2">
        <w:t>nhất</w:t>
      </w:r>
      <w:proofErr w:type="spellEnd"/>
      <w:r>
        <w:t xml:space="preserve">, </w:t>
      </w:r>
      <w:proofErr w:type="spellStart"/>
      <w:r>
        <w:t>lặ</w:t>
      </w:r>
      <w:r w:rsidR="00B5037D">
        <w:t>p</w:t>
      </w:r>
      <w:proofErr w:type="spellEnd"/>
      <w:r w:rsidR="00B5037D">
        <w:t xml:space="preserve"> </w:t>
      </w:r>
      <w:proofErr w:type="spellStart"/>
      <w:r w:rsidR="00B5037D">
        <w:t>lạ</w:t>
      </w:r>
      <w:r>
        <w:t>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cho</w:t>
      </w:r>
      <w:proofErr w:type="spellEnd"/>
      <w:r>
        <w:t xml:space="preserve"> </w:t>
      </w:r>
      <w:proofErr w:type="spellStart"/>
      <w:r>
        <w:t>tới</w:t>
      </w:r>
      <w:proofErr w:type="spellEnd"/>
      <w:r>
        <w:t xml:space="preserve"> </w:t>
      </w:r>
      <w:proofErr w:type="spellStart"/>
      <w:r>
        <w:t>khi</w:t>
      </w:r>
      <w:proofErr w:type="spellEnd"/>
      <w:r>
        <w:t xml:space="preserve"> </w:t>
      </w:r>
      <w:proofErr w:type="spellStart"/>
      <w:r w:rsidR="00F33AC2">
        <w:t>tìm</w:t>
      </w:r>
      <w:proofErr w:type="spellEnd"/>
      <w:r w:rsidR="00F33AC2">
        <w:t xml:space="preserve"> </w:t>
      </w:r>
      <w:proofErr w:type="spellStart"/>
      <w:r w:rsidR="00F33AC2">
        <w:t>được</w:t>
      </w:r>
      <w:proofErr w:type="spellEnd"/>
      <w:r w:rsidR="00F33AC2">
        <w:t xml:space="preserve"> </w:t>
      </w:r>
      <w:proofErr w:type="spellStart"/>
      <w:r w:rsidR="00F33AC2">
        <w:t>kết</w:t>
      </w:r>
      <w:proofErr w:type="spellEnd"/>
      <w:r w:rsidR="00F33AC2">
        <w:t xml:space="preserve"> </w:t>
      </w:r>
      <w:proofErr w:type="spellStart"/>
      <w:r w:rsidR="00F33AC2">
        <w:t>quả</w:t>
      </w:r>
      <w:proofErr w:type="spellEnd"/>
      <w:r w:rsidR="00F33AC2">
        <w:t xml:space="preserve"> </w:t>
      </w:r>
      <w:proofErr w:type="spellStart"/>
      <w:r w:rsidR="00F33AC2">
        <w:t>tốt</w:t>
      </w:r>
      <w:proofErr w:type="spellEnd"/>
      <w:r w:rsidR="00F33AC2">
        <w:t xml:space="preserve"> </w:t>
      </w:r>
      <w:proofErr w:type="spellStart"/>
      <w:r w:rsidR="00F33AC2">
        <w:t>nhất</w:t>
      </w:r>
      <w:proofErr w:type="spellEnd"/>
      <w:r w:rsidR="00F33AC2">
        <w:t xml:space="preserve"> </w:t>
      </w:r>
      <w:proofErr w:type="spellStart"/>
      <w:r w:rsidR="00F33AC2">
        <w:t>hoặc</w:t>
      </w:r>
      <w:proofErr w:type="spellEnd"/>
      <w:r w:rsidR="00F33AC2">
        <w:t xml:space="preserve"> </w:t>
      </w:r>
      <w:proofErr w:type="spellStart"/>
      <w:r w:rsidR="00B5037D">
        <w:t>chọn</w:t>
      </w:r>
      <w:proofErr w:type="spellEnd"/>
      <w:r w:rsidR="00B5037D">
        <w:t xml:space="preserve"> ra</w:t>
      </w:r>
      <w:r>
        <w:t xml:space="preserve"> </w:t>
      </w:r>
      <w:proofErr w:type="spellStart"/>
      <w:r>
        <w:t>được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mong</w:t>
      </w:r>
      <w:proofErr w:type="spellEnd"/>
      <w:r>
        <w:t xml:space="preserve"> </w:t>
      </w:r>
      <w:proofErr w:type="spellStart"/>
      <w:r>
        <w:t>muốn</w:t>
      </w:r>
      <w:proofErr w:type="spellEnd"/>
      <w:r>
        <w:t>.</w:t>
      </w:r>
      <w:r w:rsidR="003938C7">
        <w:t xml:space="preserve"> </w:t>
      </w:r>
      <w:r w:rsidR="003938C7">
        <w:fldChar w:fldCharType="begin"/>
      </w:r>
      <w:r w:rsidR="003938C7">
        <w:instrText xml:space="preserve"> REF _Ref68955309 \h </w:instrText>
      </w:r>
      <w:r w:rsidR="003938C7">
        <w:fldChar w:fldCharType="separate"/>
      </w:r>
      <w:proofErr w:type="spellStart"/>
      <w:r w:rsidR="00EC13B2">
        <w:t>Hình</w:t>
      </w:r>
      <w:proofErr w:type="spellEnd"/>
      <w:r w:rsidR="00EC13B2">
        <w:t xml:space="preserve"> </w:t>
      </w:r>
      <w:r w:rsidR="00EC13B2">
        <w:rPr>
          <w:noProof/>
        </w:rPr>
        <w:t>2</w:t>
      </w:r>
      <w:r w:rsidR="00EC13B2">
        <w:t>.</w:t>
      </w:r>
      <w:r w:rsidR="00EC13B2">
        <w:rPr>
          <w:noProof/>
        </w:rPr>
        <w:t>3</w:t>
      </w:r>
      <w:r w:rsidR="003938C7">
        <w:fldChar w:fldCharType="end"/>
      </w:r>
      <w:r w:rsidR="003938C7">
        <w:t xml:space="preserve"> </w:t>
      </w:r>
      <w:proofErr w:type="spellStart"/>
      <w:r w:rsidR="003938C7">
        <w:t>mô</w:t>
      </w:r>
      <w:proofErr w:type="spellEnd"/>
      <w:r w:rsidR="003938C7">
        <w:t xml:space="preserve"> </w:t>
      </w:r>
      <w:proofErr w:type="spellStart"/>
      <w:r w:rsidR="003938C7">
        <w:t>tả</w:t>
      </w:r>
      <w:proofErr w:type="spellEnd"/>
      <w:r w:rsidR="003938C7">
        <w:t xml:space="preserve"> </w:t>
      </w:r>
      <w:proofErr w:type="spellStart"/>
      <w:r w:rsidR="003938C7">
        <w:t>s</w:t>
      </w:r>
      <w:r w:rsidR="000F5469">
        <w:t>ơ</w:t>
      </w:r>
      <w:proofErr w:type="spellEnd"/>
      <w:r w:rsidR="000F5469">
        <w:t xml:space="preserve"> </w:t>
      </w:r>
      <w:proofErr w:type="spellStart"/>
      <w:r w:rsidR="000F5469">
        <w:t>đồ</w:t>
      </w:r>
      <w:proofErr w:type="spellEnd"/>
      <w:r w:rsidR="000F5469">
        <w:t xml:space="preserve"> </w:t>
      </w:r>
      <w:proofErr w:type="spellStart"/>
      <w:r w:rsidR="000F5469">
        <w:t>hoạt</w:t>
      </w:r>
      <w:proofErr w:type="spellEnd"/>
      <w:r w:rsidR="000F5469">
        <w:t xml:space="preserve"> </w:t>
      </w:r>
      <w:proofErr w:type="spellStart"/>
      <w:r w:rsidR="000F5469">
        <w:t>động</w:t>
      </w:r>
      <w:proofErr w:type="spellEnd"/>
      <w:r w:rsidR="000F5469">
        <w:t xml:space="preserve"> </w:t>
      </w:r>
      <w:proofErr w:type="spellStart"/>
      <w:r w:rsidR="000F5469">
        <w:t>của</w:t>
      </w:r>
      <w:proofErr w:type="spellEnd"/>
      <w:r w:rsidR="000F5469">
        <w:t xml:space="preserve"> </w:t>
      </w:r>
      <w:proofErr w:type="spellStart"/>
      <w:r w:rsidR="000F5469">
        <w:t>thuậ</w:t>
      </w:r>
      <w:r w:rsidR="003938C7">
        <w:t>t</w:t>
      </w:r>
      <w:proofErr w:type="spellEnd"/>
      <w:r w:rsidR="003938C7">
        <w:t xml:space="preserve"> </w:t>
      </w:r>
      <w:proofErr w:type="spellStart"/>
      <w:r w:rsidR="003938C7">
        <w:t>toán</w:t>
      </w:r>
      <w:proofErr w:type="spellEnd"/>
      <w:r w:rsidR="003938C7">
        <w:t xml:space="preserve"> RFE.</w:t>
      </w:r>
    </w:p>
    <w:p w14:paraId="5A237578" w14:textId="77777777" w:rsidR="00BB027F" w:rsidRDefault="003938C7" w:rsidP="00BB027F">
      <w:pPr>
        <w:keepNext/>
        <w:jc w:val="center"/>
      </w:pPr>
      <w:commentRangeStart w:id="255"/>
      <w:r>
        <w:rPr>
          <w:noProof/>
        </w:rPr>
        <w:lastRenderedPageBreak/>
        <w:drawing>
          <wp:inline distT="0" distB="0" distL="0" distR="0" wp14:anchorId="15C54F97" wp14:editId="4D8B21A1">
            <wp:extent cx="2781300" cy="5495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5495925"/>
                    </a:xfrm>
                    <a:prstGeom prst="rect">
                      <a:avLst/>
                    </a:prstGeom>
                  </pic:spPr>
                </pic:pic>
              </a:graphicData>
            </a:graphic>
          </wp:inline>
        </w:drawing>
      </w:r>
      <w:commentRangeEnd w:id="255"/>
      <w:r w:rsidR="00FD18FB">
        <w:rPr>
          <w:rStyle w:val="CommentReference"/>
        </w:rPr>
        <w:commentReference w:id="255"/>
      </w:r>
    </w:p>
    <w:p w14:paraId="1D5E5B01" w14:textId="77777777" w:rsidR="009A3C72" w:rsidRDefault="00BB027F" w:rsidP="00BB027F">
      <w:pPr>
        <w:pStyle w:val="Caption"/>
      </w:pPr>
      <w:bookmarkStart w:id="256" w:name="_Ref68955309"/>
      <w:bookmarkStart w:id="257" w:name="_Toc68996307"/>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3</w:t>
        </w:r>
      </w:fldSimple>
      <w:bookmarkEnd w:id="256"/>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thuật</w:t>
      </w:r>
      <w:proofErr w:type="spellEnd"/>
      <w:r>
        <w:t xml:space="preserve"> </w:t>
      </w:r>
      <w:proofErr w:type="spellStart"/>
      <w:r>
        <w:t>toán</w:t>
      </w:r>
      <w:proofErr w:type="spellEnd"/>
      <w:r>
        <w:t xml:space="preserve"> RFE</w:t>
      </w:r>
      <w:bookmarkEnd w:id="257"/>
    </w:p>
    <w:p w14:paraId="47D60A1B" w14:textId="77777777" w:rsidR="00531A4B" w:rsidRDefault="00531A4B" w:rsidP="000F5469">
      <w:pPr>
        <w:pStyle w:val="Heading4"/>
        <w:jc w:val="left"/>
      </w:pPr>
      <w:bookmarkStart w:id="258" w:name="_Toc68996280"/>
      <w:r w:rsidRPr="00531A4B">
        <w:t>Pearson Correlation</w:t>
      </w:r>
      <w:r>
        <w:t xml:space="preserve"> </w:t>
      </w:r>
      <w:proofErr w:type="spellStart"/>
      <w:r>
        <w:t>và</w:t>
      </w:r>
      <w:proofErr w:type="spellEnd"/>
      <w:r>
        <w:t xml:space="preserve"> Chi-Squared</w:t>
      </w:r>
      <w:bookmarkEnd w:id="258"/>
    </w:p>
    <w:p w14:paraId="794E985A" w14:textId="0E08EBC2" w:rsidR="00531A4B" w:rsidRDefault="00214A8C" w:rsidP="00531A4B">
      <w:proofErr w:type="spellStart"/>
      <w:r>
        <w:t>Đây</w:t>
      </w:r>
      <w:proofErr w:type="spellEnd"/>
      <w:r>
        <w:t xml:space="preserve"> </w:t>
      </w:r>
      <w:proofErr w:type="spellStart"/>
      <w:r>
        <w:t>là</w:t>
      </w:r>
      <w:proofErr w:type="spellEnd"/>
      <w:r>
        <w:t xml:space="preserve"> 2 </w:t>
      </w:r>
      <w:proofErr w:type="spellStart"/>
      <w:r>
        <w:t>phương</w:t>
      </w:r>
      <w:proofErr w:type="spellEnd"/>
      <w:r>
        <w:t xml:space="preserve"> </w:t>
      </w:r>
      <w:proofErr w:type="spellStart"/>
      <w:r>
        <w:t>pháp</w:t>
      </w:r>
      <w:proofErr w:type="spellEnd"/>
      <w:r>
        <w:t xml:space="preserve"> </w:t>
      </w:r>
      <w:proofErr w:type="spellStart"/>
      <w:ins w:id="259" w:author="Cung Thanh Long" w:date="2021-04-12T23:09:00Z">
        <w:r w:rsidR="00B467C3">
          <w:t>điển</w:t>
        </w:r>
        <w:proofErr w:type="spellEnd"/>
        <w:r w:rsidR="00B467C3">
          <w:t xml:space="preserve"> </w:t>
        </w:r>
        <w:proofErr w:type="spellStart"/>
        <w:r w:rsidR="00B467C3">
          <w:t>hình</w:t>
        </w:r>
      </w:ins>
      <w:proofErr w:type="spellEnd"/>
      <w:del w:id="260" w:author="Cung Thanh Long" w:date="2021-04-12T23:09:00Z">
        <w:r w:rsidDel="00B467C3">
          <w:delText>đặc trưng</w:delText>
        </w:r>
      </w:del>
      <w:r>
        <w:t xml:space="preserve"> </w:t>
      </w:r>
      <w:proofErr w:type="spellStart"/>
      <w:r>
        <w:t>của</w:t>
      </w:r>
      <w:proofErr w:type="spellEnd"/>
      <w:r>
        <w:t xml:space="preserve"> </w:t>
      </w:r>
      <w:proofErr w:type="spellStart"/>
      <w:ins w:id="261" w:author="Cung Thanh Long" w:date="2021-04-12T23:09:00Z">
        <w:r w:rsidR="00B467C3">
          <w:t>lớp</w:t>
        </w:r>
        <w:proofErr w:type="spellEnd"/>
        <w:r w:rsidR="00B467C3">
          <w:t xml:space="preserve"> </w:t>
        </w:r>
        <w:proofErr w:type="spellStart"/>
        <w:r w:rsidR="00B467C3">
          <w:t>các</w:t>
        </w:r>
        <w:proofErr w:type="spellEnd"/>
        <w:r w:rsidR="00B467C3">
          <w:t xml:space="preserve"> </w:t>
        </w:r>
        <w:proofErr w:type="spellStart"/>
        <w:r w:rsidR="00B467C3">
          <w:t>phương</w:t>
        </w:r>
        <w:proofErr w:type="spellEnd"/>
        <w:r w:rsidR="00B467C3">
          <w:t xml:space="preserve"> </w:t>
        </w:r>
        <w:proofErr w:type="spellStart"/>
        <w:r w:rsidR="00B467C3">
          <w:t>pháp</w:t>
        </w:r>
        <w:proofErr w:type="spellEnd"/>
        <w:r w:rsidR="00B467C3">
          <w:t xml:space="preserve"> </w:t>
        </w:r>
        <w:proofErr w:type="spellStart"/>
        <w:r w:rsidR="00B467C3">
          <w:t>trích</w:t>
        </w:r>
        <w:proofErr w:type="spellEnd"/>
        <w:r w:rsidR="00B467C3">
          <w:t xml:space="preserve"> </w:t>
        </w:r>
        <w:proofErr w:type="spellStart"/>
        <w:r w:rsidR="00B467C3">
          <w:t>chọn</w:t>
        </w:r>
        <w:proofErr w:type="spellEnd"/>
        <w:r w:rsidR="00B467C3">
          <w:t xml:space="preserve"> </w:t>
        </w:r>
        <w:proofErr w:type="spellStart"/>
        <w:r w:rsidR="00B467C3">
          <w:t>đặc</w:t>
        </w:r>
        <w:proofErr w:type="spellEnd"/>
        <w:r w:rsidR="00B467C3">
          <w:t xml:space="preserve"> </w:t>
        </w:r>
        <w:proofErr w:type="spellStart"/>
        <w:r w:rsidR="00B467C3">
          <w:t>trưng</w:t>
        </w:r>
      </w:ins>
      <w:proofErr w:type="spellEnd"/>
      <w:del w:id="262" w:author="Cung Thanh Long" w:date="2021-04-12T23:09:00Z">
        <w:r w:rsidDel="00B467C3">
          <w:delText>cách lựa chọn</w:delText>
        </w:r>
      </w:del>
      <w:r>
        <w:t xml:space="preserve"> </w:t>
      </w:r>
      <w:proofErr w:type="spellStart"/>
      <w:r>
        <w:t>thứ</w:t>
      </w:r>
      <w:proofErr w:type="spellEnd"/>
      <w:r w:rsidR="00B5037D">
        <w:t xml:space="preserve"> 2, </w:t>
      </w:r>
      <w:proofErr w:type="spellStart"/>
      <w:ins w:id="263" w:author="Cung Thanh Long" w:date="2021-04-12T23:09:00Z">
        <w:r w:rsidR="00B467C3">
          <w:t>dựa</w:t>
        </w:r>
        <w:proofErr w:type="spellEnd"/>
        <w:r w:rsidR="00B467C3">
          <w:t xml:space="preserve"> </w:t>
        </w:r>
        <w:proofErr w:type="spellStart"/>
        <w:r w:rsidR="00B467C3">
          <w:t>trên</w:t>
        </w:r>
        <w:proofErr w:type="spellEnd"/>
        <w:r w:rsidR="00B467C3">
          <w:t xml:space="preserve"> </w:t>
        </w:r>
      </w:ins>
      <w:proofErr w:type="spellStart"/>
      <w:r>
        <w:t>tính</w:t>
      </w:r>
      <w:proofErr w:type="spellEnd"/>
      <w:r>
        <w:t xml:space="preserve"> </w:t>
      </w:r>
      <w:proofErr w:type="spellStart"/>
      <w:r>
        <w:t>toán</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đặ</w:t>
      </w:r>
      <w:r w:rsidR="008C27E5">
        <w:t>c</w:t>
      </w:r>
      <w:proofErr w:type="spellEnd"/>
      <w:r w:rsidR="008C27E5">
        <w:t xml:space="preserve"> </w:t>
      </w:r>
      <w:proofErr w:type="spellStart"/>
      <w:r w:rsidR="008C27E5">
        <w:t>trưng</w:t>
      </w:r>
      <w:proofErr w:type="spellEnd"/>
      <w:r w:rsidR="008C27E5">
        <w:t xml:space="preserve"> </w:t>
      </w:r>
      <w:proofErr w:type="spellStart"/>
      <w:r w:rsidR="008C27E5">
        <w:t>đến</w:t>
      </w:r>
      <w:proofErr w:type="spellEnd"/>
      <w:r w:rsidR="008C27E5">
        <w:t xml:space="preserve"> </w:t>
      </w:r>
      <w:proofErr w:type="spellStart"/>
      <w:r w:rsidR="008C27E5">
        <w:t>kết</w:t>
      </w:r>
      <w:proofErr w:type="spellEnd"/>
      <w:r w:rsidR="008C27E5">
        <w:t xml:space="preserve"> </w:t>
      </w:r>
      <w:proofErr w:type="spellStart"/>
      <w:r w:rsidR="008C27E5">
        <w:t>quả</w:t>
      </w:r>
      <w:proofErr w:type="spellEnd"/>
      <w:r w:rsidR="008C27E5">
        <w:t xml:space="preserve"> </w:t>
      </w:r>
      <w:proofErr w:type="spellStart"/>
      <w:r w:rsidR="008C27E5">
        <w:t>cần</w:t>
      </w:r>
      <w:proofErr w:type="spellEnd"/>
      <w:r w:rsidR="008C27E5">
        <w:t xml:space="preserve"> </w:t>
      </w:r>
      <w:proofErr w:type="spellStart"/>
      <w:r w:rsidR="008C27E5">
        <w:t>đạt</w:t>
      </w:r>
      <w:proofErr w:type="spellEnd"/>
      <w:ins w:id="264" w:author="Cung Thanh Long" w:date="2021-04-12T23:10:00Z">
        <w:r w:rsidR="00B467C3">
          <w:t>,</w:t>
        </w:r>
      </w:ins>
      <w:r w:rsidR="008C27E5">
        <w:t xml:space="preserve"> </w:t>
      </w:r>
      <w:proofErr w:type="spellStart"/>
      <w:r w:rsidR="008C27E5">
        <w:t>bằng</w:t>
      </w:r>
      <w:proofErr w:type="spellEnd"/>
      <w:r w:rsidR="008C27E5">
        <w:t xml:space="preserve"> </w:t>
      </w:r>
      <w:proofErr w:type="spellStart"/>
      <w:r w:rsidR="008C27E5">
        <w:t>công</w:t>
      </w:r>
      <w:proofErr w:type="spellEnd"/>
      <w:r w:rsidR="008C27E5">
        <w:t xml:space="preserve"> </w:t>
      </w:r>
      <w:proofErr w:type="spellStart"/>
      <w:r w:rsidR="008C27E5">
        <w:t>thức</w:t>
      </w:r>
      <w:proofErr w:type="spellEnd"/>
      <w:r w:rsidR="008C27E5">
        <w:t xml:space="preserve"> </w:t>
      </w:r>
      <w:r w:rsidR="00DB3C98" w:rsidRPr="00531A4B">
        <w:t>Pearson Correlation</w:t>
      </w:r>
      <w:r w:rsidR="00DB3C98">
        <w:t xml:space="preserve"> (2.1)</w:t>
      </w:r>
      <w:ins w:id="265" w:author="Cung Thanh Long" w:date="2021-04-12T23:10:00Z">
        <w:r w:rsidR="00B467C3">
          <w:t>,</w:t>
        </w:r>
      </w:ins>
      <w:r w:rsidR="00DB3C98">
        <w:t xml:space="preserve"> </w:t>
      </w:r>
      <w:proofErr w:type="spellStart"/>
      <w:r w:rsidR="00DB3C98">
        <w:t>hoặc</w:t>
      </w:r>
      <w:proofErr w:type="spellEnd"/>
      <w:r w:rsidR="00DB3C98">
        <w:t xml:space="preserve"> Chi-Squared (2.2)</w:t>
      </w:r>
    </w:p>
    <w:p w14:paraId="5737C023" w14:textId="77777777"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14:paraId="51A76145" w14:textId="77777777" w:rsidTr="00DD1D07">
        <w:tc>
          <w:tcPr>
            <w:tcW w:w="1525" w:type="dxa"/>
          </w:tcPr>
          <w:p w14:paraId="10D2D9E8" w14:textId="77777777" w:rsidR="00A20E80" w:rsidRDefault="00A20E80" w:rsidP="00531A4B"/>
        </w:tc>
        <w:tc>
          <w:tcPr>
            <w:tcW w:w="5220" w:type="dxa"/>
          </w:tcPr>
          <w:p w14:paraId="03FE4EEF" w14:textId="77777777"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w:commentRangeStart w:id="266"/>
                                <w:commentRangeEnd w:id="266"/>
                                <m:r>
                                  <m:rPr>
                                    <m:sty m:val="p"/>
                                  </m:rPr>
                                  <w:rPr>
                                    <w:rStyle w:val="CommentReference"/>
                                  </w:rPr>
                                  <w:commentReference w:id="266"/>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14:paraId="4E26DC66" w14:textId="77777777" w:rsidR="00A20E80" w:rsidRPr="00A20E80" w:rsidRDefault="00A20E80" w:rsidP="00DD1D07"/>
        </w:tc>
        <w:tc>
          <w:tcPr>
            <w:tcW w:w="1754" w:type="dxa"/>
          </w:tcPr>
          <w:p w14:paraId="43E20A06" w14:textId="77777777" w:rsidR="00A20E80" w:rsidRDefault="00A20E80" w:rsidP="00A20E80">
            <w:pPr>
              <w:pStyle w:val="Caption"/>
            </w:pPr>
            <w:r>
              <w:t xml:space="preserve">( </w:t>
            </w:r>
            <w:fldSimple w:instr=" STYLEREF 1 \s ">
              <w:r w:rsidR="00EC13B2">
                <w:rPr>
                  <w:noProof/>
                </w:rPr>
                <w:t>2</w:t>
              </w:r>
            </w:fldSimple>
            <w:r>
              <w:t>.</w:t>
            </w:r>
            <w:fldSimple w:instr=" SEQ PT \* ARABIC \s 1 ">
              <w:r w:rsidR="00EC13B2">
                <w:rPr>
                  <w:noProof/>
                </w:rPr>
                <w:t>1</w:t>
              </w:r>
            </w:fldSimple>
            <w:r>
              <w:t xml:space="preserve"> )</w:t>
            </w:r>
          </w:p>
        </w:tc>
      </w:tr>
      <w:tr w:rsidR="00DD1D07" w14:paraId="1B42EE3E" w14:textId="77777777" w:rsidTr="00DD1D07">
        <w:trPr>
          <w:trHeight w:val="742"/>
        </w:trPr>
        <w:tc>
          <w:tcPr>
            <w:tcW w:w="1525" w:type="dxa"/>
          </w:tcPr>
          <w:p w14:paraId="1D4B6CC9" w14:textId="77777777" w:rsidR="00DD1D07" w:rsidRDefault="00DD1D07" w:rsidP="00531A4B"/>
        </w:tc>
        <w:tc>
          <w:tcPr>
            <w:tcW w:w="5220" w:type="dxa"/>
          </w:tcPr>
          <w:p w14:paraId="719910E4" w14:textId="77777777" w:rsidR="00DD1D07" w:rsidRPr="00DD1D07" w:rsidRDefault="00354746"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w:commentRangeStart w:id="267"/>
                            <w:commentRangeEnd w:id="267"/>
                            <m:r>
                              <m:rPr>
                                <m:sty m:val="p"/>
                              </m:rPr>
                              <w:rPr>
                                <w:rStyle w:val="CommentReference"/>
                              </w:rPr>
                              <w:commentReference w:id="267"/>
                            </m:r>
                          </m:e>
                          <m:sub>
                            <m:r>
                              <w:rPr>
                                <w:rFonts w:ascii="Cambria Math" w:hAnsi="Cambria Math"/>
                                <w:sz w:val="24"/>
                              </w:rPr>
                              <m:t>i</m:t>
                            </m:r>
                          </m:sub>
                        </m:sSub>
                      </m:den>
                    </m:f>
                  </m:e>
                </m:nary>
              </m:oMath>
            </m:oMathPara>
          </w:p>
        </w:tc>
        <w:tc>
          <w:tcPr>
            <w:tcW w:w="1754" w:type="dxa"/>
          </w:tcPr>
          <w:p w14:paraId="1829EBAC" w14:textId="77777777" w:rsidR="00DD1D07" w:rsidRDefault="00DD1D07" w:rsidP="00A20E80">
            <w:pPr>
              <w:pStyle w:val="Caption"/>
            </w:pPr>
            <w:r>
              <w:t xml:space="preserve">( </w:t>
            </w:r>
            <w:fldSimple w:instr=" STYLEREF 1 \s ">
              <w:r w:rsidR="00EC13B2">
                <w:rPr>
                  <w:noProof/>
                </w:rPr>
                <w:t>2</w:t>
              </w:r>
            </w:fldSimple>
            <w:r>
              <w:t>.</w:t>
            </w:r>
            <w:fldSimple w:instr=" SEQ PT \* ARABIC \s 1 ">
              <w:r w:rsidR="00EC13B2">
                <w:rPr>
                  <w:noProof/>
                </w:rPr>
                <w:t>2</w:t>
              </w:r>
            </w:fldSimple>
            <w:r>
              <w:t xml:space="preserve"> )</w:t>
            </w:r>
          </w:p>
        </w:tc>
      </w:tr>
    </w:tbl>
    <w:p w14:paraId="71BA824F" w14:textId="77777777" w:rsidR="008C27E5" w:rsidRPr="00531A4B" w:rsidRDefault="008C27E5" w:rsidP="00531A4B">
      <w:r>
        <w:t xml:space="preserve">Sau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w:t>
      </w:r>
    </w:p>
    <w:p w14:paraId="1B25FCF9" w14:textId="77777777" w:rsidR="00041E0C" w:rsidRDefault="00041E0C" w:rsidP="00041E0C">
      <w:pPr>
        <w:pStyle w:val="Heading3"/>
      </w:pPr>
      <w:bookmarkStart w:id="268" w:name="_Toc68996281"/>
      <w:proofErr w:type="spellStart"/>
      <w:r>
        <w:lastRenderedPageBreak/>
        <w:t>Phân</w:t>
      </w:r>
      <w:proofErr w:type="spellEnd"/>
      <w:r>
        <w:t xml:space="preserve"> </w:t>
      </w:r>
      <w:proofErr w:type="spellStart"/>
      <w:r>
        <w:t>lớp</w:t>
      </w:r>
      <w:proofErr w:type="spellEnd"/>
      <w:r>
        <w:t xml:space="preserve"> </w:t>
      </w:r>
      <w:proofErr w:type="spellStart"/>
      <w:r>
        <w:t>và</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nhận</w:t>
      </w:r>
      <w:proofErr w:type="spellEnd"/>
      <w:r>
        <w:t xml:space="preserve"> </w:t>
      </w:r>
      <w:proofErr w:type="spellStart"/>
      <w:r>
        <w:t>dạng</w:t>
      </w:r>
      <w:bookmarkEnd w:id="268"/>
      <w:proofErr w:type="spellEnd"/>
    </w:p>
    <w:p w14:paraId="1B66A211" w14:textId="77777777" w:rsidR="00041E0C" w:rsidRDefault="00041E0C" w:rsidP="00953752">
      <w:pPr>
        <w:pStyle w:val="Heading4"/>
        <w:numPr>
          <w:ilvl w:val="3"/>
          <w:numId w:val="5"/>
        </w:numPr>
      </w:pPr>
      <w:bookmarkStart w:id="269" w:name="_Toc68996282"/>
      <w:r>
        <w:t>Support Vector Machine (SVM)</w:t>
      </w:r>
      <w:bookmarkEnd w:id="269"/>
    </w:p>
    <w:p w14:paraId="4B643633" w14:textId="77777777" w:rsidR="008C134C" w:rsidRDefault="00EB4C0F" w:rsidP="0012617E">
      <w:pPr>
        <w:ind w:firstLine="720"/>
      </w:pPr>
      <w:r>
        <w:t xml:space="preserve">Support Vector Machine (SVM) </w:t>
      </w:r>
      <w:proofErr w:type="spellStart"/>
      <w:r>
        <w:t>là</w:t>
      </w:r>
      <w:proofErr w:type="spellEnd"/>
      <w:r>
        <w:t xml:space="preserve"> </w:t>
      </w:r>
      <w:proofErr w:type="spellStart"/>
      <w:r>
        <w:t>thuật</w:t>
      </w:r>
      <w:proofErr w:type="spellEnd"/>
      <w:r>
        <w:t xml:space="preserve"> </w:t>
      </w:r>
      <w:proofErr w:type="spellStart"/>
      <w:r>
        <w:t>t</w:t>
      </w:r>
      <w:r w:rsidR="0012617E">
        <w:t>oán</w:t>
      </w:r>
      <w:proofErr w:type="spellEnd"/>
      <w:r w:rsidR="0012617E">
        <w:t xml:space="preserve"> </w:t>
      </w:r>
      <w:proofErr w:type="spellStart"/>
      <w:r w:rsidR="0012617E">
        <w:t>học</w:t>
      </w:r>
      <w:proofErr w:type="spellEnd"/>
      <w:r w:rsidR="0012617E">
        <w:t xml:space="preserve"> </w:t>
      </w:r>
      <w:proofErr w:type="spellStart"/>
      <w:r w:rsidR="0012617E">
        <w:t>máy</w:t>
      </w:r>
      <w:proofErr w:type="spellEnd"/>
      <w:r w:rsidR="0012617E">
        <w:t xml:space="preserve"> </w:t>
      </w:r>
      <w:proofErr w:type="spellStart"/>
      <w:r w:rsidR="0012617E">
        <w:t>có</w:t>
      </w:r>
      <w:proofErr w:type="spellEnd"/>
      <w:r w:rsidR="0012617E">
        <w:t xml:space="preserve"> </w:t>
      </w:r>
      <w:proofErr w:type="spellStart"/>
      <w:r w:rsidR="0012617E">
        <w:t>giám</w:t>
      </w:r>
      <w:proofErr w:type="spellEnd"/>
      <w:r w:rsidR="0012617E">
        <w:t xml:space="preserve"> </w:t>
      </w:r>
      <w:proofErr w:type="spellStart"/>
      <w:r w:rsidR="0012617E">
        <w:t>sát</w:t>
      </w:r>
      <w:proofErr w:type="spellEnd"/>
      <w:r w:rsidR="0012617E">
        <w:t xml:space="preserve"> </w:t>
      </w:r>
      <w:proofErr w:type="spellStart"/>
      <w:r w:rsidR="0012617E">
        <w:t>được</w:t>
      </w:r>
      <w:proofErr w:type="spellEnd"/>
      <w:r w:rsidR="0012617E">
        <w:t xml:space="preserve"> </w:t>
      </w:r>
      <w:proofErr w:type="spellStart"/>
      <w:r w:rsidR="0012617E">
        <w:t>sử</w:t>
      </w:r>
      <w:proofErr w:type="spellEnd"/>
      <w:r w:rsidR="0012617E">
        <w:t xml:space="preserve"> </w:t>
      </w:r>
      <w:proofErr w:type="spellStart"/>
      <w:r w:rsidR="0012617E">
        <w:t>dụng</w:t>
      </w:r>
      <w:proofErr w:type="spellEnd"/>
      <w:r w:rsidR="0012617E">
        <w:t xml:space="preserve"> </w:t>
      </w:r>
      <w:proofErr w:type="spellStart"/>
      <w:r w:rsidR="0012617E">
        <w:t>trong</w:t>
      </w:r>
      <w:proofErr w:type="spellEnd"/>
      <w:r w:rsidR="0012617E">
        <w:t xml:space="preserve"> </w:t>
      </w:r>
      <w:proofErr w:type="spellStart"/>
      <w:r w:rsidR="0012617E">
        <w:t>bài</w:t>
      </w:r>
      <w:proofErr w:type="spellEnd"/>
      <w:r w:rsidR="0012617E">
        <w:t xml:space="preserve"> </w:t>
      </w:r>
      <w:proofErr w:type="spellStart"/>
      <w:r w:rsidR="0012617E">
        <w:t>toán</w:t>
      </w:r>
      <w:proofErr w:type="spellEnd"/>
      <w:r w:rsidR="0012617E">
        <w:t xml:space="preserve"> </w:t>
      </w:r>
      <w:proofErr w:type="spellStart"/>
      <w:r w:rsidR="0012617E">
        <w:t>phân</w:t>
      </w:r>
      <w:proofErr w:type="spellEnd"/>
      <w:r w:rsidR="0012617E">
        <w:t xml:space="preserve"> </w:t>
      </w:r>
      <w:proofErr w:type="spellStart"/>
      <w:r w:rsidR="0012617E">
        <w:t>loại</w:t>
      </w:r>
      <w:proofErr w:type="spellEnd"/>
      <w:r w:rsidR="00945862">
        <w:t xml:space="preserve">. </w:t>
      </w:r>
      <w:proofErr w:type="spellStart"/>
      <w:r w:rsidR="00945862">
        <w:t>Thuật</w:t>
      </w:r>
      <w:proofErr w:type="spellEnd"/>
      <w:r w:rsidR="00945862">
        <w:t xml:space="preserve"> </w:t>
      </w:r>
      <w:proofErr w:type="spellStart"/>
      <w:r w:rsidR="00945862">
        <w:t>toán</w:t>
      </w:r>
      <w:proofErr w:type="spellEnd"/>
      <w:r w:rsidR="00945862">
        <w:t xml:space="preserve"> SVM </w:t>
      </w:r>
      <w:proofErr w:type="spellStart"/>
      <w:r w:rsidR="00945862">
        <w:t>tìm</w:t>
      </w:r>
      <w:proofErr w:type="spellEnd"/>
      <w:r w:rsidR="00945862">
        <w:t xml:space="preserve"> </w:t>
      </w:r>
      <w:proofErr w:type="spellStart"/>
      <w:r w:rsidR="00945862">
        <w:t>kiếm</w:t>
      </w:r>
      <w:proofErr w:type="spellEnd"/>
      <w:r w:rsidR="00945862">
        <w:t xml:space="preserve"> 1 </w:t>
      </w:r>
      <w:proofErr w:type="spellStart"/>
      <w:r w:rsidR="00945862">
        <w:t>siêu</w:t>
      </w:r>
      <w:proofErr w:type="spellEnd"/>
      <w:r w:rsidR="00945862">
        <w:t xml:space="preserve"> </w:t>
      </w:r>
      <w:proofErr w:type="spellStart"/>
      <w:r w:rsidR="00945862">
        <w:t>phẳng</w:t>
      </w:r>
      <w:proofErr w:type="spellEnd"/>
      <w:r w:rsidR="00945862">
        <w:t xml:space="preserve"> (hyper-plane</w:t>
      </w:r>
      <w:r w:rsidR="009A518B">
        <w:t xml:space="preserve">) </w:t>
      </w:r>
      <w:proofErr w:type="spellStart"/>
      <w:r w:rsidR="009A518B">
        <w:t>giúp</w:t>
      </w:r>
      <w:proofErr w:type="spellEnd"/>
      <w:r w:rsidR="00945862">
        <w:t xml:space="preserve"> </w:t>
      </w:r>
      <w:proofErr w:type="spellStart"/>
      <w:r w:rsidR="00945862">
        <w:t>phân</w:t>
      </w:r>
      <w:proofErr w:type="spellEnd"/>
      <w:r w:rsidR="00945862">
        <w:t xml:space="preserve"> </w:t>
      </w:r>
      <w:proofErr w:type="spellStart"/>
      <w:r w:rsidR="00945862">
        <w:t>tách</w:t>
      </w:r>
      <w:proofErr w:type="spellEnd"/>
      <w:r w:rsidR="00945862">
        <w:t xml:space="preserve"> </w:t>
      </w:r>
      <w:proofErr w:type="spellStart"/>
      <w:r w:rsidR="00945862">
        <w:t>các</w:t>
      </w:r>
      <w:proofErr w:type="spellEnd"/>
      <w:r w:rsidR="00945862">
        <w:t xml:space="preserve"> </w:t>
      </w:r>
      <w:proofErr w:type="spellStart"/>
      <w:r w:rsidR="00945862">
        <w:t>điểm</w:t>
      </w:r>
      <w:proofErr w:type="spellEnd"/>
      <w:r w:rsidR="00945862">
        <w:t xml:space="preserve"> </w:t>
      </w:r>
      <w:proofErr w:type="spellStart"/>
      <w:r w:rsidR="00945862">
        <w:t>dữ</w:t>
      </w:r>
      <w:proofErr w:type="spellEnd"/>
      <w:r w:rsidR="00945862">
        <w:t xml:space="preserve"> </w:t>
      </w:r>
      <w:proofErr w:type="spellStart"/>
      <w:r w:rsidR="00945862">
        <w:t>liệu</w:t>
      </w:r>
      <w:proofErr w:type="spellEnd"/>
      <w:r w:rsidR="00945862">
        <w:t xml:space="preserve"> </w:t>
      </w:r>
      <w:proofErr w:type="spellStart"/>
      <w:r w:rsidR="00945862">
        <w:t>của</w:t>
      </w:r>
      <w:proofErr w:type="spellEnd"/>
      <w:r w:rsidR="00945862">
        <w:t xml:space="preserve"> </w:t>
      </w:r>
      <w:proofErr w:type="spellStart"/>
      <w:r w:rsidR="00945862">
        <w:t>các</w:t>
      </w:r>
      <w:proofErr w:type="spellEnd"/>
      <w:r w:rsidR="00945862">
        <w:t xml:space="preserve"> </w:t>
      </w:r>
      <w:proofErr w:type="spellStart"/>
      <w:r w:rsidR="00945862">
        <w:t>lớp</w:t>
      </w:r>
      <w:proofErr w:type="spellEnd"/>
      <w:r w:rsidR="00945862">
        <w:t xml:space="preserve"> </w:t>
      </w:r>
      <w:proofErr w:type="spellStart"/>
      <w:r w:rsidR="00945862">
        <w:t>khác</w:t>
      </w:r>
      <w:proofErr w:type="spellEnd"/>
      <w:r w:rsidR="00945862">
        <w:t xml:space="preserve"> </w:t>
      </w:r>
      <w:proofErr w:type="spellStart"/>
      <w:r w:rsidR="00945862">
        <w:t>nhau</w:t>
      </w:r>
      <w:proofErr w:type="spellEnd"/>
      <w:r w:rsidR="00945862">
        <w:t xml:space="preserve">. </w:t>
      </w:r>
      <w:proofErr w:type="spellStart"/>
      <w:r w:rsidR="00B076AA">
        <w:t>Trong</w:t>
      </w:r>
      <w:proofErr w:type="spellEnd"/>
      <w:r w:rsidR="00B076AA">
        <w:t xml:space="preserve"> </w:t>
      </w:r>
      <w:proofErr w:type="spellStart"/>
      <w:r w:rsidR="00B076AA">
        <w:t>bài</w:t>
      </w:r>
      <w:proofErr w:type="spellEnd"/>
      <w:r w:rsidR="00B076AA">
        <w:t xml:space="preserve"> </w:t>
      </w:r>
      <w:proofErr w:type="spellStart"/>
      <w:r w:rsidR="00B076AA">
        <w:t>toán</w:t>
      </w:r>
      <w:proofErr w:type="spellEnd"/>
      <w:r w:rsidR="00B076AA">
        <w:t xml:space="preserve"> </w:t>
      </w:r>
      <w:proofErr w:type="spellStart"/>
      <w:r w:rsidR="00B076AA">
        <w:t>phân</w:t>
      </w:r>
      <w:proofErr w:type="spellEnd"/>
      <w:r w:rsidR="00B076AA">
        <w:t xml:space="preserve"> </w:t>
      </w:r>
      <w:proofErr w:type="spellStart"/>
      <w:r w:rsidR="00B076AA">
        <w:t>loại</w:t>
      </w:r>
      <w:proofErr w:type="spellEnd"/>
      <w:r w:rsidR="00B076AA">
        <w:t xml:space="preserve"> </w:t>
      </w:r>
      <w:proofErr w:type="spellStart"/>
      <w:r w:rsidR="00B076AA">
        <w:t>gồm</w:t>
      </w:r>
      <w:proofErr w:type="spellEnd"/>
      <w:r w:rsidR="00B076AA">
        <w:t xml:space="preserve"> 2 </w:t>
      </w:r>
      <w:proofErr w:type="spellStart"/>
      <w:r w:rsidR="00B076AA">
        <w:t>lớp</w:t>
      </w:r>
      <w:proofErr w:type="spellEnd"/>
      <w:r w:rsidR="00B076AA">
        <w:t xml:space="preserve">, </w:t>
      </w:r>
      <w:proofErr w:type="spellStart"/>
      <w:r w:rsidR="00B076AA">
        <w:t>tập</w:t>
      </w:r>
      <w:proofErr w:type="spellEnd"/>
      <w:r w:rsidR="00B076AA">
        <w:t xml:space="preserve"> </w:t>
      </w:r>
      <w:proofErr w:type="spellStart"/>
      <w:r w:rsidR="00B076AA">
        <w:t>huấn</w:t>
      </w:r>
      <w:proofErr w:type="spellEnd"/>
      <w:r w:rsidR="00B076AA">
        <w:t xml:space="preserve"> </w:t>
      </w:r>
      <w:proofErr w:type="spellStart"/>
      <w:r w:rsidR="00B076AA">
        <w:t>luyện</w:t>
      </w:r>
      <w:proofErr w:type="spellEnd"/>
      <w:r w:rsidR="00B076AA">
        <w:t xml:space="preserve"> bao </w:t>
      </w:r>
      <w:proofErr w:type="spellStart"/>
      <w:r w:rsidR="00B076AA">
        <w:t>gồm</w:t>
      </w:r>
      <w:proofErr w:type="spellEnd"/>
      <w:r w:rsidR="00B076AA">
        <w:t xml:space="preserve"> m </w:t>
      </w:r>
      <w:proofErr w:type="spellStart"/>
      <w:r w:rsidR="00B076AA">
        <w:t>điểm</w:t>
      </w:r>
      <w:proofErr w:type="spellEnd"/>
      <w:r w:rsidR="00B076AA">
        <w:t xml:space="preserve"> </w:t>
      </w:r>
      <w:proofErr w:type="spellStart"/>
      <w:r w:rsidR="00B076AA">
        <w:t>dữ</w:t>
      </w:r>
      <w:proofErr w:type="spellEnd"/>
      <w:r w:rsidR="00B076AA">
        <w:t xml:space="preserve"> </w:t>
      </w:r>
      <w:proofErr w:type="spellStart"/>
      <w:r w:rsidR="00B076AA">
        <w:t>liệu</w:t>
      </w:r>
      <w:proofErr w:type="spellEnd"/>
      <w:r w:rsidR="00B076AA">
        <w:t xml:space="preserve"> </w:t>
      </w:r>
      <w:proofErr w:type="spellStart"/>
      <w:r w:rsidR="00B076AA">
        <w:t>sao</w:t>
      </w:r>
      <w:proofErr w:type="spellEnd"/>
      <w:r w:rsidR="00B076AA">
        <w:t xml:space="preserve"> </w:t>
      </w:r>
      <w:proofErr w:type="spellStart"/>
      <w:r w:rsidR="00B076AA">
        <w:t>cho</w:t>
      </w:r>
      <w:proofErr w:type="spellEnd"/>
      <w:r w:rsidR="00B076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14:paraId="011FF8B4" w14:textId="77777777" w:rsidTr="00A66A20">
        <w:tc>
          <w:tcPr>
            <w:tcW w:w="1525" w:type="dxa"/>
          </w:tcPr>
          <w:p w14:paraId="5E801C11" w14:textId="77777777" w:rsidR="00FE3E56" w:rsidRDefault="00FE3E56" w:rsidP="00A66A20"/>
        </w:tc>
        <w:tc>
          <w:tcPr>
            <w:tcW w:w="5220" w:type="dxa"/>
          </w:tcPr>
          <w:p w14:paraId="73C19456" w14:textId="77777777"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14:paraId="6464911D" w14:textId="77777777" w:rsidR="00FE3E56" w:rsidRDefault="00FE3E56" w:rsidP="00A66A20">
            <w:pPr>
              <w:pStyle w:val="Caption"/>
            </w:pPr>
            <w:r>
              <w:t xml:space="preserve">( </w:t>
            </w:r>
            <w:fldSimple w:instr=" STYLEREF 1 \s ">
              <w:r w:rsidR="00EC13B2">
                <w:rPr>
                  <w:noProof/>
                </w:rPr>
                <w:t>2</w:t>
              </w:r>
            </w:fldSimple>
            <w:r>
              <w:t>.</w:t>
            </w:r>
            <w:fldSimple w:instr=" SEQ PT \* ARABIC \s 1 ">
              <w:r w:rsidR="00EC13B2">
                <w:rPr>
                  <w:noProof/>
                </w:rPr>
                <w:t>3</w:t>
              </w:r>
            </w:fldSimple>
            <w:r>
              <w:t xml:space="preserve"> )</w:t>
            </w:r>
          </w:p>
        </w:tc>
      </w:tr>
    </w:tbl>
    <w:p w14:paraId="4294CBD6" w14:textId="77777777" w:rsidR="00FE3E56" w:rsidRDefault="00B076AA" w:rsidP="00B076AA">
      <w:proofErr w:type="spellStart"/>
      <w:r>
        <w:t>Trong</w:t>
      </w:r>
      <w:proofErr w:type="spellEnd"/>
      <w:r>
        <w:t xml:space="preserve"> </w:t>
      </w:r>
      <w:proofErr w:type="spellStart"/>
      <w:r>
        <w:t>đó</w:t>
      </w:r>
      <w:proofErr w:type="spellEnd"/>
      <w:r>
        <w:t xml:space="preserve"> x </w:t>
      </w:r>
      <w:proofErr w:type="spellStart"/>
      <w:r>
        <w:t>là</w:t>
      </w:r>
      <w:proofErr w:type="spellEnd"/>
      <w:r>
        <w:t xml:space="preserve"> 1 vector </w:t>
      </w:r>
      <w:proofErr w:type="spellStart"/>
      <w:r>
        <w:t>có</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là</w:t>
      </w:r>
      <w:proofErr w:type="spellEnd"/>
      <w:r>
        <w:t xml:space="preserve"> p, y </w:t>
      </w:r>
      <w:proofErr w:type="spellStart"/>
      <w:r>
        <w:t>là</w:t>
      </w:r>
      <w:proofErr w:type="spellEnd"/>
      <w:r>
        <w:t xml:space="preserve"> </w:t>
      </w:r>
      <w:proofErr w:type="spellStart"/>
      <w:r>
        <w:t>nhãn</w:t>
      </w:r>
      <w:proofErr w:type="spellEnd"/>
      <w:r>
        <w:t xml:space="preserve"> </w:t>
      </w:r>
      <w:proofErr w:type="spellStart"/>
      <w:r>
        <w:t>dán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-1 </w:t>
      </w:r>
      <w:proofErr w:type="spellStart"/>
      <w:r>
        <w:t>hoặc</w:t>
      </w:r>
      <w:proofErr w:type="spellEnd"/>
      <w:r>
        <w:t xml:space="preserve"> 1. </w:t>
      </w:r>
      <w:proofErr w:type="spellStart"/>
      <w:r w:rsidR="00B408CB">
        <w:t>Siêu</w:t>
      </w:r>
      <w:proofErr w:type="spellEnd"/>
      <w:r w:rsidR="00B408CB">
        <w:t xml:space="preserve"> </w:t>
      </w:r>
      <w:proofErr w:type="spellStart"/>
      <w:r w:rsidR="00B408CB">
        <w:t>phẳng</w:t>
      </w:r>
      <w:proofErr w:type="spellEnd"/>
      <w:r w:rsidR="00B408CB">
        <w:t xml:space="preserve"> </w:t>
      </w:r>
      <w:proofErr w:type="spellStart"/>
      <w:r w:rsidR="00B408CB">
        <w:t>được</w:t>
      </w:r>
      <w:proofErr w:type="spellEnd"/>
      <w:r w:rsidR="00B408CB">
        <w:t xml:space="preserve"> </w:t>
      </w:r>
      <w:proofErr w:type="spellStart"/>
      <w:r w:rsidR="00B408CB">
        <w:t>viết</w:t>
      </w:r>
      <w:proofErr w:type="spellEnd"/>
      <w:r w:rsidR="00B408CB">
        <w:t xml:space="preserve"> </w:t>
      </w:r>
      <w:proofErr w:type="spellStart"/>
      <w:r w:rsidR="00B408CB">
        <w:t>dưới</w:t>
      </w:r>
      <w:proofErr w:type="spellEnd"/>
      <w:r w:rsidR="00B408CB">
        <w:t xml:space="preserve"> </w:t>
      </w:r>
      <w:proofErr w:type="spellStart"/>
      <w:r w:rsidR="00B408CB">
        <w:t>dạng</w:t>
      </w:r>
      <w:proofErr w:type="spellEnd"/>
      <w:r w:rsidR="00B408CB">
        <w:t xml:space="preserve">: </w:t>
      </w:r>
      <w:proofErr w:type="spellStart"/>
      <w:r w:rsidR="00AC4CCE">
        <w:t>w.x</w:t>
      </w:r>
      <w:proofErr w:type="spellEnd"/>
      <w:r w:rsidR="00AC4CCE">
        <w:t xml:space="preserve"> + b = 0. </w:t>
      </w:r>
      <w:r w:rsidR="00B408CB">
        <w:t xml:space="preserve">Khi </w:t>
      </w:r>
      <w:proofErr w:type="spellStart"/>
      <w:r w:rsidR="00B408CB">
        <w:t>đó</w:t>
      </w:r>
      <w:proofErr w:type="spellEnd"/>
      <w:r w:rsidR="00B408CB">
        <w:t xml:space="preserve"> </w:t>
      </w:r>
      <w:proofErr w:type="spellStart"/>
      <w:r w:rsidR="00B408CB">
        <w:t>khoảng</w:t>
      </w:r>
      <w:proofErr w:type="spellEnd"/>
      <w:r w:rsidR="00B408CB">
        <w:t xml:space="preserve"> </w:t>
      </w:r>
      <w:proofErr w:type="spellStart"/>
      <w:r w:rsidR="00B408CB">
        <w:t>cách</w:t>
      </w:r>
      <w:proofErr w:type="spellEnd"/>
      <w:r w:rsidR="00B408CB">
        <w:t xml:space="preserve"> </w:t>
      </w:r>
      <w:proofErr w:type="spellStart"/>
      <w:r w:rsidR="00B408CB">
        <w:t>từ</w:t>
      </w:r>
      <w:proofErr w:type="spellEnd"/>
      <w:r w:rsidR="00B408CB">
        <w:t xml:space="preserve"> </w:t>
      </w:r>
      <w:proofErr w:type="spellStart"/>
      <w:r w:rsidR="00B408CB">
        <w:t>một</w:t>
      </w:r>
      <w:proofErr w:type="spellEnd"/>
      <w:r w:rsidR="00B408CB">
        <w:t xml:space="preserve"> </w:t>
      </w:r>
      <w:proofErr w:type="spellStart"/>
      <w:r w:rsidR="00B408CB">
        <w:t>điểm</w:t>
      </w:r>
      <w:proofErr w:type="spellEnd"/>
      <w:r w:rsidR="00B408CB">
        <w:t xml:space="preserve"> </w:t>
      </w:r>
      <w:proofErr w:type="spellStart"/>
      <w:r w:rsidR="00B408CB">
        <w:t>bất</w:t>
      </w:r>
      <w:proofErr w:type="spellEnd"/>
      <w:r w:rsidR="00B408CB">
        <w:t xml:space="preserve"> </w:t>
      </w:r>
      <w:proofErr w:type="spellStart"/>
      <w:r w:rsidR="00B408CB">
        <w:t>kì</w:t>
      </w:r>
      <w:proofErr w:type="spellEnd"/>
      <w:r w:rsidR="00B408CB">
        <w:t xml:space="preserve"> </w:t>
      </w:r>
      <w:proofErr w:type="spellStart"/>
      <w:r w:rsidR="00B408CB">
        <w:t>tới</w:t>
      </w:r>
      <w:proofErr w:type="spellEnd"/>
      <w:r w:rsidR="00B408CB">
        <w:t xml:space="preserve"> </w:t>
      </w:r>
      <w:proofErr w:type="spellStart"/>
      <w:r w:rsidR="00B408CB">
        <w:t>siêu</w:t>
      </w:r>
      <w:proofErr w:type="spellEnd"/>
      <w:r w:rsidR="00B408CB">
        <w:t xml:space="preserve"> </w:t>
      </w:r>
      <w:proofErr w:type="spellStart"/>
      <w:r w:rsidR="00B408CB">
        <w:t>phẳng</w:t>
      </w:r>
      <w:proofErr w:type="spellEnd"/>
      <w:r w:rsidR="00B408CB">
        <w:t xml:space="preserve"> </w:t>
      </w:r>
      <w:proofErr w:type="spellStart"/>
      <w:r w:rsidR="00B408CB">
        <w:t>đó</w:t>
      </w:r>
      <w:proofErr w:type="spellEnd"/>
      <w:r w:rsidR="00B408CB">
        <w:t xml:space="preserve"> </w:t>
      </w:r>
      <w:proofErr w:type="spellStart"/>
      <w:r w:rsidR="00B408CB">
        <w:t>là</w:t>
      </w:r>
      <w:proofErr w:type="spellEnd"/>
      <w:r w:rsidR="00B408C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14:paraId="0241E088" w14:textId="77777777" w:rsidTr="00F453A8">
        <w:tc>
          <w:tcPr>
            <w:tcW w:w="1525" w:type="dxa"/>
          </w:tcPr>
          <w:p w14:paraId="615C9E4B" w14:textId="77777777" w:rsidR="00F453A8" w:rsidRDefault="00F453A8" w:rsidP="00F453A8"/>
        </w:tc>
        <w:tc>
          <w:tcPr>
            <w:tcW w:w="5220" w:type="dxa"/>
          </w:tcPr>
          <w:p w14:paraId="3931887A" w14:textId="77777777" w:rsidR="00F453A8" w:rsidRPr="00AE64D6" w:rsidRDefault="00354746"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14:paraId="3C4D7302" w14:textId="77777777" w:rsidR="00F453A8" w:rsidRDefault="00F453A8" w:rsidP="00F453A8">
            <w:pPr>
              <w:pStyle w:val="Caption"/>
            </w:pPr>
            <w:r>
              <w:t xml:space="preserve">( </w:t>
            </w:r>
            <w:fldSimple w:instr=" STYLEREF 1 \s ">
              <w:r w:rsidR="00EC13B2">
                <w:rPr>
                  <w:noProof/>
                </w:rPr>
                <w:t>2</w:t>
              </w:r>
            </w:fldSimple>
            <w:r>
              <w:t>.</w:t>
            </w:r>
            <w:fldSimple w:instr=" SEQ PT \* ARABIC \s 1 ">
              <w:r w:rsidR="00EC13B2">
                <w:rPr>
                  <w:noProof/>
                </w:rPr>
                <w:t>4</w:t>
              </w:r>
            </w:fldSimple>
            <w:r>
              <w:t xml:space="preserve"> )</w:t>
            </w:r>
          </w:p>
        </w:tc>
      </w:tr>
    </w:tbl>
    <w:p w14:paraId="344F7BDA" w14:textId="77777777" w:rsidR="00B408CB" w:rsidRDefault="00B408CB" w:rsidP="00B408CB">
      <w:pPr>
        <w:jc w:val="left"/>
      </w:pPr>
      <w:proofErr w:type="spellStart"/>
      <w:r>
        <w:t>Vớ</w:t>
      </w:r>
      <w:r w:rsidR="00F453A8">
        <w:t>i</w:t>
      </w:r>
      <w:proofErr w:type="spellEnd"/>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w:t>
      </w:r>
      <w:proofErr w:type="spellStart"/>
      <w:r>
        <w:t>chiều</w:t>
      </w:r>
      <w:proofErr w:type="spellEnd"/>
      <w:r>
        <w:t xml:space="preserve"> </w:t>
      </w:r>
      <w:proofErr w:type="spellStart"/>
      <w:r>
        <w:t>của</w:t>
      </w:r>
      <w:proofErr w:type="spellEnd"/>
      <w:r>
        <w:t xml:space="preserve"> </w:t>
      </w:r>
      <w:proofErr w:type="spellStart"/>
      <w:r>
        <w:t>không</w:t>
      </w:r>
      <w:proofErr w:type="spellEnd"/>
      <w:r>
        <w:t xml:space="preserve"> </w:t>
      </w:r>
      <w:proofErr w:type="spellStart"/>
      <w:r>
        <w:t>gian</w:t>
      </w:r>
      <w:proofErr w:type="spellEnd"/>
    </w:p>
    <w:p w14:paraId="684F27BF" w14:textId="77777777" w:rsidR="00B408CB" w:rsidRDefault="00B408CB" w:rsidP="00B408CB">
      <w:pPr>
        <w:jc w:val="left"/>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SVM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 </w:t>
      </w:r>
      <w:proofErr w:type="spellStart"/>
      <w:r>
        <w:t>và</w:t>
      </w:r>
      <w:proofErr w:type="spellEnd"/>
      <w:r>
        <w:t xml:space="preserve"> b </w:t>
      </w:r>
      <w:proofErr w:type="spellStart"/>
      <w:r>
        <w:t>sao</w:t>
      </w:r>
      <w:proofErr w:type="spellEnd"/>
      <w:r>
        <w:t xml:space="preserve"> </w:t>
      </w:r>
      <w:proofErr w:type="spellStart"/>
      <w:r>
        <w:t>cho</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rsidR="00995199">
        <w:t>Trong</w:t>
      </w:r>
      <w:proofErr w:type="spellEnd"/>
      <w:r w:rsidR="00995199">
        <w:t xml:space="preserve"> </w:t>
      </w:r>
      <w:r w:rsidR="00995199">
        <w:fldChar w:fldCharType="begin"/>
      </w:r>
      <w:r w:rsidR="00995199">
        <w:instrText xml:space="preserve"> REF _Ref68944129 \h </w:instrText>
      </w:r>
      <w:r w:rsidR="00995199">
        <w:fldChar w:fldCharType="separate"/>
      </w:r>
      <w:proofErr w:type="spellStart"/>
      <w:r w:rsidR="00EC13B2">
        <w:t>Hình</w:t>
      </w:r>
      <w:proofErr w:type="spellEnd"/>
      <w:r w:rsidR="00EC13B2">
        <w:t xml:space="preserve"> </w:t>
      </w:r>
      <w:r w:rsidR="00EC13B2">
        <w:rPr>
          <w:noProof/>
        </w:rPr>
        <w:t>2</w:t>
      </w:r>
      <w:r w:rsidR="00EC13B2">
        <w:t>.</w:t>
      </w:r>
      <w:r w:rsidR="00EC13B2">
        <w:rPr>
          <w:noProof/>
        </w:rPr>
        <w:t>4</w:t>
      </w:r>
      <w:r w:rsidR="00995199">
        <w:fldChar w:fldCharType="end"/>
      </w:r>
      <w:r w:rsidR="00995199">
        <w:t xml:space="preserve">, </w:t>
      </w:r>
      <w:proofErr w:type="spellStart"/>
      <w:r w:rsidR="00995199">
        <w:t>đường</w:t>
      </w:r>
      <w:proofErr w:type="spellEnd"/>
      <w:r w:rsidR="00995199">
        <w:t xml:space="preserve"> </w:t>
      </w:r>
      <w:proofErr w:type="spellStart"/>
      <w:r w:rsidR="00995199">
        <w:t>thẳng</w:t>
      </w:r>
      <w:proofErr w:type="spellEnd"/>
      <w:r w:rsidR="00995199">
        <w:t xml:space="preserve"> chia </w:t>
      </w:r>
      <w:proofErr w:type="spellStart"/>
      <w:r w:rsidR="00995199">
        <w:t>cắt</w:t>
      </w:r>
      <w:proofErr w:type="spellEnd"/>
      <w:r w:rsidR="00995199">
        <w:t xml:space="preserve"> </w:t>
      </w:r>
      <w:proofErr w:type="spellStart"/>
      <w:r w:rsidR="00995199">
        <w:t>dữ</w:t>
      </w:r>
      <w:proofErr w:type="spellEnd"/>
      <w:r w:rsidR="00995199">
        <w:t xml:space="preserve"> </w:t>
      </w:r>
      <w:proofErr w:type="spellStart"/>
      <w:r w:rsidR="00995199">
        <w:t>liệu</w:t>
      </w:r>
      <w:proofErr w:type="spellEnd"/>
      <w:r w:rsidR="00995199">
        <w:t xml:space="preserve"> </w:t>
      </w:r>
      <w:proofErr w:type="spellStart"/>
      <w:r w:rsidR="00995199">
        <w:t>của</w:t>
      </w:r>
      <w:proofErr w:type="spellEnd"/>
      <w:r w:rsidR="00995199">
        <w:t xml:space="preserve"> 2 </w:t>
      </w:r>
      <w:proofErr w:type="spellStart"/>
      <w:r w:rsidR="00995199">
        <w:t>lớp</w:t>
      </w:r>
      <w:proofErr w:type="spellEnd"/>
      <w:r w:rsidR="00995199">
        <w:t xml:space="preserve"> </w:t>
      </w:r>
      <w:proofErr w:type="spellStart"/>
      <w:r w:rsidR="00995199">
        <w:t>và</w:t>
      </w:r>
      <w:proofErr w:type="spellEnd"/>
      <w:r w:rsidR="00995199">
        <w:t xml:space="preserve"> </w:t>
      </w:r>
      <w:proofErr w:type="spellStart"/>
      <w:r w:rsidR="00995199">
        <w:t>khoảng</w:t>
      </w:r>
      <w:proofErr w:type="spellEnd"/>
      <w:r w:rsidR="00995199">
        <w:t xml:space="preserve"> </w:t>
      </w:r>
      <w:proofErr w:type="spellStart"/>
      <w:r w:rsidR="00995199">
        <w:t>cách</w:t>
      </w:r>
      <w:proofErr w:type="spellEnd"/>
      <w:r w:rsidR="00995199">
        <w:t xml:space="preserve"> </w:t>
      </w:r>
      <w:proofErr w:type="spellStart"/>
      <w:r w:rsidR="00995199">
        <w:t>từ</w:t>
      </w:r>
      <w:proofErr w:type="spellEnd"/>
      <w:r w:rsidR="00995199">
        <w:t xml:space="preserve"> 2 </w:t>
      </w:r>
      <w:proofErr w:type="spellStart"/>
      <w:r w:rsidR="00995199">
        <w:t>điểm</w:t>
      </w:r>
      <w:proofErr w:type="spellEnd"/>
      <w:r w:rsidR="00995199">
        <w:t xml:space="preserve"> </w:t>
      </w:r>
      <w:proofErr w:type="spellStart"/>
      <w:r w:rsidR="00995199">
        <w:t>gần</w:t>
      </w:r>
      <w:proofErr w:type="spellEnd"/>
      <w:r w:rsidR="00995199">
        <w:t xml:space="preserve"> </w:t>
      </w:r>
      <w:proofErr w:type="spellStart"/>
      <w:r w:rsidR="00995199">
        <w:t>nhất</w:t>
      </w:r>
      <w:proofErr w:type="spellEnd"/>
      <w:r w:rsidR="00995199">
        <w:t xml:space="preserve"> </w:t>
      </w:r>
      <w:proofErr w:type="spellStart"/>
      <w:r w:rsidR="00995199">
        <w:t>mỗi</w:t>
      </w:r>
      <w:proofErr w:type="spellEnd"/>
      <w:r w:rsidR="00995199">
        <w:t xml:space="preserve"> </w:t>
      </w:r>
      <w:proofErr w:type="spellStart"/>
      <w:r w:rsidR="00995199">
        <w:t>lớp</w:t>
      </w:r>
      <w:proofErr w:type="spellEnd"/>
      <w:r w:rsidR="00995199">
        <w:t xml:space="preserve"> </w:t>
      </w:r>
      <w:proofErr w:type="spellStart"/>
      <w:r w:rsidR="00995199">
        <w:t>đến</w:t>
      </w:r>
      <w:proofErr w:type="spellEnd"/>
      <w:r w:rsidR="00995199">
        <w:t xml:space="preserve"> </w:t>
      </w:r>
      <w:proofErr w:type="spellStart"/>
      <w:r w:rsidR="00995199">
        <w:t>đường</w:t>
      </w:r>
      <w:proofErr w:type="spellEnd"/>
      <w:r w:rsidR="00995199">
        <w:t xml:space="preserve"> </w:t>
      </w:r>
      <w:proofErr w:type="spellStart"/>
      <w:r w:rsidR="00995199">
        <w:t>thẳng</w:t>
      </w:r>
      <w:proofErr w:type="spellEnd"/>
      <w:r w:rsidR="00995199">
        <w:t xml:space="preserve"> </w:t>
      </w:r>
      <w:proofErr w:type="spellStart"/>
      <w:r w:rsidR="00995199">
        <w:t>này</w:t>
      </w:r>
      <w:proofErr w:type="spellEnd"/>
      <w:r w:rsidR="00995199">
        <w:t xml:space="preserve"> </w:t>
      </w:r>
      <w:proofErr w:type="spellStart"/>
      <w:r w:rsidR="00995199">
        <w:t>là</w:t>
      </w:r>
      <w:proofErr w:type="spellEnd"/>
      <w:r w:rsidR="00995199">
        <w:t xml:space="preserve"> </w:t>
      </w:r>
      <w:proofErr w:type="spellStart"/>
      <w:r w:rsidR="00995199">
        <w:t>lớn</w:t>
      </w:r>
      <w:proofErr w:type="spellEnd"/>
      <w:r w:rsidR="00995199">
        <w:t xml:space="preserve"> </w:t>
      </w:r>
      <w:proofErr w:type="spellStart"/>
      <w:r w:rsidR="00995199">
        <w:t>nhất</w:t>
      </w:r>
      <w:proofErr w:type="spellEnd"/>
      <w:r w:rsidR="00995199">
        <w:t xml:space="preserve"> </w:t>
      </w:r>
      <w:proofErr w:type="spellStart"/>
      <w:r w:rsidR="00995199">
        <w:t>có</w:t>
      </w:r>
      <w:proofErr w:type="spellEnd"/>
      <w:r w:rsidR="00995199">
        <w:t xml:space="preserve"> </w:t>
      </w:r>
      <w:proofErr w:type="spellStart"/>
      <w:r w:rsidR="00995199">
        <w:t>thể</w:t>
      </w:r>
      <w:proofErr w:type="spellEnd"/>
      <w:r w:rsidR="00995199">
        <w:t>.</w:t>
      </w:r>
      <w:r w:rsidR="00292642">
        <w:t xml:space="preserve"> </w:t>
      </w:r>
      <w:proofErr w:type="spellStart"/>
      <w:r w:rsidR="00292642">
        <w:t>Hàm</w:t>
      </w:r>
      <w:proofErr w:type="spellEnd"/>
      <w:r w:rsidR="00292642">
        <w:t xml:space="preserve"> </w:t>
      </w:r>
      <w:proofErr w:type="spellStart"/>
      <w:r w:rsidR="00292642">
        <w:t>mục</w:t>
      </w:r>
      <w:proofErr w:type="spellEnd"/>
      <w:r w:rsidR="00292642">
        <w:t xml:space="preserve"> </w:t>
      </w:r>
      <w:proofErr w:type="spellStart"/>
      <w:r w:rsidR="00292642">
        <w:t>tiêu</w:t>
      </w:r>
      <w:proofErr w:type="spellEnd"/>
      <w:r w:rsidR="0029264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14:paraId="63DA9012" w14:textId="77777777" w:rsidTr="00AC4CCE">
        <w:tc>
          <w:tcPr>
            <w:tcW w:w="360" w:type="dxa"/>
          </w:tcPr>
          <w:p w14:paraId="3FB4BB27" w14:textId="77777777" w:rsidR="00AC4CCE" w:rsidRDefault="00AC4CCE" w:rsidP="00E63E00"/>
        </w:tc>
        <w:tc>
          <w:tcPr>
            <w:tcW w:w="6385" w:type="dxa"/>
          </w:tcPr>
          <w:p w14:paraId="137CAF2C" w14:textId="77777777"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14:paraId="3158E2F5" w14:textId="77777777" w:rsidR="00AC4CCE" w:rsidRDefault="00AC4CCE" w:rsidP="00E63E00">
            <w:pPr>
              <w:pStyle w:val="Caption"/>
            </w:pPr>
          </w:p>
          <w:p w14:paraId="3A079EC8" w14:textId="77777777" w:rsidR="00AC4CCE" w:rsidRDefault="00AC4CCE" w:rsidP="00E63E00">
            <w:pPr>
              <w:pStyle w:val="Caption"/>
            </w:pPr>
          </w:p>
          <w:p w14:paraId="516326F6" w14:textId="77777777" w:rsidR="00AC4CCE" w:rsidRDefault="00AC4CCE" w:rsidP="00E63E00">
            <w:pPr>
              <w:pStyle w:val="Caption"/>
            </w:pPr>
            <w:r>
              <w:t xml:space="preserve">( </w:t>
            </w:r>
            <w:fldSimple w:instr=" STYLEREF 1 \s ">
              <w:r w:rsidR="00EC13B2">
                <w:rPr>
                  <w:noProof/>
                </w:rPr>
                <w:t>2</w:t>
              </w:r>
            </w:fldSimple>
            <w:r>
              <w:t>.</w:t>
            </w:r>
            <w:fldSimple w:instr=" SEQ PT \* ARABIC \s 1 ">
              <w:r w:rsidR="00EC13B2">
                <w:rPr>
                  <w:noProof/>
                </w:rPr>
                <w:t>5</w:t>
              </w:r>
            </w:fldSimple>
            <w:r>
              <w:t xml:space="preserve"> )</w:t>
            </w:r>
          </w:p>
        </w:tc>
      </w:tr>
    </w:tbl>
    <w:p w14:paraId="52D5E12C" w14:textId="77777777" w:rsidR="00292642" w:rsidRDefault="00292642" w:rsidP="00B408CB">
      <w:pPr>
        <w:jc w:val="left"/>
      </w:pPr>
      <w:proofErr w:type="spellStart"/>
      <w:r>
        <w:t>Nhận</w:t>
      </w:r>
      <w:proofErr w:type="spellEnd"/>
      <w:r>
        <w:t xml:space="preserve"> </w:t>
      </w:r>
      <w:proofErr w:type="spellStart"/>
      <w:r>
        <w:t>xét</w:t>
      </w:r>
      <w:proofErr w:type="spellEnd"/>
      <w:r>
        <w:t xml:space="preserve"> </w:t>
      </w:r>
      <w:proofErr w:type="spellStart"/>
      <w:r>
        <w:t>thấy</w:t>
      </w:r>
      <w:proofErr w:type="spellEnd"/>
      <w:r>
        <w:t xml:space="preserve"> </w:t>
      </w:r>
      <w:proofErr w:type="spellStart"/>
      <w:r>
        <w:t>w</w:t>
      </w:r>
      <w:r w:rsidR="00AC4CCE">
        <w:t>.</w:t>
      </w:r>
      <w:r>
        <w:t>x</w:t>
      </w:r>
      <w:r w:rsidR="00AC4CCE">
        <w:rPr>
          <w:vertAlign w:val="subscript"/>
        </w:rPr>
        <w:t>i</w:t>
      </w:r>
      <w:proofErr w:type="spellEnd"/>
      <w:r w:rsidR="00AC4CCE">
        <w:rPr>
          <w:vertAlign w:val="subscript"/>
        </w:rPr>
        <w:t xml:space="preserve"> </w:t>
      </w:r>
      <w:r>
        <w:t>+</w:t>
      </w:r>
      <w:r w:rsidR="00AC4CCE">
        <w:t xml:space="preserve"> </w:t>
      </w:r>
      <w:r>
        <w:t xml:space="preserve">b &gt; 1 </w:t>
      </w:r>
      <w:proofErr w:type="spellStart"/>
      <w:r>
        <w:t>khi</w:t>
      </w:r>
      <w:proofErr w:type="spellEnd"/>
      <w:r>
        <w:t xml:space="preserve"> </w:t>
      </w:r>
      <w:proofErr w:type="spellStart"/>
      <w:r>
        <w:t>i</w:t>
      </w:r>
      <w:proofErr w:type="spellEnd"/>
      <w:r>
        <w:t xml:space="preserve"> </w:t>
      </w:r>
      <w:proofErr w:type="spellStart"/>
      <w:r>
        <w:t>thuộc</w:t>
      </w:r>
      <w:proofErr w:type="spellEnd"/>
      <w:r>
        <w:t xml:space="preserve"> </w:t>
      </w:r>
      <w:proofErr w:type="spellStart"/>
      <w:r>
        <w:t>lớp</w:t>
      </w:r>
      <w:proofErr w:type="spellEnd"/>
      <w:r>
        <w:t xml:space="preserve"> 1 </w:t>
      </w:r>
      <w:proofErr w:type="spellStart"/>
      <w:r>
        <w:t>và</w:t>
      </w:r>
      <w:proofErr w:type="spellEnd"/>
      <w:r>
        <w:t xml:space="preserve"> </w:t>
      </w:r>
      <w:proofErr w:type="spellStart"/>
      <w:r>
        <w:t>w</w:t>
      </w:r>
      <w:r w:rsidR="00AC4CCE">
        <w:t>.</w:t>
      </w:r>
      <w:r>
        <w:t>x</w:t>
      </w:r>
      <w:r w:rsidR="00AC4CCE">
        <w:rPr>
          <w:vertAlign w:val="subscript"/>
        </w:rPr>
        <w:t>i</w:t>
      </w:r>
      <w:proofErr w:type="spellEnd"/>
      <w:r w:rsidR="00AC4CCE">
        <w:t xml:space="preserve"> </w:t>
      </w:r>
      <w:r>
        <w:t>+</w:t>
      </w:r>
      <w:r w:rsidR="00AC4CCE">
        <w:t xml:space="preserve"> </w:t>
      </w:r>
      <w:r>
        <w:t xml:space="preserve">b &lt; 1 </w:t>
      </w:r>
      <w:proofErr w:type="spellStart"/>
      <w:r>
        <w:t>khi</w:t>
      </w:r>
      <w:proofErr w:type="spellEnd"/>
      <w:r>
        <w:t xml:space="preserve"> </w:t>
      </w:r>
      <w:proofErr w:type="spellStart"/>
      <w:r>
        <w:t>i</w:t>
      </w:r>
      <w:proofErr w:type="spellEnd"/>
      <w:r>
        <w:t xml:space="preserve"> </w:t>
      </w:r>
      <w:proofErr w:type="spellStart"/>
      <w:r>
        <w:t>thuộc</w:t>
      </w:r>
      <w:proofErr w:type="spellEnd"/>
      <w:r>
        <w:t xml:space="preserve"> </w:t>
      </w:r>
      <w:proofErr w:type="spellStart"/>
      <w:r>
        <w:t>lớp</w:t>
      </w:r>
      <w:proofErr w:type="spellEnd"/>
      <w:r>
        <w:t xml:space="preserve"> -1, </w:t>
      </w:r>
      <w:proofErr w:type="spellStart"/>
      <w:r>
        <w:t>và</w:t>
      </w:r>
      <w:proofErr w:type="spellEnd"/>
      <w:r>
        <w:t xml:space="preserve"> y </w:t>
      </w:r>
      <w:proofErr w:type="spellStart"/>
      <w:r>
        <w:t>luôn</w:t>
      </w:r>
      <w:proofErr w:type="spellEnd"/>
      <w:r>
        <w:t xml:space="preserve"> </w:t>
      </w:r>
      <w:proofErr w:type="spellStart"/>
      <w:r>
        <w:t>cùng</w:t>
      </w:r>
      <w:proofErr w:type="spellEnd"/>
      <w:r>
        <w:t xml:space="preserve"> </w:t>
      </w:r>
      <w:proofErr w:type="spellStart"/>
      <w:r>
        <w:t>dấu</w:t>
      </w:r>
      <w:proofErr w:type="spellEnd"/>
      <w:r>
        <w:t xml:space="preserve"> </w:t>
      </w:r>
      <w:proofErr w:type="spellStart"/>
      <w:r>
        <w:t>với</w:t>
      </w:r>
      <w:proofErr w:type="spellEnd"/>
      <w:r>
        <w:t xml:space="preserve"> </w:t>
      </w:r>
      <w:proofErr w:type="spellStart"/>
      <w:r>
        <w:t>w</w:t>
      </w:r>
      <w:r w:rsidR="00AC4CCE">
        <w:t>.</w:t>
      </w:r>
      <w:r>
        <w:t>x</w:t>
      </w:r>
      <w:r w:rsidR="00AC4CCE">
        <w:rPr>
          <w:vertAlign w:val="subscript"/>
        </w:rPr>
        <w:t>i</w:t>
      </w:r>
      <w:proofErr w:type="spellEnd"/>
      <w:r w:rsidR="00AC4CCE">
        <w:t xml:space="preserve"> </w:t>
      </w:r>
      <w:r>
        <w:t>+</w:t>
      </w:r>
      <w:r w:rsidR="00AC4CCE">
        <w:t xml:space="preserve"> </w:t>
      </w:r>
      <w:r>
        <w:t xml:space="preserve">b, </w:t>
      </w:r>
      <w:proofErr w:type="spellStart"/>
      <w:r>
        <w:t>nên</w:t>
      </w:r>
      <w:proofErr w:type="spellEnd"/>
      <w:r>
        <w:t xml:space="preserve"> </w:t>
      </w:r>
      <w:proofErr w:type="spellStart"/>
      <w:r>
        <w:t>y</w:t>
      </w:r>
      <w:r w:rsidR="00AC4CCE">
        <w:rPr>
          <w:vertAlign w:val="subscript"/>
        </w:rPr>
        <w:t>i</w:t>
      </w:r>
      <w:proofErr w:type="spellEnd"/>
      <w:r w:rsidR="00AC4CCE">
        <w:t>.</w:t>
      </w:r>
      <w:r>
        <w:t>(</w:t>
      </w:r>
      <w:proofErr w:type="spellStart"/>
      <w:r>
        <w:t>w</w:t>
      </w:r>
      <w:r w:rsidR="00AC4CCE">
        <w:t>.</w:t>
      </w:r>
      <w:r>
        <w:t>x</w:t>
      </w:r>
      <w:proofErr w:type="spellEnd"/>
      <w:r w:rsidR="00AC4CCE">
        <w:t xml:space="preserve"> </w:t>
      </w:r>
      <w:r>
        <w:t>+</w:t>
      </w:r>
      <w:r w:rsidR="00AC4CCE">
        <w:t xml:space="preserve"> </w:t>
      </w:r>
      <w:r>
        <w:t>b) &gt;</w:t>
      </w:r>
      <w:r w:rsidR="00AC4CCE">
        <w:t xml:space="preserve"> </w:t>
      </w:r>
      <w:r>
        <w:t xml:space="preserve">1 </w:t>
      </w:r>
      <w:proofErr w:type="spellStart"/>
      <w:r>
        <w:t>với</w:t>
      </w:r>
      <w:proofErr w:type="spellEnd"/>
      <w:r>
        <w:t xml:space="preserve"> </w:t>
      </w:r>
      <w:proofErr w:type="spellStart"/>
      <w:r>
        <w:t>mọi</w:t>
      </w:r>
      <w:proofErr w:type="spellEnd"/>
      <w:r>
        <w:t xml:space="preserve"> </w:t>
      </w:r>
      <w:r w:rsidR="00AC4CCE">
        <w:t xml:space="preserve">1 ≤ </w:t>
      </w:r>
      <w:proofErr w:type="spellStart"/>
      <w:r w:rsidR="00AC4CCE">
        <w:t>i</w:t>
      </w:r>
      <w:proofErr w:type="spellEnd"/>
      <w:r w:rsidR="00AC4CCE">
        <w:t xml:space="preserve"> &lt; m</w:t>
      </w:r>
      <w:r>
        <w:t xml:space="preserve">. </w:t>
      </w:r>
      <w:proofErr w:type="spellStart"/>
      <w:r>
        <w:t>Bài</w:t>
      </w:r>
      <w:proofErr w:type="spellEnd"/>
      <w:r>
        <w:t xml:space="preserve"> </w:t>
      </w:r>
      <w:proofErr w:type="spellStart"/>
      <w:r>
        <w:t>toàn</w:t>
      </w:r>
      <w:proofErr w:type="spellEnd"/>
      <w:r>
        <w:t xml:space="preserve"> </w:t>
      </w:r>
      <w:proofErr w:type="spellStart"/>
      <w:r>
        <w:t>tối</w:t>
      </w:r>
      <w:proofErr w:type="spellEnd"/>
      <w:r>
        <w:t xml:space="preserve"> </w:t>
      </w:r>
      <w:proofErr w:type="spellStart"/>
      <w:r>
        <w:t>ưu</w:t>
      </w:r>
      <w:proofErr w:type="spellEnd"/>
      <w:r>
        <w:t xml:space="preserve"> </w:t>
      </w:r>
      <w:proofErr w:type="spellStart"/>
      <w:r>
        <w:t>trở</w:t>
      </w:r>
      <w:proofErr w:type="spellEnd"/>
      <w:r>
        <w:t xml:space="preserve"> </w:t>
      </w:r>
      <w:proofErr w:type="spellStart"/>
      <w:r>
        <w:t>thành</w:t>
      </w:r>
      <w:proofErr w:type="spell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14:paraId="34D4EB66" w14:textId="77777777" w:rsidTr="00AE64D6">
        <w:tc>
          <w:tcPr>
            <w:tcW w:w="407" w:type="dxa"/>
          </w:tcPr>
          <w:p w14:paraId="722C3EA1" w14:textId="77777777" w:rsidR="00AC4CCE" w:rsidRDefault="00AC4CCE" w:rsidP="00E63E00"/>
        </w:tc>
        <w:tc>
          <w:tcPr>
            <w:tcW w:w="4596" w:type="dxa"/>
          </w:tcPr>
          <w:p w14:paraId="266BAB0A" w14:textId="77777777" w:rsidR="00AC4CCE" w:rsidRPr="00F10EE8" w:rsidRDefault="00354746"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14:paraId="0B8D5E8D" w14:textId="77777777" w:rsidR="00AC4CCE" w:rsidRPr="00A20E80" w:rsidRDefault="00AC4CCE" w:rsidP="00E63E00"/>
        </w:tc>
        <w:tc>
          <w:tcPr>
            <w:tcW w:w="1108" w:type="dxa"/>
          </w:tcPr>
          <w:p w14:paraId="4970F860" w14:textId="77777777" w:rsidR="00AC4CCE" w:rsidRDefault="00AC4CCE" w:rsidP="00E63E00">
            <w:pPr>
              <w:pStyle w:val="Caption"/>
            </w:pPr>
          </w:p>
        </w:tc>
        <w:tc>
          <w:tcPr>
            <w:tcW w:w="729" w:type="dxa"/>
          </w:tcPr>
          <w:p w14:paraId="0DF55AB6" w14:textId="77777777" w:rsidR="00AC4CCE" w:rsidRDefault="00AC4CCE" w:rsidP="00E63E00">
            <w:pPr>
              <w:pStyle w:val="Caption"/>
            </w:pPr>
          </w:p>
        </w:tc>
        <w:tc>
          <w:tcPr>
            <w:tcW w:w="1669" w:type="dxa"/>
          </w:tcPr>
          <w:p w14:paraId="18A5B7CF" w14:textId="77777777" w:rsidR="00AC4CCE" w:rsidRDefault="00AC4CCE" w:rsidP="00E63E00">
            <w:pPr>
              <w:pStyle w:val="Caption"/>
            </w:pPr>
          </w:p>
          <w:p w14:paraId="288942D0" w14:textId="77777777" w:rsidR="00AC4CCE" w:rsidRDefault="00AC4CCE" w:rsidP="00E63E00">
            <w:pPr>
              <w:pStyle w:val="Caption"/>
            </w:pPr>
            <w:r>
              <w:t xml:space="preserve">( </w:t>
            </w:r>
            <w:fldSimple w:instr=" STYLEREF 1 \s ">
              <w:r w:rsidR="00EC13B2">
                <w:rPr>
                  <w:noProof/>
                </w:rPr>
                <w:t>2</w:t>
              </w:r>
            </w:fldSimple>
            <w:r>
              <w:t>.</w:t>
            </w:r>
            <w:fldSimple w:instr=" SEQ PT \* ARABIC \s 1 ">
              <w:r w:rsidR="00EC13B2">
                <w:rPr>
                  <w:noProof/>
                </w:rPr>
                <w:t>6</w:t>
              </w:r>
            </w:fldSimple>
            <w:r>
              <w:t xml:space="preserve"> )</w:t>
            </w:r>
          </w:p>
        </w:tc>
      </w:tr>
    </w:tbl>
    <w:p w14:paraId="6757669E" w14:textId="77777777"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14:paraId="1F08AEF1" w14:textId="77777777" w:rsidR="008A5A5A" w:rsidRDefault="0012617E" w:rsidP="008A5A5A">
      <w:pPr>
        <w:keepNext/>
        <w:ind w:firstLine="720"/>
        <w:jc w:val="center"/>
      </w:pPr>
      <w:r>
        <w:rPr>
          <w:noProof/>
        </w:rPr>
        <w:lastRenderedPageBreak/>
        <w:drawing>
          <wp:inline distT="0" distB="0" distL="0" distR="0" wp14:anchorId="6D960C28" wp14:editId="305D3F3C">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14:paraId="2B2C0A7A" w14:textId="77777777" w:rsidR="0012617E" w:rsidRDefault="008A5A5A" w:rsidP="008A5A5A">
      <w:pPr>
        <w:pStyle w:val="Caption"/>
      </w:pPr>
      <w:bookmarkStart w:id="270" w:name="_Ref68944129"/>
      <w:bookmarkStart w:id="271" w:name="_Toc68996308"/>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4</w:t>
        </w:r>
      </w:fldSimple>
      <w:bookmarkEnd w:id="270"/>
      <w:r>
        <w:t xml:space="preserve"> </w:t>
      </w:r>
      <w:proofErr w:type="spellStart"/>
      <w:r>
        <w:t>Đường</w:t>
      </w:r>
      <w:proofErr w:type="spellEnd"/>
      <w:r>
        <w:t xml:space="preserve"> </w:t>
      </w:r>
      <w:proofErr w:type="spellStart"/>
      <w:r>
        <w:t>thẳng</w:t>
      </w:r>
      <w:proofErr w:type="spellEnd"/>
      <w:r>
        <w:t xml:space="preserve"> </w:t>
      </w:r>
      <w:proofErr w:type="spellStart"/>
      <w:r>
        <w:t>phân</w:t>
      </w:r>
      <w:proofErr w:type="spellEnd"/>
      <w:r>
        <w:t xml:space="preserve"> </w:t>
      </w:r>
      <w:proofErr w:type="spellStart"/>
      <w:r>
        <w:t>cách</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2 </w:t>
      </w:r>
      <w:proofErr w:type="spellStart"/>
      <w:r>
        <w:t>lớp</w:t>
      </w:r>
      <w:bookmarkEnd w:id="271"/>
      <w:proofErr w:type="spellEnd"/>
    </w:p>
    <w:p w14:paraId="539AA344" w14:textId="32F18D52" w:rsidR="00B408CB" w:rsidRDefault="00B408CB" w:rsidP="00B408CB">
      <w:r>
        <w:tab/>
      </w:r>
      <w:proofErr w:type="spellStart"/>
      <w:r>
        <w:t>Thông</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_Ref68944129 \h </w:instrText>
      </w:r>
      <w:r>
        <w:fldChar w:fldCharType="separate"/>
      </w:r>
      <w:proofErr w:type="spellStart"/>
      <w:r w:rsidR="00EC13B2">
        <w:t>Hình</w:t>
      </w:r>
      <w:proofErr w:type="spellEnd"/>
      <w:r w:rsidR="00EC13B2">
        <w:t xml:space="preserve"> </w:t>
      </w:r>
      <w:r w:rsidR="00EC13B2">
        <w:rPr>
          <w:noProof/>
        </w:rPr>
        <w:t>2</w:t>
      </w:r>
      <w:r w:rsidR="00EC13B2">
        <w:t>.</w:t>
      </w:r>
      <w:r w:rsidR="00EC13B2">
        <w:rPr>
          <w:noProof/>
        </w:rPr>
        <w:t>4</w:t>
      </w:r>
      <w:r>
        <w:fldChar w:fldCharType="end"/>
      </w:r>
      <w:r>
        <w:t xml:space="preserve">. Khi </w:t>
      </w:r>
      <w:proofErr w:type="spellStart"/>
      <w:r>
        <w:t>đó</w:t>
      </w:r>
      <w:proofErr w:type="spellEnd"/>
      <w:r>
        <w:t xml:space="preserve">, </w:t>
      </w:r>
      <w:proofErr w:type="spellStart"/>
      <w:r>
        <w:t>thuật</w:t>
      </w:r>
      <w:proofErr w:type="spellEnd"/>
      <w:r>
        <w:t xml:space="preserve"> </w:t>
      </w:r>
      <w:proofErr w:type="spellStart"/>
      <w:r>
        <w:t>toán</w:t>
      </w:r>
      <w:proofErr w:type="spellEnd"/>
      <w:r>
        <w:t xml:space="preserve"> SVM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nhân</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sang </w:t>
      </w:r>
      <w:proofErr w:type="spellStart"/>
      <w:r>
        <w:t>không</w:t>
      </w:r>
      <w:proofErr w:type="spellEnd"/>
      <w:r>
        <w:t xml:space="preserve"> </w:t>
      </w:r>
      <w:proofErr w:type="spellStart"/>
      <w:r>
        <w:t>gian</w:t>
      </w:r>
      <w:proofErr w:type="spellEnd"/>
      <w:r>
        <w:t xml:space="preserve"> </w:t>
      </w:r>
      <w:proofErr w:type="spellStart"/>
      <w:r>
        <w:t>mới</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w:t>
      </w:r>
      <w:ins w:id="272" w:author="Cung Thanh Long" w:date="2021-04-12T23:14:00Z">
        <w:r w:rsidR="00086010">
          <w:t>à</w:t>
        </w:r>
      </w:ins>
      <w:del w:id="273" w:author="Cung Thanh Long" w:date="2021-04-12T23:14:00Z">
        <w:r w:rsidDel="00086010">
          <w:delText>á</w:delText>
        </w:r>
      </w:del>
      <w:r>
        <w:t>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hơn</w:t>
      </w:r>
      <w:proofErr w:type="spellEnd"/>
      <w:r>
        <w:t xml:space="preserve">. </w:t>
      </w:r>
      <w:r>
        <w:fldChar w:fldCharType="begin"/>
      </w:r>
      <w:r>
        <w:instrText xml:space="preserve"> REF _Ref68944244 \h </w:instrText>
      </w:r>
      <w:r>
        <w:fldChar w:fldCharType="separate"/>
      </w:r>
      <w:proofErr w:type="spellStart"/>
      <w:r w:rsidR="00EC13B2">
        <w:t>Hình</w:t>
      </w:r>
      <w:proofErr w:type="spellEnd"/>
      <w:r w:rsidR="00EC13B2">
        <w:t xml:space="preserve"> </w:t>
      </w:r>
      <w:r w:rsidR="00EC13B2">
        <w:rPr>
          <w:noProof/>
        </w:rPr>
        <w:t>2</w:t>
      </w:r>
      <w:r w:rsidR="00EC13B2">
        <w:t>.</w:t>
      </w:r>
      <w:r w:rsidR="00EC13B2">
        <w:rPr>
          <w:noProof/>
        </w:rPr>
        <w:t>5</w:t>
      </w:r>
      <w:r>
        <w:fldChar w:fldCharType="end"/>
      </w:r>
      <w:r>
        <w:t xml:space="preserve"> </w:t>
      </w:r>
      <w:proofErr w:type="spellStart"/>
      <w:r w:rsidR="00BF15E1">
        <w:t>mô</w:t>
      </w:r>
      <w:proofErr w:type="spellEnd"/>
      <w:r w:rsidR="00BF15E1">
        <w:t xml:space="preserve"> </w:t>
      </w:r>
      <w:proofErr w:type="spellStart"/>
      <w:r w:rsidR="00BF15E1">
        <w:t>tả</w:t>
      </w:r>
      <w:proofErr w:type="spellEnd"/>
      <w:r w:rsidR="00BF15E1">
        <w:t xml:space="preserve"> </w:t>
      </w:r>
      <w:proofErr w:type="spellStart"/>
      <w:r w:rsidR="00BF15E1">
        <w:t>cách</w:t>
      </w:r>
      <w:proofErr w:type="spellEnd"/>
      <w:r w:rsidR="00BF15E1">
        <w:t xml:space="preserve"> </w:t>
      </w:r>
      <w:proofErr w:type="spellStart"/>
      <w:r w:rsidR="00BF15E1">
        <w:t>thức</w:t>
      </w:r>
      <w:proofErr w:type="spellEnd"/>
      <w:r w:rsidR="00BF15E1">
        <w:t xml:space="preserve"> </w:t>
      </w:r>
      <w:proofErr w:type="spellStart"/>
      <w:r w:rsidR="00BF15E1">
        <w:t>hoạt</w:t>
      </w:r>
      <w:proofErr w:type="spellEnd"/>
      <w:r w:rsidR="00BF15E1">
        <w:t xml:space="preserve"> </w:t>
      </w:r>
      <w:proofErr w:type="spellStart"/>
      <w:r w:rsidR="00BF15E1">
        <w:t>động</w:t>
      </w:r>
      <w:proofErr w:type="spellEnd"/>
      <w:r w:rsidR="00BF15E1">
        <w:t xml:space="preserve"> </w:t>
      </w:r>
      <w:proofErr w:type="spellStart"/>
      <w:r w:rsidR="00BF15E1">
        <w:t>của</w:t>
      </w:r>
      <w:proofErr w:type="spellEnd"/>
      <w:r w:rsidR="00BF15E1">
        <w:t xml:space="preserve"> SVM </w:t>
      </w:r>
      <w:proofErr w:type="spellStart"/>
      <w:r w:rsidR="00BF15E1">
        <w:t>khi</w:t>
      </w:r>
      <w:proofErr w:type="spellEnd"/>
      <w:r w:rsidR="00BF15E1">
        <w:t xml:space="preserve"> </w:t>
      </w:r>
      <w:proofErr w:type="spellStart"/>
      <w:r w:rsidR="00BF15E1">
        <w:t>chuyển</w:t>
      </w:r>
      <w:proofErr w:type="spellEnd"/>
      <w:r w:rsidR="00BF15E1">
        <w:t xml:space="preserve"> </w:t>
      </w:r>
      <w:proofErr w:type="spellStart"/>
      <w:r w:rsidR="00BF15E1">
        <w:t>đổi</w:t>
      </w:r>
      <w:proofErr w:type="spellEnd"/>
      <w:r w:rsidR="00BF15E1">
        <w:t xml:space="preserve"> </w:t>
      </w:r>
      <w:proofErr w:type="spellStart"/>
      <w:r w:rsidR="00BF15E1">
        <w:t>dữ</w:t>
      </w:r>
      <w:proofErr w:type="spellEnd"/>
      <w:r w:rsidR="00BF15E1">
        <w:t xml:space="preserve"> </w:t>
      </w:r>
      <w:proofErr w:type="spellStart"/>
      <w:r w:rsidR="00BF15E1">
        <w:t>liệu</w:t>
      </w:r>
      <w:proofErr w:type="spellEnd"/>
      <w:r w:rsidR="00BF15E1">
        <w:t>.</w:t>
      </w:r>
    </w:p>
    <w:p w14:paraId="6E764357" w14:textId="77777777" w:rsidR="00AE64D6" w:rsidRPr="00B408CB" w:rsidRDefault="00AE64D6" w:rsidP="00B408CB"/>
    <w:p w14:paraId="4A024010" w14:textId="77777777" w:rsidR="008A5A5A" w:rsidRDefault="0012617E" w:rsidP="008A5A5A">
      <w:pPr>
        <w:keepNext/>
        <w:jc w:val="center"/>
      </w:pPr>
      <w:r>
        <w:rPr>
          <w:noProof/>
        </w:rPr>
        <w:drawing>
          <wp:inline distT="0" distB="0" distL="0" distR="0" wp14:anchorId="044FBF6F" wp14:editId="026FC89D">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33">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14:paraId="53608F89" w14:textId="77777777" w:rsidR="0012617E" w:rsidRDefault="008A5A5A" w:rsidP="008A5A5A">
      <w:pPr>
        <w:pStyle w:val="Caption"/>
      </w:pPr>
      <w:bookmarkStart w:id="274" w:name="_Ref68944244"/>
      <w:bookmarkStart w:id="275" w:name="_Toc68996309"/>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5</w:t>
        </w:r>
      </w:fldSimple>
      <w:bookmarkEnd w:id="274"/>
      <w:r>
        <w:t xml:space="preserve"> </w:t>
      </w:r>
      <w:proofErr w:type="spellStart"/>
      <w:r w:rsidR="006A0387">
        <w:t>Chiếu</w:t>
      </w:r>
      <w:proofErr w:type="spellEnd"/>
      <w:r w:rsidR="00036725">
        <w:t xml:space="preserve"> </w:t>
      </w:r>
      <w:proofErr w:type="spellStart"/>
      <w:r w:rsidR="00036725">
        <w:t>dữ</w:t>
      </w:r>
      <w:proofErr w:type="spellEnd"/>
      <w:r w:rsidR="00036725">
        <w:t xml:space="preserve"> </w:t>
      </w:r>
      <w:proofErr w:type="spellStart"/>
      <w:r w:rsidR="00036725">
        <w:t>liệu</w:t>
      </w:r>
      <w:proofErr w:type="spellEnd"/>
      <w:r w:rsidR="00036725">
        <w:t xml:space="preserve"> </w:t>
      </w:r>
      <w:proofErr w:type="spellStart"/>
      <w:r w:rsidR="00AE64D6">
        <w:t>lên</w:t>
      </w:r>
      <w:proofErr w:type="spellEnd"/>
      <w:r w:rsidR="00036725">
        <w:t xml:space="preserve"> </w:t>
      </w:r>
      <w:proofErr w:type="spellStart"/>
      <w:r w:rsidR="006A0387">
        <w:t>không</w:t>
      </w:r>
      <w:proofErr w:type="spellEnd"/>
      <w:r w:rsidR="006A0387">
        <w:t xml:space="preserve"> </w:t>
      </w:r>
      <w:proofErr w:type="spellStart"/>
      <w:r w:rsidR="006A0387">
        <w:t>gian</w:t>
      </w:r>
      <w:proofErr w:type="spellEnd"/>
      <w:r w:rsidR="006A0387">
        <w:t xml:space="preserve"> </w:t>
      </w:r>
      <w:proofErr w:type="spellStart"/>
      <w:r w:rsidR="006A0387">
        <w:t>nhiều</w:t>
      </w:r>
      <w:proofErr w:type="spellEnd"/>
      <w:r w:rsidR="006A0387">
        <w:t xml:space="preserve"> </w:t>
      </w:r>
      <w:proofErr w:type="spellStart"/>
      <w:r w:rsidR="006A0387">
        <w:t>chiều</w:t>
      </w:r>
      <w:proofErr w:type="spellEnd"/>
      <w:r w:rsidR="006A0387">
        <w:t xml:space="preserve"> </w:t>
      </w:r>
      <w:proofErr w:type="spellStart"/>
      <w:r w:rsidR="006A0387">
        <w:t>hơn</w:t>
      </w:r>
      <w:proofErr w:type="spellEnd"/>
      <w:r w:rsidR="006A0387">
        <w:t xml:space="preserve"> </w:t>
      </w:r>
      <w:proofErr w:type="spellStart"/>
      <w:r w:rsidR="006A0387">
        <w:t>khi</w:t>
      </w:r>
      <w:proofErr w:type="spellEnd"/>
      <w:r w:rsidR="006A0387">
        <w:t xml:space="preserve"> </w:t>
      </w:r>
      <w:proofErr w:type="spellStart"/>
      <w:r w:rsidR="006A0387">
        <w:t>dữ</w:t>
      </w:r>
      <w:proofErr w:type="spellEnd"/>
      <w:r w:rsidR="006A0387">
        <w:t xml:space="preserve"> </w:t>
      </w:r>
      <w:proofErr w:type="spellStart"/>
      <w:r w:rsidR="006A0387">
        <w:t>liệu</w:t>
      </w:r>
      <w:proofErr w:type="spellEnd"/>
      <w:r w:rsidR="006A0387">
        <w:t xml:space="preserve"> </w:t>
      </w:r>
      <w:proofErr w:type="spellStart"/>
      <w:r w:rsidR="006A0387">
        <w:t>không</w:t>
      </w:r>
      <w:proofErr w:type="spellEnd"/>
      <w:r w:rsidR="006A0387">
        <w:t xml:space="preserve"> </w:t>
      </w:r>
      <w:proofErr w:type="spellStart"/>
      <w:r w:rsidR="006A0387">
        <w:t>tuyến</w:t>
      </w:r>
      <w:proofErr w:type="spellEnd"/>
      <w:r w:rsidR="006A0387">
        <w:t xml:space="preserve"> </w:t>
      </w:r>
      <w:proofErr w:type="spellStart"/>
      <w:r w:rsidR="006A0387">
        <w:t>tính</w:t>
      </w:r>
      <w:bookmarkEnd w:id="275"/>
      <w:proofErr w:type="spellEnd"/>
    </w:p>
    <w:p w14:paraId="3A6F5FEC" w14:textId="77777777" w:rsidR="00AE64D6" w:rsidRDefault="00D27090" w:rsidP="00BF15E1">
      <w:proofErr w:type="spellStart"/>
      <w:r>
        <w:t>Hàm</w:t>
      </w:r>
      <w:proofErr w:type="spellEnd"/>
      <w:r>
        <w:t xml:space="preserve"> </w:t>
      </w:r>
      <w:proofErr w:type="spellStart"/>
      <w:r>
        <w:t>nhân</w:t>
      </w:r>
      <w:proofErr w:type="spellEnd"/>
      <w:r>
        <w:t xml:space="preserve"> </w:t>
      </w:r>
      <w:proofErr w:type="spellStart"/>
      <w:r>
        <w:t>giúp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14:paraId="0AA22EC7" w14:textId="77777777" w:rsidTr="00AE64D6">
        <w:trPr>
          <w:trHeight w:val="635"/>
        </w:trPr>
        <w:tc>
          <w:tcPr>
            <w:tcW w:w="1525" w:type="dxa"/>
          </w:tcPr>
          <w:p w14:paraId="5DBFC2D0" w14:textId="77777777" w:rsidR="00AC4CCE" w:rsidRDefault="00AC4CCE" w:rsidP="00E63E00"/>
        </w:tc>
        <w:tc>
          <w:tcPr>
            <w:tcW w:w="5220" w:type="dxa"/>
            <w:vAlign w:val="center"/>
          </w:tcPr>
          <w:p w14:paraId="20A19CDA" w14:textId="77777777"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tcPr>
          <w:p w14:paraId="730B1143" w14:textId="77777777" w:rsidR="00AC4CCE" w:rsidRDefault="00AC4CCE" w:rsidP="00E63E00">
            <w:pPr>
              <w:pStyle w:val="Caption"/>
            </w:pPr>
            <w:r>
              <w:t xml:space="preserve">( </w:t>
            </w:r>
            <w:fldSimple w:instr=" STYLEREF 1 \s ">
              <w:r w:rsidR="00EC13B2">
                <w:rPr>
                  <w:noProof/>
                </w:rPr>
                <w:t>2</w:t>
              </w:r>
            </w:fldSimple>
            <w:r>
              <w:t>.</w:t>
            </w:r>
            <w:fldSimple w:instr=" SEQ PT \* ARABIC \s 1 ">
              <w:r w:rsidR="00EC13B2">
                <w:rPr>
                  <w:noProof/>
                </w:rPr>
                <w:t>7</w:t>
              </w:r>
            </w:fldSimple>
            <w:r>
              <w:t xml:space="preserve"> )</w:t>
            </w:r>
          </w:p>
        </w:tc>
      </w:tr>
    </w:tbl>
    <w:p w14:paraId="0AE95074" w14:textId="77777777" w:rsidR="00D27090" w:rsidRDefault="00D27090" w:rsidP="00D27090">
      <w:pPr>
        <w:jc w:val="left"/>
      </w:pPr>
      <w:proofErr w:type="spellStart"/>
      <w:r>
        <w:t>Trong</w:t>
      </w:r>
      <w:proofErr w:type="spellEnd"/>
      <w:r>
        <w:t xml:space="preserve"> </w:t>
      </w:r>
      <w:proofErr w:type="spellStart"/>
      <w:r>
        <w:t>đo</w:t>
      </w:r>
      <w:proofErr w:type="spellEnd"/>
      <w:r>
        <w:t xml:space="preserve"> </w:t>
      </w:r>
      <m:oMath>
        <m:r>
          <w:rPr>
            <w:rFonts w:ascii="Cambria Math" w:hAnsi="Cambria Math"/>
          </w:rPr>
          <m:t>θ(x)</m:t>
        </m:r>
      </m:oMath>
      <w:r>
        <w:t xml:space="preserve"> là hàm chi</w:t>
      </w:r>
      <w:proofErr w:type="spellStart"/>
      <w:r>
        <w:t>ếu</w:t>
      </w:r>
      <w:proofErr w:type="spellEnd"/>
      <w:r>
        <w:t xml:space="preserve"> vector </w:t>
      </w:r>
      <w:proofErr w:type="spellStart"/>
      <w:r>
        <w:t>dữ</w:t>
      </w:r>
      <w:proofErr w:type="spellEnd"/>
      <w:r>
        <w:t xml:space="preserve"> </w:t>
      </w:r>
      <w:proofErr w:type="spellStart"/>
      <w:r>
        <w:t>liệu</w:t>
      </w:r>
      <w:proofErr w:type="spellEnd"/>
      <w:r>
        <w:t xml:space="preserve"> x </w:t>
      </w:r>
      <w:proofErr w:type="spellStart"/>
      <w:r>
        <w:t>lên</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mới</w:t>
      </w:r>
      <w:proofErr w:type="spellEnd"/>
      <w:r>
        <w:t xml:space="preserve">. </w:t>
      </w:r>
      <w:proofErr w:type="spellStart"/>
      <w:r>
        <w:t>Các</w:t>
      </w:r>
      <w:proofErr w:type="spellEnd"/>
      <w:del w:id="276" w:author="Cung Thanh Long" w:date="2021-04-12T23:15:00Z">
        <w:r w:rsidDel="00086010">
          <w:delText xml:space="preserve"> hàm</w:delText>
        </w:r>
      </w:del>
      <w:r>
        <w:t xml:space="preserve"> </w:t>
      </w:r>
      <w:proofErr w:type="spellStart"/>
      <w:r>
        <w:t>hàm</w:t>
      </w:r>
      <w:proofErr w:type="spellEnd"/>
      <w:r>
        <w:t xml:space="preserve"> </w:t>
      </w:r>
      <w:proofErr w:type="spellStart"/>
      <w:r>
        <w:t>chiếu</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thường</w:t>
      </w:r>
      <w:proofErr w:type="spellEnd"/>
      <w:r>
        <w:t xml:space="preserve"> </w:t>
      </w:r>
      <w:proofErr w:type="spellStart"/>
      <w:r>
        <w:t>gặp</w:t>
      </w:r>
      <w:proofErr w:type="spellEnd"/>
      <w:r>
        <w:t xml:space="preserve"> </w:t>
      </w:r>
      <w:proofErr w:type="spellStart"/>
      <w:r>
        <w:t>gồm</w:t>
      </w:r>
      <w:proofErr w:type="spellEnd"/>
      <w:r>
        <w:t>: polynomial, chi-square, RBF, …</w:t>
      </w:r>
    </w:p>
    <w:p w14:paraId="33C0228C" w14:textId="77777777" w:rsidR="00AC4CCE" w:rsidRPr="00BF15E1" w:rsidRDefault="00AC4CCE" w:rsidP="00D27090">
      <w:pPr>
        <w:jc w:val="left"/>
      </w:pPr>
    </w:p>
    <w:p w14:paraId="6CFA155F" w14:textId="77777777" w:rsidR="00041E0C" w:rsidRDefault="00041E0C" w:rsidP="00041E0C">
      <w:pPr>
        <w:pStyle w:val="Heading4"/>
      </w:pPr>
      <w:bookmarkStart w:id="277" w:name="_Toc68996283"/>
      <w:r>
        <w:t>Linear Discriminant Analysis (LDA)</w:t>
      </w:r>
      <w:bookmarkEnd w:id="277"/>
    </w:p>
    <w:p w14:paraId="5112C669" w14:textId="77777777" w:rsidR="009E121B" w:rsidRPr="009E121B" w:rsidRDefault="009E121B" w:rsidP="000975DC">
      <w:pPr>
        <w:ind w:firstLine="720"/>
      </w:pPr>
      <w:proofErr w:type="spellStart"/>
      <w:r>
        <w:t>Thuật</w:t>
      </w:r>
      <w:proofErr w:type="spellEnd"/>
      <w:r>
        <w:t xml:space="preserve"> </w:t>
      </w:r>
      <w:proofErr w:type="spellStart"/>
      <w:r>
        <w:t>toá</w:t>
      </w:r>
      <w:r w:rsidR="006A0387">
        <w:t>n</w:t>
      </w:r>
      <w:proofErr w:type="spellEnd"/>
      <w:r w:rsidR="006A0387">
        <w:t xml:space="preserve"> Linear Discriminant Analysis </w:t>
      </w:r>
      <w:proofErr w:type="spellStart"/>
      <w:r w:rsidR="006A0387">
        <w:t>là</w:t>
      </w:r>
      <w:proofErr w:type="spellEnd"/>
      <w:r w:rsidR="006A0387">
        <w:t xml:space="preserve"> </w:t>
      </w:r>
      <w:proofErr w:type="spellStart"/>
      <w:r w:rsidR="006A0387">
        <w:t>thuật</w:t>
      </w:r>
      <w:proofErr w:type="spellEnd"/>
      <w:r w:rsidR="006A0387">
        <w:t xml:space="preserve"> </w:t>
      </w:r>
      <w:proofErr w:type="spellStart"/>
      <w:r w:rsidR="006A0387">
        <w:t>toán</w:t>
      </w:r>
      <w:proofErr w:type="spellEnd"/>
      <w:r w:rsidR="006A0387">
        <w:t xml:space="preserve"> </w:t>
      </w: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C-1 </w:t>
      </w:r>
      <w:proofErr w:type="spellStart"/>
      <w:r>
        <w:t>với</w:t>
      </w:r>
      <w:proofErr w:type="spellEnd"/>
      <w:r>
        <w:t xml:space="preserve"> C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nhóm</w:t>
      </w:r>
      <w:proofErr w:type="spellEnd"/>
      <w:r>
        <w:t xml:space="preserve"> </w:t>
      </w:r>
      <w:proofErr w:type="spellStart"/>
      <w:r>
        <w:t>phân</w:t>
      </w:r>
      <w:proofErr w:type="spellEnd"/>
      <w:r>
        <w:t xml:space="preserve"> </w:t>
      </w:r>
      <w:proofErr w:type="spellStart"/>
      <w:r>
        <w:t>loại</w:t>
      </w:r>
      <w:proofErr w:type="spellEnd"/>
    </w:p>
    <w:p w14:paraId="58528F5F" w14:textId="77777777" w:rsidR="00BB027F" w:rsidRDefault="00945862" w:rsidP="00BB027F">
      <w:pPr>
        <w:keepNext/>
        <w:jc w:val="center"/>
      </w:pPr>
      <w:r>
        <w:rPr>
          <w:noProof/>
        </w:rPr>
        <w:lastRenderedPageBreak/>
        <w:drawing>
          <wp:inline distT="0" distB="0" distL="0" distR="0" wp14:anchorId="156FE6DC" wp14:editId="00F845C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215" cy="2244725"/>
                    </a:xfrm>
                    <a:prstGeom prst="rect">
                      <a:avLst/>
                    </a:prstGeom>
                  </pic:spPr>
                </pic:pic>
              </a:graphicData>
            </a:graphic>
          </wp:inline>
        </w:drawing>
      </w:r>
    </w:p>
    <w:p w14:paraId="7253188F" w14:textId="77777777" w:rsidR="003979FC" w:rsidRDefault="00BB027F" w:rsidP="00BB027F">
      <w:pPr>
        <w:pStyle w:val="Caption"/>
      </w:pPr>
      <w:bookmarkStart w:id="278" w:name="_Ref68881325"/>
      <w:bookmarkStart w:id="279" w:name="_Toc68996310"/>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6</w:t>
        </w:r>
      </w:fldSimple>
      <w:bookmarkEnd w:id="278"/>
      <w:r>
        <w:t xml:space="preserve"> </w:t>
      </w:r>
      <w:proofErr w:type="spellStart"/>
      <w:r>
        <w:t>Phép</w:t>
      </w:r>
      <w:proofErr w:type="spellEnd"/>
      <w:r>
        <w:t xml:space="preserve"> </w:t>
      </w:r>
      <w:proofErr w:type="spellStart"/>
      <w:r>
        <w:t>chiếu</w:t>
      </w:r>
      <w:proofErr w:type="spellEnd"/>
      <w:r>
        <w:t xml:space="preserve"> </w:t>
      </w:r>
      <w:proofErr w:type="spellStart"/>
      <w:r>
        <w:t>lên</w:t>
      </w:r>
      <w:proofErr w:type="spellEnd"/>
      <w:r>
        <w:t xml:space="preserve"> </w:t>
      </w:r>
      <w:proofErr w:type="spellStart"/>
      <w:r>
        <w:t>đường</w:t>
      </w:r>
      <w:proofErr w:type="spellEnd"/>
      <w:r>
        <w:t xml:space="preserve"> </w:t>
      </w:r>
      <w:proofErr w:type="spellStart"/>
      <w:r>
        <w:t>thẳng</w:t>
      </w:r>
      <w:bookmarkEnd w:id="279"/>
      <w:proofErr w:type="spellEnd"/>
    </w:p>
    <w:p w14:paraId="78E2191C" w14:textId="77777777" w:rsidR="00297E90" w:rsidRPr="00F85C2D" w:rsidRDefault="00EB4C0F" w:rsidP="009E121B">
      <w:proofErr w:type="spellStart"/>
      <w:r>
        <w:t>Trong</w:t>
      </w:r>
      <w:proofErr w:type="spellEnd"/>
      <w:r>
        <w:t xml:space="preserve"> </w:t>
      </w:r>
      <w:r>
        <w:fldChar w:fldCharType="begin"/>
      </w:r>
      <w:r>
        <w:instrText xml:space="preserve"> REF _Ref68881325 \h </w:instrText>
      </w:r>
      <w:r>
        <w:fldChar w:fldCharType="separate"/>
      </w:r>
      <w:proofErr w:type="spellStart"/>
      <w:r w:rsidR="00EC13B2">
        <w:t>Hình</w:t>
      </w:r>
      <w:proofErr w:type="spellEnd"/>
      <w:r w:rsidR="00EC13B2">
        <w:t xml:space="preserve"> </w:t>
      </w:r>
      <w:r w:rsidR="00EC13B2">
        <w:rPr>
          <w:noProof/>
        </w:rPr>
        <w:t>2</w:t>
      </w:r>
      <w:r w:rsidR="00EC13B2">
        <w:t>.</w:t>
      </w:r>
      <w:r w:rsidR="00EC13B2">
        <w:rPr>
          <w:noProof/>
        </w:rPr>
        <w:t>6</w:t>
      </w:r>
      <w:r>
        <w:fldChar w:fldCharType="end"/>
      </w:r>
      <w:r w:rsidR="00BB5ACB">
        <w:t xml:space="preserve">, </w:t>
      </w:r>
      <w:proofErr w:type="spellStart"/>
      <w:r w:rsidR="00BB5ACB">
        <w:t>dữ</w:t>
      </w:r>
      <w:proofErr w:type="spellEnd"/>
      <w:r w:rsidR="00BB5ACB">
        <w:t xml:space="preserve"> </w:t>
      </w:r>
      <w:proofErr w:type="spellStart"/>
      <w:r w:rsidR="00BB5ACB">
        <w:t>liệu</w:t>
      </w:r>
      <w:proofErr w:type="spellEnd"/>
      <w:r w:rsidR="00BB5ACB">
        <w:t xml:space="preserve"> </w:t>
      </w:r>
      <w:proofErr w:type="spellStart"/>
      <w:r w:rsidR="00BB5ACB">
        <w:t>được</w:t>
      </w:r>
      <w:proofErr w:type="spellEnd"/>
      <w:r w:rsidR="00BB5ACB">
        <w:t xml:space="preserve"> </w:t>
      </w:r>
      <w:proofErr w:type="spellStart"/>
      <w:r w:rsidR="00BB5ACB">
        <w:t>chiếu</w:t>
      </w:r>
      <w:proofErr w:type="spellEnd"/>
      <w:r w:rsidR="00BB5ACB">
        <w:t xml:space="preserve"> </w:t>
      </w:r>
      <w:proofErr w:type="spellStart"/>
      <w:r w:rsidR="00BB5ACB">
        <w:t>lên</w:t>
      </w:r>
      <w:proofErr w:type="spellEnd"/>
      <w:r w:rsidR="00BB5ACB">
        <w:t xml:space="preserve"> 2 </w:t>
      </w:r>
      <w:proofErr w:type="spellStart"/>
      <w:r w:rsidR="00BB5ACB">
        <w:t>đường</w:t>
      </w:r>
      <w:proofErr w:type="spellEnd"/>
      <w:r w:rsidR="00BB5ACB">
        <w:t xml:space="preserve"> </w:t>
      </w:r>
      <w:proofErr w:type="spellStart"/>
      <w:r w:rsidR="00BB5ACB">
        <w:t>thẳ</w:t>
      </w:r>
      <w:r w:rsidR="00945862">
        <w:t>ng</w:t>
      </w:r>
      <w:proofErr w:type="spellEnd"/>
      <w:r w:rsidR="00945862">
        <w:t xml:space="preserve"> </w:t>
      </w:r>
      <w:proofErr w:type="spellStart"/>
      <w:r w:rsidR="00945862">
        <w:t>khác</w:t>
      </w:r>
      <w:proofErr w:type="spellEnd"/>
      <w:r w:rsidR="00945862">
        <w:t xml:space="preserve"> </w:t>
      </w:r>
      <w:proofErr w:type="spellStart"/>
      <w:r w:rsidR="00945862">
        <w:t>nhau</w:t>
      </w:r>
      <w:proofErr w:type="spellEnd"/>
      <w:r w:rsidR="00945862">
        <w:t xml:space="preserve"> </w:t>
      </w:r>
      <w:proofErr w:type="spellStart"/>
      <w:r w:rsidR="00945862">
        <w:t>là</w:t>
      </w:r>
      <w:proofErr w:type="spellEnd"/>
      <w:r w:rsidR="00945862">
        <w:t xml:space="preserve"> a (</w:t>
      </w:r>
      <w:proofErr w:type="spellStart"/>
      <w:r w:rsidR="00945862">
        <w:t>bên</w:t>
      </w:r>
      <w:proofErr w:type="spellEnd"/>
      <w:r w:rsidR="00945862">
        <w:t xml:space="preserve"> </w:t>
      </w:r>
      <w:proofErr w:type="spellStart"/>
      <w:r w:rsidR="00945862">
        <w:t>trái</w:t>
      </w:r>
      <w:proofErr w:type="spellEnd"/>
      <w:r w:rsidR="00945862">
        <w:t xml:space="preserve">) </w:t>
      </w:r>
      <w:proofErr w:type="spellStart"/>
      <w:r w:rsidR="00945862">
        <w:t>và</w:t>
      </w:r>
      <w:proofErr w:type="spellEnd"/>
      <w:r w:rsidR="00945862">
        <w:t xml:space="preserve"> b (</w:t>
      </w:r>
      <w:proofErr w:type="spellStart"/>
      <w:r w:rsidR="00945862">
        <w:t>bên</w:t>
      </w:r>
      <w:proofErr w:type="spellEnd"/>
      <w:r w:rsidR="00945862">
        <w:t xml:space="preserve"> </w:t>
      </w:r>
      <w:proofErr w:type="spellStart"/>
      <w:r w:rsidR="00945862">
        <w:t>phải</w:t>
      </w:r>
      <w:proofErr w:type="spellEnd"/>
      <w:r w:rsidR="00945862">
        <w:t>)</w:t>
      </w:r>
      <w:r w:rsidR="00C160E5">
        <w:t xml:space="preserve">. </w:t>
      </w:r>
      <w:r w:rsidR="00634938">
        <w:t xml:space="preserve">Khi </w:t>
      </w:r>
      <w:proofErr w:type="spellStart"/>
      <w:r w:rsidR="00C160E5">
        <w:t>chiếu</w:t>
      </w:r>
      <w:proofErr w:type="spellEnd"/>
      <w:r w:rsidR="00C160E5">
        <w:t xml:space="preserve"> </w:t>
      </w:r>
      <w:proofErr w:type="spellStart"/>
      <w:r w:rsidR="00C160E5">
        <w:t>lên</w:t>
      </w:r>
      <w:proofErr w:type="spellEnd"/>
      <w:r w:rsidR="00C160E5">
        <w:t xml:space="preserve"> </w:t>
      </w:r>
      <w:proofErr w:type="spellStart"/>
      <w:r w:rsidR="00C160E5">
        <w:t>đường</w:t>
      </w:r>
      <w:proofErr w:type="spellEnd"/>
      <w:r w:rsidR="00634938">
        <w:t xml:space="preserve"> </w:t>
      </w:r>
      <w:proofErr w:type="spellStart"/>
      <w:r w:rsidR="00634938">
        <w:t>thẳng</w:t>
      </w:r>
      <w:proofErr w:type="spellEnd"/>
      <w:r w:rsidR="00C160E5">
        <w:t xml:space="preserve"> </w:t>
      </w:r>
      <w:r w:rsidR="00945862">
        <w:t>a</w:t>
      </w:r>
      <w:r w:rsidR="00C160E5">
        <w:t xml:space="preserve">, </w:t>
      </w:r>
      <w:proofErr w:type="spellStart"/>
      <w:r w:rsidR="00C160E5">
        <w:t>việc</w:t>
      </w:r>
      <w:proofErr w:type="spellEnd"/>
      <w:r w:rsidR="00C160E5">
        <w:t xml:space="preserve"> </w:t>
      </w:r>
      <w:proofErr w:type="spellStart"/>
      <w:r w:rsidR="00C160E5">
        <w:t>phân</w:t>
      </w:r>
      <w:proofErr w:type="spellEnd"/>
      <w:r w:rsidR="00C160E5">
        <w:t xml:space="preserve"> </w:t>
      </w:r>
      <w:proofErr w:type="spellStart"/>
      <w:r w:rsidR="00C160E5">
        <w:t>loại</w:t>
      </w:r>
      <w:proofErr w:type="spellEnd"/>
      <w:r w:rsidR="00C160E5">
        <w:t xml:space="preserve"> 2 </w:t>
      </w:r>
      <w:proofErr w:type="spellStart"/>
      <w:r w:rsidR="00C160E5">
        <w:t>lớp</w:t>
      </w:r>
      <w:proofErr w:type="spellEnd"/>
      <w:r w:rsidR="00C160E5">
        <w:t xml:space="preserve"> </w:t>
      </w:r>
      <w:proofErr w:type="spellStart"/>
      <w:r w:rsidR="00C160E5">
        <w:t>sẽ</w:t>
      </w:r>
      <w:proofErr w:type="spellEnd"/>
      <w:r w:rsidR="00C160E5">
        <w:t xml:space="preserve"> </w:t>
      </w:r>
      <w:proofErr w:type="spellStart"/>
      <w:r w:rsidR="00C160E5">
        <w:t>khó</w:t>
      </w:r>
      <w:proofErr w:type="spellEnd"/>
      <w:r w:rsidR="00C160E5">
        <w:t xml:space="preserve"> </w:t>
      </w:r>
      <w:proofErr w:type="spellStart"/>
      <w:r w:rsidR="00C160E5">
        <w:t>khăn</w:t>
      </w:r>
      <w:proofErr w:type="spellEnd"/>
      <w:r w:rsidR="00C160E5">
        <w:t xml:space="preserve"> </w:t>
      </w:r>
      <w:proofErr w:type="spellStart"/>
      <w:r w:rsidR="00C160E5">
        <w:t>vì</w:t>
      </w:r>
      <w:proofErr w:type="spellEnd"/>
      <w:r w:rsidR="00C160E5">
        <w:t xml:space="preserve"> </w:t>
      </w:r>
      <w:proofErr w:type="spellStart"/>
      <w:r w:rsidR="00C160E5">
        <w:t>các</w:t>
      </w:r>
      <w:proofErr w:type="spellEnd"/>
      <w:r w:rsidR="00C160E5">
        <w:t xml:space="preserve"> </w:t>
      </w:r>
      <w:proofErr w:type="spellStart"/>
      <w:r w:rsidR="00C160E5">
        <w:t>điểm</w:t>
      </w:r>
      <w:proofErr w:type="spellEnd"/>
      <w:r w:rsidR="00C160E5">
        <w:t xml:space="preserve"> </w:t>
      </w:r>
      <w:proofErr w:type="spellStart"/>
      <w:r w:rsidR="00C160E5">
        <w:t>của</w:t>
      </w:r>
      <w:proofErr w:type="spellEnd"/>
      <w:r w:rsidR="00C160E5">
        <w:t xml:space="preserve"> 2 </w:t>
      </w:r>
      <w:proofErr w:type="spellStart"/>
      <w:r w:rsidR="00C160E5">
        <w:t>lớp</w:t>
      </w:r>
      <w:proofErr w:type="spellEnd"/>
      <w:r w:rsidR="00C160E5">
        <w:t xml:space="preserve"> </w:t>
      </w:r>
      <w:proofErr w:type="spellStart"/>
      <w:r w:rsidR="00C160E5">
        <w:t>chồng</w:t>
      </w:r>
      <w:proofErr w:type="spellEnd"/>
      <w:r w:rsidR="00C160E5">
        <w:t xml:space="preserve"> </w:t>
      </w:r>
      <w:proofErr w:type="spellStart"/>
      <w:r w:rsidR="00C160E5">
        <w:t>lấn</w:t>
      </w:r>
      <w:proofErr w:type="spellEnd"/>
      <w:r w:rsidR="00C160E5">
        <w:t xml:space="preserve"> </w:t>
      </w:r>
      <w:proofErr w:type="spellStart"/>
      <w:r w:rsidR="00C160E5">
        <w:t>lên</w:t>
      </w:r>
      <w:proofErr w:type="spellEnd"/>
      <w:r w:rsidR="00C160E5">
        <w:t xml:space="preserve"> </w:t>
      </w:r>
      <w:proofErr w:type="spellStart"/>
      <w:r w:rsidR="00C160E5">
        <w:t>nhau</w:t>
      </w:r>
      <w:proofErr w:type="spellEnd"/>
      <w:r w:rsidR="00C160E5">
        <w:t xml:space="preserve">. </w:t>
      </w:r>
      <w:proofErr w:type="spellStart"/>
      <w:r w:rsidR="00C160E5">
        <w:t>Trong</w:t>
      </w:r>
      <w:proofErr w:type="spellEnd"/>
      <w:r w:rsidR="00C160E5">
        <w:t xml:space="preserve"> </w:t>
      </w:r>
      <w:proofErr w:type="spellStart"/>
      <w:r w:rsidR="00C160E5">
        <w:t>khi</w:t>
      </w:r>
      <w:proofErr w:type="spellEnd"/>
      <w:r w:rsidR="00C160E5">
        <w:t xml:space="preserve"> </w:t>
      </w:r>
      <w:proofErr w:type="spellStart"/>
      <w:r w:rsidR="00C160E5">
        <w:t>đó</w:t>
      </w:r>
      <w:proofErr w:type="spellEnd"/>
      <w:r w:rsidR="00C160E5">
        <w:t xml:space="preserve">, </w:t>
      </w:r>
      <w:proofErr w:type="spellStart"/>
      <w:r w:rsidR="00C160E5">
        <w:t>khi</w:t>
      </w:r>
      <w:proofErr w:type="spellEnd"/>
      <w:r w:rsidR="00C160E5">
        <w:t xml:space="preserve"> </w:t>
      </w:r>
      <w:proofErr w:type="spellStart"/>
      <w:r w:rsidR="00C160E5">
        <w:t>chiếu</w:t>
      </w:r>
      <w:proofErr w:type="spellEnd"/>
      <w:r w:rsidR="00C160E5">
        <w:t xml:space="preserve"> </w:t>
      </w:r>
      <w:proofErr w:type="spellStart"/>
      <w:r w:rsidR="00C160E5">
        <w:t>xuố</w:t>
      </w:r>
      <w:r w:rsidR="00634938">
        <w:t>ng</w:t>
      </w:r>
      <w:proofErr w:type="spellEnd"/>
      <w:r w:rsidR="00634938">
        <w:t xml:space="preserve"> </w:t>
      </w:r>
      <w:proofErr w:type="spellStart"/>
      <w:r w:rsidR="00C160E5">
        <w:t>đường</w:t>
      </w:r>
      <w:proofErr w:type="spellEnd"/>
      <w:r w:rsidR="00C160E5">
        <w:t xml:space="preserve"> </w:t>
      </w:r>
      <w:proofErr w:type="spellStart"/>
      <w:r w:rsidR="00634938">
        <w:t>thẳng</w:t>
      </w:r>
      <w:proofErr w:type="spellEnd"/>
      <w:r w:rsidR="00634938">
        <w:t xml:space="preserve"> </w:t>
      </w:r>
      <w:r w:rsidR="00945862">
        <w:t>b</w:t>
      </w:r>
      <w:r w:rsidR="00634938">
        <w:t xml:space="preserve">, </w:t>
      </w:r>
      <w:proofErr w:type="spellStart"/>
      <w:r w:rsidR="00634938">
        <w:t>các</w:t>
      </w:r>
      <w:proofErr w:type="spellEnd"/>
      <w:r w:rsidR="00634938">
        <w:t xml:space="preserve"> </w:t>
      </w:r>
      <w:proofErr w:type="spellStart"/>
      <w:r w:rsidR="00634938">
        <w:t>điểm</w:t>
      </w:r>
      <w:proofErr w:type="spellEnd"/>
      <w:r w:rsidR="00634938">
        <w:t xml:space="preserve"> </w:t>
      </w:r>
      <w:proofErr w:type="spellStart"/>
      <w:r w:rsidR="00634938">
        <w:t>dữ</w:t>
      </w:r>
      <w:proofErr w:type="spellEnd"/>
      <w:r w:rsidR="00634938">
        <w:t xml:space="preserve"> </w:t>
      </w:r>
      <w:proofErr w:type="spellStart"/>
      <w:r w:rsidR="00634938">
        <w:t>liệu</w:t>
      </w:r>
      <w:proofErr w:type="spellEnd"/>
      <w:r w:rsidR="00634938">
        <w:t xml:space="preserve"> </w:t>
      </w:r>
      <w:proofErr w:type="spellStart"/>
      <w:r w:rsidR="00634938">
        <w:t>của</w:t>
      </w:r>
      <w:proofErr w:type="spellEnd"/>
      <w:r w:rsidR="00634938">
        <w:t xml:space="preserve"> </w:t>
      </w:r>
      <w:proofErr w:type="spellStart"/>
      <w:r w:rsidR="00634938">
        <w:t>mỗi</w:t>
      </w:r>
      <w:proofErr w:type="spellEnd"/>
      <w:r w:rsidR="00634938">
        <w:t xml:space="preserve"> </w:t>
      </w:r>
      <w:proofErr w:type="spellStart"/>
      <w:r w:rsidR="00634938">
        <w:t>lớp</w:t>
      </w:r>
      <w:proofErr w:type="spellEnd"/>
      <w:r w:rsidR="00634938">
        <w:t xml:space="preserve"> </w:t>
      </w:r>
      <w:proofErr w:type="spellStart"/>
      <w:r w:rsidR="00634938">
        <w:t>được</w:t>
      </w:r>
      <w:proofErr w:type="spellEnd"/>
      <w:r w:rsidR="00634938">
        <w:t xml:space="preserve"> </w:t>
      </w:r>
      <w:proofErr w:type="spellStart"/>
      <w:r w:rsidR="00634938">
        <w:t>phân</w:t>
      </w:r>
      <w:proofErr w:type="spellEnd"/>
      <w:r w:rsidR="00634938">
        <w:t xml:space="preserve"> </w:t>
      </w:r>
      <w:proofErr w:type="spellStart"/>
      <w:r w:rsidR="00634938">
        <w:t>tách</w:t>
      </w:r>
      <w:proofErr w:type="spellEnd"/>
      <w:r w:rsidR="00634938">
        <w:t xml:space="preserve"> </w:t>
      </w:r>
      <w:proofErr w:type="spellStart"/>
      <w:r w:rsidR="00634938">
        <w:t>riêng</w:t>
      </w:r>
      <w:proofErr w:type="spellEnd"/>
      <w:r w:rsidR="00634938">
        <w:t xml:space="preserve"> </w:t>
      </w:r>
      <w:proofErr w:type="spellStart"/>
      <w:r w:rsidR="00634938">
        <w:t>biệt</w:t>
      </w:r>
      <w:proofErr w:type="spellEnd"/>
      <w:r w:rsidR="00634938">
        <w:t xml:space="preserve">, </w:t>
      </w:r>
      <w:proofErr w:type="spellStart"/>
      <w:r w:rsidR="00634938">
        <w:t>bài</w:t>
      </w:r>
      <w:proofErr w:type="spellEnd"/>
      <w:r w:rsidR="00634938">
        <w:t xml:space="preserve"> </w:t>
      </w:r>
      <w:proofErr w:type="spellStart"/>
      <w:r w:rsidR="00634938">
        <w:t>toán</w:t>
      </w:r>
      <w:proofErr w:type="spellEnd"/>
      <w:r w:rsidR="00634938">
        <w:t xml:space="preserve"> </w:t>
      </w:r>
      <w:proofErr w:type="spellStart"/>
      <w:r w:rsidR="00634938">
        <w:t>phân</w:t>
      </w:r>
      <w:proofErr w:type="spellEnd"/>
      <w:r w:rsidR="00634938">
        <w:t xml:space="preserve"> </w:t>
      </w:r>
      <w:proofErr w:type="spellStart"/>
      <w:r w:rsidR="00634938">
        <w:t>loại</w:t>
      </w:r>
      <w:proofErr w:type="spellEnd"/>
      <w:r w:rsidR="00634938">
        <w:t xml:space="preserve"> </w:t>
      </w:r>
      <w:proofErr w:type="spellStart"/>
      <w:r w:rsidR="00634938">
        <w:t>trong</w:t>
      </w:r>
      <w:proofErr w:type="spellEnd"/>
      <w:r w:rsidR="00634938">
        <w:t xml:space="preserve"> </w:t>
      </w:r>
      <w:proofErr w:type="spellStart"/>
      <w:r w:rsidR="00634938">
        <w:t>trường</w:t>
      </w:r>
      <w:proofErr w:type="spellEnd"/>
      <w:r w:rsidR="00634938">
        <w:t xml:space="preserve"> </w:t>
      </w:r>
      <w:proofErr w:type="spellStart"/>
      <w:r w:rsidR="00634938">
        <w:t>hợp</w:t>
      </w:r>
      <w:proofErr w:type="spellEnd"/>
      <w:r w:rsidR="00634938">
        <w:t xml:space="preserve"> </w:t>
      </w:r>
      <w:proofErr w:type="spellStart"/>
      <w:r w:rsidR="00634938">
        <w:t>này</w:t>
      </w:r>
      <w:proofErr w:type="spellEnd"/>
      <w:r w:rsidR="00634938">
        <w:t xml:space="preserve"> </w:t>
      </w:r>
      <w:proofErr w:type="spellStart"/>
      <w:r w:rsidR="00634938">
        <w:t>trở</w:t>
      </w:r>
      <w:proofErr w:type="spellEnd"/>
      <w:r w:rsidR="00634938">
        <w:t xml:space="preserve"> </w:t>
      </w:r>
      <w:proofErr w:type="spellStart"/>
      <w:r w:rsidR="00634938">
        <w:t>nên</w:t>
      </w:r>
      <w:proofErr w:type="spellEnd"/>
      <w:r w:rsidR="00634938">
        <w:t xml:space="preserve"> </w:t>
      </w:r>
      <w:proofErr w:type="spellStart"/>
      <w:r w:rsidR="00634938">
        <w:t>thuận</w:t>
      </w:r>
      <w:proofErr w:type="spellEnd"/>
      <w:r w:rsidR="00634938">
        <w:t xml:space="preserve"> </w:t>
      </w:r>
      <w:proofErr w:type="spellStart"/>
      <w:r w:rsidR="00634938">
        <w:t>tiện</w:t>
      </w:r>
      <w:proofErr w:type="spellEnd"/>
      <w:r w:rsidR="00634938">
        <w:t xml:space="preserve"> </w:t>
      </w:r>
      <w:proofErr w:type="spellStart"/>
      <w:r w:rsidR="00634938">
        <w:t>hơn</w:t>
      </w:r>
      <w:proofErr w:type="spellEnd"/>
      <w:r w:rsidR="00F85C2D">
        <w:t xml:space="preserve">, do </w:t>
      </w:r>
      <w:proofErr w:type="spellStart"/>
      <w:r w:rsidR="00F85C2D">
        <w:t>vậy</w:t>
      </w:r>
      <w:proofErr w:type="spellEnd"/>
      <w:r w:rsidR="00F85C2D">
        <w:t xml:space="preserve"> </w:t>
      </w:r>
      <w:proofErr w:type="spellStart"/>
      <w:r w:rsidR="00F85C2D">
        <w:t>đường</w:t>
      </w:r>
      <w:proofErr w:type="spellEnd"/>
      <w:r w:rsidR="00F85C2D">
        <w:t xml:space="preserve"> </w:t>
      </w:r>
      <w:proofErr w:type="spellStart"/>
      <w:r w:rsidR="00F85C2D">
        <w:t>thẳng</w:t>
      </w:r>
      <w:proofErr w:type="spellEnd"/>
      <w:r w:rsidR="00F85C2D">
        <w:t xml:space="preserve"> </w:t>
      </w:r>
      <w:r w:rsidR="00945862">
        <w:t>b</w:t>
      </w:r>
      <w:r w:rsidR="00F85C2D">
        <w:t xml:space="preserve"> </w:t>
      </w:r>
      <w:proofErr w:type="spellStart"/>
      <w:r w:rsidR="00F85C2D">
        <w:t>là</w:t>
      </w:r>
      <w:proofErr w:type="spellEnd"/>
      <w:r w:rsidR="00F85C2D">
        <w:t xml:space="preserve"> </w:t>
      </w:r>
      <w:proofErr w:type="spellStart"/>
      <w:r w:rsidR="00F85C2D">
        <w:t>đường</w:t>
      </w:r>
      <w:proofErr w:type="spellEnd"/>
      <w:r w:rsidR="00F85C2D">
        <w:t xml:space="preserve"> </w:t>
      </w:r>
      <w:proofErr w:type="spellStart"/>
      <w:r w:rsidR="00F85C2D">
        <w:t>thẳng</w:t>
      </w:r>
      <w:proofErr w:type="spellEnd"/>
      <w:r w:rsidR="00F85C2D">
        <w:t xml:space="preserve"> </w:t>
      </w:r>
      <w:proofErr w:type="spellStart"/>
      <w:r w:rsidR="00F85C2D">
        <w:t>lý</w:t>
      </w:r>
      <w:proofErr w:type="spellEnd"/>
      <w:r w:rsidR="00F85C2D">
        <w:t xml:space="preserve"> </w:t>
      </w:r>
      <w:proofErr w:type="spellStart"/>
      <w:r w:rsidR="00F85C2D">
        <w:t>tưởng</w:t>
      </w:r>
      <w:proofErr w:type="spellEnd"/>
      <w:r w:rsidR="00F85C2D">
        <w:t xml:space="preserve"> </w:t>
      </w:r>
      <w:proofErr w:type="spellStart"/>
      <w:r w:rsidR="00F85C2D">
        <w:t>cần</w:t>
      </w:r>
      <w:proofErr w:type="spellEnd"/>
      <w:r w:rsidR="00F85C2D">
        <w:t xml:space="preserve"> </w:t>
      </w:r>
      <w:proofErr w:type="spellStart"/>
      <w:r w:rsidR="00F85C2D">
        <w:t>tìm</w:t>
      </w:r>
      <w:proofErr w:type="spellEnd"/>
      <w:r w:rsidR="00F85C2D">
        <w:t xml:space="preserve"> </w:t>
      </w:r>
      <w:proofErr w:type="spellStart"/>
      <w:r w:rsidR="00F85C2D">
        <w:t>trong</w:t>
      </w:r>
      <w:proofErr w:type="spellEnd"/>
      <w:r w:rsidR="00F85C2D">
        <w:t xml:space="preserve"> </w:t>
      </w:r>
      <w:proofErr w:type="spellStart"/>
      <w:r w:rsidR="00F85C2D">
        <w:t>bài</w:t>
      </w:r>
      <w:proofErr w:type="spellEnd"/>
      <w:r w:rsidR="00F85C2D">
        <w:t xml:space="preserve"> </w:t>
      </w:r>
      <w:proofErr w:type="spellStart"/>
      <w:r w:rsidR="00F85C2D">
        <w:t>toán</w:t>
      </w:r>
      <w:proofErr w:type="spellEnd"/>
      <w:r w:rsidR="00F85C2D">
        <w:t xml:space="preserve"> </w:t>
      </w:r>
      <w:proofErr w:type="spellStart"/>
      <w:r w:rsidR="00F85C2D">
        <w:t>phân</w:t>
      </w:r>
      <w:proofErr w:type="spellEnd"/>
      <w:r w:rsidR="00F85C2D">
        <w:t xml:space="preserve"> </w:t>
      </w:r>
      <w:proofErr w:type="spellStart"/>
      <w:r w:rsidR="00F85C2D">
        <w:t>loại</w:t>
      </w:r>
      <w:proofErr w:type="spellEnd"/>
      <w:r w:rsidR="00F85C2D">
        <w:t xml:space="preserve"> </w:t>
      </w:r>
      <w:proofErr w:type="spellStart"/>
      <w:r w:rsidR="00F85C2D">
        <w:t>áp</w:t>
      </w:r>
      <w:proofErr w:type="spellEnd"/>
      <w:r w:rsidR="00F85C2D">
        <w:t xml:space="preserve"> </w:t>
      </w:r>
      <w:proofErr w:type="spellStart"/>
      <w:r w:rsidR="00F85C2D">
        <w:t>dụng</w:t>
      </w:r>
      <w:proofErr w:type="spellEnd"/>
      <w:r w:rsidR="00F85C2D">
        <w:t xml:space="preserve"> </w:t>
      </w:r>
      <w:proofErr w:type="spellStart"/>
      <w:r w:rsidR="00F85C2D">
        <w:t>thuật</w:t>
      </w:r>
      <w:proofErr w:type="spellEnd"/>
      <w:r w:rsidR="00F85C2D">
        <w:t xml:space="preserve"> </w:t>
      </w:r>
      <w:proofErr w:type="spellStart"/>
      <w:r w:rsidR="00F85C2D">
        <w:t>toán</w:t>
      </w:r>
      <w:proofErr w:type="spellEnd"/>
      <w:r w:rsidR="00F85C2D">
        <w:t xml:space="preserve"> LDA </w:t>
      </w:r>
      <w:proofErr w:type="spellStart"/>
      <w:r w:rsidR="00F85C2D">
        <w:t>này</w:t>
      </w:r>
      <w:proofErr w:type="spellEnd"/>
      <w:r w:rsidR="00F85C2D">
        <w:t>.</w:t>
      </w:r>
    </w:p>
    <w:p w14:paraId="14EA4E6C" w14:textId="77777777" w:rsidR="00414F59" w:rsidRDefault="00F85C2D" w:rsidP="009E121B">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LDA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rsidR="002F7552">
        <w:t>của</w:t>
      </w:r>
      <w:proofErr w:type="spellEnd"/>
      <w:r w:rsidR="002F7552">
        <w:t xml:space="preserve"> </w:t>
      </w:r>
      <w:proofErr w:type="spellStart"/>
      <w:r w:rsidR="002F7552">
        <w:t>tỉ</w:t>
      </w:r>
      <w:proofErr w:type="spellEnd"/>
      <w:r w:rsidR="002F7552">
        <w:t xml:space="preserve"> </w:t>
      </w:r>
      <w:proofErr w:type="spellStart"/>
      <w:r w:rsidR="002F7552">
        <w:t>lệ</w:t>
      </w:r>
      <w:proofErr w:type="spellEnd"/>
      <w:r w:rsidR="002F7552">
        <w:t xml:space="preserve"> </w:t>
      </w:r>
      <w:proofErr w:type="spellStart"/>
      <w:r w:rsidR="002F7552">
        <w:t>giữa</w:t>
      </w:r>
      <w:proofErr w:type="spellEnd"/>
      <w:r w:rsidR="002F7552">
        <w:t xml:space="preserve"> </w:t>
      </w:r>
      <w:proofErr w:type="spellStart"/>
      <w:r w:rsidR="002F7552">
        <w:t>độ</w:t>
      </w:r>
      <w:proofErr w:type="spellEnd"/>
      <w:r w:rsidR="002F7552">
        <w:t xml:space="preserve"> </w:t>
      </w:r>
      <w:proofErr w:type="spellStart"/>
      <w:r w:rsidR="002F7552">
        <w:t>lệch</w:t>
      </w:r>
      <w:proofErr w:type="spellEnd"/>
      <w:r w:rsidR="002F7552">
        <w:t xml:space="preserve"> </w:t>
      </w:r>
      <w:proofErr w:type="spellStart"/>
      <w:r w:rsidR="002F7552">
        <w:t>chuẩn</w:t>
      </w:r>
      <w:proofErr w:type="spellEnd"/>
      <w:r w:rsidR="002F7552">
        <w:t xml:space="preserve"> </w:t>
      </w:r>
      <w:proofErr w:type="spellStart"/>
      <w:r w:rsidR="002F7552">
        <w:t>giữa</w:t>
      </w:r>
      <w:proofErr w:type="spellEnd"/>
      <w:r w:rsidR="002F7552">
        <w:t xml:space="preserve"> </w:t>
      </w:r>
      <w:proofErr w:type="spellStart"/>
      <w:r w:rsidR="002F7552">
        <w:t>mỗi</w:t>
      </w:r>
      <w:proofErr w:type="spellEnd"/>
      <w:r w:rsidR="002F7552">
        <w:t xml:space="preserve"> </w:t>
      </w:r>
      <w:proofErr w:type="spellStart"/>
      <w:r w:rsidR="002F7552">
        <w:t>lớp</w:t>
      </w:r>
      <w:proofErr w:type="spellEnd"/>
      <w:r w:rsidR="002F7552">
        <w:t xml:space="preserve"> </w:t>
      </w:r>
      <w:proofErr w:type="spellStart"/>
      <w:r w:rsidR="002F7552">
        <w:t>và</w:t>
      </w:r>
      <w:proofErr w:type="spellEnd"/>
      <w:r w:rsidR="002F7552">
        <w:t xml:space="preserve"> </w:t>
      </w:r>
      <w:proofErr w:type="spellStart"/>
      <w:r w:rsidR="002F7552">
        <w:t>độ</w:t>
      </w:r>
      <w:proofErr w:type="spellEnd"/>
      <w:r w:rsidR="002F7552">
        <w:t xml:space="preserve"> </w:t>
      </w:r>
      <w:proofErr w:type="spellStart"/>
      <w:r w:rsidR="002F7552">
        <w:t>lệch</w:t>
      </w:r>
      <w:proofErr w:type="spellEnd"/>
      <w:r w:rsidR="002F7552">
        <w:t xml:space="preserve"> </w:t>
      </w:r>
      <w:proofErr w:type="spellStart"/>
      <w:r w:rsidR="002F7552">
        <w:t>chuẩn</w:t>
      </w:r>
      <w:proofErr w:type="spellEnd"/>
      <w:r w:rsidR="002F7552">
        <w:t xml:space="preserve"> </w:t>
      </w:r>
      <w:proofErr w:type="spellStart"/>
      <w:r w:rsidR="002F7552">
        <w:t>giữa</w:t>
      </w:r>
      <w:proofErr w:type="spellEnd"/>
      <w:r w:rsidR="002F7552">
        <w:t xml:space="preserve"> </w:t>
      </w:r>
      <w:proofErr w:type="spellStart"/>
      <w:r w:rsidR="002F7552">
        <w:t>các</w:t>
      </w:r>
      <w:proofErr w:type="spellEnd"/>
      <w:r w:rsidR="002F7552">
        <w:t xml:space="preserve"> </w:t>
      </w:r>
      <w:proofErr w:type="spellStart"/>
      <w:r w:rsidR="002F7552">
        <w:t>điểm</w:t>
      </w:r>
      <w:proofErr w:type="spellEnd"/>
      <w:r w:rsidR="002F7552">
        <w:t xml:space="preserve"> </w:t>
      </w:r>
      <w:proofErr w:type="spellStart"/>
      <w:r w:rsidR="002F7552">
        <w:t>dữ</w:t>
      </w:r>
      <w:proofErr w:type="spellEnd"/>
      <w:r w:rsidR="002F7552">
        <w:t xml:space="preserve"> </w:t>
      </w:r>
      <w:proofErr w:type="spellStart"/>
      <w:r w:rsidR="002F7552">
        <w:t>liệu</w:t>
      </w:r>
      <w:proofErr w:type="spellEnd"/>
      <w:r w:rsidR="002F7552">
        <w:t xml:space="preserve"> </w:t>
      </w:r>
      <w:proofErr w:type="spellStart"/>
      <w:r w:rsidR="002F7552">
        <w:t>của</w:t>
      </w:r>
      <w:proofErr w:type="spellEnd"/>
      <w:r w:rsidR="002F7552">
        <w:t xml:space="preserve"> </w:t>
      </w:r>
      <w:proofErr w:type="spellStart"/>
      <w:r w:rsidR="002F7552">
        <w:t>mỗi</w:t>
      </w:r>
      <w:proofErr w:type="spellEnd"/>
      <w:r w:rsidR="002F7552">
        <w:t xml:space="preserve"> </w:t>
      </w:r>
      <w:proofErr w:type="spellStart"/>
      <w:r w:rsidR="002F7552">
        <w:t>lớp</w:t>
      </w:r>
      <w:proofErr w:type="spellEnd"/>
      <w:r w:rsidR="00A63FFB">
        <w:t xml:space="preserve">. </w:t>
      </w:r>
      <w:proofErr w:type="spellStart"/>
      <w:r w:rsidR="00A63FFB">
        <w:t>Phép</w:t>
      </w:r>
      <w:proofErr w:type="spellEnd"/>
      <w:r w:rsidR="00A63FFB">
        <w:t xml:space="preserve"> </w:t>
      </w:r>
      <w:proofErr w:type="spellStart"/>
      <w:r w:rsidR="00A63FFB">
        <w:t>chiếu</w:t>
      </w:r>
      <w:proofErr w:type="spellEnd"/>
      <w:r w:rsidR="00A63FFB">
        <w:t xml:space="preserve"> </w:t>
      </w:r>
      <w:proofErr w:type="spellStart"/>
      <w:r w:rsidR="00A63FFB">
        <w:t>dữ</w:t>
      </w:r>
      <w:proofErr w:type="spellEnd"/>
      <w:r w:rsidR="00A63FFB">
        <w:t xml:space="preserve"> </w:t>
      </w:r>
      <w:proofErr w:type="spellStart"/>
      <w:r w:rsidR="00A63FFB">
        <w:t>liệu</w:t>
      </w:r>
      <w:proofErr w:type="spellEnd"/>
      <w:r w:rsidR="00A63FFB">
        <w:t xml:space="preserve"> </w:t>
      </w:r>
      <w:proofErr w:type="spellStart"/>
      <w:r w:rsidR="00A63FFB">
        <w:t>của</w:t>
      </w:r>
      <w:proofErr w:type="spellEnd"/>
      <w:r w:rsidR="00A63FFB">
        <w:t xml:space="preserve"> </w:t>
      </w:r>
      <w:proofErr w:type="spellStart"/>
      <w:r w:rsidR="00A63FFB">
        <w:t>dữ</w:t>
      </w:r>
      <w:proofErr w:type="spellEnd"/>
      <w:r w:rsidR="00A63FFB">
        <w:t xml:space="preserve"> </w:t>
      </w:r>
      <w:proofErr w:type="spellStart"/>
      <w:r w:rsidR="00A63FFB">
        <w:t>liệu</w:t>
      </w:r>
      <w:proofErr w:type="spellEnd"/>
      <w:r w:rsidR="00A63FFB">
        <w:t xml:space="preserve"> X </w:t>
      </w:r>
      <w:proofErr w:type="spellStart"/>
      <w:r w:rsidR="00A63FFB">
        <w:t>lên</w:t>
      </w:r>
      <w:proofErr w:type="spellEnd"/>
      <w:r w:rsidR="00A63FFB">
        <w:t xml:space="preserve"> </w:t>
      </w:r>
      <w:proofErr w:type="spellStart"/>
      <w:r w:rsidR="00A63FFB">
        <w:t>không</w:t>
      </w:r>
      <w:proofErr w:type="spellEnd"/>
      <w:r w:rsidR="00A63FFB">
        <w:t xml:space="preserve"> </w:t>
      </w:r>
      <w:proofErr w:type="spellStart"/>
      <w:r w:rsidR="00A63FFB">
        <w:t>gian</w:t>
      </w:r>
      <w:proofErr w:type="spellEnd"/>
      <w:r w:rsidR="00A63FFB">
        <w:t xml:space="preserve"> Y </w:t>
      </w:r>
      <w:proofErr w:type="spellStart"/>
      <w:r w:rsidR="00A63FFB">
        <w:t>mới</w:t>
      </w:r>
      <w:proofErr w:type="spellEnd"/>
      <w:r w:rsidR="00A63FFB">
        <w:t xml:space="preserve"> </w:t>
      </w:r>
      <w:proofErr w:type="spellStart"/>
      <w:r w:rsidR="00A63FFB">
        <w:t>được</w:t>
      </w:r>
      <w:proofErr w:type="spellEnd"/>
      <w:r w:rsidR="00A63FFB">
        <w:t xml:space="preserve"> </w:t>
      </w:r>
      <w:proofErr w:type="spellStart"/>
      <w:r w:rsidR="00A63FFB">
        <w:t>đị</w:t>
      </w:r>
      <w:r w:rsidR="00AE64D6">
        <w:t>nh</w:t>
      </w:r>
      <w:proofErr w:type="spellEnd"/>
      <w:r w:rsidR="00AE64D6">
        <w:t xml:space="preserve"> </w:t>
      </w:r>
      <w:proofErr w:type="spellStart"/>
      <w:r w:rsidR="00AE64D6">
        <w:t>nghĩa</w:t>
      </w:r>
      <w:proofErr w:type="spellEnd"/>
      <w:r w:rsidR="00AE64D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14:paraId="04AB98F7" w14:textId="77777777" w:rsidTr="00414F59">
        <w:trPr>
          <w:trHeight w:val="527"/>
        </w:trPr>
        <w:tc>
          <w:tcPr>
            <w:tcW w:w="1170" w:type="dxa"/>
          </w:tcPr>
          <w:p w14:paraId="7BCF3376" w14:textId="77777777" w:rsidR="00FE3E56" w:rsidRDefault="00FE3E56" w:rsidP="00A66A20"/>
        </w:tc>
        <w:tc>
          <w:tcPr>
            <w:tcW w:w="5646" w:type="dxa"/>
            <w:vAlign w:val="center"/>
          </w:tcPr>
          <w:p w14:paraId="56F638D7" w14:textId="77777777"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14:paraId="3EEF7D6D" w14:textId="77777777" w:rsidR="00FE3E56" w:rsidRDefault="00FE3E56" w:rsidP="00A66A20">
            <w:pPr>
              <w:pStyle w:val="Caption"/>
            </w:pPr>
            <w:r>
              <w:t xml:space="preserve">( </w:t>
            </w:r>
            <w:fldSimple w:instr=" STYLEREF 1 \s ">
              <w:r w:rsidR="00EC13B2">
                <w:rPr>
                  <w:noProof/>
                </w:rPr>
                <w:t>2</w:t>
              </w:r>
            </w:fldSimple>
            <w:r>
              <w:t>.</w:t>
            </w:r>
            <w:fldSimple w:instr=" SEQ PT \* ARABIC \s 1 ">
              <w:r w:rsidR="00EC13B2">
                <w:rPr>
                  <w:noProof/>
                </w:rPr>
                <w:t>8</w:t>
              </w:r>
            </w:fldSimple>
            <w:r>
              <w:t xml:space="preserve"> )</w:t>
            </w:r>
          </w:p>
        </w:tc>
      </w:tr>
    </w:tbl>
    <w:p w14:paraId="4617F174" w14:textId="77777777" w:rsidR="00A63FFB" w:rsidRDefault="00A63FFB" w:rsidP="009E121B">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là</w:t>
      </w:r>
      <w:proofErr w:type="spellEnd"/>
      <w:r>
        <w:t xml:space="preserve">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proofErr w:type="spellStart"/>
      <w:r w:rsidR="00495A2E">
        <w:t>với</w:t>
      </w:r>
      <w:proofErr w:type="spellEnd"/>
      <w:r w:rsidR="00495A2E">
        <w:t xml:space="preserve"> N </w:t>
      </w:r>
      <w:proofErr w:type="spellStart"/>
      <w:r w:rsidR="00495A2E">
        <w:t>là</w:t>
      </w:r>
      <w:proofErr w:type="spellEnd"/>
      <w:r w:rsidR="00495A2E">
        <w:t xml:space="preserve"> </w:t>
      </w:r>
      <w:proofErr w:type="spellStart"/>
      <w:r w:rsidR="00495A2E">
        <w:t>số</w:t>
      </w:r>
      <w:proofErr w:type="spellEnd"/>
      <w:r w:rsidR="00495A2E">
        <w:t xml:space="preserve"> </w:t>
      </w:r>
      <w:proofErr w:type="spellStart"/>
      <w:r w:rsidR="00495A2E">
        <w:t>lượng</w:t>
      </w:r>
      <w:proofErr w:type="spellEnd"/>
      <w:r w:rsidR="00495A2E">
        <w:t xml:space="preserve"> </w:t>
      </w:r>
      <w:proofErr w:type="spellStart"/>
      <w:r w:rsidR="00495A2E">
        <w:t>điểm</w:t>
      </w:r>
      <w:proofErr w:type="spellEnd"/>
      <w:r w:rsidR="00495A2E">
        <w:t xml:space="preserve"> </w:t>
      </w:r>
      <w:proofErr w:type="spellStart"/>
      <w:r w:rsidR="00495A2E">
        <w:t>của</w:t>
      </w:r>
      <w:proofErr w:type="spellEnd"/>
      <w:r w:rsidR="00495A2E">
        <w:t xml:space="preserve"> </w:t>
      </w:r>
      <w:proofErr w:type="spellStart"/>
      <w:r w:rsidR="00495A2E">
        <w:t>lớp</w:t>
      </w:r>
      <w:proofErr w:type="spellEnd"/>
      <w:r w:rsidR="00495A2E">
        <w:t xml:space="preserve"> </w:t>
      </w:r>
      <w:proofErr w:type="spellStart"/>
      <w:r w:rsidR="00495A2E">
        <w:t>đó</w:t>
      </w:r>
      <w:proofErr w:type="spellEnd"/>
    </w:p>
    <w:p w14:paraId="1F96D20C" w14:textId="77777777" w:rsidR="00A63FFB" w:rsidRDefault="00495A2E" w:rsidP="009E121B">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trong</w:t>
      </w:r>
      <w:proofErr w:type="spellEnd"/>
      <w:r>
        <w:t xml:space="preserve"> 1 </w:t>
      </w:r>
      <w:proofErr w:type="spellStart"/>
      <w:r>
        <w:t>lớp</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14:paraId="5C36EC14" w14:textId="77777777" w:rsidTr="00414F59">
        <w:tc>
          <w:tcPr>
            <w:tcW w:w="1525" w:type="dxa"/>
          </w:tcPr>
          <w:p w14:paraId="7804E734" w14:textId="77777777" w:rsidR="00414F59" w:rsidRDefault="00414F59" w:rsidP="00414F59"/>
        </w:tc>
        <w:tc>
          <w:tcPr>
            <w:tcW w:w="5220" w:type="dxa"/>
          </w:tcPr>
          <w:p w14:paraId="6F26B5B7" w14:textId="77777777" w:rsidR="00414F59" w:rsidRPr="00414F59" w:rsidRDefault="00354746"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14:paraId="3B162930" w14:textId="77777777" w:rsidR="00414F59" w:rsidRDefault="00414F59" w:rsidP="00414F59">
            <w:pPr>
              <w:pStyle w:val="Caption"/>
            </w:pPr>
            <w:r>
              <w:t xml:space="preserve">( </w:t>
            </w:r>
            <w:fldSimple w:instr=" STYLEREF 1 \s ">
              <w:r w:rsidR="00EC13B2">
                <w:rPr>
                  <w:noProof/>
                </w:rPr>
                <w:t>2</w:t>
              </w:r>
            </w:fldSimple>
            <w:r>
              <w:t>.</w:t>
            </w:r>
            <w:fldSimple w:instr=" SEQ PT \* ARABIC \s 1 ">
              <w:r w:rsidR="00EC13B2">
                <w:rPr>
                  <w:noProof/>
                </w:rPr>
                <w:t>9</w:t>
              </w:r>
            </w:fldSimple>
            <w:r>
              <w:t xml:space="preserve"> )</w:t>
            </w:r>
          </w:p>
        </w:tc>
      </w:tr>
    </w:tbl>
    <w:p w14:paraId="420BACB5" w14:textId="77777777" w:rsidR="00495A2E" w:rsidRDefault="00AC4303" w:rsidP="00495A2E">
      <w:pPr>
        <w:jc w:val="left"/>
      </w:pPr>
      <w:r>
        <w:t xml:space="preserve">Ta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ma </w:t>
      </w:r>
      <w:proofErr w:type="spellStart"/>
      <w:r>
        <w:t>trận</w:t>
      </w:r>
      <w:proofErr w:type="spellEnd"/>
      <w:r>
        <w:t xml:space="preserve"> </w:t>
      </w:r>
      <w:proofErr w:type="spellStart"/>
      <w:r>
        <w:t>hiệp</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w:t>
      </w:r>
      <w:r w:rsidR="006F2414">
        <w:t>p</w:t>
      </w:r>
      <w:proofErr w:type="spellEnd"/>
      <w:r w:rsidR="006F24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14:paraId="4CC32687" w14:textId="77777777" w:rsidTr="00803C6F">
        <w:tc>
          <w:tcPr>
            <w:tcW w:w="1525" w:type="dxa"/>
          </w:tcPr>
          <w:p w14:paraId="54ED75BE" w14:textId="77777777" w:rsidR="006F2414" w:rsidRDefault="006F2414" w:rsidP="00803C6F"/>
        </w:tc>
        <w:tc>
          <w:tcPr>
            <w:tcW w:w="5220" w:type="dxa"/>
          </w:tcPr>
          <w:p w14:paraId="34CAD9A2" w14:textId="77777777" w:rsidR="006F2414" w:rsidRPr="00AE64D6" w:rsidRDefault="0035474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14:paraId="650BECFF" w14:textId="77777777" w:rsidR="006F2414" w:rsidRDefault="006F2414" w:rsidP="00803C6F">
            <w:pPr>
              <w:pStyle w:val="Caption"/>
            </w:pPr>
          </w:p>
          <w:p w14:paraId="158FE7FA" w14:textId="77777777" w:rsidR="006F2414" w:rsidRDefault="006F2414" w:rsidP="00803C6F">
            <w:pPr>
              <w:pStyle w:val="Caption"/>
            </w:pPr>
            <w:r>
              <w:t xml:space="preserve">( </w:t>
            </w:r>
            <w:fldSimple w:instr=" STYLEREF 1 \s ">
              <w:r w:rsidR="00EC13B2">
                <w:rPr>
                  <w:noProof/>
                </w:rPr>
                <w:t>2</w:t>
              </w:r>
            </w:fldSimple>
            <w:r>
              <w:t>.</w:t>
            </w:r>
            <w:fldSimple w:instr=" SEQ PT \* ARABIC \s 1 ">
              <w:r w:rsidR="00EC13B2">
                <w:rPr>
                  <w:noProof/>
                </w:rPr>
                <w:t>10</w:t>
              </w:r>
            </w:fldSimple>
            <w:r>
              <w:t xml:space="preserve"> )</w:t>
            </w:r>
          </w:p>
        </w:tc>
      </w:tr>
    </w:tbl>
    <w:p w14:paraId="75A9F889" w14:textId="77777777" w:rsidR="00AC4303" w:rsidRDefault="006F2414" w:rsidP="00495A2E">
      <w:pPr>
        <w:jc w:val="left"/>
      </w:pPr>
      <w:proofErr w:type="spellStart"/>
      <w:r>
        <w:t>Và</w:t>
      </w:r>
      <w:proofErr w:type="spellEnd"/>
      <w:r>
        <w:t xml:space="preserve"> ma </w:t>
      </w:r>
      <w:proofErr w:type="spellStart"/>
      <w:r>
        <w:t>trận</w:t>
      </w:r>
      <w:proofErr w:type="spellEnd"/>
      <w:r>
        <w:t xml:space="preserve"> </w:t>
      </w:r>
      <w:proofErr w:type="spellStart"/>
      <w:r>
        <w:t>hiệp</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14:paraId="716902BC" w14:textId="77777777" w:rsidTr="00803C6F">
        <w:tc>
          <w:tcPr>
            <w:tcW w:w="1525" w:type="dxa"/>
          </w:tcPr>
          <w:p w14:paraId="14B08467" w14:textId="77777777" w:rsidR="006F2414" w:rsidRDefault="006F2414" w:rsidP="00803C6F"/>
        </w:tc>
        <w:tc>
          <w:tcPr>
            <w:tcW w:w="5220" w:type="dxa"/>
          </w:tcPr>
          <w:p w14:paraId="52D414CB" w14:textId="77777777" w:rsidR="006F2414" w:rsidRPr="00AE64D6" w:rsidRDefault="0035474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14:paraId="2D2EA47C" w14:textId="77777777" w:rsidR="006F2414" w:rsidRDefault="006F2414" w:rsidP="00803C6F">
            <w:pPr>
              <w:pStyle w:val="Caption"/>
            </w:pPr>
            <w:r>
              <w:t xml:space="preserve">( </w:t>
            </w:r>
            <w:fldSimple w:instr=" STYLEREF 1 \s ">
              <w:r w:rsidR="00EC13B2">
                <w:rPr>
                  <w:noProof/>
                </w:rPr>
                <w:t>2</w:t>
              </w:r>
            </w:fldSimple>
            <w:r>
              <w:t>.</w:t>
            </w:r>
            <w:fldSimple w:instr=" SEQ PT \* ARABIC \s 1 ">
              <w:r w:rsidR="00EC13B2">
                <w:rPr>
                  <w:noProof/>
                </w:rPr>
                <w:t>11</w:t>
              </w:r>
            </w:fldSimple>
            <w:r>
              <w:t xml:space="preserve"> )</w:t>
            </w:r>
          </w:p>
        </w:tc>
      </w:tr>
    </w:tbl>
    <w:p w14:paraId="649AD065" w14:textId="77777777" w:rsidR="006F2414" w:rsidRDefault="006F2414" w:rsidP="00495A2E">
      <w:pPr>
        <w:jc w:val="left"/>
      </w:pPr>
    </w:p>
    <w:p w14:paraId="22399453" w14:textId="77777777"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14:paraId="7F32401A" w14:textId="77777777" w:rsidTr="00027C6A">
        <w:tc>
          <w:tcPr>
            <w:tcW w:w="1525" w:type="dxa"/>
          </w:tcPr>
          <w:p w14:paraId="15FC01A2" w14:textId="77777777" w:rsidR="00803C6F" w:rsidRDefault="00803C6F" w:rsidP="00803C6F"/>
        </w:tc>
        <w:tc>
          <w:tcPr>
            <w:tcW w:w="5220" w:type="dxa"/>
          </w:tcPr>
          <w:p w14:paraId="7FD75048" w14:textId="77777777" w:rsidR="00803C6F" w:rsidRPr="00AE64D6" w:rsidRDefault="0035474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14:paraId="022FCF59" w14:textId="77777777" w:rsidR="00803C6F" w:rsidRDefault="00803C6F" w:rsidP="00803C6F">
            <w:pPr>
              <w:pStyle w:val="Caption"/>
            </w:pPr>
            <w:r>
              <w:t xml:space="preserve">( </w:t>
            </w:r>
            <w:fldSimple w:instr=" STYLEREF 1 \s ">
              <w:r w:rsidR="00EC13B2">
                <w:rPr>
                  <w:noProof/>
                </w:rPr>
                <w:t>2</w:t>
              </w:r>
            </w:fldSimple>
            <w:r>
              <w:t>.</w:t>
            </w:r>
            <w:fldSimple w:instr=" SEQ PT \* ARABIC \s 1 ">
              <w:r w:rsidR="00EC13B2">
                <w:rPr>
                  <w:noProof/>
                </w:rPr>
                <w:t>12</w:t>
              </w:r>
            </w:fldSimple>
            <w:r>
              <w:t xml:space="preserve"> )</w:t>
            </w:r>
          </w:p>
        </w:tc>
      </w:tr>
      <w:tr w:rsidR="00803C6F" w14:paraId="509C430D" w14:textId="77777777" w:rsidTr="00027C6A">
        <w:tc>
          <w:tcPr>
            <w:tcW w:w="1525" w:type="dxa"/>
          </w:tcPr>
          <w:p w14:paraId="45D21D2F" w14:textId="77777777" w:rsidR="00803C6F" w:rsidRDefault="00803C6F" w:rsidP="00803C6F"/>
        </w:tc>
        <w:tc>
          <w:tcPr>
            <w:tcW w:w="5220" w:type="dxa"/>
          </w:tcPr>
          <w:p w14:paraId="28B668AC" w14:textId="77777777" w:rsidR="00803C6F" w:rsidRPr="00F10EE8" w:rsidRDefault="0035474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p w14:paraId="78DA44BB" w14:textId="77777777" w:rsidR="00803C6F" w:rsidRPr="00A20E80" w:rsidRDefault="00803C6F" w:rsidP="00803C6F"/>
        </w:tc>
        <w:tc>
          <w:tcPr>
            <w:tcW w:w="1754" w:type="dxa"/>
          </w:tcPr>
          <w:p w14:paraId="688BA740" w14:textId="77777777" w:rsidR="00803C6F" w:rsidRDefault="00803C6F" w:rsidP="00803C6F">
            <w:pPr>
              <w:pStyle w:val="Caption"/>
            </w:pPr>
            <w:r>
              <w:t xml:space="preserve">( </w:t>
            </w:r>
            <w:fldSimple w:instr=" STYLEREF 1 \s ">
              <w:r w:rsidR="00EC13B2">
                <w:rPr>
                  <w:noProof/>
                </w:rPr>
                <w:t>2</w:t>
              </w:r>
            </w:fldSimple>
            <w:r>
              <w:t>.</w:t>
            </w:r>
            <w:fldSimple w:instr=" SEQ PT \* ARABIC \s 1 ">
              <w:r w:rsidR="00EC13B2">
                <w:rPr>
                  <w:noProof/>
                </w:rPr>
                <w:t>13</w:t>
              </w:r>
            </w:fldSimple>
            <w:r>
              <w:t xml:space="preserve"> )</w:t>
            </w:r>
          </w:p>
        </w:tc>
      </w:tr>
    </w:tbl>
    <w:p w14:paraId="15C52CC8" w14:textId="77777777" w:rsidR="00AC4303" w:rsidRDefault="00AC4303" w:rsidP="00495A2E">
      <w:pPr>
        <w:jc w:val="left"/>
      </w:pPr>
      <w:proofErr w:type="spellStart"/>
      <w:r>
        <w:lastRenderedPageBreak/>
        <w:t>Với</w:t>
      </w:r>
      <w:proofErr w:type="spellEnd"/>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proofErr w:type="spellStart"/>
      <w:r>
        <w:t>và</w:t>
      </w:r>
      <w:proofErr w:type="spellEnd"/>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proofErr w:type="spellStart"/>
      <w:r>
        <w:t>được</w:t>
      </w:r>
      <w:proofErr w:type="spellEnd"/>
      <w:r>
        <w:t xml:space="preserve"> </w:t>
      </w:r>
      <w:proofErr w:type="spellStart"/>
      <w:r>
        <w:t>tính</w:t>
      </w:r>
      <w:proofErr w:type="spellEnd"/>
      <w:r>
        <w:t xml:space="preserve"> </w:t>
      </w:r>
      <w:proofErr w:type="spellStart"/>
      <w:r w:rsidR="00F87500">
        <w:t>theo</w:t>
      </w:r>
      <w:proofErr w:type="spellEnd"/>
      <w:r w:rsidR="00F87500">
        <w:t xml:space="preserve"> </w:t>
      </w:r>
      <w:proofErr w:type="spellStart"/>
      <w:r w:rsidR="00F87500">
        <w:t>công</w:t>
      </w:r>
      <w:proofErr w:type="spellEnd"/>
      <w:r w:rsidR="00F87500">
        <w:t xml:space="preserve"> </w:t>
      </w:r>
      <w:proofErr w:type="spellStart"/>
      <w:r w:rsidR="00F87500">
        <w:t>thức</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14:paraId="4FFDC6F5" w14:textId="77777777" w:rsidTr="00F453A8">
        <w:tc>
          <w:tcPr>
            <w:tcW w:w="1525" w:type="dxa"/>
          </w:tcPr>
          <w:p w14:paraId="4853AD14" w14:textId="77777777" w:rsidR="00F453A8" w:rsidRDefault="00F453A8" w:rsidP="00F453A8"/>
        </w:tc>
        <w:tc>
          <w:tcPr>
            <w:tcW w:w="5220" w:type="dxa"/>
          </w:tcPr>
          <w:p w14:paraId="4D23A97D" w14:textId="77777777" w:rsidR="00F453A8" w:rsidRPr="00AE64D6" w:rsidRDefault="00354746"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14:paraId="6C29F65A" w14:textId="77777777" w:rsidR="00F453A8" w:rsidRDefault="00F453A8" w:rsidP="00F453A8">
            <w:pPr>
              <w:pStyle w:val="Caption"/>
            </w:pPr>
          </w:p>
          <w:p w14:paraId="20DCC1A6" w14:textId="77777777" w:rsidR="00F453A8" w:rsidRDefault="00F453A8" w:rsidP="00F453A8">
            <w:pPr>
              <w:pStyle w:val="Caption"/>
            </w:pPr>
            <w:r>
              <w:t xml:space="preserve">( </w:t>
            </w:r>
            <w:fldSimple w:instr=" STYLEREF 1 \s ">
              <w:r w:rsidR="00EC13B2">
                <w:rPr>
                  <w:noProof/>
                </w:rPr>
                <w:t>2</w:t>
              </w:r>
            </w:fldSimple>
            <w:r>
              <w:t>.</w:t>
            </w:r>
            <w:fldSimple w:instr=" SEQ PT \* ARABIC \s 1 ">
              <w:r w:rsidR="00EC13B2">
                <w:rPr>
                  <w:noProof/>
                </w:rPr>
                <w:t>14</w:t>
              </w:r>
            </w:fldSimple>
            <w:r>
              <w:t xml:space="preserve"> )</w:t>
            </w:r>
          </w:p>
        </w:tc>
      </w:tr>
      <w:tr w:rsidR="00F453A8" w14:paraId="5F38DA8A" w14:textId="77777777" w:rsidTr="00F453A8">
        <w:tc>
          <w:tcPr>
            <w:tcW w:w="1525" w:type="dxa"/>
          </w:tcPr>
          <w:p w14:paraId="55C6940C" w14:textId="77777777" w:rsidR="00F453A8" w:rsidRDefault="00F453A8" w:rsidP="00F453A8"/>
        </w:tc>
        <w:tc>
          <w:tcPr>
            <w:tcW w:w="5220" w:type="dxa"/>
          </w:tcPr>
          <w:p w14:paraId="3E2A718B" w14:textId="77777777" w:rsidR="00F453A8" w:rsidRPr="00AE64D6" w:rsidRDefault="00354746"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14:paraId="7D52AB86" w14:textId="77777777" w:rsidR="00F453A8" w:rsidRDefault="00F453A8" w:rsidP="00F453A8">
            <w:pPr>
              <w:pStyle w:val="Caption"/>
            </w:pPr>
          </w:p>
          <w:p w14:paraId="678B1F33" w14:textId="77777777" w:rsidR="00F453A8" w:rsidRDefault="00F453A8" w:rsidP="00F453A8">
            <w:pPr>
              <w:pStyle w:val="Caption"/>
            </w:pPr>
            <w:r>
              <w:t xml:space="preserve">( </w:t>
            </w:r>
            <w:fldSimple w:instr=" STYLEREF 1 \s ">
              <w:r w:rsidR="00EC13B2">
                <w:rPr>
                  <w:noProof/>
                </w:rPr>
                <w:t>2</w:t>
              </w:r>
            </w:fldSimple>
            <w:r>
              <w:t>.</w:t>
            </w:r>
            <w:fldSimple w:instr=" SEQ PT \* ARABIC \s 1 ">
              <w:r w:rsidR="00EC13B2">
                <w:rPr>
                  <w:noProof/>
                </w:rPr>
                <w:t>15</w:t>
              </w:r>
            </w:fldSimple>
            <w:r>
              <w:t xml:space="preserve"> )</w:t>
            </w:r>
          </w:p>
        </w:tc>
      </w:tr>
    </w:tbl>
    <w:p w14:paraId="2324D95E" w14:textId="77777777" w:rsidR="00AC4303" w:rsidRDefault="009D1919" w:rsidP="00495A2E">
      <w:pPr>
        <w:jc w:val="left"/>
      </w:pP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rsidR="00F87500">
        <w:t>của</w:t>
      </w:r>
      <w:proofErr w:type="spellEnd"/>
      <w:r w:rsidR="00F87500">
        <w:t xml:space="preserve"> </w:t>
      </w:r>
      <w:proofErr w:type="spellStart"/>
      <w:r w:rsidR="00F87500">
        <w:t>thuật</w:t>
      </w:r>
      <w:proofErr w:type="spellEnd"/>
      <w:r w:rsidR="00F87500">
        <w:t xml:space="preserve"> </w:t>
      </w:r>
      <w:proofErr w:type="spellStart"/>
      <w:r w:rsidR="00F87500">
        <w:t>toán</w:t>
      </w:r>
      <w:proofErr w:type="spellEnd"/>
      <w:r w:rsidR="00F87500">
        <w:t xml:space="preserve"> LDA </w:t>
      </w:r>
      <w:proofErr w:type="spellStart"/>
      <w:r w:rsidR="00F87500">
        <w:t>có</w:t>
      </w:r>
      <w:proofErr w:type="spellEnd"/>
      <w:r>
        <w:t xml:space="preserve"> </w:t>
      </w:r>
      <w:proofErr w:type="spellStart"/>
      <w:r>
        <w:t>công</w:t>
      </w:r>
      <w:proofErr w:type="spellEnd"/>
      <w:r>
        <w:t xml:space="preserve"> </w:t>
      </w:r>
      <w:proofErr w:type="spellStart"/>
      <w:r>
        <w:t>thức</w:t>
      </w:r>
      <w:proofErr w:type="spellEnd"/>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14:paraId="0503D199" w14:textId="77777777" w:rsidTr="00F453A8">
        <w:tc>
          <w:tcPr>
            <w:tcW w:w="630" w:type="dxa"/>
          </w:tcPr>
          <w:p w14:paraId="57B3C0F1" w14:textId="77777777" w:rsidR="00F453A8" w:rsidRDefault="00F453A8" w:rsidP="00F453A8"/>
        </w:tc>
        <w:tc>
          <w:tcPr>
            <w:tcW w:w="6115" w:type="dxa"/>
          </w:tcPr>
          <w:p w14:paraId="25FDB691" w14:textId="77777777" w:rsidR="00F453A8" w:rsidRPr="00AE64D6" w:rsidRDefault="00354746"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14:paraId="1151AA6D" w14:textId="77777777" w:rsidR="00F453A8" w:rsidRDefault="00F453A8" w:rsidP="00F453A8">
            <w:pPr>
              <w:pStyle w:val="Caption"/>
            </w:pPr>
            <w:r>
              <w:t xml:space="preserve">( </w:t>
            </w:r>
            <w:fldSimple w:instr=" STYLEREF 1 \s ">
              <w:r w:rsidR="00EC13B2">
                <w:rPr>
                  <w:noProof/>
                </w:rPr>
                <w:t>2</w:t>
              </w:r>
            </w:fldSimple>
            <w:r>
              <w:t>.</w:t>
            </w:r>
            <w:fldSimple w:instr=" SEQ PT \* ARABIC \s 1 ">
              <w:r w:rsidR="00EC13B2">
                <w:rPr>
                  <w:noProof/>
                </w:rPr>
                <w:t>16</w:t>
              </w:r>
            </w:fldSimple>
            <w:r>
              <w:t xml:space="preserve"> )</w:t>
            </w:r>
          </w:p>
        </w:tc>
      </w:tr>
    </w:tbl>
    <w:p w14:paraId="7E8C7E52" w14:textId="77777777" w:rsidR="009D1919" w:rsidRDefault="009D1919" w:rsidP="00495A2E">
      <w:pPr>
        <w:jc w:val="left"/>
      </w:pPr>
    </w:p>
    <w:p w14:paraId="6ED70247" w14:textId="77777777" w:rsidR="00A83C5A" w:rsidRDefault="009A518B" w:rsidP="00A83C5A">
      <w:pPr>
        <w:pStyle w:val="Heading4"/>
      </w:pPr>
      <w:bookmarkStart w:id="280" w:name="_Toc68996284"/>
      <w:r>
        <w:t>Decision Tree (DT</w:t>
      </w:r>
      <w:r w:rsidR="00A83C5A">
        <w:t>)</w:t>
      </w:r>
      <w:bookmarkEnd w:id="280"/>
      <w:r w:rsidR="00A83C5A" w:rsidRPr="00F33AC2">
        <w:t xml:space="preserve"> </w:t>
      </w:r>
    </w:p>
    <w:p w14:paraId="497F4C9D" w14:textId="77777777" w:rsidR="00581A04" w:rsidRPr="00581A04" w:rsidRDefault="00581A04" w:rsidP="00581A04">
      <w:pPr>
        <w:ind w:firstLine="720"/>
      </w:pPr>
      <w:r>
        <w:t xml:space="preserve">Decision Tree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Decision Tree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lựa</w:t>
      </w:r>
      <w:proofErr w:type="spellEnd"/>
      <w:r>
        <w:t xml:space="preserve"> </w:t>
      </w:r>
      <w:proofErr w:type="spellStart"/>
      <w:r>
        <w:t>chọn</w:t>
      </w:r>
      <w:proofErr w:type="spellEnd"/>
      <w:r>
        <w:t xml:space="preserve"> ở </w:t>
      </w:r>
      <w:proofErr w:type="spellStart"/>
      <w:r>
        <w:t>mỗi</w:t>
      </w:r>
      <w:proofErr w:type="spellEnd"/>
      <w:r>
        <w:t xml:space="preserve"> </w:t>
      </w:r>
      <w:proofErr w:type="spellStart"/>
      <w:r>
        <w:t>điểm</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ở </w:t>
      </w:r>
      <w:proofErr w:type="spellStart"/>
      <w:r>
        <w:t>rễ</w:t>
      </w:r>
      <w:proofErr w:type="spellEnd"/>
      <w:r>
        <w:t xml:space="preserve"> </w:t>
      </w:r>
      <w:proofErr w:type="spellStart"/>
      <w:r>
        <w:t>của</w:t>
      </w:r>
      <w:proofErr w:type="spellEnd"/>
      <w:r>
        <w:t xml:space="preserve"> </w:t>
      </w:r>
      <w:proofErr w:type="spellStart"/>
      <w:r>
        <w:t>cây</w:t>
      </w:r>
      <w:proofErr w:type="spellEnd"/>
      <w:r>
        <w:t xml:space="preserve">, </w:t>
      </w:r>
      <w:proofErr w:type="spellStart"/>
      <w:r>
        <w:t>sau</w:t>
      </w:r>
      <w:proofErr w:type="spellEnd"/>
      <w:r>
        <w:t xml:space="preserve"> </w:t>
      </w:r>
      <w:proofErr w:type="spellStart"/>
      <w:r>
        <w:t>đó</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đi</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nhánh</w:t>
      </w:r>
      <w:proofErr w:type="spellEnd"/>
      <w:r>
        <w:t xml:space="preserve"> </w:t>
      </w:r>
      <w:proofErr w:type="spellStart"/>
      <w:r>
        <w:t>bên</w:t>
      </w:r>
      <w:proofErr w:type="spellEnd"/>
      <w:r>
        <w:t xml:space="preserve"> </w:t>
      </w:r>
      <w:proofErr w:type="spellStart"/>
      <w:r>
        <w:t>dưới</w:t>
      </w:r>
      <w:proofErr w:type="spellEnd"/>
      <w:r w:rsidR="00B51A8D">
        <w:t xml:space="preserve">, </w:t>
      </w:r>
      <w:proofErr w:type="spellStart"/>
      <w:r w:rsidR="00B51A8D">
        <w:t>cuối</w:t>
      </w:r>
      <w:proofErr w:type="spellEnd"/>
      <w:r w:rsidR="00B51A8D">
        <w:t xml:space="preserve"> </w:t>
      </w:r>
      <w:proofErr w:type="spellStart"/>
      <w:r w:rsidR="00B51A8D">
        <w:t>cùng</w:t>
      </w:r>
      <w:proofErr w:type="spellEnd"/>
      <w:r w:rsidR="00B51A8D">
        <w:t xml:space="preserve"> </w:t>
      </w:r>
      <w:proofErr w:type="spellStart"/>
      <w:r w:rsidR="00B51A8D">
        <w:t>là</w:t>
      </w:r>
      <w:proofErr w:type="spellEnd"/>
      <w:r w:rsidR="00B51A8D">
        <w:t xml:space="preserve"> </w:t>
      </w:r>
      <w:proofErr w:type="spellStart"/>
      <w:r w:rsidR="00B51A8D">
        <w:t>đến</w:t>
      </w:r>
      <w:proofErr w:type="spellEnd"/>
      <w:r w:rsidR="00B51A8D">
        <w:t xml:space="preserve"> </w:t>
      </w:r>
      <w:proofErr w:type="spellStart"/>
      <w:r w:rsidR="00B51A8D">
        <w:t>các</w:t>
      </w:r>
      <w:proofErr w:type="spellEnd"/>
      <w:r w:rsidR="00B51A8D">
        <w:t xml:space="preserve"> </w:t>
      </w:r>
      <w:proofErr w:type="spellStart"/>
      <w:r w:rsidR="00B51A8D">
        <w:t>lá</w:t>
      </w:r>
      <w:proofErr w:type="spellEnd"/>
      <w:r w:rsidR="00B51A8D">
        <w:t xml:space="preserve"> </w:t>
      </w:r>
      <w:proofErr w:type="spellStart"/>
      <w:r w:rsidR="00B51A8D">
        <w:t>là</w:t>
      </w:r>
      <w:proofErr w:type="spellEnd"/>
      <w:r w:rsidR="00B51A8D">
        <w:t xml:space="preserve"> </w:t>
      </w:r>
      <w:proofErr w:type="spellStart"/>
      <w:r w:rsidR="00B51A8D">
        <w:t>nơi</w:t>
      </w:r>
      <w:proofErr w:type="spellEnd"/>
      <w:r w:rsidR="00B51A8D">
        <w:t xml:space="preserve"> </w:t>
      </w:r>
      <w:proofErr w:type="spellStart"/>
      <w:r w:rsidR="00B51A8D">
        <w:t>đưa</w:t>
      </w:r>
      <w:proofErr w:type="spellEnd"/>
      <w:r w:rsidR="00B51A8D">
        <w:t xml:space="preserve"> ra </w:t>
      </w:r>
      <w:proofErr w:type="spellStart"/>
      <w:r w:rsidR="00B51A8D">
        <w:t>giá</w:t>
      </w:r>
      <w:proofErr w:type="spellEnd"/>
      <w:r w:rsidR="00B51A8D">
        <w:t xml:space="preserve"> </w:t>
      </w:r>
      <w:proofErr w:type="spellStart"/>
      <w:r w:rsidR="00B51A8D">
        <w:t>trị</w:t>
      </w:r>
      <w:proofErr w:type="spellEnd"/>
      <w:r w:rsidR="00B51A8D">
        <w:t xml:space="preserve"> </w:t>
      </w:r>
      <w:proofErr w:type="spellStart"/>
      <w:r w:rsidR="00B51A8D">
        <w:t>dự</w:t>
      </w:r>
      <w:proofErr w:type="spellEnd"/>
      <w:r w:rsidR="00B51A8D">
        <w:t xml:space="preserve"> </w:t>
      </w:r>
      <w:proofErr w:type="spellStart"/>
      <w:r w:rsidR="00B51A8D">
        <w:t>đoán</w:t>
      </w:r>
      <w:proofErr w:type="spellEnd"/>
      <w:r>
        <w:t>.</w:t>
      </w:r>
      <w:r w:rsidR="00B51A8D">
        <w:t xml:space="preserve"> </w:t>
      </w:r>
      <w:r w:rsidR="00B51A8D">
        <w:fldChar w:fldCharType="begin"/>
      </w:r>
      <w:r w:rsidR="00B51A8D">
        <w:instrText xml:space="preserve"> REF _Ref68984959 \h </w:instrText>
      </w:r>
      <w:r w:rsidR="00B51A8D">
        <w:fldChar w:fldCharType="separate"/>
      </w:r>
      <w:proofErr w:type="spellStart"/>
      <w:r w:rsidR="00EC13B2">
        <w:t>Hình</w:t>
      </w:r>
      <w:proofErr w:type="spellEnd"/>
      <w:r w:rsidR="00EC13B2">
        <w:t xml:space="preserve"> </w:t>
      </w:r>
      <w:r w:rsidR="00EC13B2">
        <w:rPr>
          <w:noProof/>
        </w:rPr>
        <w:t>2</w:t>
      </w:r>
      <w:r w:rsidR="00EC13B2">
        <w:t>.</w:t>
      </w:r>
      <w:r w:rsidR="00EC13B2">
        <w:rPr>
          <w:noProof/>
        </w:rPr>
        <w:t>7</w:t>
      </w:r>
      <w:r w:rsidR="00B51A8D">
        <w:fldChar w:fldCharType="end"/>
      </w:r>
      <w:r w:rsidR="00B51A8D">
        <w:t xml:space="preserve"> </w:t>
      </w:r>
      <w:proofErr w:type="spellStart"/>
      <w:r w:rsidR="00B51A8D">
        <w:t>mô</w:t>
      </w:r>
      <w:proofErr w:type="spellEnd"/>
      <w:r w:rsidR="00B51A8D">
        <w:t xml:space="preserve"> </w:t>
      </w:r>
      <w:proofErr w:type="spellStart"/>
      <w:r w:rsidR="00B51A8D">
        <w:t>tả</w:t>
      </w:r>
      <w:proofErr w:type="spellEnd"/>
      <w:r w:rsidR="00B51A8D">
        <w:t xml:space="preserve"> </w:t>
      </w:r>
      <w:proofErr w:type="spellStart"/>
      <w:r w:rsidR="00B51A8D">
        <w:t>cấu</w:t>
      </w:r>
      <w:proofErr w:type="spellEnd"/>
      <w:r w:rsidR="00B51A8D">
        <w:t xml:space="preserve"> </w:t>
      </w:r>
      <w:proofErr w:type="spellStart"/>
      <w:r w:rsidR="00B51A8D">
        <w:t>tạo</w:t>
      </w:r>
      <w:proofErr w:type="spellEnd"/>
      <w:r w:rsidR="00B51A8D">
        <w:t xml:space="preserve"> </w:t>
      </w:r>
      <w:proofErr w:type="spellStart"/>
      <w:r w:rsidR="00B51A8D">
        <w:t>của</w:t>
      </w:r>
      <w:proofErr w:type="spellEnd"/>
      <w:r w:rsidR="00B51A8D">
        <w:t xml:space="preserve"> </w:t>
      </w:r>
      <w:proofErr w:type="spellStart"/>
      <w:r w:rsidR="00B51A8D">
        <w:t>một</w:t>
      </w:r>
      <w:proofErr w:type="spellEnd"/>
      <w:r w:rsidR="00B51A8D">
        <w:t xml:space="preserve"> </w:t>
      </w:r>
      <w:proofErr w:type="spellStart"/>
      <w:r w:rsidR="00B51A8D">
        <w:t>mô</w:t>
      </w:r>
      <w:proofErr w:type="spellEnd"/>
      <w:r w:rsidR="00B51A8D">
        <w:t xml:space="preserve"> </w:t>
      </w:r>
      <w:proofErr w:type="spellStart"/>
      <w:r w:rsidR="00B51A8D">
        <w:t>hình</w:t>
      </w:r>
      <w:proofErr w:type="spellEnd"/>
      <w:r w:rsidR="00B51A8D">
        <w:t xml:space="preserve"> Decision Tree.</w:t>
      </w:r>
    </w:p>
    <w:p w14:paraId="33AAEF63" w14:textId="77777777" w:rsidR="00581A04" w:rsidRDefault="00C246EC" w:rsidP="00581A04">
      <w:pPr>
        <w:keepNext/>
        <w:jc w:val="center"/>
      </w:pPr>
      <w:r>
        <w:rPr>
          <w:noProof/>
        </w:rPr>
        <w:drawing>
          <wp:inline distT="0" distB="0" distL="0" distR="0" wp14:anchorId="4F993164" wp14:editId="4308A438">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14:paraId="3FAE8653" w14:textId="77777777" w:rsidR="00BB4B93" w:rsidRDefault="00581A04" w:rsidP="00581A04">
      <w:pPr>
        <w:pStyle w:val="Caption"/>
      </w:pPr>
      <w:bookmarkStart w:id="281" w:name="_Ref68984959"/>
      <w:bookmarkStart w:id="282" w:name="_Toc68996311"/>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7</w:t>
        </w:r>
      </w:fldSimple>
      <w:bookmarkEnd w:id="281"/>
      <w:r>
        <w:t xml:space="preserve"> </w:t>
      </w:r>
      <w:proofErr w:type="spellStart"/>
      <w:r w:rsidR="00EC13B2">
        <w:t>Mô</w:t>
      </w:r>
      <w:proofErr w:type="spellEnd"/>
      <w:r w:rsidR="00EC13B2">
        <w:t xml:space="preserve"> </w:t>
      </w:r>
      <w:proofErr w:type="spellStart"/>
      <w:r w:rsidR="00EC13B2">
        <w:t>hình</w:t>
      </w:r>
      <w:proofErr w:type="spellEnd"/>
      <w:r w:rsidR="00EC13B2">
        <w:t xml:space="preserve"> </w:t>
      </w:r>
      <w:r>
        <w:t>Decision Tree</w:t>
      </w:r>
      <w:bookmarkEnd w:id="282"/>
    </w:p>
    <w:p w14:paraId="2564046E" w14:textId="77777777" w:rsidR="00B51A8D" w:rsidRDefault="00B51A8D" w:rsidP="00B51A8D">
      <w:pPr>
        <w:ind w:firstLine="720"/>
      </w:pPr>
      <w:proofErr w:type="spellStart"/>
      <w:r>
        <w:t>Thuật</w:t>
      </w:r>
      <w:proofErr w:type="spellEnd"/>
      <w:r>
        <w:t xml:space="preserve"> </w:t>
      </w:r>
      <w:proofErr w:type="spellStart"/>
      <w:r>
        <w:t>toán</w:t>
      </w:r>
      <w:proofErr w:type="spellEnd"/>
      <w:r>
        <w:t xml:space="preserve"> ID3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lên</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Entropy.</w:t>
      </w:r>
      <w:r w:rsidR="00585B78">
        <w:t xml:space="preserve"> Cho </w:t>
      </w:r>
      <w:proofErr w:type="spellStart"/>
      <w:r w:rsidR="00585B78">
        <w:t>phân</w:t>
      </w:r>
      <w:proofErr w:type="spellEnd"/>
      <w:r w:rsidR="00585B78">
        <w:t xml:space="preserve"> </w:t>
      </w:r>
      <w:proofErr w:type="spellStart"/>
      <w:r w:rsidR="00585B78">
        <w:t>phối</w:t>
      </w:r>
      <w:proofErr w:type="spellEnd"/>
      <w:r w:rsidR="00585B78">
        <w:t xml:space="preserve"> </w:t>
      </w:r>
      <w:proofErr w:type="spellStart"/>
      <w:r w:rsidR="00585B78">
        <w:t>xác</w:t>
      </w:r>
      <w:proofErr w:type="spellEnd"/>
      <w:r w:rsidR="00585B78">
        <w:t xml:space="preserve"> </w:t>
      </w:r>
      <w:proofErr w:type="spellStart"/>
      <w:r w:rsidR="00585B78">
        <w:t>suất</w:t>
      </w:r>
      <w:proofErr w:type="spellEnd"/>
      <w:r w:rsidR="00585B78">
        <w:t xml:space="preserve"> </w:t>
      </w:r>
      <w:proofErr w:type="spellStart"/>
      <w:r w:rsidR="00585B78">
        <w:t>của</w:t>
      </w:r>
      <w:proofErr w:type="spellEnd"/>
      <w:r w:rsidR="00585B78">
        <w:t xml:space="preserve"> </w:t>
      </w:r>
      <w:proofErr w:type="spellStart"/>
      <w:r w:rsidR="00585B78">
        <w:t>biến</w:t>
      </w:r>
      <w:proofErr w:type="spellEnd"/>
      <w:r w:rsidR="00585B78">
        <w:t xml:space="preserve"> </w:t>
      </w:r>
      <w:proofErr w:type="spellStart"/>
      <w:r w:rsidR="00585B78">
        <w:t>rời</w:t>
      </w:r>
      <w:proofErr w:type="spellEnd"/>
      <w:r w:rsidR="00585B78">
        <w:t xml:space="preserve"> </w:t>
      </w:r>
      <w:proofErr w:type="spellStart"/>
      <w:r w:rsidR="00585B78">
        <w:t>rạc</w:t>
      </w:r>
      <w:proofErr w:type="spellEnd"/>
      <w:r w:rsidR="00585B78">
        <w:t xml:space="preserve"> x </w:t>
      </w:r>
      <w:proofErr w:type="spellStart"/>
      <w:r w:rsidR="00585B78">
        <w:t>có</w:t>
      </w:r>
      <w:proofErr w:type="spellEnd"/>
      <w:r w:rsidR="00585B78">
        <w:t xml:space="preserve"> </w:t>
      </w:r>
      <w:proofErr w:type="spellStart"/>
      <w:r w:rsidR="00585B78">
        <w:t>thể</w:t>
      </w:r>
      <w:proofErr w:type="spellEnd"/>
      <w:r w:rsidR="00585B78">
        <w:t xml:space="preserve"> </w:t>
      </w:r>
      <w:proofErr w:type="spellStart"/>
      <w:r w:rsidR="00585B78">
        <w:t>nhận</w:t>
      </w:r>
      <w:proofErr w:type="spellEnd"/>
      <w:r w:rsidR="00585B78">
        <w:t xml:space="preserve"> </w:t>
      </w:r>
      <w:proofErr w:type="spellStart"/>
      <w:r w:rsidR="00585B78">
        <w:t>các</w:t>
      </w:r>
      <w:proofErr w:type="spellEnd"/>
      <w:r w:rsidR="00585B78">
        <w:t xml:space="preserve"> </w:t>
      </w:r>
      <w:proofErr w:type="spellStart"/>
      <w:r w:rsidR="00585B78">
        <w:t>giá</w:t>
      </w:r>
      <w:proofErr w:type="spellEnd"/>
      <w:r w:rsidR="00585B78">
        <w:t xml:space="preserve"> </w:t>
      </w:r>
      <w:proofErr w:type="spellStart"/>
      <w:r w:rsidR="00585B78">
        <w:t>trị</w:t>
      </w:r>
      <w:proofErr w:type="spellEnd"/>
      <w:r w:rsidR="00585B78">
        <w:t xml:space="preserve"> x</w:t>
      </w:r>
      <w:r w:rsidR="00585B78">
        <w:rPr>
          <w:vertAlign w:val="subscript"/>
        </w:rPr>
        <w:t>1</w:t>
      </w:r>
      <w:r w:rsidR="00585B78">
        <w:t>, x</w:t>
      </w:r>
      <w:r w:rsidR="00585B78">
        <w:rPr>
          <w:vertAlign w:val="subscript"/>
        </w:rPr>
        <w:t>2</w:t>
      </w:r>
      <w:r w:rsidR="00585B78">
        <w:t xml:space="preserve">, …, </w:t>
      </w:r>
      <w:proofErr w:type="spellStart"/>
      <w:r w:rsidR="00585B78">
        <w:t>x</w:t>
      </w:r>
      <w:r w:rsidR="00585B78">
        <w:rPr>
          <w:vertAlign w:val="subscript"/>
        </w:rPr>
        <w:t>n</w:t>
      </w:r>
      <w:proofErr w:type="spellEnd"/>
      <w:r w:rsidR="00585B78">
        <w:t xml:space="preserve">. Khi </w:t>
      </w:r>
      <w:proofErr w:type="spellStart"/>
      <w:r w:rsidR="00585B78">
        <w:t>đó</w:t>
      </w:r>
      <w:proofErr w:type="spellEnd"/>
      <w:r w:rsidR="00585B78">
        <w:t xml:space="preserve"> </w:t>
      </w:r>
      <w:proofErr w:type="spellStart"/>
      <w:r w:rsidR="00585B78">
        <w:t>xác</w:t>
      </w:r>
      <w:proofErr w:type="spellEnd"/>
      <w:r w:rsidR="00585B78">
        <w:t xml:space="preserve"> </w:t>
      </w:r>
      <w:proofErr w:type="spellStart"/>
      <w:r w:rsidR="00585B78">
        <w:t>suất</w:t>
      </w:r>
      <w:proofErr w:type="spellEnd"/>
      <w:r w:rsidR="00585B78">
        <w:t xml:space="preserve"> x </w:t>
      </w:r>
      <w:proofErr w:type="spellStart"/>
      <w:r w:rsidR="00585B78">
        <w:t>nhận</w:t>
      </w:r>
      <w:proofErr w:type="spellEnd"/>
      <w:r w:rsidR="00585B78">
        <w:t xml:space="preserve"> </w:t>
      </w:r>
      <w:proofErr w:type="spellStart"/>
      <w:r w:rsidR="00585B78">
        <w:t>các</w:t>
      </w:r>
      <w:proofErr w:type="spellEnd"/>
      <w:r w:rsidR="00585B78">
        <w:t xml:space="preserve"> </w:t>
      </w:r>
      <w:proofErr w:type="spellStart"/>
      <w:r w:rsidR="00585B78">
        <w:t>giá</w:t>
      </w:r>
      <w:proofErr w:type="spellEnd"/>
      <w:r w:rsidR="00585B78">
        <w:t xml:space="preserve"> </w:t>
      </w:r>
      <w:proofErr w:type="spellStart"/>
      <w:r w:rsidR="00585B78">
        <w:t>trị</w:t>
      </w:r>
      <w:proofErr w:type="spellEnd"/>
      <w:r w:rsidR="00585B78">
        <w:t xml:space="preserve"> </w:t>
      </w:r>
      <w:proofErr w:type="spellStart"/>
      <w:r w:rsidR="00585B78">
        <w:t>đó</w:t>
      </w:r>
      <w:proofErr w:type="spellEnd"/>
      <w:r w:rsidR="00585B78">
        <w:t xml:space="preserve"> </w:t>
      </w:r>
      <w:proofErr w:type="spellStart"/>
      <w:r w:rsidR="00585B78">
        <w:t>là</w:t>
      </w:r>
      <w:proofErr w:type="spellEnd"/>
      <w:r w:rsidR="00585B78">
        <w:t xml:space="preserve"> p</w:t>
      </w:r>
      <w:r w:rsidR="00585B78">
        <w:rPr>
          <w:vertAlign w:val="subscript"/>
        </w:rPr>
        <w:t>i</w:t>
      </w:r>
      <w:r w:rsidR="00585B78">
        <w:t xml:space="preserve"> = </w:t>
      </w:r>
      <w:proofErr w:type="gramStart"/>
      <w:r w:rsidR="00585B78">
        <w:t>p(</w:t>
      </w:r>
      <w:proofErr w:type="gramEnd"/>
      <w:r w:rsidR="00585B78">
        <w:t>x = x</w:t>
      </w:r>
      <w:r w:rsidR="00585B78">
        <w:rPr>
          <w:vertAlign w:val="subscript"/>
        </w:rPr>
        <w:t>i</w:t>
      </w:r>
      <w:r w:rsidR="00585B78">
        <w:t xml:space="preserve">) </w:t>
      </w:r>
      <w:proofErr w:type="spellStart"/>
      <w:r w:rsidR="00585B78">
        <w:t>với</w:t>
      </w:r>
      <w:proofErr w:type="spellEnd"/>
      <w:r w:rsidR="00585B78">
        <w:t xml:space="preserve"> 0 ≤ p</w:t>
      </w:r>
      <w:r w:rsidR="00585B78">
        <w:rPr>
          <w:vertAlign w:val="subscript"/>
        </w:rPr>
        <w:t>i</w:t>
      </w:r>
      <w:r w:rsidR="00585B78">
        <w:t xml:space="preserve"> ≤ 1 </w:t>
      </w:r>
      <w:proofErr w:type="spellStart"/>
      <w:r w:rsidR="00585B78">
        <w:t>và</w:t>
      </w:r>
      <w:proofErr w:type="spellEnd"/>
      <w:r w:rsidR="00585B78">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w:t>
      </w:r>
      <w:proofErr w:type="spellStart"/>
      <w:r w:rsidR="00FE04B6">
        <w:t>ủa</w:t>
      </w:r>
      <w:proofErr w:type="spellEnd"/>
      <w:r w:rsidR="00FE04B6">
        <w:t xml:space="preserve"> </w:t>
      </w:r>
      <w:proofErr w:type="spellStart"/>
      <w:r w:rsidR="00FE04B6">
        <w:t>phân</w:t>
      </w:r>
      <w:proofErr w:type="spellEnd"/>
      <w:r w:rsidR="00FE04B6">
        <w:t xml:space="preserve"> </w:t>
      </w:r>
      <w:proofErr w:type="spellStart"/>
      <w:r w:rsidR="00FE04B6">
        <w:t>phối</w:t>
      </w:r>
      <w:proofErr w:type="spellEnd"/>
      <w:r w:rsidR="00FE04B6">
        <w:t xml:space="preserve"> </w:t>
      </w:r>
      <w:proofErr w:type="spellStart"/>
      <w:r w:rsidR="00FE04B6">
        <w:t>này</w:t>
      </w:r>
      <w:proofErr w:type="spellEnd"/>
      <w:r w:rsidR="00FE04B6">
        <w:t xml:space="preserve"> </w:t>
      </w:r>
      <w:proofErr w:type="spellStart"/>
      <w:r w:rsidR="00FE04B6">
        <w:t>được</w:t>
      </w:r>
      <w:proofErr w:type="spellEnd"/>
      <w:r w:rsidR="00FE04B6">
        <w:t xml:space="preserve"> </w:t>
      </w:r>
      <w:proofErr w:type="spellStart"/>
      <w:r w:rsidR="00FE04B6">
        <w:t>định</w:t>
      </w:r>
      <w:proofErr w:type="spellEnd"/>
      <w:r w:rsidR="00FE04B6">
        <w:t xml:space="preserve"> </w:t>
      </w:r>
      <w:proofErr w:type="spellStart"/>
      <w:r w:rsidR="00FE04B6">
        <w:t>nghĩa</w:t>
      </w:r>
      <w:proofErr w:type="spellEnd"/>
      <w:r w:rsidR="00FE04B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6400355D" w14:textId="77777777" w:rsidTr="00656A18">
        <w:tc>
          <w:tcPr>
            <w:tcW w:w="1525" w:type="dxa"/>
          </w:tcPr>
          <w:p w14:paraId="090AC77B" w14:textId="77777777" w:rsidR="00EC13B2" w:rsidRDefault="00EC13B2" w:rsidP="00656A18"/>
        </w:tc>
        <w:tc>
          <w:tcPr>
            <w:tcW w:w="5220" w:type="dxa"/>
          </w:tcPr>
          <w:p w14:paraId="7D937326" w14:textId="77777777" w:rsidR="00EC13B2" w:rsidRPr="00EC13B2" w:rsidRDefault="00EC13B2" w:rsidP="00656A18">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14:paraId="1CB58539" w14:textId="77777777" w:rsidR="00EC13B2" w:rsidRDefault="00EC13B2" w:rsidP="00656A18">
            <w:pPr>
              <w:pStyle w:val="Caption"/>
            </w:pPr>
          </w:p>
          <w:p w14:paraId="7AC49E77" w14:textId="77777777" w:rsidR="00EC13B2" w:rsidRDefault="00EC13B2" w:rsidP="00656A18">
            <w:pPr>
              <w:pStyle w:val="Caption"/>
            </w:pPr>
            <w:r>
              <w:t xml:space="preserve">( </w:t>
            </w:r>
            <w:fldSimple w:instr=" STYLEREF 1 \s ">
              <w:r>
                <w:rPr>
                  <w:noProof/>
                </w:rPr>
                <w:t>2</w:t>
              </w:r>
            </w:fldSimple>
            <w:r>
              <w:t>.</w:t>
            </w:r>
            <w:fldSimple w:instr=" SEQ PT \* ARABIC \s 1 ">
              <w:r>
                <w:rPr>
                  <w:noProof/>
                </w:rPr>
                <w:t>17</w:t>
              </w:r>
            </w:fldSimple>
            <w:r>
              <w:t xml:space="preserve"> )</w:t>
            </w:r>
          </w:p>
        </w:tc>
      </w:tr>
    </w:tbl>
    <w:p w14:paraId="770C0D9E" w14:textId="77777777" w:rsidR="00FE04B6" w:rsidRDefault="0051413C" w:rsidP="00B51A8D">
      <w:pPr>
        <w:ind w:firstLine="720"/>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C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một</w:t>
      </w:r>
      <w:proofErr w:type="spellEnd"/>
      <w:r>
        <w:t xml:space="preserve"> node </w:t>
      </w:r>
      <w:proofErr w:type="spellStart"/>
      <w:r>
        <w:t>bất</w:t>
      </w:r>
      <w:proofErr w:type="spellEnd"/>
      <w:r>
        <w:t xml:space="preserve"> </w:t>
      </w:r>
      <w:proofErr w:type="spellStart"/>
      <w:r>
        <w:t>kì</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lá</w:t>
      </w:r>
      <w:proofErr w:type="spellEnd"/>
      <w:r>
        <w:t xml:space="preserve">, </w:t>
      </w:r>
      <w:proofErr w:type="spellStart"/>
      <w:r>
        <w:t>tập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S </w:t>
      </w:r>
      <w:proofErr w:type="spellStart"/>
      <w:r>
        <w:t>có</w:t>
      </w:r>
      <w:proofErr w:type="spellEnd"/>
      <w:r>
        <w:t xml:space="preserve"> N </w:t>
      </w:r>
      <w:proofErr w:type="spellStart"/>
      <w:r>
        <w:t>phần</w:t>
      </w:r>
      <w:proofErr w:type="spellEnd"/>
      <w:r>
        <w:t xml:space="preserve"> </w:t>
      </w:r>
      <w:proofErr w:type="spellStart"/>
      <w:r>
        <w:t>tử</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có</w:t>
      </w:r>
      <w:proofErr w:type="spellEnd"/>
      <w:r>
        <w:t xml:space="preserve"> N</w:t>
      </w:r>
      <w:r>
        <w:rPr>
          <w:vertAlign w:val="subscript"/>
        </w:rPr>
        <w:t>c</w:t>
      </w:r>
      <w:r>
        <w:t xml:space="preserve"> </w:t>
      </w:r>
      <w:proofErr w:type="spellStart"/>
      <w:r>
        <w:t>phần</w:t>
      </w:r>
      <w:proofErr w:type="spellEnd"/>
      <w:r>
        <w:t xml:space="preserve"> </w:t>
      </w:r>
      <w:proofErr w:type="spellStart"/>
      <w:r>
        <w:t>tử</w:t>
      </w:r>
      <w:proofErr w:type="spellEnd"/>
      <w:r w:rsidR="00EC13B2">
        <w:t xml:space="preserve">, </w:t>
      </w:r>
      <w:r>
        <w:t xml:space="preserve">entropy </w:t>
      </w:r>
      <w:proofErr w:type="spellStart"/>
      <w:r>
        <w:t>tại</w:t>
      </w:r>
      <w:proofErr w:type="spellEnd"/>
      <w:r>
        <w:t xml:space="preserve"> node </w:t>
      </w:r>
      <w:proofErr w:type="spellStart"/>
      <w:r>
        <w:t>này</w:t>
      </w:r>
      <w:proofErr w:type="spellEnd"/>
      <w:r>
        <w:t xml:space="preserve"> </w:t>
      </w:r>
      <w:proofErr w:type="spellStart"/>
      <w:r>
        <w:t>là</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1AA81F89" w14:textId="77777777" w:rsidTr="00656A18">
        <w:tc>
          <w:tcPr>
            <w:tcW w:w="1525" w:type="dxa"/>
          </w:tcPr>
          <w:p w14:paraId="247368A0" w14:textId="77777777" w:rsidR="00EC13B2" w:rsidRDefault="00EC13B2" w:rsidP="00656A18"/>
        </w:tc>
        <w:tc>
          <w:tcPr>
            <w:tcW w:w="5220" w:type="dxa"/>
          </w:tcPr>
          <w:p w14:paraId="7A819046" w14:textId="77777777" w:rsidR="00EC13B2" w:rsidRPr="00EC13B2" w:rsidRDefault="00EC13B2" w:rsidP="00656A18">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14:paraId="5788B893" w14:textId="77777777" w:rsidR="00EC13B2" w:rsidRDefault="00EC13B2" w:rsidP="00656A18">
            <w:pPr>
              <w:pStyle w:val="Caption"/>
            </w:pPr>
          </w:p>
          <w:p w14:paraId="331DD604" w14:textId="77777777" w:rsidR="00EC13B2" w:rsidRDefault="00EC13B2" w:rsidP="00656A18">
            <w:pPr>
              <w:pStyle w:val="Caption"/>
            </w:pPr>
            <w:r>
              <w:t xml:space="preserve">( </w:t>
            </w:r>
            <w:fldSimple w:instr=" STYLEREF 1 \s ">
              <w:r>
                <w:rPr>
                  <w:noProof/>
                </w:rPr>
                <w:t>2</w:t>
              </w:r>
            </w:fldSimple>
            <w:r>
              <w:t>.</w:t>
            </w:r>
            <w:fldSimple w:instr=" SEQ PT \* ARABIC \s 1 ">
              <w:r>
                <w:rPr>
                  <w:noProof/>
                </w:rPr>
                <w:t>18</w:t>
              </w:r>
            </w:fldSimple>
            <w:r>
              <w:t xml:space="preserve"> )</w:t>
            </w:r>
          </w:p>
        </w:tc>
      </w:tr>
    </w:tbl>
    <w:p w14:paraId="3ECE9A92" w14:textId="77777777" w:rsidR="0051413C" w:rsidRDefault="0051413C" w:rsidP="00B51A8D">
      <w:pPr>
        <w:ind w:firstLine="720"/>
      </w:pP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x,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chia </w:t>
      </w:r>
      <w:proofErr w:type="spellStart"/>
      <w:r>
        <w:t>thành</w:t>
      </w:r>
      <w:proofErr w:type="spellEnd"/>
      <w:r>
        <w:t xml:space="preserve"> K node con S</w:t>
      </w:r>
      <w:r>
        <w:rPr>
          <w:vertAlign w:val="subscript"/>
        </w:rPr>
        <w:t>1</w:t>
      </w:r>
      <w:r>
        <w:t>, S</w:t>
      </w:r>
      <w:r>
        <w:rPr>
          <w:vertAlign w:val="subscript"/>
        </w:rPr>
        <w:t>2</w:t>
      </w:r>
      <w:r>
        <w:t>, …, S</w:t>
      </w:r>
      <w:r>
        <w:rPr>
          <w:vertAlign w:val="subscript"/>
        </w:rPr>
        <w:t>K</w:t>
      </w:r>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m</w:t>
      </w:r>
      <w:r>
        <w:softHyphen/>
      </w:r>
      <w:r>
        <w:rPr>
          <w:vertAlign w:val="subscript"/>
        </w:rPr>
        <w:t>1</w:t>
      </w:r>
      <w:r>
        <w:t>, m</w:t>
      </w:r>
      <w:r>
        <w:rPr>
          <w:vertAlign w:val="subscript"/>
        </w:rPr>
        <w:t>2</w:t>
      </w:r>
      <w:r>
        <w:t>, …, m</w:t>
      </w:r>
      <w:r>
        <w:rPr>
          <w:vertAlign w:val="subscript"/>
        </w:rPr>
        <w:t>k</w:t>
      </w:r>
      <w:r>
        <w:t xml:space="preserve">. Ta </w:t>
      </w:r>
      <w:proofErr w:type="spellStart"/>
      <w:r>
        <w:t>có</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C0DE3F6" w14:textId="77777777" w:rsidTr="00656A18">
        <w:tc>
          <w:tcPr>
            <w:tcW w:w="1525" w:type="dxa"/>
          </w:tcPr>
          <w:p w14:paraId="170C97AD" w14:textId="77777777" w:rsidR="00EC13B2" w:rsidRDefault="00EC13B2" w:rsidP="00656A18"/>
        </w:tc>
        <w:tc>
          <w:tcPr>
            <w:tcW w:w="5220" w:type="dxa"/>
          </w:tcPr>
          <w:p w14:paraId="59238A02" w14:textId="77777777" w:rsidR="00EC13B2" w:rsidRPr="00EC13B2" w:rsidRDefault="00EC13B2" w:rsidP="00656A18">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14:paraId="4372577A" w14:textId="77777777" w:rsidR="00EC13B2" w:rsidRDefault="00EC13B2" w:rsidP="00656A18">
            <w:pPr>
              <w:pStyle w:val="Caption"/>
            </w:pPr>
          </w:p>
          <w:p w14:paraId="1492BA9D" w14:textId="77777777" w:rsidR="00EC13B2" w:rsidRDefault="00EC13B2" w:rsidP="00656A18">
            <w:pPr>
              <w:pStyle w:val="Caption"/>
            </w:pPr>
            <w:r>
              <w:t xml:space="preserve">( </w:t>
            </w:r>
            <w:fldSimple w:instr=" STYLEREF 1 \s ">
              <w:r>
                <w:rPr>
                  <w:noProof/>
                </w:rPr>
                <w:t>2</w:t>
              </w:r>
            </w:fldSimple>
            <w:r>
              <w:t>.</w:t>
            </w:r>
            <w:fldSimple w:instr=" SEQ PT \* ARABIC \s 1 ">
              <w:r>
                <w:rPr>
                  <w:noProof/>
                </w:rPr>
                <w:t>19</w:t>
              </w:r>
            </w:fldSimple>
            <w:r>
              <w:t xml:space="preserve"> )</w:t>
            </w:r>
          </w:p>
        </w:tc>
      </w:tr>
    </w:tbl>
    <w:p w14:paraId="1BEF46C9" w14:textId="77777777" w:rsidR="0051413C" w:rsidRDefault="0051413C" w:rsidP="0051413C">
      <w:proofErr w:type="spellStart"/>
      <w:r>
        <w:t>là</w:t>
      </w:r>
      <w:proofErr w:type="spellEnd"/>
      <w:r>
        <w:t xml:space="preserve"> </w:t>
      </w:r>
      <w:proofErr w:type="spellStart"/>
      <w:r>
        <w:t>tổng</w:t>
      </w:r>
      <w:proofErr w:type="spellEnd"/>
      <w:r>
        <w:t xml:space="preserve"> </w:t>
      </w:r>
      <w:proofErr w:type="spellStart"/>
      <w:r>
        <w:t>trọng</w:t>
      </w:r>
      <w:proofErr w:type="spellEnd"/>
      <w:r>
        <w:t xml:space="preserve"> </w:t>
      </w:r>
      <w:proofErr w:type="spellStart"/>
      <w:r>
        <w:t>số</w:t>
      </w:r>
      <w:proofErr w:type="spellEnd"/>
      <w:r>
        <w:t xml:space="preserve"> entropy </w:t>
      </w:r>
      <w:proofErr w:type="spellStart"/>
      <w:r>
        <w:t>mỗi</w:t>
      </w:r>
      <w:proofErr w:type="spellEnd"/>
      <w:r>
        <w:t xml:space="preserve"> node con. </w:t>
      </w:r>
      <w:proofErr w:type="spellStart"/>
      <w:r>
        <w:t>Định</w:t>
      </w:r>
      <w:proofErr w:type="spellEnd"/>
      <w:r>
        <w:t xml:space="preserve"> </w:t>
      </w:r>
      <w:proofErr w:type="spellStart"/>
      <w:r>
        <w:t>nghĩa</w:t>
      </w:r>
      <w:proofErr w:type="spellEnd"/>
      <w:r>
        <w:t xml:space="preserve"> </w:t>
      </w:r>
      <w:proofErr w:type="spellStart"/>
      <w:r>
        <w:t>thông</w:t>
      </w:r>
      <w:proofErr w:type="spellEnd"/>
      <w:r>
        <w:t xml:space="preserve"> tin </w:t>
      </w:r>
      <w:proofErr w:type="spellStart"/>
      <w:r>
        <w:t>mang</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01644C01" w14:textId="77777777" w:rsidTr="00656A18">
        <w:tc>
          <w:tcPr>
            <w:tcW w:w="1525" w:type="dxa"/>
          </w:tcPr>
          <w:p w14:paraId="457B4E82" w14:textId="77777777" w:rsidR="00EC13B2" w:rsidRDefault="00EC13B2" w:rsidP="00656A18"/>
        </w:tc>
        <w:tc>
          <w:tcPr>
            <w:tcW w:w="5220" w:type="dxa"/>
          </w:tcPr>
          <w:p w14:paraId="267FA1A0" w14:textId="77777777" w:rsidR="00EC13B2" w:rsidRPr="00EC13B2" w:rsidRDefault="00EC13B2" w:rsidP="00656A18">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14:paraId="09684D25" w14:textId="77777777" w:rsidR="00EC13B2" w:rsidRDefault="00EC13B2" w:rsidP="00656A18">
            <w:pPr>
              <w:pStyle w:val="Caption"/>
            </w:pPr>
            <w:r>
              <w:t xml:space="preserve">( </w:t>
            </w:r>
            <w:fldSimple w:instr=" STYLEREF 1 \s ">
              <w:r>
                <w:rPr>
                  <w:noProof/>
                </w:rPr>
                <w:t>2</w:t>
              </w:r>
            </w:fldSimple>
            <w:r>
              <w:t>.</w:t>
            </w:r>
            <w:fldSimple w:instr=" SEQ PT \* ARABIC \s 1 ">
              <w:r>
                <w:rPr>
                  <w:noProof/>
                </w:rPr>
                <w:t>20</w:t>
              </w:r>
            </w:fldSimple>
            <w:r>
              <w:t xml:space="preserve"> )</w:t>
            </w:r>
          </w:p>
        </w:tc>
      </w:tr>
    </w:tbl>
    <w:p w14:paraId="7FC46161" w14:textId="77777777" w:rsidR="0051413C" w:rsidRDefault="0051413C" w:rsidP="0051413C">
      <w:proofErr w:type="spellStart"/>
      <w:r>
        <w:t>Bài</w:t>
      </w:r>
      <w:proofErr w:type="spellEnd"/>
      <w:r>
        <w:t xml:space="preserve"> </w:t>
      </w:r>
      <w:proofErr w:type="spellStart"/>
      <w:r>
        <w:t>toán</w:t>
      </w:r>
      <w:proofErr w:type="spellEnd"/>
      <w:r>
        <w:t xml:space="preserve"> </w:t>
      </w:r>
      <w:proofErr w:type="spellStart"/>
      <w:r w:rsidR="00EC13B2">
        <w:t>tại</w:t>
      </w:r>
      <w:proofErr w:type="spellEnd"/>
      <w:r w:rsidR="00EC13B2">
        <w:t xml:space="preserve"> </w:t>
      </w:r>
      <w:proofErr w:type="spellStart"/>
      <w:r w:rsidR="00EC13B2">
        <w:t>mỗi</w:t>
      </w:r>
      <w:proofErr w:type="spellEnd"/>
      <w:r w:rsidR="00EC13B2">
        <w:t xml:space="preserve"> node </w:t>
      </w:r>
      <w:proofErr w:type="spellStart"/>
      <w:r>
        <w:t>trở</w:t>
      </w:r>
      <w:proofErr w:type="spellEnd"/>
      <w:r>
        <w:t xml:space="preserve"> </w:t>
      </w:r>
      <w:proofErr w:type="spellStart"/>
      <w:r>
        <w:t>thành</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7C9E758A" w14:textId="77777777" w:rsidTr="00656A18">
        <w:tc>
          <w:tcPr>
            <w:tcW w:w="1525" w:type="dxa"/>
          </w:tcPr>
          <w:p w14:paraId="2BD8CE16" w14:textId="77777777" w:rsidR="00EC13B2" w:rsidRDefault="00EC13B2" w:rsidP="00656A18"/>
        </w:tc>
        <w:tc>
          <w:tcPr>
            <w:tcW w:w="5220" w:type="dxa"/>
          </w:tcPr>
          <w:p w14:paraId="3766ED25" w14:textId="77777777" w:rsidR="00EC13B2" w:rsidRPr="00EC13B2" w:rsidRDefault="00354746" w:rsidP="00656A18">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14:paraId="02A48567" w14:textId="77777777" w:rsidR="00EC13B2" w:rsidRDefault="00EC13B2" w:rsidP="00656A18">
            <w:pPr>
              <w:pStyle w:val="Caption"/>
            </w:pPr>
            <w:r>
              <w:t xml:space="preserve">( </w:t>
            </w:r>
            <w:fldSimple w:instr=" STYLEREF 1 \s ">
              <w:r>
                <w:rPr>
                  <w:noProof/>
                </w:rPr>
                <w:t>2</w:t>
              </w:r>
            </w:fldSimple>
            <w:r>
              <w:t>.</w:t>
            </w:r>
            <w:fldSimple w:instr=" SEQ PT \* ARABIC \s 1 ">
              <w:r>
                <w:rPr>
                  <w:noProof/>
                </w:rPr>
                <w:t>21</w:t>
              </w:r>
            </w:fldSimple>
            <w:r>
              <w:t xml:space="preserve"> )</w:t>
            </w:r>
          </w:p>
        </w:tc>
      </w:tr>
    </w:tbl>
    <w:p w14:paraId="66102705" w14:textId="50E9A971" w:rsidR="00044B62" w:rsidRDefault="00044B62" w:rsidP="00044B62">
      <w:pPr>
        <w:ind w:firstLine="720"/>
      </w:pPr>
      <w:proofErr w:type="spellStart"/>
      <w:r>
        <w:t>Ngoài</w:t>
      </w:r>
      <w:proofErr w:type="spellEnd"/>
      <w:r>
        <w:t xml:space="preserve"> </w:t>
      </w:r>
      <w:proofErr w:type="spellStart"/>
      <w:r>
        <w:t>thuật</w:t>
      </w:r>
      <w:proofErr w:type="spellEnd"/>
      <w:r>
        <w:t xml:space="preserve"> </w:t>
      </w:r>
      <w:proofErr w:type="spellStart"/>
      <w:r>
        <w:t>toán</w:t>
      </w:r>
      <w:proofErr w:type="spellEnd"/>
      <w:r>
        <w:t xml:space="preserve"> ID3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CART</w:t>
      </w:r>
      <w:ins w:id="283" w:author="Cung Thanh Long" w:date="2021-04-12T23:21:00Z">
        <w:r w:rsidR="00C2184C">
          <w:t xml:space="preserve"> </w:t>
        </w:r>
      </w:ins>
      <w:r>
        <w:t>(</w:t>
      </w:r>
      <w:r w:rsidRPr="00044B62">
        <w:t xml:space="preserve">Classification </w:t>
      </w:r>
      <w:proofErr w:type="gramStart"/>
      <w:r w:rsidRPr="00044B62">
        <w:t>And</w:t>
      </w:r>
      <w:proofErr w:type="gramEnd"/>
      <w:r w:rsidRPr="00044B62">
        <w:t xml:space="preserve"> Regression Tree</w:t>
      </w:r>
      <w:r>
        <w:t xml:space="preserve">) </w:t>
      </w:r>
      <w:proofErr w:type="spellStart"/>
      <w:r>
        <w:t>cũng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4BB0AA8" w14:textId="77777777" w:rsidTr="00656A18">
        <w:tc>
          <w:tcPr>
            <w:tcW w:w="1525" w:type="dxa"/>
          </w:tcPr>
          <w:p w14:paraId="14B5CD5A" w14:textId="77777777" w:rsidR="00EC13B2" w:rsidRDefault="00EC13B2" w:rsidP="00656A18"/>
        </w:tc>
        <w:tc>
          <w:tcPr>
            <w:tcW w:w="5220" w:type="dxa"/>
          </w:tcPr>
          <w:p w14:paraId="1D93A3B4" w14:textId="77777777" w:rsidR="00EC13B2" w:rsidRPr="00EC13B2" w:rsidRDefault="00EC13B2" w:rsidP="00656A18">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14:paraId="43FBF819" w14:textId="77777777" w:rsidR="00EC13B2" w:rsidRDefault="00EC13B2" w:rsidP="00656A18">
            <w:pPr>
              <w:pStyle w:val="Caption"/>
            </w:pPr>
          </w:p>
          <w:p w14:paraId="3469AA67" w14:textId="77777777" w:rsidR="00EC13B2" w:rsidRDefault="00EC13B2" w:rsidP="00656A18">
            <w:pPr>
              <w:pStyle w:val="Caption"/>
            </w:pPr>
            <w:r>
              <w:t xml:space="preserve">( </w:t>
            </w:r>
            <w:fldSimple w:instr=" STYLEREF 1 \s ">
              <w:r>
                <w:rPr>
                  <w:noProof/>
                </w:rPr>
                <w:t>2</w:t>
              </w:r>
            </w:fldSimple>
            <w:r>
              <w:t>.</w:t>
            </w:r>
            <w:fldSimple w:instr=" SEQ PT \* ARABIC \s 1 ">
              <w:r>
                <w:rPr>
                  <w:noProof/>
                </w:rPr>
                <w:t>22</w:t>
              </w:r>
            </w:fldSimple>
            <w:r>
              <w:t xml:space="preserve"> )</w:t>
            </w:r>
          </w:p>
        </w:tc>
      </w:tr>
    </w:tbl>
    <w:p w14:paraId="2694B5AF" w14:textId="77777777" w:rsidR="00044B62" w:rsidRDefault="00044B62" w:rsidP="00044B62">
      <w:pPr>
        <w:ind w:firstLine="720"/>
      </w:pPr>
      <w:proofErr w:type="spellStart"/>
      <w:r>
        <w:t>Mô</w:t>
      </w:r>
      <w:proofErr w:type="spellEnd"/>
      <w:r>
        <w:t xml:space="preserve"> </w:t>
      </w:r>
      <w:proofErr w:type="spellStart"/>
      <w:r>
        <w:t>hình</w:t>
      </w:r>
      <w:proofErr w:type="spellEnd"/>
      <w:r>
        <w:t xml:space="preserve"> Decision Tree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rất</w:t>
      </w:r>
      <w:proofErr w:type="spellEnd"/>
      <w:r>
        <w:t xml:space="preserve"> </w:t>
      </w:r>
      <w:proofErr w:type="spellStart"/>
      <w:r>
        <w:t>dễ</w:t>
      </w:r>
      <w:proofErr w:type="spellEnd"/>
      <w:r>
        <w:t xml:space="preserve"> </w:t>
      </w:r>
      <w:proofErr w:type="spellStart"/>
      <w:r>
        <w:t>bị</w:t>
      </w:r>
      <w:proofErr w:type="spellEnd"/>
      <w:r>
        <w:t xml:space="preserve"> </w:t>
      </w:r>
      <w:proofErr w:type="spellStart"/>
      <w:r>
        <w:t>tình</w:t>
      </w:r>
      <w:proofErr w:type="spellEnd"/>
      <w:r>
        <w:t xml:space="preserve"> </w:t>
      </w:r>
      <w:proofErr w:type="spellStart"/>
      <w:r>
        <w:t>trạng</w:t>
      </w:r>
      <w:proofErr w:type="spellEnd"/>
      <w:r>
        <w:t xml:space="preserve"> overfitting </w:t>
      </w:r>
      <w:proofErr w:type="spellStart"/>
      <w:r>
        <w:t>dữ</w:t>
      </w:r>
      <w:proofErr w:type="spellEnd"/>
      <w:r>
        <w:t xml:space="preserve"> </w:t>
      </w:r>
      <w:proofErr w:type="spellStart"/>
      <w:r>
        <w:t>liệu</w:t>
      </w:r>
      <w:proofErr w:type="spellEnd"/>
      <w:r>
        <w:t>.</w:t>
      </w:r>
    </w:p>
    <w:p w14:paraId="320ACE92" w14:textId="77777777" w:rsidR="00EC13B2" w:rsidRPr="0051413C" w:rsidRDefault="00EC13B2" w:rsidP="00044B62">
      <w:pPr>
        <w:ind w:firstLine="720"/>
      </w:pPr>
    </w:p>
    <w:p w14:paraId="63A38244" w14:textId="77777777" w:rsidR="00041E0C" w:rsidRDefault="00F33AC2" w:rsidP="00F33AC2">
      <w:pPr>
        <w:pStyle w:val="Heading4"/>
      </w:pPr>
      <w:bookmarkStart w:id="284" w:name="_Toc68996285"/>
      <w:r>
        <w:t>Random Forest (RF)</w:t>
      </w:r>
      <w:bookmarkEnd w:id="284"/>
    </w:p>
    <w:p w14:paraId="12C952A2" w14:textId="77777777" w:rsidR="00B51A8D" w:rsidRPr="00B51A8D" w:rsidRDefault="00B51A8D" w:rsidP="0004619B">
      <w:pPr>
        <w:ind w:firstLine="720"/>
      </w:pPr>
      <w:r>
        <w:t>Random Forest</w:t>
      </w:r>
      <w:r w:rsidR="0004619B">
        <w:t xml:space="preserve"> </w:t>
      </w:r>
      <w:proofErr w:type="spellStart"/>
      <w:r w:rsidR="0004619B">
        <w:t>là</w:t>
      </w:r>
      <w:proofErr w:type="spellEnd"/>
      <w:r w:rsidR="0004619B">
        <w:t xml:space="preserve"> </w:t>
      </w:r>
      <w:proofErr w:type="spellStart"/>
      <w:r w:rsidR="0004619B">
        <w:t>thuật</w:t>
      </w:r>
      <w:proofErr w:type="spellEnd"/>
      <w:r w:rsidR="0004619B">
        <w:t xml:space="preserve"> </w:t>
      </w:r>
      <w:proofErr w:type="spellStart"/>
      <w:r w:rsidR="0004619B">
        <w:t>toán</w:t>
      </w:r>
      <w:proofErr w:type="spellEnd"/>
      <w:r w:rsidR="0004619B">
        <w:t xml:space="preserve"> </w:t>
      </w:r>
      <w:proofErr w:type="spellStart"/>
      <w:r w:rsidR="0004619B">
        <w:t>phân</w:t>
      </w:r>
      <w:proofErr w:type="spellEnd"/>
      <w:r w:rsidR="0004619B">
        <w:t xml:space="preserve"> </w:t>
      </w:r>
      <w:proofErr w:type="spellStart"/>
      <w:r w:rsidR="0004619B">
        <w:t>loại</w:t>
      </w:r>
      <w:proofErr w:type="spellEnd"/>
      <w:r w:rsidR="0004619B">
        <w:t xml:space="preserve"> </w:t>
      </w:r>
      <w:proofErr w:type="spellStart"/>
      <w:r w:rsidR="0004619B">
        <w:t>chứa</w:t>
      </w:r>
      <w:proofErr w:type="spellEnd"/>
      <w:r w:rsidR="0004619B">
        <w:t xml:space="preserve"> </w:t>
      </w:r>
      <w:proofErr w:type="spellStart"/>
      <w:r w:rsidR="0004619B">
        <w:t>các</w:t>
      </w:r>
      <w:proofErr w:type="spellEnd"/>
      <w:r w:rsidR="0004619B">
        <w:t xml:space="preserve"> Decision Tree </w:t>
      </w:r>
      <w:proofErr w:type="spellStart"/>
      <w:r w:rsidR="0004619B">
        <w:t>ứng</w:t>
      </w:r>
      <w:proofErr w:type="spellEnd"/>
      <w:r w:rsidR="0004619B">
        <w:t xml:space="preserve"> </w:t>
      </w:r>
      <w:proofErr w:type="spellStart"/>
      <w:r w:rsidR="0004619B">
        <w:t>với</w:t>
      </w:r>
      <w:proofErr w:type="spellEnd"/>
      <w:r w:rsidR="0004619B">
        <w:t xml:space="preserve"> 1 </w:t>
      </w:r>
      <w:proofErr w:type="spellStart"/>
      <w:r w:rsidR="0004619B">
        <w:t>tập</w:t>
      </w:r>
      <w:proofErr w:type="spellEnd"/>
      <w:r w:rsidR="0004619B">
        <w:t xml:space="preserve"> </w:t>
      </w:r>
      <w:proofErr w:type="spellStart"/>
      <w:r w:rsidR="0004619B">
        <w:t>các</w:t>
      </w:r>
      <w:proofErr w:type="spellEnd"/>
      <w:r w:rsidR="0004619B">
        <w:t xml:space="preserve"> </w:t>
      </w:r>
      <w:proofErr w:type="spellStart"/>
      <w:r w:rsidR="0004619B">
        <w:t>dữ</w:t>
      </w:r>
      <w:proofErr w:type="spellEnd"/>
      <w:r w:rsidR="0004619B">
        <w:t xml:space="preserve"> </w:t>
      </w:r>
      <w:proofErr w:type="spellStart"/>
      <w:r w:rsidR="0004619B">
        <w:t>liệu</w:t>
      </w:r>
      <w:proofErr w:type="spellEnd"/>
      <w:r w:rsidR="0004619B">
        <w:t xml:space="preserve"> </w:t>
      </w:r>
      <w:proofErr w:type="spellStart"/>
      <w:r w:rsidR="0004619B">
        <w:t>huấn</w:t>
      </w:r>
      <w:proofErr w:type="spellEnd"/>
      <w:r w:rsidR="0004619B">
        <w:t xml:space="preserve"> </w:t>
      </w:r>
      <w:proofErr w:type="spellStart"/>
      <w:r w:rsidR="0004619B">
        <w:t>luyện</w:t>
      </w:r>
      <w:proofErr w:type="spellEnd"/>
      <w:r w:rsidR="0004619B">
        <w:t xml:space="preserve"> </w:t>
      </w:r>
      <w:proofErr w:type="spellStart"/>
      <w:r w:rsidR="0004619B">
        <w:t>đầu</w:t>
      </w:r>
      <w:proofErr w:type="spellEnd"/>
      <w:r w:rsidR="0004619B">
        <w:t xml:space="preserve"> </w:t>
      </w:r>
      <w:proofErr w:type="spellStart"/>
      <w:r w:rsidR="0004619B">
        <w:t>vào</w:t>
      </w:r>
      <w:proofErr w:type="spellEnd"/>
      <w:r w:rsidR="0004619B">
        <w:t xml:space="preserve">, </w:t>
      </w:r>
      <w:proofErr w:type="spellStart"/>
      <w:r w:rsidR="0004619B">
        <w:t>sau</w:t>
      </w:r>
      <w:proofErr w:type="spellEnd"/>
      <w:r w:rsidR="0004619B">
        <w:t xml:space="preserve"> </w:t>
      </w:r>
      <w:proofErr w:type="spellStart"/>
      <w:r w:rsidR="0004619B">
        <w:t>đó</w:t>
      </w:r>
      <w:proofErr w:type="spellEnd"/>
      <w:r w:rsidR="0004619B">
        <w:t xml:space="preserve"> </w:t>
      </w:r>
      <w:proofErr w:type="spellStart"/>
      <w:r w:rsidR="0004619B">
        <w:t>lấy</w:t>
      </w:r>
      <w:proofErr w:type="spellEnd"/>
      <w:r w:rsidR="0004619B">
        <w:t xml:space="preserve"> </w:t>
      </w:r>
      <w:proofErr w:type="spellStart"/>
      <w:r w:rsidR="0004619B">
        <w:t>dự</w:t>
      </w:r>
      <w:proofErr w:type="spellEnd"/>
      <w:r w:rsidR="0004619B">
        <w:t xml:space="preserve"> </w:t>
      </w:r>
      <w:proofErr w:type="spellStart"/>
      <w:r w:rsidR="0004619B">
        <w:t>đoán</w:t>
      </w:r>
      <w:proofErr w:type="spellEnd"/>
      <w:r w:rsidR="0004619B">
        <w:t xml:space="preserve"> </w:t>
      </w:r>
      <w:proofErr w:type="spellStart"/>
      <w:r w:rsidR="0004619B">
        <w:t>được</w:t>
      </w:r>
      <w:proofErr w:type="spellEnd"/>
      <w:r w:rsidR="0004619B">
        <w:t xml:space="preserve"> </w:t>
      </w:r>
      <w:proofErr w:type="spellStart"/>
      <w:r w:rsidR="0004619B">
        <w:t>chọn</w:t>
      </w:r>
      <w:proofErr w:type="spellEnd"/>
      <w:r w:rsidR="0004619B">
        <w:t xml:space="preserve"> </w:t>
      </w:r>
      <w:proofErr w:type="spellStart"/>
      <w:r w:rsidR="0004619B">
        <w:t>nhiều</w:t>
      </w:r>
      <w:proofErr w:type="spellEnd"/>
      <w:r w:rsidR="0004619B">
        <w:t xml:space="preserve"> </w:t>
      </w:r>
      <w:proofErr w:type="spellStart"/>
      <w:r w:rsidR="0004619B">
        <w:t>nhất</w:t>
      </w:r>
      <w:proofErr w:type="spellEnd"/>
      <w:r w:rsidR="0004619B">
        <w:t xml:space="preserve"> </w:t>
      </w:r>
      <w:proofErr w:type="spellStart"/>
      <w:r w:rsidR="0004619B">
        <w:t>để</w:t>
      </w:r>
      <w:proofErr w:type="spellEnd"/>
      <w:r w:rsidR="0004619B">
        <w:t xml:space="preserve"> </w:t>
      </w:r>
      <w:proofErr w:type="spellStart"/>
      <w:r w:rsidR="0004619B">
        <w:t>làm</w:t>
      </w:r>
      <w:proofErr w:type="spellEnd"/>
      <w:r w:rsidR="0004619B">
        <w:t xml:space="preserve"> </w:t>
      </w:r>
      <w:proofErr w:type="spellStart"/>
      <w:r w:rsidR="0004619B">
        <w:t>dự</w:t>
      </w:r>
      <w:proofErr w:type="spellEnd"/>
      <w:r w:rsidR="0004619B">
        <w:t xml:space="preserve"> </w:t>
      </w:r>
      <w:proofErr w:type="spellStart"/>
      <w:r w:rsidR="0004619B">
        <w:t>đoán</w:t>
      </w:r>
      <w:proofErr w:type="spellEnd"/>
      <w:r w:rsidR="0004619B">
        <w:t xml:space="preserve"> </w:t>
      </w:r>
      <w:proofErr w:type="spellStart"/>
      <w:r w:rsidR="0004619B">
        <w:t>cuối</w:t>
      </w:r>
      <w:proofErr w:type="spellEnd"/>
      <w:r w:rsidR="0004619B">
        <w:t xml:space="preserve"> </w:t>
      </w:r>
      <w:proofErr w:type="spellStart"/>
      <w:r w:rsidR="0004619B">
        <w:t>cùng</w:t>
      </w:r>
      <w:proofErr w:type="spellEnd"/>
      <w:r w:rsidR="0004619B">
        <w:t xml:space="preserve">. </w:t>
      </w:r>
      <w:proofErr w:type="spellStart"/>
      <w:r w:rsidR="0004619B">
        <w:t>Số</w:t>
      </w:r>
      <w:proofErr w:type="spellEnd"/>
      <w:r w:rsidR="0004619B">
        <w:t xml:space="preserve"> </w:t>
      </w:r>
      <w:proofErr w:type="spellStart"/>
      <w:r w:rsidR="0004619B">
        <w:t>lượng</w:t>
      </w:r>
      <w:proofErr w:type="spellEnd"/>
      <w:r w:rsidR="0004619B">
        <w:t xml:space="preserve"> </w:t>
      </w:r>
      <w:proofErr w:type="spellStart"/>
      <w:r w:rsidR="0004619B">
        <w:t>cây</w:t>
      </w:r>
      <w:proofErr w:type="spellEnd"/>
      <w:r w:rsidR="0004619B">
        <w:t xml:space="preserve"> </w:t>
      </w:r>
      <w:proofErr w:type="spellStart"/>
      <w:r w:rsidR="0004619B">
        <w:t>sử</w:t>
      </w:r>
      <w:proofErr w:type="spellEnd"/>
      <w:r w:rsidR="0004619B">
        <w:t xml:space="preserve"> </w:t>
      </w:r>
      <w:proofErr w:type="spellStart"/>
      <w:r w:rsidR="0004619B">
        <w:t>dụng</w:t>
      </w:r>
      <w:proofErr w:type="spellEnd"/>
      <w:r w:rsidR="0004619B">
        <w:t xml:space="preserve"> </w:t>
      </w:r>
      <w:proofErr w:type="spellStart"/>
      <w:r w:rsidR="0004619B">
        <w:t>càng</w:t>
      </w:r>
      <w:proofErr w:type="spellEnd"/>
      <w:r w:rsidR="0004619B">
        <w:t xml:space="preserve"> </w:t>
      </w:r>
      <w:proofErr w:type="spellStart"/>
      <w:r w:rsidR="0004619B">
        <w:t>lớn</w:t>
      </w:r>
      <w:proofErr w:type="spellEnd"/>
      <w:r w:rsidR="0004619B">
        <w:t xml:space="preserve"> </w:t>
      </w:r>
      <w:proofErr w:type="spellStart"/>
      <w:r w:rsidR="0004619B">
        <w:t>sẽ</w:t>
      </w:r>
      <w:proofErr w:type="spellEnd"/>
      <w:r w:rsidR="0004619B">
        <w:t xml:space="preserve"> </w:t>
      </w:r>
      <w:proofErr w:type="spellStart"/>
      <w:r w:rsidR="0004619B">
        <w:t>cho</w:t>
      </w:r>
      <w:proofErr w:type="spellEnd"/>
      <w:r w:rsidR="0004619B">
        <w:t xml:space="preserve"> </w:t>
      </w:r>
      <w:proofErr w:type="spellStart"/>
      <w:r w:rsidR="0004619B">
        <w:t>độ</w:t>
      </w:r>
      <w:proofErr w:type="spellEnd"/>
      <w:r w:rsidR="0004619B">
        <w:t xml:space="preserve"> </w:t>
      </w:r>
      <w:proofErr w:type="spellStart"/>
      <w:r w:rsidR="0004619B">
        <w:t>chính</w:t>
      </w:r>
      <w:proofErr w:type="spellEnd"/>
      <w:r w:rsidR="0004619B">
        <w:t xml:space="preserve"> </w:t>
      </w:r>
      <w:proofErr w:type="spellStart"/>
      <w:r w:rsidR="0004619B">
        <w:t>xác</w:t>
      </w:r>
      <w:proofErr w:type="spellEnd"/>
      <w:r w:rsidR="0004619B">
        <w:t xml:space="preserve"> </w:t>
      </w:r>
      <w:proofErr w:type="spellStart"/>
      <w:r w:rsidR="0004619B">
        <w:t>càng</w:t>
      </w:r>
      <w:proofErr w:type="spellEnd"/>
      <w:r w:rsidR="0004619B">
        <w:t xml:space="preserve"> </w:t>
      </w:r>
      <w:proofErr w:type="spellStart"/>
      <w:r w:rsidR="0004619B">
        <w:t>cao</w:t>
      </w:r>
      <w:proofErr w:type="spellEnd"/>
      <w:r w:rsidR="0004619B">
        <w:t xml:space="preserve"> </w:t>
      </w:r>
      <w:proofErr w:type="spellStart"/>
      <w:r w:rsidR="0004619B">
        <w:t>và</w:t>
      </w:r>
      <w:proofErr w:type="spellEnd"/>
      <w:r w:rsidR="0004619B">
        <w:t xml:space="preserve"> </w:t>
      </w:r>
      <w:proofErr w:type="spellStart"/>
      <w:r w:rsidR="0004619B">
        <w:t>tránh</w:t>
      </w:r>
      <w:proofErr w:type="spellEnd"/>
      <w:r w:rsidR="0004619B">
        <w:t xml:space="preserve"> </w:t>
      </w:r>
      <w:proofErr w:type="spellStart"/>
      <w:r w:rsidR="0004619B">
        <w:t>được</w:t>
      </w:r>
      <w:proofErr w:type="spellEnd"/>
      <w:r w:rsidR="0004619B">
        <w:t xml:space="preserve"> </w:t>
      </w:r>
      <w:proofErr w:type="spellStart"/>
      <w:r w:rsidR="0004619B">
        <w:t>vấn</w:t>
      </w:r>
      <w:proofErr w:type="spellEnd"/>
      <w:r w:rsidR="0004619B">
        <w:t xml:space="preserve"> </w:t>
      </w:r>
      <w:proofErr w:type="spellStart"/>
      <w:r w:rsidR="0004619B">
        <w:t>đề</w:t>
      </w:r>
      <w:proofErr w:type="spellEnd"/>
      <w:r w:rsidR="0004619B">
        <w:t xml:space="preserve"> overfitting </w:t>
      </w:r>
      <w:proofErr w:type="spellStart"/>
      <w:r w:rsidR="0004619B">
        <w:t>thường</w:t>
      </w:r>
      <w:proofErr w:type="spellEnd"/>
      <w:r w:rsidR="0004619B">
        <w:t xml:space="preserve"> </w:t>
      </w:r>
      <w:proofErr w:type="spellStart"/>
      <w:r w:rsidR="0004619B">
        <w:t>gặp</w:t>
      </w:r>
      <w:proofErr w:type="spellEnd"/>
      <w:r w:rsidR="0004619B">
        <w:t xml:space="preserve"> </w:t>
      </w:r>
      <w:proofErr w:type="spellStart"/>
      <w:r w:rsidR="0004619B">
        <w:t>khi</w:t>
      </w:r>
      <w:proofErr w:type="spellEnd"/>
      <w:r w:rsidR="0004619B">
        <w:t xml:space="preserve"> </w:t>
      </w:r>
      <w:proofErr w:type="spellStart"/>
      <w:r w:rsidR="0004619B">
        <w:t>sử</w:t>
      </w:r>
      <w:proofErr w:type="spellEnd"/>
      <w:r w:rsidR="0004619B">
        <w:t xml:space="preserve"> </w:t>
      </w:r>
      <w:proofErr w:type="spellStart"/>
      <w:r w:rsidR="0004619B">
        <w:t>dụng</w:t>
      </w:r>
      <w:proofErr w:type="spellEnd"/>
      <w:r w:rsidR="0004619B">
        <w:t xml:space="preserve"> Decision Tree. </w:t>
      </w:r>
      <w:r w:rsidR="0004619B">
        <w:fldChar w:fldCharType="begin"/>
      </w:r>
      <w:r w:rsidR="0004619B">
        <w:instrText xml:space="preserve"> REF _Ref68985922 \h </w:instrText>
      </w:r>
      <w:r w:rsidR="0004619B">
        <w:fldChar w:fldCharType="separate"/>
      </w:r>
      <w:proofErr w:type="spellStart"/>
      <w:r w:rsidR="00EC13B2">
        <w:t>Hình</w:t>
      </w:r>
      <w:proofErr w:type="spellEnd"/>
      <w:r w:rsidR="00EC13B2">
        <w:t xml:space="preserve"> </w:t>
      </w:r>
      <w:r w:rsidR="00EC13B2">
        <w:rPr>
          <w:noProof/>
        </w:rPr>
        <w:t>2</w:t>
      </w:r>
      <w:r w:rsidR="00EC13B2">
        <w:t>.</w:t>
      </w:r>
      <w:r w:rsidR="00EC13B2">
        <w:rPr>
          <w:noProof/>
        </w:rPr>
        <w:t>8</w:t>
      </w:r>
      <w:r w:rsidR="0004619B">
        <w:fldChar w:fldCharType="end"/>
      </w:r>
      <w:r w:rsidR="0004619B">
        <w:t xml:space="preserve"> </w:t>
      </w:r>
      <w:proofErr w:type="spellStart"/>
      <w:r w:rsidR="0004619B">
        <w:t>mô</w:t>
      </w:r>
      <w:proofErr w:type="spellEnd"/>
      <w:r w:rsidR="0004619B">
        <w:t xml:space="preserve"> </w:t>
      </w:r>
      <w:proofErr w:type="spellStart"/>
      <w:r w:rsidR="0004619B">
        <w:t>tả</w:t>
      </w:r>
      <w:proofErr w:type="spellEnd"/>
      <w:r w:rsidR="0004619B">
        <w:t xml:space="preserve"> </w:t>
      </w:r>
      <w:proofErr w:type="spellStart"/>
      <w:r w:rsidR="0004619B">
        <w:t>cách</w:t>
      </w:r>
      <w:proofErr w:type="spellEnd"/>
      <w:r w:rsidR="0004619B">
        <w:t xml:space="preserve"> </w:t>
      </w:r>
      <w:proofErr w:type="spellStart"/>
      <w:r w:rsidR="0004619B">
        <w:t>hoạt</w:t>
      </w:r>
      <w:proofErr w:type="spellEnd"/>
      <w:r w:rsidR="0004619B">
        <w:t xml:space="preserve"> </w:t>
      </w:r>
      <w:proofErr w:type="spellStart"/>
      <w:r w:rsidR="0004619B">
        <w:t>động</w:t>
      </w:r>
      <w:proofErr w:type="spellEnd"/>
      <w:r w:rsidR="0004619B">
        <w:t xml:space="preserve"> </w:t>
      </w:r>
      <w:proofErr w:type="spellStart"/>
      <w:r w:rsidR="0004619B">
        <w:t>của</w:t>
      </w:r>
      <w:proofErr w:type="spellEnd"/>
      <w:r w:rsidR="0004619B">
        <w:t xml:space="preserve"> </w:t>
      </w:r>
      <w:proofErr w:type="spellStart"/>
      <w:r w:rsidR="0004619B">
        <w:t>mô</w:t>
      </w:r>
      <w:proofErr w:type="spellEnd"/>
      <w:r w:rsidR="0004619B">
        <w:t xml:space="preserve"> </w:t>
      </w:r>
      <w:proofErr w:type="spellStart"/>
      <w:r w:rsidR="0004619B">
        <w:t>hình</w:t>
      </w:r>
      <w:proofErr w:type="spellEnd"/>
      <w:r w:rsidR="0004619B">
        <w:t xml:space="preserve"> </w:t>
      </w:r>
      <w:r w:rsidR="0004619B" w:rsidRPr="0004619B">
        <w:t>Random Forest</w:t>
      </w:r>
      <w:r w:rsidR="0004619B">
        <w:t>.</w:t>
      </w:r>
    </w:p>
    <w:p w14:paraId="5073C1DB" w14:textId="77777777" w:rsidR="0004619B" w:rsidRDefault="00B934C7" w:rsidP="0004619B">
      <w:pPr>
        <w:keepNext/>
        <w:jc w:val="center"/>
      </w:pPr>
      <w:r>
        <w:rPr>
          <w:noProof/>
        </w:rPr>
        <w:lastRenderedPageBreak/>
        <w:drawing>
          <wp:inline distT="0" distB="0" distL="0" distR="0" wp14:anchorId="3D90C3F2" wp14:editId="75B9FF51">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6563" cy="2800514"/>
                    </a:xfrm>
                    <a:prstGeom prst="rect">
                      <a:avLst/>
                    </a:prstGeom>
                  </pic:spPr>
                </pic:pic>
              </a:graphicData>
            </a:graphic>
          </wp:inline>
        </w:drawing>
      </w:r>
    </w:p>
    <w:p w14:paraId="03E0C076" w14:textId="77777777" w:rsidR="00B934C7" w:rsidRDefault="0004619B" w:rsidP="0004619B">
      <w:pPr>
        <w:pStyle w:val="Caption"/>
      </w:pPr>
      <w:bookmarkStart w:id="285" w:name="_Ref68985922"/>
      <w:bookmarkStart w:id="286" w:name="_Toc68996312"/>
      <w:proofErr w:type="spellStart"/>
      <w:r>
        <w:t>Hình</w:t>
      </w:r>
      <w:proofErr w:type="spellEnd"/>
      <w:r>
        <w:t xml:space="preserve"> </w:t>
      </w:r>
      <w:fldSimple w:instr=" STYLEREF 1 \s ">
        <w:r w:rsidR="00EC13B2">
          <w:rPr>
            <w:noProof/>
          </w:rPr>
          <w:t>2</w:t>
        </w:r>
      </w:fldSimple>
      <w:r>
        <w:t>.</w:t>
      </w:r>
      <w:fldSimple w:instr=" SEQ Hình \* ARABIC \s 1 ">
        <w:r w:rsidR="00EC13B2">
          <w:rPr>
            <w:noProof/>
          </w:rPr>
          <w:t>8</w:t>
        </w:r>
      </w:fldSimple>
      <w:bookmarkEnd w:id="285"/>
      <w:r>
        <w:t xml:space="preserve"> </w:t>
      </w:r>
      <w:proofErr w:type="spellStart"/>
      <w:r>
        <w:t>Mô</w:t>
      </w:r>
      <w:proofErr w:type="spellEnd"/>
      <w:r>
        <w:t xml:space="preserve"> </w:t>
      </w:r>
      <w:proofErr w:type="spellStart"/>
      <w:r>
        <w:t>hình</w:t>
      </w:r>
      <w:proofErr w:type="spellEnd"/>
      <w:r>
        <w:t xml:space="preserve"> Random Forest</w:t>
      </w:r>
      <w:bookmarkEnd w:id="286"/>
    </w:p>
    <w:p w14:paraId="6044106F" w14:textId="77777777" w:rsidR="0004619B" w:rsidRDefault="0004619B" w:rsidP="0004619B">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r w:rsidRPr="0004619B">
        <w:t>Random Forest</w:t>
      </w:r>
      <w:r>
        <w:t xml:space="preserve"> bao </w:t>
      </w:r>
      <w:proofErr w:type="spellStart"/>
      <w:r>
        <w:t>gồm</w:t>
      </w:r>
      <w:proofErr w:type="spellEnd"/>
      <w:r>
        <w:t>:</w:t>
      </w:r>
    </w:p>
    <w:p w14:paraId="2E375A8D" w14:textId="77777777" w:rsidR="0004619B" w:rsidRDefault="006B4237" w:rsidP="00953752">
      <w:pPr>
        <w:pStyle w:val="ListParagraph"/>
        <w:numPr>
          <w:ilvl w:val="0"/>
          <w:numId w:val="15"/>
        </w:numPr>
      </w:pPr>
      <w:proofErr w:type="spellStart"/>
      <w:r>
        <w:t>Chọn</w:t>
      </w:r>
      <w:proofErr w:type="spellEnd"/>
      <w:r>
        <w:t xml:space="preserve"> K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p>
    <w:p w14:paraId="1C99A01A" w14:textId="77777777" w:rsidR="006B4237" w:rsidRDefault="006B4237" w:rsidP="00953752">
      <w:pPr>
        <w:pStyle w:val="ListParagraph"/>
        <w:numPr>
          <w:ilvl w:val="0"/>
          <w:numId w:val="15"/>
        </w:numPr>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với</w:t>
      </w:r>
      <w:proofErr w:type="spellEnd"/>
      <w:r>
        <w:t xml:space="preserve"> K </w:t>
      </w:r>
      <w:proofErr w:type="spellStart"/>
      <w:r>
        <w:t>dữ</w:t>
      </w:r>
      <w:proofErr w:type="spellEnd"/>
      <w:r>
        <w:t xml:space="preserve"> </w:t>
      </w:r>
      <w:proofErr w:type="spellStart"/>
      <w:r>
        <w:t>liệu</w:t>
      </w:r>
      <w:proofErr w:type="spellEnd"/>
      <w:r>
        <w:t xml:space="preserve"> </w:t>
      </w:r>
      <w:proofErr w:type="spellStart"/>
      <w:r>
        <w:t>đó</w:t>
      </w:r>
      <w:proofErr w:type="spellEnd"/>
    </w:p>
    <w:p w14:paraId="4C9FC6DB" w14:textId="77777777" w:rsidR="006B4237" w:rsidRDefault="006B4237" w:rsidP="00953752">
      <w:pPr>
        <w:pStyle w:val="ListParagraph"/>
        <w:numPr>
          <w:ilvl w:val="0"/>
          <w:numId w:val="15"/>
        </w:numPr>
      </w:pPr>
      <w:proofErr w:type="spellStart"/>
      <w:r>
        <w:t>Lặp</w:t>
      </w:r>
      <w:proofErr w:type="spellEnd"/>
      <w:r>
        <w:t xml:space="preserve"> </w:t>
      </w:r>
      <w:proofErr w:type="spellStart"/>
      <w:r>
        <w:t>lại</w:t>
      </w:r>
      <w:proofErr w:type="spellEnd"/>
      <w:r>
        <w:t xml:space="preserve"> 2 </w:t>
      </w:r>
      <w:proofErr w:type="spellStart"/>
      <w:r>
        <w:t>bước</w:t>
      </w:r>
      <w:proofErr w:type="spellEnd"/>
      <w:r>
        <w:t xml:space="preserve"> </w:t>
      </w:r>
      <w:proofErr w:type="spellStart"/>
      <w:r>
        <w:t>trên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lượng</w:t>
      </w:r>
      <w:proofErr w:type="spellEnd"/>
      <w:r>
        <w:t xml:space="preserve"> Decision Tree </w:t>
      </w:r>
      <w:proofErr w:type="spellStart"/>
      <w:r>
        <w:t>mong</w:t>
      </w:r>
      <w:proofErr w:type="spellEnd"/>
      <w:r>
        <w:t xml:space="preserve"> </w:t>
      </w:r>
      <w:proofErr w:type="spellStart"/>
      <w:r>
        <w:t>muốn</w:t>
      </w:r>
      <w:proofErr w:type="spellEnd"/>
    </w:p>
    <w:p w14:paraId="289CAF5A" w14:textId="77777777" w:rsidR="006B4237" w:rsidRDefault="006B4237" w:rsidP="00953752">
      <w:pPr>
        <w:pStyle w:val="ListParagraph"/>
        <w:numPr>
          <w:ilvl w:val="0"/>
          <w:numId w:val="15"/>
        </w:numPr>
      </w:pPr>
      <w:r>
        <w:t xml:space="preserve">Khi </w:t>
      </w:r>
      <w:proofErr w:type="spellStart"/>
      <w:r>
        <w:t>dự</w:t>
      </w:r>
      <w:proofErr w:type="spellEnd"/>
      <w:r>
        <w:t xml:space="preserve"> </w:t>
      </w:r>
      <w:proofErr w:type="spellStart"/>
      <w:r>
        <w:t>đoán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Decision Tree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nào</w:t>
      </w:r>
      <w:proofErr w:type="spellEnd"/>
      <w:r>
        <w:t xml:space="preserve"> </w:t>
      </w:r>
      <w:proofErr w:type="spellStart"/>
      <w:r>
        <w:t>có</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cuối</w:t>
      </w:r>
      <w:proofErr w:type="spellEnd"/>
      <w:r>
        <w:t xml:space="preserve"> </w:t>
      </w:r>
      <w:proofErr w:type="spellStart"/>
      <w:r>
        <w:t>cùng</w:t>
      </w:r>
      <w:proofErr w:type="spellEnd"/>
    </w:p>
    <w:p w14:paraId="1DFFE9D6" w14:textId="77777777" w:rsidR="006B4237" w:rsidRPr="0004619B" w:rsidRDefault="006B4237" w:rsidP="00585B78">
      <w:pPr>
        <w:ind w:firstLine="360"/>
      </w:pPr>
      <w:r>
        <w:t xml:space="preserve">So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mô</w:t>
      </w:r>
      <w:proofErr w:type="spellEnd"/>
      <w:r>
        <w:t xml:space="preserve"> </w:t>
      </w:r>
      <w:proofErr w:type="spellStart"/>
      <w:r>
        <w:t>hình</w:t>
      </w:r>
      <w:proofErr w:type="spellEnd"/>
      <w:r>
        <w:t xml:space="preserve"> </w:t>
      </w:r>
      <w:r w:rsidRPr="0004619B">
        <w:t>Random Forest</w:t>
      </w:r>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cao</w:t>
      </w:r>
      <w:proofErr w:type="spellEnd"/>
      <w:r>
        <w:t xml:space="preserve"> </w:t>
      </w:r>
      <w:proofErr w:type="spellStart"/>
      <w:r>
        <w:t>hơn</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overfitting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Decision Tree. </w:t>
      </w:r>
      <w:proofErr w:type="spellStart"/>
      <w:r>
        <w:t>Tuy</w:t>
      </w:r>
      <w:proofErr w:type="spellEnd"/>
      <w:r>
        <w:t xml:space="preserve"> </w:t>
      </w:r>
      <w:proofErr w:type="spellStart"/>
      <w:r>
        <w:t>nhiên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Pr="0004619B">
        <w:t>Random Forest</w:t>
      </w:r>
      <w:r>
        <w:t xml:space="preserve"> </w:t>
      </w:r>
      <w:proofErr w:type="spellStart"/>
      <w:r>
        <w:t>lại</w:t>
      </w:r>
      <w:proofErr w:type="spellEnd"/>
      <w:r>
        <w:t xml:space="preserve"> </w:t>
      </w:r>
      <w:proofErr w:type="spellStart"/>
      <w:r>
        <w:t>lâu</w:t>
      </w:r>
      <w:proofErr w:type="spellEnd"/>
      <w:r>
        <w:t xml:space="preserve"> </w:t>
      </w:r>
      <w:proofErr w:type="spellStart"/>
      <w:r>
        <w:t>hơn</w:t>
      </w:r>
      <w:proofErr w:type="spellEnd"/>
      <w:r>
        <w:t xml:space="preserve"> do </w:t>
      </w:r>
      <w:proofErr w:type="spellStart"/>
      <w:r>
        <w:t>cần</w:t>
      </w:r>
      <w:proofErr w:type="spellEnd"/>
      <w:r>
        <w:t xml:space="preserve"> </w:t>
      </w:r>
      <w:proofErr w:type="spellStart"/>
      <w:r>
        <w:t>phải</w:t>
      </w:r>
      <w:proofErr w:type="spellEnd"/>
      <w:r>
        <w:t xml:space="preserve"> </w:t>
      </w:r>
      <w:proofErr w:type="spellStart"/>
      <w:r>
        <w:t>tạo</w:t>
      </w:r>
      <w:proofErr w:type="spellEnd"/>
      <w:r>
        <w:t xml:space="preserve"> ra </w:t>
      </w:r>
      <w:proofErr w:type="spellStart"/>
      <w:r>
        <w:t>nhiều</w:t>
      </w:r>
      <w:proofErr w:type="spellEnd"/>
      <w:r>
        <w:t xml:space="preserve"> Decision Tree</w:t>
      </w:r>
      <w:r w:rsidR="00585B78">
        <w:t xml:space="preserve">, </w:t>
      </w:r>
      <w:proofErr w:type="spellStart"/>
      <w:r w:rsidR="00585B78">
        <w:t>và</w:t>
      </w:r>
      <w:proofErr w:type="spellEnd"/>
      <w:r w:rsidR="00585B78">
        <w:t xml:space="preserve"> </w:t>
      </w:r>
      <w:proofErr w:type="spellStart"/>
      <w:r w:rsidR="00585B78">
        <w:t>không</w:t>
      </w:r>
      <w:proofErr w:type="spellEnd"/>
      <w:r w:rsidR="00585B78">
        <w:t xml:space="preserve"> </w:t>
      </w:r>
      <w:proofErr w:type="spellStart"/>
      <w:r w:rsidR="00585B78">
        <w:t>thích</w:t>
      </w:r>
      <w:proofErr w:type="spellEnd"/>
      <w:r w:rsidR="00585B78">
        <w:t xml:space="preserve"> </w:t>
      </w:r>
      <w:proofErr w:type="spellStart"/>
      <w:r w:rsidR="00585B78">
        <w:t>hợp</w:t>
      </w:r>
      <w:proofErr w:type="spellEnd"/>
      <w:r w:rsidR="00585B78">
        <w:t xml:space="preserve"> </w:t>
      </w:r>
      <w:proofErr w:type="spellStart"/>
      <w:r w:rsidR="00585B78">
        <w:t>khi</w:t>
      </w:r>
      <w:proofErr w:type="spellEnd"/>
      <w:r w:rsidR="00585B78">
        <w:t xml:space="preserve"> </w:t>
      </w:r>
      <w:proofErr w:type="spellStart"/>
      <w:r w:rsidR="00585B78">
        <w:t>dữ</w:t>
      </w:r>
      <w:proofErr w:type="spellEnd"/>
      <w:r w:rsidR="00585B78">
        <w:t xml:space="preserve"> </w:t>
      </w:r>
      <w:proofErr w:type="spellStart"/>
      <w:r w:rsidR="00585B78">
        <w:t>liệu</w:t>
      </w:r>
      <w:proofErr w:type="spellEnd"/>
      <w:r w:rsidR="00585B78">
        <w:t xml:space="preserve"> </w:t>
      </w:r>
      <w:proofErr w:type="spellStart"/>
      <w:r w:rsidR="00585B78">
        <w:t>có</w:t>
      </w:r>
      <w:proofErr w:type="spellEnd"/>
      <w:r w:rsidR="00585B78">
        <w:t xml:space="preserve"> </w:t>
      </w:r>
      <w:proofErr w:type="spellStart"/>
      <w:r w:rsidR="00585B78">
        <w:t>quá</w:t>
      </w:r>
      <w:proofErr w:type="spellEnd"/>
      <w:r w:rsidR="00585B78">
        <w:t xml:space="preserve"> </w:t>
      </w:r>
      <w:proofErr w:type="spellStart"/>
      <w:r w:rsidR="00585B78">
        <w:t>nhiều</w:t>
      </w:r>
      <w:proofErr w:type="spellEnd"/>
      <w:r w:rsidR="00585B78">
        <w:t xml:space="preserve"> </w:t>
      </w:r>
      <w:proofErr w:type="spellStart"/>
      <w:r w:rsidR="00585B78">
        <w:t>đặc</w:t>
      </w:r>
      <w:proofErr w:type="spellEnd"/>
      <w:r w:rsidR="00585B78">
        <w:t xml:space="preserve"> </w:t>
      </w:r>
      <w:proofErr w:type="spellStart"/>
      <w:r w:rsidR="00585B78">
        <w:t>trưng</w:t>
      </w:r>
      <w:proofErr w:type="spellEnd"/>
      <w:r>
        <w:t>.</w:t>
      </w:r>
    </w:p>
    <w:p w14:paraId="7DBA7DEC" w14:textId="77777777" w:rsidR="00041E0C" w:rsidRDefault="00E47528" w:rsidP="00041E0C">
      <w:pPr>
        <w:pStyle w:val="Heading2"/>
      </w:pPr>
      <w:bookmarkStart w:id="287" w:name="_Toc68996286"/>
      <w:proofErr w:type="spellStart"/>
      <w:r>
        <w:t>Áp</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bookmarkEnd w:id="287"/>
    </w:p>
    <w:p w14:paraId="767DB600" w14:textId="77777777" w:rsidR="00297E90" w:rsidRDefault="00297E90" w:rsidP="006A0387">
      <w:pPr>
        <w:ind w:firstLine="360"/>
      </w:pP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lên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 </w:t>
      </w:r>
      <w:proofErr w:type="spellStart"/>
      <w:r>
        <w:t>trước</w:t>
      </w:r>
      <w:proofErr w:type="spellEnd"/>
      <w:r>
        <w:t xml:space="preserve"> </w:t>
      </w:r>
      <w:proofErr w:type="spellStart"/>
      <w:r>
        <w:t>hết</w:t>
      </w:r>
      <w:proofErr w:type="spellEnd"/>
      <w:r>
        <w:t xml:space="preserve"> </w:t>
      </w:r>
      <w:proofErr w:type="spellStart"/>
      <w:r w:rsidR="0099550C">
        <w:t>cần</w:t>
      </w:r>
      <w:proofErr w:type="spellEnd"/>
      <w:r w:rsidR="0099550C">
        <w:t xml:space="preserve"> </w:t>
      </w:r>
      <w:proofErr w:type="spellStart"/>
      <w:r w:rsidR="0099550C">
        <w:t>phải</w:t>
      </w:r>
      <w:proofErr w:type="spellEnd"/>
      <w:r w:rsidR="0099550C">
        <w:t xml:space="preserve"> </w:t>
      </w:r>
      <w:proofErr w:type="spellStart"/>
      <w:r w:rsidR="0099550C">
        <w:t>tiền</w:t>
      </w:r>
      <w:proofErr w:type="spellEnd"/>
      <w:r w:rsidR="0099550C">
        <w:t xml:space="preserve"> </w:t>
      </w:r>
      <w:proofErr w:type="spellStart"/>
      <w:r w:rsidR="0099550C">
        <w:t>xử</w:t>
      </w:r>
      <w:proofErr w:type="spellEnd"/>
      <w:r w:rsidR="0099550C">
        <w:t xml:space="preserve"> </w:t>
      </w:r>
      <w:proofErr w:type="spellStart"/>
      <w:r w:rsidR="0099550C">
        <w:t>lý</w:t>
      </w:r>
      <w:proofErr w:type="spellEnd"/>
      <w:r w:rsidR="0099550C">
        <w:t xml:space="preserve"> </w:t>
      </w:r>
      <w:proofErr w:type="spellStart"/>
      <w:r w:rsidR="0099550C">
        <w:t>dữ</w:t>
      </w:r>
      <w:proofErr w:type="spellEnd"/>
      <w:r w:rsidR="0099550C">
        <w:t xml:space="preserve"> </w:t>
      </w:r>
      <w:proofErr w:type="spellStart"/>
      <w:r w:rsidR="0099550C">
        <w:t>liệu</w:t>
      </w:r>
      <w:proofErr w:type="spellEnd"/>
      <w:r w:rsidR="00DB17FF">
        <w:t xml:space="preserve">, bao </w:t>
      </w:r>
      <w:proofErr w:type="spellStart"/>
      <w:r w:rsidR="00DB17FF">
        <w:t>gồm</w:t>
      </w:r>
      <w:proofErr w:type="spellEnd"/>
      <w:r w:rsidR="00DB17FF">
        <w:t xml:space="preserve"> </w:t>
      </w:r>
      <w:proofErr w:type="spellStart"/>
      <w:r w:rsidR="00DB17FF">
        <w:t>các</w:t>
      </w:r>
      <w:proofErr w:type="spellEnd"/>
      <w:r w:rsidR="00DB17FF">
        <w:t xml:space="preserve"> </w:t>
      </w:r>
      <w:proofErr w:type="spellStart"/>
      <w:r w:rsidR="00DB17FF">
        <w:t>bước</w:t>
      </w:r>
      <w:proofErr w:type="spellEnd"/>
      <w:r w:rsidR="00DB17FF">
        <w:t>:</w:t>
      </w:r>
    </w:p>
    <w:p w14:paraId="4FBC1429" w14:textId="77777777" w:rsidR="00DB17FF" w:rsidRDefault="006A0387" w:rsidP="00953752">
      <w:pPr>
        <w:pStyle w:val="ListParagraph"/>
        <w:numPr>
          <w:ilvl w:val="0"/>
          <w:numId w:val="8"/>
        </w:numPr>
      </w:pPr>
      <w:proofErr w:type="spellStart"/>
      <w:r>
        <w:t>Phân</w:t>
      </w:r>
      <w:proofErr w:type="spellEnd"/>
      <w:r>
        <w:t xml:space="preserve"> chia</w:t>
      </w:r>
      <w:r w:rsidR="00DB17FF">
        <w:t xml:space="preserve"> </w:t>
      </w:r>
      <w:proofErr w:type="spellStart"/>
      <w:r w:rsidR="00DB17FF">
        <w:t>dữ</w:t>
      </w:r>
      <w:proofErr w:type="spellEnd"/>
      <w:r w:rsidR="00DB17FF">
        <w:t xml:space="preserve"> </w:t>
      </w:r>
      <w:proofErr w:type="spellStart"/>
      <w:r w:rsidR="00DB17FF">
        <w:t>liệu</w:t>
      </w:r>
      <w:proofErr w:type="spellEnd"/>
    </w:p>
    <w:p w14:paraId="0010DF55" w14:textId="77777777" w:rsidR="00C2184C" w:rsidRDefault="00DB17FF" w:rsidP="00A64D22">
      <w:pPr>
        <w:ind w:firstLine="360"/>
        <w:rPr>
          <w:ins w:id="288" w:author="Cung Thanh Long" w:date="2021-04-12T23:22:00Z"/>
        </w:rPr>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MIT bao </w:t>
      </w:r>
      <w:proofErr w:type="spellStart"/>
      <w:r>
        <w:t>gồm</w:t>
      </w:r>
      <w:proofErr w:type="spellEnd"/>
      <w:r>
        <w:t xml:space="preserve"> 20 </w:t>
      </w:r>
      <w:proofErr w:type="spellStart"/>
      <w:r>
        <w:t>ngày</w:t>
      </w:r>
      <w:proofErr w:type="spellEnd"/>
      <w:r>
        <w:t xml:space="preserve"> </w:t>
      </w:r>
      <w:proofErr w:type="spellStart"/>
      <w:r>
        <w:t>đo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ngày</w:t>
      </w:r>
      <w:proofErr w:type="spellEnd"/>
      <w:r>
        <w:t xml:space="preserve"> </w:t>
      </w:r>
      <w:proofErr w:type="spellStart"/>
      <w:r>
        <w:t>chứa</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mỗi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có</w:t>
      </w:r>
      <w:proofErr w:type="spellEnd"/>
      <w:r>
        <w:t xml:space="preserve"> 4 </w:t>
      </w:r>
      <w:proofErr w:type="spellStart"/>
      <w:r>
        <w:t>đoạn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00474B4B">
        <w:t>đo</w:t>
      </w:r>
      <w:proofErr w:type="spellEnd"/>
      <w:r w:rsidR="00474B4B">
        <w:t xml:space="preserve"> </w:t>
      </w:r>
      <w:proofErr w:type="spellStart"/>
      <w:r w:rsidR="00474B4B">
        <w:t>trong</w:t>
      </w:r>
      <w:proofErr w:type="spellEnd"/>
      <w:r w:rsidR="00474B4B">
        <w:t xml:space="preserve"> 100 </w:t>
      </w:r>
      <w:proofErr w:type="spellStart"/>
      <w:r w:rsidR="00474B4B">
        <w:t>giây</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rsidR="00474B4B">
        <w:t>với</w:t>
      </w:r>
      <w:proofErr w:type="spellEnd"/>
      <w:r w:rsidR="00474B4B">
        <w:t xml:space="preserve"> 2000 </w:t>
      </w:r>
      <w:proofErr w:type="spellStart"/>
      <w:r w:rsidR="00474B4B">
        <w:t>điểm</w:t>
      </w:r>
      <w:proofErr w:type="spellEnd"/>
      <w:r w:rsidR="00474B4B">
        <w:t xml:space="preserve"> </w:t>
      </w:r>
      <w:proofErr w:type="spellStart"/>
      <w:r w:rsidR="00474B4B">
        <w:t>dữ</w:t>
      </w:r>
      <w:proofErr w:type="spellEnd"/>
      <w:r w:rsidR="00474B4B">
        <w:t xml:space="preserve"> </w:t>
      </w:r>
      <w:proofErr w:type="spellStart"/>
      <w:r w:rsidR="00474B4B">
        <w:t>liệu</w:t>
      </w:r>
      <w:proofErr w:type="spellEnd"/>
      <w:r>
        <w:t xml:space="preserve">) </w:t>
      </w:r>
      <w:proofErr w:type="spellStart"/>
      <w:r>
        <w:t>đo</w:t>
      </w:r>
      <w:proofErr w:type="spellEnd"/>
      <w:r>
        <w:t xml:space="preserve"> </w:t>
      </w:r>
      <w:proofErr w:type="spellStart"/>
      <w:r>
        <w:t>từ</w:t>
      </w:r>
      <w:proofErr w:type="spellEnd"/>
      <w:r>
        <w:t xml:space="preserve"> 4 </w:t>
      </w:r>
      <w:proofErr w:type="spellStart"/>
      <w:r>
        <w:t>cảm</w:t>
      </w:r>
      <w:proofErr w:type="spellEnd"/>
      <w:r>
        <w:t xml:space="preserve"> </w:t>
      </w:r>
      <w:proofErr w:type="spellStart"/>
      <w:r>
        <w:t>biến</w:t>
      </w:r>
      <w:proofErr w:type="spellEnd"/>
      <w:r>
        <w:t>.</w:t>
      </w:r>
      <w:r w:rsidR="00A64D22">
        <w:t xml:space="preserve"> </w:t>
      </w:r>
    </w:p>
    <w:p w14:paraId="55A99674" w14:textId="77777777" w:rsidR="000907BA" w:rsidRDefault="00326872" w:rsidP="00A64D22">
      <w:pPr>
        <w:ind w:firstLine="360"/>
        <w:rPr>
          <w:ins w:id="289" w:author="Cung Thanh Long" w:date="2021-04-12T23:32:00Z"/>
        </w:rPr>
      </w:pP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ins w:id="290" w:author="Cung Thanh Long" w:date="2021-04-12T23:22:00Z">
        <w:r w:rsidR="00C2184C">
          <w:t>sẽ</w:t>
        </w:r>
        <w:proofErr w:type="spellEnd"/>
        <w:r w:rsidR="00C2184C">
          <w:t xml:space="preserve"> </w:t>
        </w:r>
      </w:ins>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ứng</w:t>
      </w:r>
      <w:proofErr w:type="spellEnd"/>
      <w:r>
        <w:t xml:space="preserve"> </w:t>
      </w:r>
      <w:proofErr w:type="spellStart"/>
      <w:r>
        <w:t>với</w:t>
      </w:r>
      <w:proofErr w:type="spellEnd"/>
      <w:r>
        <w:t xml:space="preserve"> 10 </w:t>
      </w:r>
      <w:proofErr w:type="spellStart"/>
      <w:r>
        <w:t>giây</w:t>
      </w:r>
      <w:proofErr w:type="spellEnd"/>
      <w:r>
        <w:t xml:space="preserve"> </w:t>
      </w:r>
      <w:proofErr w:type="spellStart"/>
      <w:r>
        <w:t>tách</w:t>
      </w:r>
      <w:proofErr w:type="spellEnd"/>
      <w:r>
        <w:t xml:space="preserve"> </w:t>
      </w:r>
      <w:proofErr w:type="spellStart"/>
      <w:r>
        <w:t>rời</w:t>
      </w:r>
      <w:proofErr w:type="spellEnd"/>
      <w:r>
        <w:t xml:space="preserve"> (</w:t>
      </w:r>
      <w:proofErr w:type="spellStart"/>
      <w:r>
        <w:t>gồm</w:t>
      </w:r>
      <w:proofErr w:type="spellEnd"/>
      <w:r>
        <w:t xml:space="preserve"> 200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sẽ</w:t>
      </w:r>
      <w:proofErr w:type="spellEnd"/>
      <w:r>
        <w:t xml:space="preserve"> bao </w:t>
      </w:r>
      <w:proofErr w:type="spellStart"/>
      <w:r>
        <w:t>gồm</w:t>
      </w:r>
      <w:proofErr w:type="spellEnd"/>
      <w:r>
        <w:t xml:space="preserve"> 4 </w:t>
      </w:r>
      <w:commentRangeStart w:id="291"/>
      <w:proofErr w:type="spellStart"/>
      <w:r>
        <w:t>đoạn</w:t>
      </w:r>
      <w:proofErr w:type="spellEnd"/>
      <w:r>
        <w:t xml:space="preserve"> </w:t>
      </w:r>
      <w:proofErr w:type="spellStart"/>
      <w:r w:rsidR="00FE3E56">
        <w:t>dữ</w:t>
      </w:r>
      <w:proofErr w:type="spellEnd"/>
      <w:r w:rsidR="00FE3E56">
        <w:t xml:space="preserve"> </w:t>
      </w:r>
      <w:proofErr w:type="spellStart"/>
      <w:r w:rsidR="00FE3E56">
        <w:t>liệu</w:t>
      </w:r>
      <w:proofErr w:type="spellEnd"/>
      <w:r w:rsidR="00FE3E56">
        <w:t xml:space="preserve"> 10 </w:t>
      </w:r>
      <w:proofErr w:type="spellStart"/>
      <w:r w:rsidR="00FE3E56">
        <w:t>giây</w:t>
      </w:r>
      <w:proofErr w:type="spellEnd"/>
      <w:r w:rsidR="00FE3E56">
        <w:t xml:space="preserve"> </w:t>
      </w:r>
      <w:proofErr w:type="spellStart"/>
      <w:r w:rsidR="00FE3E56">
        <w:t>tách</w:t>
      </w:r>
      <w:proofErr w:type="spellEnd"/>
      <w:r w:rsidR="00FE3E56">
        <w:t xml:space="preserve"> </w:t>
      </w:r>
      <w:proofErr w:type="spellStart"/>
      <w:r w:rsidR="00FE3E56">
        <w:t>rời</w:t>
      </w:r>
      <w:proofErr w:type="spellEnd"/>
      <w:r w:rsidR="00FE3E56">
        <w:t xml:space="preserve"> </w:t>
      </w:r>
      <w:proofErr w:type="spellStart"/>
      <w:r w:rsidR="00FE3E56">
        <w:t>của</w:t>
      </w:r>
      <w:proofErr w:type="spellEnd"/>
      <w:r w:rsidR="00FE3E56">
        <w:t xml:space="preserve"> 4 </w:t>
      </w:r>
      <w:proofErr w:type="spellStart"/>
      <w:r w:rsidR="00FE3E56">
        <w:t>loại</w:t>
      </w:r>
      <w:proofErr w:type="spellEnd"/>
      <w:r w:rsidR="00FE3E56">
        <w:t xml:space="preserve"> </w:t>
      </w:r>
      <w:proofErr w:type="spellStart"/>
      <w:r w:rsidR="00FE3E56">
        <w:t>cảm</w:t>
      </w:r>
      <w:proofErr w:type="spellEnd"/>
      <w:r w:rsidR="00FE3E56">
        <w:t xml:space="preserve"> </w:t>
      </w:r>
      <w:proofErr w:type="spellStart"/>
      <w:r w:rsidR="00FE3E56">
        <w:t>biến</w:t>
      </w:r>
      <w:proofErr w:type="spellEnd"/>
      <w:r w:rsidR="00FE3E56">
        <w:t>,</w:t>
      </w:r>
      <w:commentRangeEnd w:id="291"/>
      <w:r w:rsidR="00C2184C">
        <w:rPr>
          <w:rStyle w:val="CommentReference"/>
        </w:rPr>
        <w:commentReference w:id="291"/>
      </w:r>
      <w:r w:rsidR="00FE3E56">
        <w:t xml:space="preserve"> </w:t>
      </w:r>
      <w:proofErr w:type="spellStart"/>
      <w:r w:rsidR="00FE3E56">
        <w:t>tổng</w:t>
      </w:r>
      <w:proofErr w:type="spellEnd"/>
      <w:r w:rsidR="00FE3E56">
        <w:t xml:space="preserve"> </w:t>
      </w:r>
      <w:proofErr w:type="spellStart"/>
      <w:r w:rsidR="00FE3E56">
        <w:t>cộng</w:t>
      </w:r>
      <w:proofErr w:type="spellEnd"/>
      <w:r w:rsidR="00FE3E56">
        <w:t xml:space="preserve"> 1 </w:t>
      </w:r>
      <w:proofErr w:type="spellStart"/>
      <w:r w:rsidR="00FE3E56">
        <w:t>ngày</w:t>
      </w:r>
      <w:proofErr w:type="spellEnd"/>
      <w:r w:rsidR="00FE3E56">
        <w:t xml:space="preserve"> </w:t>
      </w:r>
      <w:proofErr w:type="spellStart"/>
      <w:r w:rsidR="00FE3E56">
        <w:t>sẽ</w:t>
      </w:r>
      <w:proofErr w:type="spellEnd"/>
      <w:r w:rsidR="00FE3E56">
        <w:t xml:space="preserve"> </w:t>
      </w:r>
      <w:proofErr w:type="spellStart"/>
      <w:r w:rsidR="00FE3E56">
        <w:t>có</w:t>
      </w:r>
      <w:proofErr w:type="spellEnd"/>
      <w:r w:rsidR="00FE3E56">
        <w:t xml:space="preserve"> 80 </w:t>
      </w:r>
      <w:proofErr w:type="spellStart"/>
      <w:r w:rsidR="00FE3E56">
        <w:t>mẫu</w:t>
      </w:r>
      <w:proofErr w:type="spellEnd"/>
      <w:r w:rsidR="00FE3E56">
        <w:t xml:space="preserve">, </w:t>
      </w:r>
      <w:proofErr w:type="spellStart"/>
      <w:r w:rsidR="00FE3E56">
        <w:t>và</w:t>
      </w:r>
      <w:proofErr w:type="spellEnd"/>
      <w:r w:rsidR="00FE3E56">
        <w:t xml:space="preserve"> </w:t>
      </w:r>
      <w:proofErr w:type="spellStart"/>
      <w:r w:rsidR="00FE3E56">
        <w:t>tổng</w:t>
      </w:r>
      <w:proofErr w:type="spellEnd"/>
      <w:r w:rsidR="00FE3E56">
        <w:t xml:space="preserve"> </w:t>
      </w:r>
      <w:proofErr w:type="spellStart"/>
      <w:r w:rsidR="00FE3E56">
        <w:t>cộng</w:t>
      </w:r>
      <w:proofErr w:type="spellEnd"/>
      <w:r w:rsidR="00FE3E56">
        <w:t xml:space="preserve"> </w:t>
      </w:r>
      <w:proofErr w:type="spellStart"/>
      <w:r w:rsidR="00FE3E56">
        <w:t>là</w:t>
      </w:r>
      <w:proofErr w:type="spellEnd"/>
      <w:r w:rsidR="00FE3E56">
        <w:t xml:space="preserve"> 1600 </w:t>
      </w:r>
      <w:proofErr w:type="spellStart"/>
      <w:r w:rsidR="00FE3E56">
        <w:t>mẫu</w:t>
      </w:r>
      <w:proofErr w:type="spellEnd"/>
      <w:r w:rsidR="00FE3E56">
        <w:t xml:space="preserve"> </w:t>
      </w:r>
      <w:proofErr w:type="spellStart"/>
      <w:r w:rsidR="00FE3E56">
        <w:t>cho</w:t>
      </w:r>
      <w:proofErr w:type="spellEnd"/>
      <w:r w:rsidR="00FE3E56">
        <w:t xml:space="preserve"> 20 </w:t>
      </w:r>
      <w:proofErr w:type="spellStart"/>
      <w:r w:rsidR="00FE3E56">
        <w:t>ngày</w:t>
      </w:r>
      <w:proofErr w:type="spellEnd"/>
      <w:r w:rsidR="00FE3E56">
        <w:t xml:space="preserve"> </w:t>
      </w:r>
      <w:proofErr w:type="spellStart"/>
      <w:r w:rsidR="00FE3E56">
        <w:t>đo</w:t>
      </w:r>
      <w:proofErr w:type="spellEnd"/>
      <w:r w:rsidR="00FE3E56">
        <w:t>.</w:t>
      </w:r>
      <w:ins w:id="292" w:author="Cung Thanh Long" w:date="2021-04-12T23:24:00Z">
        <w:r w:rsidR="001B684A">
          <w:t xml:space="preserve"> </w:t>
        </w:r>
      </w:ins>
    </w:p>
    <w:p w14:paraId="7D5E53F7" w14:textId="25C2EB1E" w:rsidR="00DB17FF" w:rsidRDefault="001B684A" w:rsidP="00A64D22">
      <w:pPr>
        <w:ind w:firstLine="360"/>
      </w:pPr>
      <w:proofErr w:type="spellStart"/>
      <w:ins w:id="293" w:author="Cung Thanh Long" w:date="2021-04-12T23:24:00Z">
        <w:r>
          <w:t>Trường</w:t>
        </w:r>
        <w:proofErr w:type="spellEnd"/>
        <w:r>
          <w:t xml:space="preserve"> </w:t>
        </w:r>
        <w:proofErr w:type="spellStart"/>
        <w:r>
          <w:t>hợp</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với</w:t>
        </w:r>
        <w:proofErr w:type="spellEnd"/>
        <w:r>
          <w:t xml:space="preserve"> 10s </w:t>
        </w:r>
        <w:proofErr w:type="spellStart"/>
        <w:r>
          <w:t>có</w:t>
        </w:r>
        <w:proofErr w:type="spellEnd"/>
        <w:r>
          <w:t xml:space="preserve"> </w:t>
        </w:r>
        <w:proofErr w:type="spellStart"/>
        <w:r>
          <w:t>chồng</w:t>
        </w:r>
      </w:ins>
      <w:proofErr w:type="spellEnd"/>
      <w:ins w:id="294" w:author="Cung Thanh Long" w:date="2021-04-12T23:25:00Z">
        <w:r>
          <w:t xml:space="preserve"> </w:t>
        </w:r>
        <w:proofErr w:type="spellStart"/>
        <w:r>
          <w:t>chập</w:t>
        </w:r>
        <w:proofErr w:type="spellEnd"/>
        <w:r>
          <w:t xml:space="preserve"> </w:t>
        </w:r>
        <w:proofErr w:type="spellStart"/>
        <w:r>
          <w:t>thì</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sẽ</w:t>
        </w:r>
        <w:proofErr w:type="spellEnd"/>
        <w:r>
          <w:t xml:space="preserve"> </w:t>
        </w:r>
        <w:proofErr w:type="spellStart"/>
        <w:r>
          <w:t>lớn</w:t>
        </w:r>
        <w:proofErr w:type="spellEnd"/>
        <w:r>
          <w:t xml:space="preserve"> </w:t>
        </w:r>
        <w:proofErr w:type="spellStart"/>
        <w:r>
          <w:t>hơn</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w:t>
        </w:r>
      </w:ins>
      <w:ins w:id="295" w:author="Cung Thanh Long" w:date="2021-04-12T23:31:00Z">
        <w:r w:rsidR="000907BA">
          <w:t xml:space="preserve"> </w:t>
        </w:r>
        <w:proofErr w:type="spellStart"/>
        <w:r w:rsidR="000907BA">
          <w:t>Việc</w:t>
        </w:r>
        <w:proofErr w:type="spellEnd"/>
        <w:r w:rsidR="000907BA">
          <w:t xml:space="preserve"> </w:t>
        </w:r>
        <w:proofErr w:type="spellStart"/>
        <w:r w:rsidR="000907BA">
          <w:t>xây</w:t>
        </w:r>
        <w:proofErr w:type="spellEnd"/>
        <w:r w:rsidR="000907BA">
          <w:t xml:space="preserve"> </w:t>
        </w:r>
        <w:proofErr w:type="spellStart"/>
        <w:r w:rsidR="000907BA">
          <w:t>dựng</w:t>
        </w:r>
        <w:proofErr w:type="spellEnd"/>
        <w:r w:rsidR="000907BA">
          <w:t xml:space="preserve"> </w:t>
        </w:r>
        <w:proofErr w:type="spellStart"/>
        <w:r w:rsidR="000907BA">
          <w:t>dữ</w:t>
        </w:r>
        <w:proofErr w:type="spellEnd"/>
        <w:r w:rsidR="000907BA">
          <w:t xml:space="preserve"> </w:t>
        </w:r>
        <w:proofErr w:type="spellStart"/>
        <w:r w:rsidR="000907BA">
          <w:t>liệu</w:t>
        </w:r>
        <w:proofErr w:type="spellEnd"/>
        <w:r w:rsidR="000907BA">
          <w:t xml:space="preserve"> </w:t>
        </w:r>
        <w:proofErr w:type="spellStart"/>
        <w:r w:rsidR="000907BA">
          <w:t>có</w:t>
        </w:r>
        <w:proofErr w:type="spellEnd"/>
        <w:r w:rsidR="000907BA">
          <w:t xml:space="preserve"> </w:t>
        </w:r>
        <w:proofErr w:type="spellStart"/>
        <w:r w:rsidR="000907BA">
          <w:t>chồng</w:t>
        </w:r>
        <w:proofErr w:type="spellEnd"/>
        <w:r w:rsidR="000907BA">
          <w:t xml:space="preserve"> </w:t>
        </w:r>
        <w:proofErr w:type="spellStart"/>
        <w:r w:rsidR="000907BA">
          <w:t>ch</w:t>
        </w:r>
      </w:ins>
      <w:ins w:id="296" w:author="Cung Thanh Long" w:date="2021-04-12T23:32:00Z">
        <w:r w:rsidR="000907BA">
          <w:t>ập</w:t>
        </w:r>
        <w:proofErr w:type="spellEnd"/>
        <w:r w:rsidR="000907BA">
          <w:t xml:space="preserve"> </w:t>
        </w:r>
        <w:proofErr w:type="spellStart"/>
        <w:r w:rsidR="000907BA">
          <w:t>sẽ</w:t>
        </w:r>
        <w:proofErr w:type="spellEnd"/>
        <w:r w:rsidR="000907BA">
          <w:t xml:space="preserve"> </w:t>
        </w:r>
        <w:proofErr w:type="spellStart"/>
        <w:r w:rsidR="000907BA">
          <w:t>được</w:t>
        </w:r>
        <w:proofErr w:type="spellEnd"/>
        <w:r w:rsidR="000907BA">
          <w:t xml:space="preserve"> </w:t>
        </w:r>
        <w:proofErr w:type="spellStart"/>
        <w:r w:rsidR="000907BA">
          <w:t>thực</w:t>
        </w:r>
        <w:proofErr w:type="spellEnd"/>
        <w:r w:rsidR="000907BA">
          <w:t xml:space="preserve"> </w:t>
        </w:r>
        <w:proofErr w:type="spellStart"/>
        <w:r w:rsidR="000907BA">
          <w:t>hiện</w:t>
        </w:r>
        <w:proofErr w:type="spellEnd"/>
        <w:r w:rsidR="000907BA">
          <w:t xml:space="preserve">, </w:t>
        </w:r>
        <w:proofErr w:type="spellStart"/>
        <w:r w:rsidR="000907BA">
          <w:t>thử</w:t>
        </w:r>
        <w:proofErr w:type="spellEnd"/>
        <w:r w:rsidR="000907BA">
          <w:t xml:space="preserve"> </w:t>
        </w:r>
        <w:proofErr w:type="spellStart"/>
        <w:r w:rsidR="000907BA">
          <w:t>nghiệm</w:t>
        </w:r>
        <w:proofErr w:type="spellEnd"/>
        <w:r w:rsidR="000907BA">
          <w:t xml:space="preserve"> </w:t>
        </w:r>
        <w:proofErr w:type="spellStart"/>
        <w:r w:rsidR="000907BA">
          <w:t>và</w:t>
        </w:r>
        <w:proofErr w:type="spellEnd"/>
        <w:r w:rsidR="000907BA">
          <w:t xml:space="preserve"> </w:t>
        </w:r>
        <w:proofErr w:type="spellStart"/>
        <w:r w:rsidR="000907BA">
          <w:t>trình</w:t>
        </w:r>
        <w:proofErr w:type="spellEnd"/>
        <w:r w:rsidR="000907BA">
          <w:t xml:space="preserve"> </w:t>
        </w:r>
        <w:proofErr w:type="spellStart"/>
        <w:r w:rsidR="000907BA">
          <w:t>bày</w:t>
        </w:r>
        <w:proofErr w:type="spellEnd"/>
        <w:r w:rsidR="000907BA">
          <w:t xml:space="preserve"> </w:t>
        </w:r>
        <w:proofErr w:type="spellStart"/>
        <w:r w:rsidR="000907BA">
          <w:t>trong</w:t>
        </w:r>
        <w:proofErr w:type="spellEnd"/>
        <w:r w:rsidR="000907BA">
          <w:t xml:space="preserve"> </w:t>
        </w:r>
        <w:proofErr w:type="spellStart"/>
        <w:r w:rsidR="000907BA">
          <w:t>chương</w:t>
        </w:r>
        <w:proofErr w:type="spellEnd"/>
        <w:r w:rsidR="000907BA">
          <w:t xml:space="preserve"> </w:t>
        </w:r>
        <w:proofErr w:type="spellStart"/>
        <w:r w:rsidR="000907BA">
          <w:t>sau</w:t>
        </w:r>
        <w:proofErr w:type="spellEnd"/>
        <w:r w:rsidR="000907BA">
          <w:t xml:space="preserve">. </w:t>
        </w:r>
        <w:proofErr w:type="spellStart"/>
        <w:r w:rsidR="000907BA">
          <w:t>Trong</w:t>
        </w:r>
        <w:proofErr w:type="spellEnd"/>
        <w:r w:rsidR="000907BA">
          <w:t xml:space="preserve"> </w:t>
        </w:r>
        <w:proofErr w:type="spellStart"/>
        <w:r w:rsidR="000907BA">
          <w:t>chương</w:t>
        </w:r>
        <w:proofErr w:type="spellEnd"/>
        <w:r w:rsidR="000907BA">
          <w:t xml:space="preserve"> </w:t>
        </w:r>
        <w:proofErr w:type="spellStart"/>
        <w:r w:rsidR="000907BA">
          <w:t>này</w:t>
        </w:r>
        <w:proofErr w:type="spellEnd"/>
        <w:r w:rsidR="000907BA">
          <w:t xml:space="preserve">, </w:t>
        </w:r>
      </w:ins>
      <w:proofErr w:type="spellStart"/>
      <w:ins w:id="297" w:author="Cung Thanh Long" w:date="2021-04-12T23:33:00Z">
        <w:r w:rsidR="000907BA">
          <w:t>sẽ</w:t>
        </w:r>
        <w:proofErr w:type="spellEnd"/>
        <w:r w:rsidR="000907BA">
          <w:t xml:space="preserve"> </w:t>
        </w:r>
        <w:proofErr w:type="spellStart"/>
        <w:r w:rsidR="000907BA">
          <w:t>tập</w:t>
        </w:r>
        <w:proofErr w:type="spellEnd"/>
        <w:r w:rsidR="000907BA">
          <w:t xml:space="preserve"> </w:t>
        </w:r>
        <w:proofErr w:type="spellStart"/>
        <w:r w:rsidR="000907BA">
          <w:t>trung</w:t>
        </w:r>
        <w:proofErr w:type="spellEnd"/>
        <w:r w:rsidR="000907BA">
          <w:t xml:space="preserve"> </w:t>
        </w:r>
        <w:proofErr w:type="spellStart"/>
        <w:r w:rsidR="000907BA">
          <w:t>thử</w:t>
        </w:r>
        <w:proofErr w:type="spellEnd"/>
        <w:r w:rsidR="000907BA">
          <w:t xml:space="preserve"> </w:t>
        </w:r>
        <w:proofErr w:type="spellStart"/>
        <w:r w:rsidR="000907BA">
          <w:t>nghiệm</w:t>
        </w:r>
        <w:proofErr w:type="spellEnd"/>
        <w:r w:rsidR="000907BA">
          <w:t xml:space="preserve"> </w:t>
        </w:r>
        <w:proofErr w:type="spellStart"/>
        <w:r w:rsidR="000907BA">
          <w:t>các</w:t>
        </w:r>
        <w:proofErr w:type="spellEnd"/>
        <w:r w:rsidR="000907BA">
          <w:t xml:space="preserve"> </w:t>
        </w:r>
        <w:proofErr w:type="spellStart"/>
        <w:r w:rsidR="000907BA">
          <w:t>thuật</w:t>
        </w:r>
        <w:proofErr w:type="spellEnd"/>
        <w:r w:rsidR="000907BA">
          <w:t xml:space="preserve"> </w:t>
        </w:r>
        <w:proofErr w:type="spellStart"/>
        <w:r w:rsidR="000907BA">
          <w:t>toán</w:t>
        </w:r>
        <w:proofErr w:type="spellEnd"/>
        <w:r w:rsidR="000907BA">
          <w:t xml:space="preserve"> </w:t>
        </w:r>
        <w:proofErr w:type="spellStart"/>
        <w:r w:rsidR="000907BA">
          <w:t>phân</w:t>
        </w:r>
        <w:proofErr w:type="spellEnd"/>
        <w:r w:rsidR="000907BA">
          <w:t xml:space="preserve"> </w:t>
        </w:r>
        <w:proofErr w:type="spellStart"/>
        <w:r w:rsidR="000907BA">
          <w:t>lớp</w:t>
        </w:r>
        <w:proofErr w:type="spellEnd"/>
        <w:r w:rsidR="000907BA">
          <w:t xml:space="preserve"> </w:t>
        </w:r>
        <w:proofErr w:type="spellStart"/>
        <w:r w:rsidR="000907BA">
          <w:t>khác</w:t>
        </w:r>
        <w:proofErr w:type="spellEnd"/>
        <w:r w:rsidR="000907BA">
          <w:t xml:space="preserve"> </w:t>
        </w:r>
        <w:proofErr w:type="spellStart"/>
        <w:r w:rsidR="000907BA">
          <w:t>nhau</w:t>
        </w:r>
        <w:proofErr w:type="spellEnd"/>
        <w:r w:rsidR="000907BA">
          <w:t xml:space="preserve">, </w:t>
        </w:r>
        <w:proofErr w:type="spellStart"/>
        <w:r w:rsidR="000907BA">
          <w:t>trên</w:t>
        </w:r>
        <w:proofErr w:type="spellEnd"/>
        <w:r w:rsidR="000907BA">
          <w:t xml:space="preserve"> </w:t>
        </w:r>
        <w:proofErr w:type="spellStart"/>
        <w:r w:rsidR="000907BA">
          <w:t>cùng</w:t>
        </w:r>
        <w:proofErr w:type="spellEnd"/>
        <w:r w:rsidR="000907BA">
          <w:t xml:space="preserve"> </w:t>
        </w:r>
        <w:proofErr w:type="spellStart"/>
        <w:r w:rsidR="000907BA">
          <w:lastRenderedPageBreak/>
          <w:t>bộ</w:t>
        </w:r>
        <w:proofErr w:type="spellEnd"/>
        <w:r w:rsidR="000907BA">
          <w:t xml:space="preserve"> </w:t>
        </w:r>
        <w:proofErr w:type="spellStart"/>
        <w:r w:rsidR="000907BA">
          <w:t>dữ</w:t>
        </w:r>
        <w:proofErr w:type="spellEnd"/>
        <w:r w:rsidR="000907BA">
          <w:t xml:space="preserve"> </w:t>
        </w:r>
        <w:proofErr w:type="spellStart"/>
        <w:r w:rsidR="000907BA">
          <w:t>liệu</w:t>
        </w:r>
        <w:proofErr w:type="spellEnd"/>
        <w:r w:rsidR="000907BA">
          <w:t xml:space="preserve"> 10s </w:t>
        </w:r>
        <w:proofErr w:type="spellStart"/>
        <w:r w:rsidR="000907BA">
          <w:t>không</w:t>
        </w:r>
        <w:proofErr w:type="spellEnd"/>
        <w:r w:rsidR="000907BA">
          <w:t xml:space="preserve"> </w:t>
        </w:r>
        <w:proofErr w:type="spellStart"/>
        <w:r w:rsidR="000907BA">
          <w:t>chồng</w:t>
        </w:r>
        <w:proofErr w:type="spellEnd"/>
        <w:r w:rsidR="000907BA">
          <w:t xml:space="preserve"> </w:t>
        </w:r>
        <w:proofErr w:type="spellStart"/>
        <w:r w:rsidR="000907BA">
          <w:t>chập</w:t>
        </w:r>
        <w:proofErr w:type="spellEnd"/>
        <w:r w:rsidR="000907BA">
          <w:t xml:space="preserve">. </w:t>
        </w:r>
        <w:proofErr w:type="spellStart"/>
        <w:r w:rsidR="000907BA">
          <w:t>Kết</w:t>
        </w:r>
        <w:proofErr w:type="spellEnd"/>
        <w:r w:rsidR="000907BA">
          <w:t xml:space="preserve"> </w:t>
        </w:r>
        <w:proofErr w:type="spellStart"/>
        <w:r w:rsidR="000907BA">
          <w:t>quả</w:t>
        </w:r>
        <w:proofErr w:type="spellEnd"/>
        <w:r w:rsidR="000907BA">
          <w:t xml:space="preserve"> </w:t>
        </w:r>
        <w:proofErr w:type="spellStart"/>
        <w:r w:rsidR="000907BA">
          <w:t>thu</w:t>
        </w:r>
        <w:proofErr w:type="spellEnd"/>
        <w:r w:rsidR="000907BA">
          <w:t xml:space="preserve"> </w:t>
        </w:r>
        <w:proofErr w:type="spellStart"/>
        <w:r w:rsidR="000907BA">
          <w:t>được</w:t>
        </w:r>
        <w:proofErr w:type="spellEnd"/>
        <w:r w:rsidR="000907BA">
          <w:t xml:space="preserve"> </w:t>
        </w:r>
        <w:proofErr w:type="spellStart"/>
        <w:r w:rsidR="000907BA">
          <w:t>sẽ</w:t>
        </w:r>
        <w:proofErr w:type="spellEnd"/>
        <w:r w:rsidR="000907BA">
          <w:t xml:space="preserve"> </w:t>
        </w:r>
        <w:proofErr w:type="spellStart"/>
        <w:r w:rsidR="000907BA">
          <w:t>là</w:t>
        </w:r>
        <w:proofErr w:type="spellEnd"/>
        <w:r w:rsidR="000907BA">
          <w:t xml:space="preserve"> </w:t>
        </w:r>
        <w:proofErr w:type="spellStart"/>
        <w:r w:rsidR="000907BA">
          <w:t>cơ</w:t>
        </w:r>
        <w:proofErr w:type="spellEnd"/>
        <w:r w:rsidR="000907BA">
          <w:t xml:space="preserve"> </w:t>
        </w:r>
        <w:proofErr w:type="spellStart"/>
        <w:r w:rsidR="000907BA">
          <w:t>sở</w:t>
        </w:r>
        <w:proofErr w:type="spellEnd"/>
        <w:r w:rsidR="000907BA">
          <w:t xml:space="preserve"> </w:t>
        </w:r>
        <w:proofErr w:type="spellStart"/>
        <w:r w:rsidR="000907BA">
          <w:t>cho</w:t>
        </w:r>
        <w:proofErr w:type="spellEnd"/>
        <w:r w:rsidR="000907BA">
          <w:t xml:space="preserve"> </w:t>
        </w:r>
        <w:proofErr w:type="spellStart"/>
        <w:r w:rsidR="000907BA">
          <w:t>việc</w:t>
        </w:r>
        <w:proofErr w:type="spellEnd"/>
        <w:r w:rsidR="000907BA">
          <w:t xml:space="preserve"> </w:t>
        </w:r>
      </w:ins>
      <w:proofErr w:type="spellStart"/>
      <w:ins w:id="298" w:author="Cung Thanh Long" w:date="2021-04-12T23:34:00Z">
        <w:r w:rsidR="000907BA">
          <w:t>chọn</w:t>
        </w:r>
        <w:proofErr w:type="spellEnd"/>
        <w:r w:rsidR="000907BA">
          <w:t xml:space="preserve"> </w:t>
        </w:r>
        <w:proofErr w:type="spellStart"/>
        <w:r w:rsidR="000907BA">
          <w:t>d</w:t>
        </w:r>
      </w:ins>
      <w:ins w:id="299" w:author="Cung Thanh Long" w:date="2021-04-12T23:39:00Z">
        <w:r w:rsidR="004752DA">
          <w:t>ù</w:t>
        </w:r>
      </w:ins>
      <w:ins w:id="300" w:author="Cung Thanh Long" w:date="2021-04-12T23:34:00Z">
        <w:r w:rsidR="000907BA">
          <w:t>ng</w:t>
        </w:r>
        <w:proofErr w:type="spellEnd"/>
        <w:r w:rsidR="000907BA">
          <w:t xml:space="preserve"> </w:t>
        </w:r>
        <w:proofErr w:type="spellStart"/>
        <w:r w:rsidR="000907BA">
          <w:t>thuật</w:t>
        </w:r>
        <w:proofErr w:type="spellEnd"/>
        <w:r w:rsidR="000907BA">
          <w:t xml:space="preserve"> </w:t>
        </w:r>
        <w:proofErr w:type="spellStart"/>
        <w:r w:rsidR="000907BA">
          <w:t>toán</w:t>
        </w:r>
        <w:proofErr w:type="spellEnd"/>
        <w:r w:rsidR="000907BA">
          <w:t xml:space="preserve"> </w:t>
        </w:r>
        <w:proofErr w:type="spellStart"/>
        <w:r w:rsidR="000907BA">
          <w:t>học</w:t>
        </w:r>
        <w:proofErr w:type="spellEnd"/>
        <w:r w:rsidR="000907BA">
          <w:t xml:space="preserve"> </w:t>
        </w:r>
        <w:proofErr w:type="spellStart"/>
        <w:r w:rsidR="000907BA">
          <w:t>máy</w:t>
        </w:r>
      </w:ins>
      <w:proofErr w:type="spellEnd"/>
      <w:ins w:id="301" w:author="Cung Thanh Long" w:date="2021-04-12T23:39:00Z">
        <w:r w:rsidR="004752DA">
          <w:t xml:space="preserve"> </w:t>
        </w:r>
      </w:ins>
      <w:ins w:id="302" w:author="Cung Thanh Long" w:date="2021-04-12T23:40:00Z">
        <w:r w:rsidR="004752DA">
          <w:t>“</w:t>
        </w:r>
        <w:proofErr w:type="spellStart"/>
        <w:r w:rsidR="004752DA">
          <w:t>tốt</w:t>
        </w:r>
        <w:proofErr w:type="spellEnd"/>
        <w:r w:rsidR="004752DA">
          <w:t xml:space="preserve"> </w:t>
        </w:r>
        <w:proofErr w:type="spellStart"/>
        <w:r w:rsidR="004752DA">
          <w:t>nhất</w:t>
        </w:r>
        <w:proofErr w:type="spellEnd"/>
        <w:r w:rsidR="004752DA">
          <w:t xml:space="preserve">” </w:t>
        </w:r>
        <w:proofErr w:type="spellStart"/>
        <w:r w:rsidR="004752DA">
          <w:t>cho</w:t>
        </w:r>
        <w:proofErr w:type="spellEnd"/>
        <w:r w:rsidR="004752DA">
          <w:t xml:space="preserve"> </w:t>
        </w:r>
        <w:proofErr w:type="spellStart"/>
        <w:r w:rsidR="004752DA">
          <w:t>việc</w:t>
        </w:r>
        <w:proofErr w:type="spellEnd"/>
        <w:r w:rsidR="004752DA">
          <w:t xml:space="preserve"> </w:t>
        </w:r>
        <w:proofErr w:type="spellStart"/>
        <w:r w:rsidR="004752DA">
          <w:t>thử</w:t>
        </w:r>
        <w:proofErr w:type="spellEnd"/>
        <w:r w:rsidR="004752DA">
          <w:t xml:space="preserve"> </w:t>
        </w:r>
        <w:proofErr w:type="spellStart"/>
        <w:r w:rsidR="004752DA">
          <w:t>nghiệm</w:t>
        </w:r>
        <w:proofErr w:type="spellEnd"/>
        <w:r w:rsidR="004752DA">
          <w:t xml:space="preserve"> </w:t>
        </w:r>
        <w:proofErr w:type="spellStart"/>
        <w:r w:rsidR="004752DA">
          <w:t>nâng</w:t>
        </w:r>
        <w:proofErr w:type="spellEnd"/>
        <w:r w:rsidR="004752DA">
          <w:t xml:space="preserve"> </w:t>
        </w:r>
        <w:proofErr w:type="spellStart"/>
        <w:r w:rsidR="004752DA">
          <w:t>cao</w:t>
        </w:r>
        <w:proofErr w:type="spellEnd"/>
        <w:r w:rsidR="004752DA">
          <w:t xml:space="preserve"> </w:t>
        </w:r>
        <w:proofErr w:type="spellStart"/>
        <w:r w:rsidR="004752DA">
          <w:t>độ</w:t>
        </w:r>
        <w:proofErr w:type="spellEnd"/>
        <w:r w:rsidR="004752DA">
          <w:t xml:space="preserve"> </w:t>
        </w:r>
        <w:proofErr w:type="spellStart"/>
        <w:r w:rsidR="004752DA">
          <w:t>chính</w:t>
        </w:r>
        <w:proofErr w:type="spellEnd"/>
        <w:r w:rsidR="004752DA">
          <w:t xml:space="preserve"> </w:t>
        </w:r>
        <w:proofErr w:type="spellStart"/>
        <w:r w:rsidR="004752DA">
          <w:t>xác</w:t>
        </w:r>
        <w:proofErr w:type="spellEnd"/>
        <w:r w:rsidR="004752DA">
          <w:t xml:space="preserve"> </w:t>
        </w:r>
        <w:proofErr w:type="spellStart"/>
        <w:r w:rsidR="004752DA">
          <w:t>nhận</w:t>
        </w:r>
        <w:proofErr w:type="spellEnd"/>
        <w:r w:rsidR="004752DA">
          <w:t xml:space="preserve"> </w:t>
        </w:r>
        <w:proofErr w:type="spellStart"/>
        <w:r w:rsidR="004752DA">
          <w:t>dạng</w:t>
        </w:r>
        <w:proofErr w:type="spellEnd"/>
        <w:r w:rsidR="004752DA">
          <w:t xml:space="preserve"> qua </w:t>
        </w:r>
        <w:proofErr w:type="spellStart"/>
        <w:r w:rsidR="004752DA">
          <w:t>xử</w:t>
        </w:r>
        <w:proofErr w:type="spellEnd"/>
        <w:r w:rsidR="004752DA">
          <w:t xml:space="preserve"> </w:t>
        </w:r>
        <w:proofErr w:type="spellStart"/>
        <w:r w:rsidR="004752DA">
          <w:t>lý</w:t>
        </w:r>
        <w:proofErr w:type="spellEnd"/>
        <w:r w:rsidR="004752DA">
          <w:t xml:space="preserve"> </w:t>
        </w:r>
        <w:proofErr w:type="spellStart"/>
        <w:r w:rsidR="004752DA">
          <w:t>dữ</w:t>
        </w:r>
        <w:proofErr w:type="spellEnd"/>
        <w:r w:rsidR="004752DA">
          <w:t xml:space="preserve"> </w:t>
        </w:r>
        <w:proofErr w:type="spellStart"/>
        <w:r w:rsidR="004752DA">
          <w:t>liệu</w:t>
        </w:r>
        <w:proofErr w:type="spellEnd"/>
        <w:r w:rsidR="004752DA">
          <w:t xml:space="preserve"> </w:t>
        </w:r>
        <w:proofErr w:type="spellStart"/>
        <w:r w:rsidR="004752DA">
          <w:t>huấn</w:t>
        </w:r>
        <w:proofErr w:type="spellEnd"/>
        <w:r w:rsidR="004752DA">
          <w:t xml:space="preserve"> </w:t>
        </w:r>
        <w:proofErr w:type="spellStart"/>
        <w:r w:rsidR="004752DA">
          <w:t>luyện</w:t>
        </w:r>
        <w:proofErr w:type="spellEnd"/>
        <w:r w:rsidR="004752DA">
          <w:t>.</w:t>
        </w:r>
      </w:ins>
    </w:p>
    <w:p w14:paraId="26C81A3A" w14:textId="77777777" w:rsidR="00FE3E56" w:rsidRDefault="00FE3E56" w:rsidP="00A64D22">
      <w:pPr>
        <w:ind w:firstLine="360"/>
      </w:pPr>
    </w:p>
    <w:p w14:paraId="65A2E155" w14:textId="77777777" w:rsidR="00DB17FF" w:rsidRDefault="00DB17FF" w:rsidP="00953752">
      <w:pPr>
        <w:pStyle w:val="ListParagraph"/>
        <w:numPr>
          <w:ilvl w:val="0"/>
          <w:numId w:val="8"/>
        </w:numPr>
      </w:pP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p>
    <w:p w14:paraId="34AB77E9" w14:textId="77777777" w:rsidR="00DB17FF" w:rsidRDefault="00474B4B" w:rsidP="00A64D22">
      <w:pPr>
        <w:ind w:firstLine="360"/>
      </w:pPr>
      <w:r>
        <w:t xml:space="preserve">Sau </w:t>
      </w:r>
      <w:proofErr w:type="spellStart"/>
      <w:r>
        <w:t>khi</w:t>
      </w:r>
      <w:proofErr w:type="spellEnd"/>
      <w:r>
        <w:t xml:space="preserve"> chia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w:t>
      </w:r>
      <w:r w:rsidR="00DB17FF">
        <w:t>ỗi</w:t>
      </w:r>
      <w:proofErr w:type="spellEnd"/>
      <w:r w:rsidR="00DB17FF">
        <w:t xml:space="preserve"> </w:t>
      </w:r>
      <w:proofErr w:type="spellStart"/>
      <w:r w:rsidR="00DB17FF">
        <w:t>đoạn</w:t>
      </w:r>
      <w:proofErr w:type="spellEnd"/>
      <w:r w:rsidR="00DB17FF">
        <w:t xml:space="preserve"> </w:t>
      </w:r>
      <w:proofErr w:type="spellStart"/>
      <w:r w:rsidR="00DB17FF">
        <w:t>giá</w:t>
      </w:r>
      <w:proofErr w:type="spellEnd"/>
      <w:r w:rsidR="00DB17FF">
        <w:t xml:space="preserve"> </w:t>
      </w:r>
      <w:proofErr w:type="spellStart"/>
      <w:r>
        <w:t>trị</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tính</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r>
        <w:t xml:space="preserve"> bao </w:t>
      </w:r>
      <w:proofErr w:type="spellStart"/>
      <w:r>
        <w:t>gồm</w:t>
      </w:r>
      <w:proofErr w:type="spellEnd"/>
      <w:r>
        <w:t>:</w:t>
      </w:r>
    </w:p>
    <w:p w14:paraId="3123ED0D" w14:textId="77777777" w:rsidR="009130F7"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14:paraId="5B523FD1" w14:textId="77777777" w:rsidTr="009130F7">
        <w:trPr>
          <w:trHeight w:val="1129"/>
        </w:trPr>
        <w:tc>
          <w:tcPr>
            <w:tcW w:w="1525" w:type="dxa"/>
          </w:tcPr>
          <w:p w14:paraId="4A49E988" w14:textId="77777777" w:rsidR="009130F7" w:rsidRDefault="009130F7" w:rsidP="00414F59"/>
        </w:tc>
        <w:tc>
          <w:tcPr>
            <w:tcW w:w="5220" w:type="dxa"/>
          </w:tcPr>
          <w:p w14:paraId="1090F022" w14:textId="77777777" w:rsidR="009130F7" w:rsidRPr="00AE64D6" w:rsidRDefault="00354746"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14:paraId="23590725" w14:textId="77777777" w:rsidR="009130F7" w:rsidRDefault="009130F7" w:rsidP="00414F59">
            <w:pPr>
              <w:pStyle w:val="Caption"/>
            </w:pPr>
          </w:p>
          <w:p w14:paraId="2973D229" w14:textId="77777777" w:rsidR="009130F7" w:rsidRDefault="009130F7" w:rsidP="00414F59">
            <w:pPr>
              <w:pStyle w:val="Caption"/>
            </w:pPr>
            <w:r>
              <w:t xml:space="preserve">( </w:t>
            </w:r>
            <w:fldSimple w:instr=" STYLEREF 1 \s ">
              <w:r w:rsidR="00EC13B2">
                <w:rPr>
                  <w:noProof/>
                </w:rPr>
                <w:t>2</w:t>
              </w:r>
            </w:fldSimple>
            <w:r>
              <w:t>.</w:t>
            </w:r>
            <w:fldSimple w:instr=" SEQ PT \* ARABIC \s 1 ">
              <w:r w:rsidR="00EC13B2">
                <w:rPr>
                  <w:noProof/>
                </w:rPr>
                <w:t>23</w:t>
              </w:r>
            </w:fldSimple>
            <w:r>
              <w:t xml:space="preserve"> )</w:t>
            </w:r>
          </w:p>
        </w:tc>
      </w:tr>
    </w:tbl>
    <w:p w14:paraId="7D67155B" w14:textId="77777777" w:rsidR="00474B4B"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w:t>
      </w:r>
      <w:r w:rsidR="009130F7">
        <w:t>t</w:t>
      </w:r>
      <w:proofErr w:type="spellEnd"/>
      <w:r w:rsidR="009130F7">
        <w:t xml:space="preserve">: </w:t>
      </w:r>
      <w:proofErr w:type="spellStart"/>
      <w:r w:rsidR="009130F7">
        <w:t>X</w:t>
      </w:r>
      <w:r w:rsidR="009130F7">
        <w:rPr>
          <w:vertAlign w:val="subscript"/>
        </w:rPr>
        <w:t>max</w:t>
      </w:r>
      <w:proofErr w:type="spellEnd"/>
    </w:p>
    <w:p w14:paraId="76AB3B7E" w14:textId="77777777" w:rsidR="00474B4B"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w:t>
      </w:r>
      <w:r w:rsidR="009130F7">
        <w:t>t</w:t>
      </w:r>
      <w:proofErr w:type="spellEnd"/>
      <w:r w:rsidR="009130F7">
        <w:t xml:space="preserve">: </w:t>
      </w:r>
      <w:proofErr w:type="spellStart"/>
      <w:r w:rsidR="009130F7">
        <w:t>X</w:t>
      </w:r>
      <w:r w:rsidR="009130F7">
        <w:rPr>
          <w:vertAlign w:val="subscript"/>
        </w:rPr>
        <w:t>min</w:t>
      </w:r>
      <w:proofErr w:type="spellEnd"/>
    </w:p>
    <w:p w14:paraId="22163F4B" w14:textId="77777777" w:rsidR="009130F7" w:rsidRDefault="00B076AA" w:rsidP="00953752">
      <w:pPr>
        <w:pStyle w:val="ListParagraph"/>
        <w:numPr>
          <w:ilvl w:val="0"/>
          <w:numId w:val="9"/>
        </w:numPr>
      </w:pPr>
      <w:proofErr w:type="spellStart"/>
      <w:r>
        <w:t>T</w:t>
      </w:r>
      <w:r w:rsidR="00474B4B">
        <w:t>rung</w:t>
      </w:r>
      <w:proofErr w:type="spellEnd"/>
      <w:r w:rsidR="00474B4B">
        <w:t xml:space="preserve"> </w:t>
      </w:r>
      <w:proofErr w:type="spellStart"/>
      <w:r w:rsidR="00474B4B">
        <w:t>vị</w:t>
      </w:r>
      <w:proofErr w:type="spellEnd"/>
      <w:r w:rsidR="00474B4B">
        <w:t>:</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14:paraId="3CF32F1D" w14:textId="77777777" w:rsidTr="009130F7">
        <w:trPr>
          <w:trHeight w:val="1561"/>
        </w:trPr>
        <w:tc>
          <w:tcPr>
            <w:tcW w:w="895" w:type="dxa"/>
          </w:tcPr>
          <w:p w14:paraId="4A86F716" w14:textId="77777777" w:rsidR="009130F7" w:rsidRDefault="009130F7" w:rsidP="00414F59"/>
        </w:tc>
        <w:tc>
          <w:tcPr>
            <w:tcW w:w="5850" w:type="dxa"/>
          </w:tcPr>
          <w:p w14:paraId="36C1F4D7" w14:textId="77777777"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14:paraId="49DA9A85" w14:textId="77777777" w:rsidR="009130F7" w:rsidRDefault="009130F7" w:rsidP="00414F59">
            <w:pPr>
              <w:pStyle w:val="Caption"/>
            </w:pPr>
          </w:p>
          <w:p w14:paraId="6266C5EB" w14:textId="77777777" w:rsidR="00AB1F7D" w:rsidRDefault="00AB1F7D" w:rsidP="00414F59">
            <w:pPr>
              <w:pStyle w:val="Caption"/>
            </w:pPr>
          </w:p>
          <w:p w14:paraId="1BC3ADE7" w14:textId="77777777" w:rsidR="009130F7" w:rsidRDefault="009130F7" w:rsidP="00414F59">
            <w:pPr>
              <w:pStyle w:val="Caption"/>
            </w:pPr>
            <w:r>
              <w:t xml:space="preserve">( </w:t>
            </w:r>
            <w:fldSimple w:instr=" STYLEREF 1 \s ">
              <w:r w:rsidR="00EC13B2">
                <w:rPr>
                  <w:noProof/>
                </w:rPr>
                <w:t>2</w:t>
              </w:r>
            </w:fldSimple>
            <w:r>
              <w:t>.</w:t>
            </w:r>
            <w:fldSimple w:instr=" SEQ PT \* ARABIC \s 1 ">
              <w:r w:rsidR="00EC13B2">
                <w:rPr>
                  <w:noProof/>
                </w:rPr>
                <w:t>24</w:t>
              </w:r>
            </w:fldSimple>
            <w:r>
              <w:t xml:space="preserve"> )</w:t>
            </w:r>
          </w:p>
        </w:tc>
      </w:tr>
    </w:tbl>
    <w:p w14:paraId="58634E37" w14:textId="77777777" w:rsidR="009130F7" w:rsidRDefault="00474B4B" w:rsidP="00953752">
      <w:pPr>
        <w:pStyle w:val="ListParagraph"/>
        <w:numPr>
          <w:ilvl w:val="0"/>
          <w:numId w:val="11"/>
        </w:numPr>
        <w:rPr>
          <w:noProof/>
        </w:rPr>
      </w:pPr>
      <w:proofErr w:type="spellStart"/>
      <w:r>
        <w:t>Độ</w:t>
      </w:r>
      <w:proofErr w:type="spellEnd"/>
      <w:r>
        <w:t xml:space="preserve"> </w:t>
      </w:r>
      <w:proofErr w:type="spellStart"/>
      <w:r>
        <w:t>lệch</w:t>
      </w:r>
      <w:proofErr w:type="spellEnd"/>
      <w:r>
        <w:t xml:space="preserve"> </w:t>
      </w:r>
      <w:proofErr w:type="spellStart"/>
      <w:r>
        <w:t>chuẩn</w:t>
      </w:r>
      <w:proofErr w:type="spellEnd"/>
      <w:r>
        <w:t>:</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14:paraId="6CE1CF99" w14:textId="77777777" w:rsidTr="00414F59">
        <w:tc>
          <w:tcPr>
            <w:tcW w:w="1525" w:type="dxa"/>
          </w:tcPr>
          <w:p w14:paraId="74BC7649" w14:textId="77777777" w:rsidR="009130F7" w:rsidRDefault="009130F7" w:rsidP="00414F59"/>
        </w:tc>
        <w:tc>
          <w:tcPr>
            <w:tcW w:w="5220" w:type="dxa"/>
          </w:tcPr>
          <w:p w14:paraId="7D12B458" w14:textId="77777777" w:rsidR="009130F7" w:rsidRPr="00AE64D6" w:rsidRDefault="00354746"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14:paraId="519D8E7A" w14:textId="77777777" w:rsidR="00AB1F7D" w:rsidRDefault="00AB1F7D" w:rsidP="00414F59">
            <w:pPr>
              <w:pStyle w:val="Caption"/>
            </w:pPr>
          </w:p>
          <w:p w14:paraId="246FB790" w14:textId="77777777" w:rsidR="009130F7" w:rsidRDefault="009130F7" w:rsidP="00414F59">
            <w:pPr>
              <w:pStyle w:val="Caption"/>
            </w:pPr>
            <w:r>
              <w:t xml:space="preserve">( </w:t>
            </w:r>
            <w:fldSimple w:instr=" STYLEREF 1 \s ">
              <w:r w:rsidR="00EC13B2">
                <w:rPr>
                  <w:noProof/>
                </w:rPr>
                <w:t>2</w:t>
              </w:r>
            </w:fldSimple>
            <w:r>
              <w:t>.</w:t>
            </w:r>
            <w:fldSimple w:instr=" SEQ PT \* ARABIC \s 1 ">
              <w:r w:rsidR="00EC13B2">
                <w:rPr>
                  <w:noProof/>
                </w:rPr>
                <w:t>25</w:t>
              </w:r>
            </w:fldSimple>
            <w:r>
              <w:t xml:space="preserve"> )</w:t>
            </w:r>
          </w:p>
        </w:tc>
      </w:tr>
    </w:tbl>
    <w:p w14:paraId="2DE61AF1" w14:textId="77777777" w:rsidR="00474B4B" w:rsidRDefault="00474B4B" w:rsidP="00953752">
      <w:pPr>
        <w:pStyle w:val="ListParagraph"/>
        <w:numPr>
          <w:ilvl w:val="0"/>
          <w:numId w:val="10"/>
        </w:numPr>
      </w:pPr>
      <w:proofErr w:type="spellStart"/>
      <w:r>
        <w:t>Phương</w:t>
      </w:r>
      <w:proofErr w:type="spellEnd"/>
      <w:r>
        <w:t xml:space="preserve"> </w:t>
      </w:r>
      <w:proofErr w:type="spellStart"/>
      <w:r>
        <w:t>sai</w:t>
      </w:r>
      <w:proofErr w:type="spellEnd"/>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14:paraId="6FA45ADA" w14:textId="77777777" w:rsidR="00E47A27" w:rsidRDefault="00E47A27" w:rsidP="00953752">
      <w:pPr>
        <w:pStyle w:val="ListParagraph"/>
        <w:numPr>
          <w:ilvl w:val="0"/>
          <w:numId w:val="10"/>
        </w:numPr>
      </w:pPr>
      <w:proofErr w:type="spellStart"/>
      <w:r>
        <w:t>Biên</w:t>
      </w:r>
      <w:proofErr w:type="spellEnd"/>
      <w:r>
        <w:t xml:space="preserve"> </w:t>
      </w:r>
      <w:proofErr w:type="spellStart"/>
      <w:r>
        <w:t>độ</w:t>
      </w:r>
      <w:proofErr w:type="spellEnd"/>
      <w:r>
        <w:t xml:space="preserve">: </w:t>
      </w:r>
      <w:proofErr w:type="spellStart"/>
      <w:r>
        <w:t>X</w:t>
      </w:r>
      <w:r w:rsidRPr="009130F7">
        <w:rPr>
          <w:vertAlign w:val="subscript"/>
        </w:rPr>
        <w:t>max</w:t>
      </w:r>
      <w:proofErr w:type="spellEnd"/>
      <w:r>
        <w:t xml:space="preserve"> – </w:t>
      </w:r>
      <w:proofErr w:type="spellStart"/>
      <w:r>
        <w:t>X</w:t>
      </w:r>
      <w:r w:rsidRPr="009130F7">
        <w:rPr>
          <w:vertAlign w:val="subscript"/>
        </w:rPr>
        <w:t>min</w:t>
      </w:r>
      <w:proofErr w:type="spellEnd"/>
    </w:p>
    <w:p w14:paraId="0F3E4C18" w14:textId="77777777" w:rsidR="00AB1F7D" w:rsidRDefault="00E47A27" w:rsidP="00953752">
      <w:pPr>
        <w:pStyle w:val="ListParagraph"/>
        <w:numPr>
          <w:ilvl w:val="0"/>
          <w:numId w:val="10"/>
        </w:numPr>
      </w:pPr>
      <w:proofErr w:type="spellStart"/>
      <w:r>
        <w:t>Độ</w:t>
      </w:r>
      <w:proofErr w:type="spellEnd"/>
      <w:r>
        <w:t xml:space="preserve"> </w:t>
      </w:r>
      <w:proofErr w:type="spellStart"/>
      <w:r>
        <w:t>lệ</w:t>
      </w:r>
      <w:r w:rsidR="00AB1F7D">
        <w:t>ch</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53BCF50C" w14:textId="77777777" w:rsidTr="00414F59">
        <w:tc>
          <w:tcPr>
            <w:tcW w:w="1525" w:type="dxa"/>
          </w:tcPr>
          <w:p w14:paraId="63F9E199" w14:textId="77777777" w:rsidR="00AB1F7D" w:rsidRDefault="00AB1F7D" w:rsidP="00414F59"/>
        </w:tc>
        <w:tc>
          <w:tcPr>
            <w:tcW w:w="5220" w:type="dxa"/>
          </w:tcPr>
          <w:p w14:paraId="0450A338" w14:textId="77777777" w:rsidR="00AB1F7D" w:rsidRPr="00AE64D6" w:rsidRDefault="00354746"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14:paraId="24925FC1" w14:textId="77777777" w:rsidR="00AB1F7D" w:rsidRDefault="00AB1F7D" w:rsidP="00414F59">
            <w:pPr>
              <w:pStyle w:val="Caption"/>
            </w:pPr>
          </w:p>
          <w:p w14:paraId="1E7042BC"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26</w:t>
              </w:r>
            </w:fldSimple>
            <w:r>
              <w:t xml:space="preserve"> )</w:t>
            </w:r>
          </w:p>
        </w:tc>
      </w:tr>
    </w:tbl>
    <w:p w14:paraId="1311A388" w14:textId="77777777" w:rsidR="00AB1F7D" w:rsidRDefault="006A0387" w:rsidP="00AB1F7D">
      <w:pPr>
        <w:pStyle w:val="ListParagraph"/>
        <w:ind w:left="1080"/>
      </w:pPr>
      <w:proofErr w:type="spellStart"/>
      <w:r>
        <w:t>trong</w:t>
      </w:r>
      <w:proofErr w:type="spellEnd"/>
      <w:r>
        <w:t xml:space="preserve"> </w:t>
      </w:r>
      <w:proofErr w:type="spellStart"/>
      <w:r>
        <w:t>đó</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379744AD" w14:textId="77777777" w:rsidTr="00414F59">
        <w:tc>
          <w:tcPr>
            <w:tcW w:w="1525" w:type="dxa"/>
          </w:tcPr>
          <w:p w14:paraId="26BB478A" w14:textId="77777777" w:rsidR="00AB1F7D" w:rsidRDefault="00AB1F7D" w:rsidP="00414F59"/>
        </w:tc>
        <w:tc>
          <w:tcPr>
            <w:tcW w:w="5220" w:type="dxa"/>
          </w:tcPr>
          <w:p w14:paraId="79B43645" w14:textId="77777777" w:rsidR="00AB1F7D" w:rsidRPr="00AE64D6" w:rsidRDefault="00354746"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14:paraId="1192FDAA" w14:textId="77777777" w:rsidR="00027C6A" w:rsidRDefault="00027C6A" w:rsidP="00414F59">
            <w:pPr>
              <w:pStyle w:val="Caption"/>
            </w:pPr>
          </w:p>
          <w:p w14:paraId="4F1A1B54"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27</w:t>
              </w:r>
            </w:fldSimple>
            <w:r>
              <w:t xml:space="preserve"> )</w:t>
            </w:r>
          </w:p>
        </w:tc>
      </w:tr>
    </w:tbl>
    <w:p w14:paraId="41326E8C" w14:textId="77777777" w:rsidR="00AB1F7D" w:rsidRDefault="00AB1F7D" w:rsidP="00953752">
      <w:pPr>
        <w:pStyle w:val="ListParagraph"/>
        <w:numPr>
          <w:ilvl w:val="0"/>
          <w:numId w:val="12"/>
        </w:numPr>
        <w:rPr>
          <w:noProof/>
        </w:rPr>
      </w:pPr>
      <w:proofErr w:type="spellStart"/>
      <w:r>
        <w:t>Chuẩn</w:t>
      </w:r>
      <w:proofErr w:type="spellEnd"/>
      <w:r>
        <w:t xml:space="preserve"> </w:t>
      </w:r>
      <w:proofErr w:type="spellStart"/>
      <w:r>
        <w:t>hóa</w:t>
      </w:r>
      <w:proofErr w:type="spellEnd"/>
      <w:r>
        <w:t xml:space="preserve"> </w:t>
      </w:r>
      <w:proofErr w:type="spellStart"/>
      <w:r>
        <w:t>tín</w:t>
      </w:r>
      <w:proofErr w:type="spellEnd"/>
      <w:r>
        <w:t xml:space="preserve"> </w:t>
      </w:r>
      <w:proofErr w:type="spellStart"/>
      <w:r>
        <w:t>hiệu</w:t>
      </w:r>
      <w:proofErr w:type="spellEnd"/>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0E2032D8" w14:textId="77777777" w:rsidTr="00414F59">
        <w:tc>
          <w:tcPr>
            <w:tcW w:w="1525" w:type="dxa"/>
          </w:tcPr>
          <w:p w14:paraId="46C7D88F" w14:textId="77777777" w:rsidR="00AB1F7D" w:rsidRDefault="00AB1F7D" w:rsidP="00414F59"/>
        </w:tc>
        <w:tc>
          <w:tcPr>
            <w:tcW w:w="5220" w:type="dxa"/>
          </w:tcPr>
          <w:p w14:paraId="7BCBCEC5" w14:textId="77777777" w:rsidR="00AB1F7D" w:rsidRPr="00AE64D6" w:rsidRDefault="0035474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54C86030" w14:textId="77777777" w:rsidR="00AB1F7D" w:rsidRDefault="00AB1F7D" w:rsidP="00AB1F7D">
            <w:pPr>
              <w:pStyle w:val="Caption"/>
              <w:jc w:val="both"/>
            </w:pPr>
          </w:p>
          <w:p w14:paraId="261EFEC3"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28</w:t>
              </w:r>
            </w:fldSimple>
            <w:r>
              <w:t xml:space="preserve"> )</w:t>
            </w:r>
          </w:p>
        </w:tc>
      </w:tr>
    </w:tbl>
    <w:p w14:paraId="044B3E32" w14:textId="77777777" w:rsidR="00AB1F7D" w:rsidRDefault="0017157D" w:rsidP="00953752">
      <w:pPr>
        <w:pStyle w:val="ListParagraph"/>
        <w:numPr>
          <w:ilvl w:val="0"/>
          <w:numId w:val="10"/>
        </w:numPr>
      </w:pPr>
      <w:proofErr w:type="spellStart"/>
      <w:r>
        <w:t>Giá</w:t>
      </w:r>
      <w:proofErr w:type="spellEnd"/>
      <w:r>
        <w:t xml:space="preserve"> </w:t>
      </w:r>
      <w:proofErr w:type="spellStart"/>
      <w:r>
        <w:t>trị</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tuyệt</w:t>
      </w:r>
      <w:proofErr w:type="spellEnd"/>
      <w:r>
        <w:t xml:space="preserve"> </w:t>
      </w:r>
      <w:proofErr w:type="spellStart"/>
      <w:r>
        <w:t>đối</w:t>
      </w:r>
      <w:proofErr w:type="spellEnd"/>
      <w:r>
        <w:t xml:space="preserve"> 2 </w:t>
      </w:r>
      <w:proofErr w:type="spellStart"/>
      <w:r>
        <w:t>tín</w:t>
      </w:r>
      <w:proofErr w:type="spellEnd"/>
      <w:r>
        <w:t xml:space="preserve"> </w:t>
      </w:r>
      <w:proofErr w:type="spellStart"/>
      <w:r>
        <w:t>hiệu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4380033D" w14:textId="77777777" w:rsidTr="00414F59">
        <w:tc>
          <w:tcPr>
            <w:tcW w:w="1525" w:type="dxa"/>
          </w:tcPr>
          <w:p w14:paraId="559DC0B5" w14:textId="77777777" w:rsidR="00AB1F7D" w:rsidRDefault="00AB1F7D" w:rsidP="00414F59"/>
        </w:tc>
        <w:tc>
          <w:tcPr>
            <w:tcW w:w="5220" w:type="dxa"/>
          </w:tcPr>
          <w:p w14:paraId="1FF6B09B" w14:textId="77777777" w:rsidR="00AB1F7D" w:rsidRPr="00AE64D6" w:rsidRDefault="00354746"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14:paraId="55E1DD69" w14:textId="77777777" w:rsidR="00AB1F7D" w:rsidRDefault="00AB1F7D" w:rsidP="00414F59">
            <w:pPr>
              <w:pStyle w:val="Caption"/>
            </w:pPr>
          </w:p>
          <w:p w14:paraId="54F7DA56"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29</w:t>
              </w:r>
            </w:fldSimple>
            <w:r>
              <w:t xml:space="preserve"> )</w:t>
            </w:r>
          </w:p>
        </w:tc>
      </w:tr>
    </w:tbl>
    <w:p w14:paraId="21090784" w14:textId="77777777" w:rsidR="00AB1F7D" w:rsidRDefault="0017157D" w:rsidP="00953752">
      <w:pPr>
        <w:pStyle w:val="ListParagraph"/>
        <w:numPr>
          <w:ilvl w:val="0"/>
          <w:numId w:val="10"/>
        </w:numPr>
      </w:pPr>
      <w:proofErr w:type="spellStart"/>
      <w:r>
        <w:lastRenderedPageBreak/>
        <w:t>Giá</w:t>
      </w:r>
      <w:proofErr w:type="spellEnd"/>
      <w:r>
        <w:t xml:space="preserve"> </w:t>
      </w:r>
      <w:proofErr w:type="spellStart"/>
      <w:r>
        <w:t>trị</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tuyệt</w:t>
      </w:r>
      <w:proofErr w:type="spellEnd"/>
      <w:r>
        <w:t xml:space="preserve"> </w:t>
      </w:r>
      <w:proofErr w:type="spellStart"/>
      <w:r>
        <w:t>đối</w:t>
      </w:r>
      <w:proofErr w:type="spellEnd"/>
      <w:r>
        <w:t xml:space="preserve"> 2 </w:t>
      </w:r>
      <w:proofErr w:type="spellStart"/>
      <w:r>
        <w:t>tín</w:t>
      </w:r>
      <w:proofErr w:type="spellEnd"/>
      <w:r>
        <w:t xml:space="preserve"> </w:t>
      </w:r>
      <w:proofErr w:type="spellStart"/>
      <w:r>
        <w:t>hiệu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w:t>
      </w:r>
      <w:r w:rsidR="00AB1F7D">
        <w:t>n</w:t>
      </w:r>
      <w:proofErr w:type="spellEnd"/>
      <w:r w:rsidR="00AB1F7D">
        <w:t xml:space="preserve"> </w:t>
      </w:r>
      <w:proofErr w:type="spellStart"/>
      <w:r w:rsidR="00AB1F7D">
        <w:t>hóa</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6A8FC4BC" w14:textId="77777777" w:rsidTr="00414F59">
        <w:tc>
          <w:tcPr>
            <w:tcW w:w="1525" w:type="dxa"/>
          </w:tcPr>
          <w:p w14:paraId="727209F3" w14:textId="77777777" w:rsidR="00AB1F7D" w:rsidRDefault="00AB1F7D" w:rsidP="00414F59"/>
        </w:tc>
        <w:tc>
          <w:tcPr>
            <w:tcW w:w="5220" w:type="dxa"/>
          </w:tcPr>
          <w:p w14:paraId="1BF4958F" w14:textId="77777777" w:rsidR="00AB1F7D" w:rsidRPr="00AE64D6" w:rsidRDefault="0035474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111A402E" w14:textId="77777777" w:rsidR="00AB1F7D" w:rsidRDefault="00AB1F7D" w:rsidP="00414F59">
            <w:pPr>
              <w:pStyle w:val="Caption"/>
            </w:pPr>
          </w:p>
          <w:p w14:paraId="371CE526"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30</w:t>
              </w:r>
            </w:fldSimple>
            <w:r>
              <w:t xml:space="preserve"> )</w:t>
            </w:r>
          </w:p>
        </w:tc>
      </w:tr>
    </w:tbl>
    <w:p w14:paraId="287B49A6" w14:textId="77777777" w:rsidR="00AB1F7D" w:rsidRDefault="0017157D" w:rsidP="00953752">
      <w:pPr>
        <w:pStyle w:val="ListParagraph"/>
        <w:numPr>
          <w:ilvl w:val="0"/>
          <w:numId w:val="10"/>
        </w:numPr>
      </w:pPr>
      <w:proofErr w:type="spellStart"/>
      <w:r w:rsidRPr="0017157D">
        <w:t>Giá</w:t>
      </w:r>
      <w:proofErr w:type="spellEnd"/>
      <w:r w:rsidRPr="0017157D">
        <w:t xml:space="preserve"> </w:t>
      </w:r>
      <w:proofErr w:type="spellStart"/>
      <w:r w:rsidRPr="0017157D">
        <w:t>trị</w:t>
      </w:r>
      <w:proofErr w:type="spellEnd"/>
      <w:r w:rsidRPr="0017157D">
        <w:t xml:space="preserve"> </w:t>
      </w:r>
      <w:proofErr w:type="spellStart"/>
      <w:r w:rsidRPr="0017157D">
        <w:t>chênh</w:t>
      </w:r>
      <w:proofErr w:type="spellEnd"/>
      <w:r w:rsidRPr="0017157D">
        <w:t xml:space="preserve"> </w:t>
      </w:r>
      <w:proofErr w:type="spellStart"/>
      <w:r w:rsidRPr="0017157D">
        <w:t>lệch</w:t>
      </w:r>
      <w:proofErr w:type="spellEnd"/>
      <w:r w:rsidRPr="0017157D">
        <w:t xml:space="preserve"> </w:t>
      </w:r>
      <w:proofErr w:type="spellStart"/>
      <w:r w:rsidRPr="0017157D">
        <w:t>trung</w:t>
      </w:r>
      <w:proofErr w:type="spellEnd"/>
      <w:r w:rsidRPr="0017157D">
        <w:t xml:space="preserve"> </w:t>
      </w:r>
      <w:proofErr w:type="spellStart"/>
      <w:r w:rsidRPr="0017157D">
        <w:t>bình</w:t>
      </w:r>
      <w:proofErr w:type="spellEnd"/>
      <w:r w:rsidRPr="0017157D">
        <w:t xml:space="preserve"> </w:t>
      </w:r>
      <w:proofErr w:type="spellStart"/>
      <w:r w:rsidRPr="0017157D">
        <w:t>tuyệt</w:t>
      </w:r>
      <w:proofErr w:type="spellEnd"/>
      <w:r w:rsidRPr="0017157D">
        <w:t xml:space="preserve"> </w:t>
      </w:r>
      <w:proofErr w:type="spellStart"/>
      <w:r w:rsidRPr="0017157D">
        <w:t>đối</w:t>
      </w:r>
      <w:proofErr w:type="spellEnd"/>
      <w:r w:rsidRPr="0017157D">
        <w:t xml:space="preserve"> </w:t>
      </w:r>
      <w:r>
        <w:t xml:space="preserve">2 </w:t>
      </w:r>
      <w:proofErr w:type="spellStart"/>
      <w:r>
        <w:t>tín</w:t>
      </w:r>
      <w:proofErr w:type="spellEnd"/>
      <w:r>
        <w:t xml:space="preserve"> </w:t>
      </w:r>
      <w:proofErr w:type="spellStart"/>
      <w:r>
        <w:t>hiệu</w:t>
      </w:r>
      <w:proofErr w:type="spellEnd"/>
      <w:r w:rsidRPr="0017157D">
        <w:t xml:space="preserve"> </w:t>
      </w:r>
      <w:proofErr w:type="spellStart"/>
      <w:r>
        <w:t>cách</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w:t>
      </w:r>
      <w:r w:rsidR="00AB1F7D">
        <w:t>u</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479C950A" w14:textId="77777777" w:rsidTr="00414F59">
        <w:tc>
          <w:tcPr>
            <w:tcW w:w="1525" w:type="dxa"/>
          </w:tcPr>
          <w:p w14:paraId="1CC5279E" w14:textId="77777777" w:rsidR="00AB1F7D" w:rsidRDefault="00AB1F7D" w:rsidP="00414F59"/>
        </w:tc>
        <w:tc>
          <w:tcPr>
            <w:tcW w:w="5220" w:type="dxa"/>
          </w:tcPr>
          <w:p w14:paraId="528DA8B9" w14:textId="77777777" w:rsidR="00AB1F7D" w:rsidRPr="00AE64D6" w:rsidRDefault="00354746"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14:paraId="1F8E9042" w14:textId="77777777" w:rsidR="00AB1F7D" w:rsidRDefault="00AB1F7D" w:rsidP="00414F59">
            <w:pPr>
              <w:pStyle w:val="Caption"/>
            </w:pPr>
          </w:p>
          <w:p w14:paraId="3B40FFA8"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31</w:t>
              </w:r>
            </w:fldSimple>
            <w:r>
              <w:t xml:space="preserve"> )</w:t>
            </w:r>
          </w:p>
        </w:tc>
      </w:tr>
    </w:tbl>
    <w:p w14:paraId="5D0E85A2" w14:textId="77777777" w:rsidR="0017157D" w:rsidRDefault="0017157D" w:rsidP="00953752">
      <w:pPr>
        <w:pStyle w:val="ListParagraph"/>
        <w:numPr>
          <w:ilvl w:val="0"/>
          <w:numId w:val="10"/>
        </w:numPr>
      </w:pPr>
      <w:proofErr w:type="spellStart"/>
      <w:r w:rsidRPr="0017157D">
        <w:t>Giá</w:t>
      </w:r>
      <w:proofErr w:type="spellEnd"/>
      <w:r w:rsidRPr="0017157D">
        <w:t xml:space="preserve"> </w:t>
      </w:r>
      <w:proofErr w:type="spellStart"/>
      <w:r w:rsidRPr="0017157D">
        <w:t>trị</w:t>
      </w:r>
      <w:proofErr w:type="spellEnd"/>
      <w:r w:rsidRPr="0017157D">
        <w:t xml:space="preserve"> </w:t>
      </w:r>
      <w:proofErr w:type="spellStart"/>
      <w:r w:rsidRPr="0017157D">
        <w:t>chênh</w:t>
      </w:r>
      <w:proofErr w:type="spellEnd"/>
      <w:r w:rsidRPr="0017157D">
        <w:t xml:space="preserve"> </w:t>
      </w:r>
      <w:proofErr w:type="spellStart"/>
      <w:r w:rsidRPr="0017157D">
        <w:t>lệch</w:t>
      </w:r>
      <w:proofErr w:type="spellEnd"/>
      <w:r w:rsidRPr="0017157D">
        <w:t xml:space="preserve"> </w:t>
      </w:r>
      <w:proofErr w:type="spellStart"/>
      <w:r w:rsidRPr="0017157D">
        <w:t>trung</w:t>
      </w:r>
      <w:proofErr w:type="spellEnd"/>
      <w:r w:rsidRPr="0017157D">
        <w:t xml:space="preserve"> </w:t>
      </w:r>
      <w:proofErr w:type="spellStart"/>
      <w:r w:rsidRPr="0017157D">
        <w:t>bình</w:t>
      </w:r>
      <w:proofErr w:type="spellEnd"/>
      <w:r w:rsidRPr="0017157D">
        <w:t xml:space="preserve"> </w:t>
      </w:r>
      <w:proofErr w:type="spellStart"/>
      <w:r w:rsidRPr="0017157D">
        <w:t>tuyệt</w:t>
      </w:r>
      <w:proofErr w:type="spellEnd"/>
      <w:r w:rsidRPr="0017157D">
        <w:t xml:space="preserve"> </w:t>
      </w:r>
      <w:proofErr w:type="spellStart"/>
      <w:r w:rsidRPr="0017157D">
        <w:t>đối</w:t>
      </w:r>
      <w:proofErr w:type="spellEnd"/>
      <w:r w:rsidRPr="0017157D">
        <w:t xml:space="preserve"> </w:t>
      </w:r>
      <w:r>
        <w:t xml:space="preserve">2 </w:t>
      </w:r>
      <w:proofErr w:type="spellStart"/>
      <w:r>
        <w:t>tín</w:t>
      </w:r>
      <w:proofErr w:type="spellEnd"/>
      <w:r>
        <w:t xml:space="preserve"> </w:t>
      </w:r>
      <w:proofErr w:type="spellStart"/>
      <w:r>
        <w:t>hiệu</w:t>
      </w:r>
      <w:proofErr w:type="spellEnd"/>
      <w:r w:rsidRPr="0017157D">
        <w:t xml:space="preserve"> </w:t>
      </w:r>
      <w:proofErr w:type="spellStart"/>
      <w:r>
        <w:t>cách</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rsidRPr="0017157D">
        <w:t xml:space="preserve"> </w:t>
      </w:r>
      <w:proofErr w:type="spellStart"/>
      <w:r w:rsidRPr="0017157D">
        <w:t>chuẩn</w:t>
      </w:r>
      <w:proofErr w:type="spellEnd"/>
      <w:r w:rsidRPr="0017157D">
        <w:t xml:space="preserve"> </w:t>
      </w:r>
      <w:proofErr w:type="spellStart"/>
      <w:r w:rsidRPr="0017157D">
        <w:t>hóa</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40773B15" w14:textId="77777777" w:rsidTr="00414F59">
        <w:tc>
          <w:tcPr>
            <w:tcW w:w="1525" w:type="dxa"/>
          </w:tcPr>
          <w:p w14:paraId="1129925D" w14:textId="77777777" w:rsidR="00AB1F7D" w:rsidRDefault="00AB1F7D" w:rsidP="00414F59"/>
        </w:tc>
        <w:tc>
          <w:tcPr>
            <w:tcW w:w="5220" w:type="dxa"/>
          </w:tcPr>
          <w:p w14:paraId="02E0AC97" w14:textId="77777777" w:rsidR="00AB1F7D" w:rsidRPr="00AE64D6" w:rsidRDefault="0035474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0049D62E" w14:textId="77777777" w:rsidR="00AB1F7D" w:rsidRDefault="00AB1F7D" w:rsidP="00414F59">
            <w:pPr>
              <w:pStyle w:val="Caption"/>
            </w:pPr>
          </w:p>
          <w:p w14:paraId="2BAA5478" w14:textId="77777777" w:rsidR="00AB1F7D" w:rsidRDefault="00AB1F7D" w:rsidP="00414F59">
            <w:pPr>
              <w:pStyle w:val="Caption"/>
            </w:pPr>
            <w:r>
              <w:t xml:space="preserve">( </w:t>
            </w:r>
            <w:fldSimple w:instr=" STYLEREF 1 \s ">
              <w:r w:rsidR="00EC13B2">
                <w:rPr>
                  <w:noProof/>
                </w:rPr>
                <w:t>2</w:t>
              </w:r>
            </w:fldSimple>
            <w:r>
              <w:t>.</w:t>
            </w:r>
            <w:fldSimple w:instr=" SEQ PT \* ARABIC \s 1 ">
              <w:r w:rsidR="00EC13B2">
                <w:rPr>
                  <w:noProof/>
                </w:rPr>
                <w:t>32</w:t>
              </w:r>
            </w:fldSimple>
            <w:r>
              <w:t xml:space="preserve"> )</w:t>
            </w:r>
          </w:p>
        </w:tc>
      </w:tr>
    </w:tbl>
    <w:p w14:paraId="392266C0" w14:textId="77777777" w:rsidR="00AB1F7D" w:rsidRPr="0017157D" w:rsidRDefault="00AB1F7D" w:rsidP="00AB1F7D">
      <w:pPr>
        <w:ind w:left="360"/>
      </w:pPr>
    </w:p>
    <w:p w14:paraId="77CCB095" w14:textId="77777777" w:rsidR="00A64D22" w:rsidRDefault="00DB17FF" w:rsidP="00953752">
      <w:pPr>
        <w:pStyle w:val="ListParagraph"/>
        <w:numPr>
          <w:ilvl w:val="0"/>
          <w:numId w:val="8"/>
        </w:numPr>
      </w:pPr>
      <w:proofErr w:type="spellStart"/>
      <w:r>
        <w:t>Lựa</w:t>
      </w:r>
      <w:proofErr w:type="spellEnd"/>
      <w:r>
        <w:t xml:space="preserve"> </w:t>
      </w:r>
      <w:proofErr w:type="spellStart"/>
      <w:r>
        <w:t>chọ</w:t>
      </w:r>
      <w:r w:rsidR="0012617E">
        <w:t>n</w:t>
      </w:r>
      <w:proofErr w:type="spellEnd"/>
      <w:r w:rsidR="0012617E">
        <w:t xml:space="preserve"> </w:t>
      </w:r>
      <w:proofErr w:type="spellStart"/>
      <w:r>
        <w:t>đặ</w:t>
      </w:r>
      <w:r w:rsidR="0012617E">
        <w:t>c</w:t>
      </w:r>
      <w:proofErr w:type="spellEnd"/>
      <w:r w:rsidR="0012617E">
        <w:t xml:space="preserve"> </w:t>
      </w:r>
      <w:proofErr w:type="spellStart"/>
      <w:r w:rsidR="0012617E">
        <w:t>trưng</w:t>
      </w:r>
      <w:proofErr w:type="spellEnd"/>
      <w:r w:rsidR="0012617E">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p>
    <w:p w14:paraId="029F465C" w14:textId="77777777" w:rsidR="00A64D22" w:rsidRDefault="00326872" w:rsidP="00A64D22">
      <w:pPr>
        <w:ind w:left="360" w:firstLine="360"/>
      </w:pPr>
      <w:r>
        <w:t xml:space="preserve">Khi </w:t>
      </w:r>
      <w:proofErr w:type="spellStart"/>
      <w:r>
        <w:t>đã</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nào</w:t>
      </w:r>
      <w:proofErr w:type="spellEnd"/>
      <w:r>
        <w:t xml:space="preserve"> </w:t>
      </w:r>
      <w:proofErr w:type="spellStart"/>
      <w:r>
        <w:t>là</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dạng</w:t>
      </w:r>
      <w:proofErr w:type="spellEnd"/>
      <w:r>
        <w:t xml:space="preserve">. </w:t>
      </w:r>
      <w:r>
        <w:fldChar w:fldCharType="begin"/>
      </w:r>
      <w:r>
        <w:instrText xml:space="preserve"> REF _Ref68892532 \h </w:instrText>
      </w:r>
      <w:r>
        <w:fldChar w:fldCharType="separate"/>
      </w:r>
      <w:proofErr w:type="spellStart"/>
      <w:r w:rsidR="00EC13B2">
        <w:t>Hình</w:t>
      </w:r>
      <w:proofErr w:type="spellEnd"/>
      <w:r w:rsidR="00EC13B2">
        <w:t xml:space="preserve"> </w:t>
      </w:r>
      <w:r w:rsidR="00EC13B2">
        <w:rPr>
          <w:noProof/>
        </w:rPr>
        <w:t>2</w:t>
      </w:r>
      <w:r w:rsidR="00EC13B2">
        <w:t>.</w:t>
      </w:r>
      <w:r w:rsidR="00EC13B2">
        <w:rPr>
          <w:noProof/>
        </w:rPr>
        <w:t>9</w:t>
      </w:r>
      <w:r>
        <w:fldChar w:fldCharType="end"/>
      </w:r>
      <w:r>
        <w:t xml:space="preserve"> </w:t>
      </w:r>
      <w:proofErr w:type="spellStart"/>
      <w:r>
        <w:t>thể</w:t>
      </w:r>
      <w:proofErr w:type="spellEnd"/>
      <w:r>
        <w:t xml:space="preserve"> </w:t>
      </w:r>
      <w:proofErr w:type="spellStart"/>
      <w:r>
        <w:t>hiện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RandomForest</w:t>
      </w:r>
      <w:proofErr w:type="spellEnd"/>
      <w:r>
        <w:t xml:space="preserve">, SVM </w:t>
      </w:r>
      <w:proofErr w:type="spellStart"/>
      <w:r>
        <w:t>và</w:t>
      </w:r>
      <w:proofErr w:type="spellEnd"/>
      <w:r>
        <w:t xml:space="preserve"> Decision Tree.</w:t>
      </w:r>
    </w:p>
    <w:p w14:paraId="335ADF36" w14:textId="77777777" w:rsidR="00A64D22" w:rsidRDefault="00A64D22" w:rsidP="00A64D22">
      <w:pPr>
        <w:keepNext/>
        <w:ind w:left="360" w:firstLine="360"/>
        <w:jc w:val="left"/>
      </w:pPr>
    </w:p>
    <w:p w14:paraId="4031DF67" w14:textId="77777777" w:rsidR="00B1277F" w:rsidRDefault="0012617E" w:rsidP="00B1277F">
      <w:pPr>
        <w:keepNext/>
        <w:ind w:left="360"/>
        <w:jc w:val="center"/>
      </w:pPr>
      <w:r>
        <w:rPr>
          <w:noProof/>
        </w:rPr>
        <w:drawing>
          <wp:inline distT="0" distB="0" distL="0" distR="0" wp14:anchorId="7B84AF8C" wp14:editId="2C4F8812">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3171825"/>
                    </a:xfrm>
                    <a:prstGeom prst="rect">
                      <a:avLst/>
                    </a:prstGeom>
                  </pic:spPr>
                </pic:pic>
              </a:graphicData>
            </a:graphic>
          </wp:inline>
        </w:drawing>
      </w:r>
    </w:p>
    <w:p w14:paraId="54545985" w14:textId="77777777" w:rsidR="0012617E" w:rsidRDefault="00B1277F" w:rsidP="00B1277F">
      <w:pPr>
        <w:pStyle w:val="Caption"/>
      </w:pPr>
      <w:bookmarkStart w:id="303" w:name="_Ref68892532"/>
      <w:bookmarkStart w:id="304" w:name="_Toc68996313"/>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9</w:t>
        </w:r>
      </w:fldSimple>
      <w:bookmarkEnd w:id="303"/>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lên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bookmarkEnd w:id="304"/>
      <w:proofErr w:type="spellEnd"/>
    </w:p>
    <w:p w14:paraId="42FB1AC2" w14:textId="77777777" w:rsidR="00FE3E56" w:rsidRDefault="00A61E3B" w:rsidP="00AE64D6">
      <w:pPr>
        <w:ind w:firstLine="360"/>
      </w:pPr>
      <w:proofErr w:type="spellStart"/>
      <w:r>
        <w:t>Dựa</w:t>
      </w:r>
      <w:proofErr w:type="spellEnd"/>
      <w:r>
        <w:t xml:space="preserve"> </w:t>
      </w:r>
      <w:proofErr w:type="spellStart"/>
      <w:r>
        <w:t>vào</w:t>
      </w:r>
      <w:proofErr w:type="spellEnd"/>
      <w:r w:rsidR="00FE3E56">
        <w:t xml:space="preserve"> </w:t>
      </w:r>
      <w:r w:rsidR="00FE3E56">
        <w:fldChar w:fldCharType="begin"/>
      </w:r>
      <w:r w:rsidR="00FE3E56">
        <w:instrText xml:space="preserve"> REF _Ref68892532 \h </w:instrText>
      </w:r>
      <w:r w:rsidR="00FE3E56">
        <w:fldChar w:fldCharType="separate"/>
      </w:r>
      <w:proofErr w:type="spellStart"/>
      <w:r w:rsidR="00EC13B2">
        <w:t>Hình</w:t>
      </w:r>
      <w:proofErr w:type="spellEnd"/>
      <w:r w:rsidR="00EC13B2">
        <w:t xml:space="preserve"> </w:t>
      </w:r>
      <w:r w:rsidR="00EC13B2">
        <w:rPr>
          <w:noProof/>
        </w:rPr>
        <w:t>2</w:t>
      </w:r>
      <w:r w:rsidR="00EC13B2">
        <w:t>.</w:t>
      </w:r>
      <w:r w:rsidR="00EC13B2">
        <w:rPr>
          <w:noProof/>
        </w:rPr>
        <w:t>9</w:t>
      </w:r>
      <w:r w:rsidR="00FE3E56">
        <w:fldChar w:fldCharType="end"/>
      </w:r>
      <w:r w:rsidR="00FE3E56">
        <w:t xml:space="preserve">, </w:t>
      </w:r>
      <w:proofErr w:type="spellStart"/>
      <w:r w:rsidR="00FE3E56">
        <w:t>các</w:t>
      </w:r>
      <w:proofErr w:type="spellEnd"/>
      <w:r w:rsidR="00FE3E56">
        <w:t xml:space="preserve"> </w:t>
      </w:r>
      <w:proofErr w:type="spellStart"/>
      <w:r w:rsidR="00FE3E56">
        <w:t>mô</w:t>
      </w:r>
      <w:proofErr w:type="spellEnd"/>
      <w:r w:rsidR="00FE3E56">
        <w:t xml:space="preserve"> </w:t>
      </w:r>
      <w:proofErr w:type="spellStart"/>
      <w:r w:rsidR="00FE3E56">
        <w:t>hình</w:t>
      </w:r>
      <w:proofErr w:type="spellEnd"/>
      <w:r w:rsidR="00FE3E56">
        <w:t xml:space="preserve"> </w:t>
      </w:r>
      <w:proofErr w:type="spellStart"/>
      <w:r w:rsidR="00FE3E56">
        <w:t>nhận</w:t>
      </w:r>
      <w:proofErr w:type="spellEnd"/>
      <w:r w:rsidR="00FE3E56">
        <w:t xml:space="preserve"> </w:t>
      </w:r>
      <w:proofErr w:type="spellStart"/>
      <w:r w:rsidR="00FE3E56">
        <w:t>dạng</w:t>
      </w:r>
      <w:proofErr w:type="spellEnd"/>
      <w:r w:rsidR="00FE3E56">
        <w:t xml:space="preserve"> </w:t>
      </w:r>
      <w:proofErr w:type="spellStart"/>
      <w:r w:rsidR="00FE3E56">
        <w:t>cho</w:t>
      </w:r>
      <w:proofErr w:type="spellEnd"/>
      <w:r w:rsidR="00FE3E56">
        <w:t xml:space="preserve"> </w:t>
      </w:r>
      <w:proofErr w:type="spellStart"/>
      <w:r w:rsidR="00FE3E56">
        <w:t>kết</w:t>
      </w:r>
      <w:proofErr w:type="spellEnd"/>
      <w:r w:rsidR="00FE3E56">
        <w:t xml:space="preserve"> </w:t>
      </w:r>
      <w:proofErr w:type="spellStart"/>
      <w:r w:rsidR="00FE3E56">
        <w:t>quả</w:t>
      </w:r>
      <w:proofErr w:type="spellEnd"/>
      <w:r w:rsidR="00FE3E56">
        <w:t xml:space="preserve"> </w:t>
      </w:r>
      <w:proofErr w:type="spellStart"/>
      <w:r w:rsidR="00FE3E56">
        <w:t>tốt</w:t>
      </w:r>
      <w:proofErr w:type="spellEnd"/>
      <w:r w:rsidR="00FE3E56">
        <w:t xml:space="preserve"> </w:t>
      </w:r>
      <w:proofErr w:type="spellStart"/>
      <w:r w:rsidR="00FE3E56">
        <w:t>nhất</w:t>
      </w:r>
      <w:proofErr w:type="spellEnd"/>
      <w:r w:rsidR="00FE3E56">
        <w:t xml:space="preserve"> </w:t>
      </w:r>
      <w:proofErr w:type="spellStart"/>
      <w:r w:rsidR="00FE3E56">
        <w:t>khi</w:t>
      </w:r>
      <w:proofErr w:type="spellEnd"/>
      <w:r w:rsidR="00FE3E56">
        <w:t xml:space="preserve"> </w:t>
      </w:r>
      <w:proofErr w:type="spellStart"/>
      <w:r w:rsidR="00FE3E56">
        <w:t>số</w:t>
      </w:r>
      <w:proofErr w:type="spellEnd"/>
      <w:r w:rsidR="00FE3E56">
        <w:t xml:space="preserve"> </w:t>
      </w:r>
      <w:proofErr w:type="spellStart"/>
      <w:r w:rsidR="00FE3E56">
        <w:t>lượng</w:t>
      </w:r>
      <w:proofErr w:type="spellEnd"/>
      <w:r w:rsidR="00FE3E56">
        <w:t xml:space="preserve">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được</w:t>
      </w:r>
      <w:proofErr w:type="spellEnd"/>
      <w:r w:rsidR="00FE3E56">
        <w:t xml:space="preserve"> </w:t>
      </w:r>
      <w:proofErr w:type="spellStart"/>
      <w:r w:rsidR="00FE3E56">
        <w:t>chọn</w:t>
      </w:r>
      <w:proofErr w:type="spellEnd"/>
      <w:r w:rsidR="00FE3E56">
        <w:t xml:space="preserve"> </w:t>
      </w:r>
      <w:proofErr w:type="spellStart"/>
      <w:r w:rsidR="00FE3E56">
        <w:t>nằm</w:t>
      </w:r>
      <w:proofErr w:type="spellEnd"/>
      <w:r w:rsidR="00FE3E56">
        <w:t xml:space="preserve"> </w:t>
      </w:r>
      <w:proofErr w:type="spellStart"/>
      <w:r w:rsidR="00FE3E56">
        <w:t>trong</w:t>
      </w:r>
      <w:proofErr w:type="spellEnd"/>
      <w:r w:rsidR="00FE3E56">
        <w:t xml:space="preserve"> </w:t>
      </w:r>
      <w:proofErr w:type="spellStart"/>
      <w:r w:rsidR="00FE3E56">
        <w:t>khoả</w:t>
      </w:r>
      <w:r w:rsidR="00AE64D6">
        <w:t>ng</w:t>
      </w:r>
      <w:proofErr w:type="spellEnd"/>
      <w:r w:rsidR="00AE64D6">
        <w:t xml:space="preserve"> 20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lựa</w:t>
      </w:r>
      <w:proofErr w:type="spellEnd"/>
      <w:r w:rsidR="00FE3E56">
        <w:t xml:space="preserve"> </w:t>
      </w:r>
      <w:proofErr w:type="spellStart"/>
      <w:r w:rsidR="00FE3E56">
        <w:t>chọn</w:t>
      </w:r>
      <w:proofErr w:type="spellEnd"/>
      <w:r w:rsidR="00FE3E56">
        <w:t xml:space="preserve">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quá</w:t>
      </w:r>
      <w:proofErr w:type="spellEnd"/>
      <w:r w:rsidR="00FE3E56">
        <w:t xml:space="preserve"> </w:t>
      </w:r>
      <w:proofErr w:type="spellStart"/>
      <w:r w:rsidR="00FE3E56">
        <w:t>ít</w:t>
      </w:r>
      <w:proofErr w:type="spellEnd"/>
      <w:r w:rsidR="00FE3E56">
        <w:t xml:space="preserve"> </w:t>
      </w:r>
      <w:proofErr w:type="spellStart"/>
      <w:r w:rsidR="00FE3E56">
        <w:t>hoặc</w:t>
      </w:r>
      <w:proofErr w:type="spellEnd"/>
      <w:r w:rsidR="00FE3E56">
        <w:t xml:space="preserve"> </w:t>
      </w:r>
      <w:proofErr w:type="spellStart"/>
      <w:r w:rsidR="00FE3E56">
        <w:t>quá</w:t>
      </w:r>
      <w:proofErr w:type="spellEnd"/>
      <w:r w:rsidR="00FE3E56">
        <w:t xml:space="preserve"> </w:t>
      </w:r>
      <w:proofErr w:type="spellStart"/>
      <w:r w:rsidR="00FE3E56">
        <w:t>nhiều</w:t>
      </w:r>
      <w:proofErr w:type="spellEnd"/>
      <w:r w:rsidR="00FE3E56">
        <w:t xml:space="preserve"> </w:t>
      </w:r>
      <w:proofErr w:type="spellStart"/>
      <w:r w:rsidR="00FE3E56">
        <w:t>sẽ</w:t>
      </w:r>
      <w:proofErr w:type="spellEnd"/>
      <w:r w:rsidR="00FE3E56">
        <w:t xml:space="preserve"> </w:t>
      </w:r>
      <w:proofErr w:type="spellStart"/>
      <w:r w:rsidR="00FE3E56">
        <w:t>làm</w:t>
      </w:r>
      <w:proofErr w:type="spellEnd"/>
      <w:r w:rsidR="00FE3E56">
        <w:t xml:space="preserve"> </w:t>
      </w:r>
      <w:proofErr w:type="spellStart"/>
      <w:r w:rsidR="00FE3E56">
        <w:t>giảm</w:t>
      </w:r>
      <w:proofErr w:type="spellEnd"/>
      <w:r w:rsidR="00FE3E56">
        <w:t xml:space="preserve"> </w:t>
      </w:r>
      <w:proofErr w:type="spellStart"/>
      <w:r w:rsidR="00FE3E56">
        <w:t>độ</w:t>
      </w:r>
      <w:proofErr w:type="spellEnd"/>
      <w:r w:rsidR="00FE3E56">
        <w:t xml:space="preserve"> </w:t>
      </w:r>
      <w:proofErr w:type="spellStart"/>
      <w:r w:rsidR="00FE3E56">
        <w:t>chính</w:t>
      </w:r>
      <w:proofErr w:type="spellEnd"/>
      <w:r w:rsidR="00FE3E56">
        <w:t xml:space="preserve"> </w:t>
      </w:r>
      <w:proofErr w:type="spellStart"/>
      <w:r w:rsidR="00FE3E56">
        <w:t>xác</w:t>
      </w:r>
      <w:proofErr w:type="spellEnd"/>
      <w:r w:rsidR="00FE3E56">
        <w:t xml:space="preserve"> </w:t>
      </w:r>
      <w:proofErr w:type="spellStart"/>
      <w:r w:rsidR="00FE3E56">
        <w:t>của</w:t>
      </w:r>
      <w:proofErr w:type="spellEnd"/>
      <w:r w:rsidR="00FE3E56">
        <w:t xml:space="preserve"> </w:t>
      </w:r>
      <w:proofErr w:type="spellStart"/>
      <w:r w:rsidR="00FE3E56">
        <w:t>cả</w:t>
      </w:r>
      <w:proofErr w:type="spellEnd"/>
      <w:r w:rsidR="00AE64D6">
        <w:t xml:space="preserve"> 3 </w:t>
      </w:r>
      <w:proofErr w:type="spellStart"/>
      <w:r w:rsidR="00AE64D6">
        <w:t>mô</w:t>
      </w:r>
      <w:proofErr w:type="spellEnd"/>
      <w:r w:rsidR="00AE64D6">
        <w:t xml:space="preserve"> </w:t>
      </w:r>
      <w:proofErr w:type="spellStart"/>
      <w:r w:rsidR="00AE64D6">
        <w:t>hình</w:t>
      </w:r>
      <w:proofErr w:type="spellEnd"/>
      <w:r w:rsidR="00AE64D6">
        <w:t>.</w:t>
      </w:r>
    </w:p>
    <w:p w14:paraId="363E5D58" w14:textId="77777777" w:rsidR="00EC13B2" w:rsidRPr="00FE3E56" w:rsidRDefault="00EC13B2" w:rsidP="00AE64D6">
      <w:pPr>
        <w:ind w:firstLine="360"/>
      </w:pPr>
    </w:p>
    <w:p w14:paraId="118FBCC8" w14:textId="77777777" w:rsidR="00DB17FF" w:rsidRDefault="00DB17FF" w:rsidP="00953752">
      <w:pPr>
        <w:pStyle w:val="ListParagraph"/>
        <w:numPr>
          <w:ilvl w:val="0"/>
          <w:numId w:val="8"/>
        </w:numPr>
      </w:pPr>
      <w:proofErr w:type="spellStart"/>
      <w:r>
        <w:lastRenderedPageBreak/>
        <w:t>Hiệu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p>
    <w:p w14:paraId="524A06E4" w14:textId="14A3635C" w:rsidR="002F4FEE" w:rsidRDefault="00610FE0" w:rsidP="00A64D22">
      <w:pPr>
        <w:ind w:firstLine="360"/>
      </w:pPr>
      <w:proofErr w:type="spellStart"/>
      <w:r>
        <w:t>Để</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rsidR="002F4FEE">
        <w:t xml:space="preserve">. </w:t>
      </w:r>
      <w:proofErr w:type="spellStart"/>
      <w:r w:rsidR="00022A30">
        <w:t>Thông</w:t>
      </w:r>
      <w:proofErr w:type="spellEnd"/>
      <w:r w:rsidR="00022A30">
        <w:t xml:space="preserve"> </w:t>
      </w:r>
      <w:proofErr w:type="spellStart"/>
      <w:r w:rsidR="00022A30">
        <w:t>thường</w:t>
      </w:r>
      <w:proofErr w:type="spellEnd"/>
      <w:r w:rsidR="00022A30">
        <w:t xml:space="preserve">, </w:t>
      </w:r>
      <w:proofErr w:type="spellStart"/>
      <w:r w:rsidR="00022A30">
        <w:t>tập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chia </w:t>
      </w:r>
      <w:proofErr w:type="spellStart"/>
      <w:r w:rsidR="00022A30">
        <w:t>làm</w:t>
      </w:r>
      <w:proofErr w:type="spellEnd"/>
      <w:r w:rsidR="00022A30">
        <w:t xml:space="preserve"> 3 </w:t>
      </w:r>
      <w:proofErr w:type="spellStart"/>
      <w:ins w:id="305" w:author="Cung Thanh Long" w:date="2021-04-12T23:27:00Z">
        <w:r w:rsidR="000907BA">
          <w:t>tập</w:t>
        </w:r>
        <w:proofErr w:type="spellEnd"/>
        <w:r w:rsidR="000907BA">
          <w:t xml:space="preserve"> con</w:t>
        </w:r>
      </w:ins>
      <w:del w:id="306" w:author="Cung Thanh Long" w:date="2021-04-12T23:27:00Z">
        <w:r w:rsidR="00022A30" w:rsidDel="000907BA">
          <w:delText>bộ dữ liệu</w:delText>
        </w:r>
      </w:del>
      <w:r w:rsidR="00022A30">
        <w:t xml:space="preserve">: </w:t>
      </w:r>
      <w:proofErr w:type="spellStart"/>
      <w:r w:rsidR="00022A30">
        <w:t>tập</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(train test), </w:t>
      </w:r>
      <w:proofErr w:type="spellStart"/>
      <w:r w:rsidR="00022A30">
        <w:t>tập</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(validation test set) </w:t>
      </w:r>
      <w:proofErr w:type="spellStart"/>
      <w:r w:rsidR="00022A30">
        <w:t>và</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(test set). </w:t>
      </w:r>
      <w:proofErr w:type="spellStart"/>
      <w:r w:rsidR="00022A30">
        <w:t>Việc</w:t>
      </w:r>
      <w:proofErr w:type="spellEnd"/>
      <w:r w:rsidR="00022A30">
        <w:t xml:space="preserve"> chia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này</w:t>
      </w:r>
      <w:proofErr w:type="spellEnd"/>
      <w:r w:rsidR="00022A30">
        <w:t xml:space="preserve"> </w:t>
      </w:r>
      <w:proofErr w:type="spellStart"/>
      <w:r w:rsidR="00022A30">
        <w:t>sẽ</w:t>
      </w:r>
      <w:proofErr w:type="spellEnd"/>
      <w:r w:rsidR="00022A30">
        <w:t xml:space="preserve"> </w:t>
      </w:r>
      <w:proofErr w:type="spellStart"/>
      <w:r w:rsidR="00022A30">
        <w:t>đảm</w:t>
      </w:r>
      <w:proofErr w:type="spellEnd"/>
      <w:r w:rsidR="00022A30">
        <w:t xml:space="preserve"> </w:t>
      </w:r>
      <w:proofErr w:type="spellStart"/>
      <w:r w:rsidR="00022A30">
        <w:t>bảo</w:t>
      </w:r>
      <w:proofErr w:type="spellEnd"/>
      <w:r w:rsidR="00022A30">
        <w:t xml:space="preserve"> </w:t>
      </w:r>
      <w:proofErr w:type="spellStart"/>
      <w:r w:rsidR="00022A30">
        <w:t>được</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là</w:t>
      </w:r>
      <w:proofErr w:type="spellEnd"/>
      <w:r w:rsidR="00022A30">
        <w:t xml:space="preserve"> </w:t>
      </w:r>
      <w:proofErr w:type="spellStart"/>
      <w:r w:rsidR="00022A30">
        <w:t>hoàn</w:t>
      </w:r>
      <w:proofErr w:type="spellEnd"/>
      <w:r w:rsidR="00022A30">
        <w:t xml:space="preserve"> </w:t>
      </w:r>
      <w:proofErr w:type="spellStart"/>
      <w:r w:rsidR="00022A30">
        <w:t>toàn</w:t>
      </w:r>
      <w:proofErr w:type="spellEnd"/>
      <w:r w:rsidR="00022A30">
        <w:t xml:space="preserve"> </w:t>
      </w:r>
      <w:proofErr w:type="spellStart"/>
      <w:r w:rsidR="00022A30">
        <w:t>độc</w:t>
      </w:r>
      <w:proofErr w:type="spellEnd"/>
      <w:r w:rsidR="00022A30">
        <w:t xml:space="preserve"> </w:t>
      </w:r>
      <w:proofErr w:type="spellStart"/>
      <w:r w:rsidR="00022A30">
        <w:t>lập</w:t>
      </w:r>
      <w:proofErr w:type="spellEnd"/>
      <w:r w:rsidR="00022A30">
        <w:t xml:space="preserve">, </w:t>
      </w:r>
      <w:proofErr w:type="spellStart"/>
      <w:r w:rsidR="00022A30">
        <w:t>không</w:t>
      </w:r>
      <w:proofErr w:type="spellEnd"/>
      <w:r w:rsidR="00022A30">
        <w:t xml:space="preserve"> </w:t>
      </w:r>
      <w:proofErr w:type="spellStart"/>
      <w:r w:rsidR="00022A30">
        <w:t>có</w:t>
      </w:r>
      <w:proofErr w:type="spellEnd"/>
      <w:r w:rsidR="00022A30">
        <w:t xml:space="preserve"> </w:t>
      </w:r>
      <w:proofErr w:type="spellStart"/>
      <w:r w:rsidR="00022A30">
        <w:t>thông</w:t>
      </w:r>
      <w:proofErr w:type="spellEnd"/>
      <w:r w:rsidR="00022A30">
        <w:t xml:space="preserve"> tin </w:t>
      </w:r>
      <w:proofErr w:type="spellStart"/>
      <w:r w:rsidR="00022A30">
        <w:t>nào</w:t>
      </w:r>
      <w:proofErr w:type="spellEnd"/>
      <w:r w:rsidR="00022A30">
        <w:t xml:space="preserve"> </w:t>
      </w:r>
      <w:proofErr w:type="spellStart"/>
      <w:r w:rsidR="00022A30">
        <w:t>bị</w:t>
      </w:r>
      <w:proofErr w:type="spellEnd"/>
      <w:r w:rsidR="00022A30">
        <w:t xml:space="preserve"> </w:t>
      </w:r>
      <w:proofErr w:type="spellStart"/>
      <w:r w:rsidR="00022A30">
        <w:t>rò</w:t>
      </w:r>
      <w:proofErr w:type="spellEnd"/>
      <w:r w:rsidR="00022A30">
        <w:t xml:space="preserve"> </w:t>
      </w:r>
      <w:proofErr w:type="spellStart"/>
      <w:r w:rsidR="00022A30">
        <w:t>rỉ</w:t>
      </w:r>
      <w:proofErr w:type="spellEnd"/>
      <w:r w:rsidR="00022A30">
        <w:t xml:space="preserve"> </w:t>
      </w:r>
      <w:proofErr w:type="spellStart"/>
      <w:r w:rsidR="00022A30">
        <w:t>trong</w:t>
      </w:r>
      <w:proofErr w:type="spellEnd"/>
      <w:r w:rsidR="00022A30">
        <w:t xml:space="preserve"> </w:t>
      </w:r>
      <w:proofErr w:type="spellStart"/>
      <w:r w:rsidR="00022A30">
        <w:t>quá</w:t>
      </w:r>
      <w:proofErr w:type="spellEnd"/>
      <w:r w:rsidR="00022A30">
        <w:t xml:space="preserve"> </w:t>
      </w:r>
      <w:proofErr w:type="spellStart"/>
      <w:r w:rsidR="00022A30">
        <w:t>trình</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cũng</w:t>
      </w:r>
      <w:proofErr w:type="spellEnd"/>
      <w:r w:rsidR="00022A30">
        <w:t xml:space="preserve"> </w:t>
      </w:r>
      <w:proofErr w:type="spellStart"/>
      <w:r w:rsidR="00022A30">
        <w:t>như</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w:t>
      </w:r>
      <w:proofErr w:type="spellStart"/>
      <w:r w:rsidR="00022A30">
        <w:t>Với</w:t>
      </w:r>
      <w:proofErr w:type="spellEnd"/>
      <w:r w:rsidR="00022A30">
        <w:t xml:space="preserve"> </w:t>
      </w:r>
      <w:proofErr w:type="spellStart"/>
      <w:r w:rsidR="00022A30">
        <w:t>các</w:t>
      </w:r>
      <w:proofErr w:type="spellEnd"/>
      <w:r w:rsidR="00022A30">
        <w:t xml:space="preserve"> </w:t>
      </w:r>
      <w:proofErr w:type="spellStart"/>
      <w:r w:rsidR="00022A30">
        <w:t>giá</w:t>
      </w:r>
      <w:proofErr w:type="spellEnd"/>
      <w:r w:rsidR="00022A30">
        <w:t xml:space="preserve"> </w:t>
      </w:r>
      <w:proofErr w:type="spellStart"/>
      <w:r w:rsidR="00022A30">
        <w:t>trị</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với</w:t>
      </w:r>
      <w:proofErr w:type="spellEnd"/>
      <w:r w:rsidR="00022A30">
        <w:t xml:space="preserve"> </w:t>
      </w:r>
      <w:proofErr w:type="spellStart"/>
      <w:r w:rsidR="00022A30">
        <w:t>tập</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sau</w:t>
      </w:r>
      <w:proofErr w:type="spellEnd"/>
      <w:r w:rsidR="00022A30">
        <w:t xml:space="preserve"> </w:t>
      </w:r>
      <w:proofErr w:type="spellStart"/>
      <w:r w:rsidR="00022A30">
        <w:t>đó</w:t>
      </w:r>
      <w:proofErr w:type="spellEnd"/>
      <w:r w:rsidR="00022A30">
        <w:t xml:space="preserve"> </w:t>
      </w:r>
      <w:proofErr w:type="spellStart"/>
      <w:r w:rsidR="00022A30">
        <w:t>được</w:t>
      </w:r>
      <w:proofErr w:type="spellEnd"/>
      <w:r w:rsidR="00022A30">
        <w:t xml:space="preserve"> </w:t>
      </w:r>
      <w:proofErr w:type="spellStart"/>
      <w:r w:rsidR="00022A30">
        <w:t>kiểm</w:t>
      </w:r>
      <w:proofErr w:type="spellEnd"/>
      <w:r w:rsidR="00022A30">
        <w:t xml:space="preserve"> </w:t>
      </w:r>
      <w:proofErr w:type="spellStart"/>
      <w:r w:rsidR="00022A30">
        <w:t>tra</w:t>
      </w:r>
      <w:proofErr w:type="spellEnd"/>
      <w:r w:rsidR="00022A30">
        <w:t xml:space="preserve"> </w:t>
      </w:r>
      <w:proofErr w:type="spellStart"/>
      <w:r w:rsidR="00022A30">
        <w:t>trên</w:t>
      </w:r>
      <w:proofErr w:type="spellEnd"/>
      <w:r w:rsidR="00022A30">
        <w:t xml:space="preserve"> </w:t>
      </w:r>
      <w:proofErr w:type="spellStart"/>
      <w:r w:rsidR="00022A30">
        <w:t>tập</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w:t>
      </w:r>
      <w:proofErr w:type="spellStart"/>
      <w:r w:rsidR="00022A30">
        <w:t>và</w:t>
      </w:r>
      <w:proofErr w:type="spellEnd"/>
      <w:r w:rsidR="00022A30">
        <w:t xml:space="preserve"> </w:t>
      </w:r>
      <w:proofErr w:type="spellStart"/>
      <w:r w:rsidR="00022A30">
        <w:t>cuối</w:t>
      </w:r>
      <w:proofErr w:type="spellEnd"/>
      <w:r w:rsidR="00022A30">
        <w:t xml:space="preserve"> </w:t>
      </w:r>
      <w:proofErr w:type="spellStart"/>
      <w:r w:rsidR="00022A30">
        <w:t>cùng</w:t>
      </w:r>
      <w:proofErr w:type="spellEnd"/>
      <w:r w:rsidR="00022A30">
        <w:t xml:space="preserve"> </w:t>
      </w:r>
      <w:proofErr w:type="spellStart"/>
      <w:r w:rsidR="00022A30">
        <w:t>là</w:t>
      </w:r>
      <w:proofErr w:type="spellEnd"/>
      <w:r w:rsidR="00022A30">
        <w:t xml:space="preserve"> </w:t>
      </w:r>
      <w:proofErr w:type="spellStart"/>
      <w:r w:rsidR="00022A30">
        <w:t>đưa</w:t>
      </w:r>
      <w:proofErr w:type="spellEnd"/>
      <w:r w:rsidR="00022A30">
        <w:t xml:space="preserve"> ra </w:t>
      </w:r>
      <w:proofErr w:type="spellStart"/>
      <w:r w:rsidR="00022A30">
        <w:t>các</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của</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cho</w:t>
      </w:r>
      <w:proofErr w:type="spellEnd"/>
      <w:r w:rsidR="00022A30">
        <w:t xml:space="preserve"> </w:t>
      </w:r>
      <w:proofErr w:type="spellStart"/>
      <w:r w:rsidR="00022A30">
        <w:t>kết</w:t>
      </w:r>
      <w:proofErr w:type="spellEnd"/>
      <w:r w:rsidR="00022A30">
        <w:t xml:space="preserve"> </w:t>
      </w:r>
      <w:proofErr w:type="spellStart"/>
      <w:r w:rsidR="00022A30">
        <w:t>quả</w:t>
      </w:r>
      <w:proofErr w:type="spellEnd"/>
      <w:r w:rsidR="00022A30">
        <w:t xml:space="preserve"> </w:t>
      </w:r>
      <w:proofErr w:type="spellStart"/>
      <w:r w:rsidR="00022A30">
        <w:t>tốt</w:t>
      </w:r>
      <w:proofErr w:type="spellEnd"/>
      <w:r w:rsidR="00022A30">
        <w:t xml:space="preserve"> </w:t>
      </w:r>
      <w:proofErr w:type="spellStart"/>
      <w:r w:rsidR="00022A30">
        <w:t>nhất</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khi</w:t>
      </w:r>
      <w:proofErr w:type="spellEnd"/>
      <w:r w:rsidR="00022A30">
        <w:t xml:space="preserve"> </w:t>
      </w:r>
      <w:proofErr w:type="spellStart"/>
      <w:r w:rsidR="00022A30">
        <w:t>đã</w:t>
      </w:r>
      <w:proofErr w:type="spellEnd"/>
      <w:r w:rsidR="00022A30">
        <w:t xml:space="preserve"> </w:t>
      </w:r>
      <w:proofErr w:type="spellStart"/>
      <w:r w:rsidR="00022A30">
        <w:t>xác</w:t>
      </w:r>
      <w:proofErr w:type="spellEnd"/>
      <w:r w:rsidR="00022A30">
        <w:t xml:space="preserve"> </w:t>
      </w:r>
      <w:proofErr w:type="spellStart"/>
      <w:r w:rsidR="00022A30">
        <w:t>định</w:t>
      </w:r>
      <w:proofErr w:type="spellEnd"/>
      <w:r w:rsidR="00022A30">
        <w:t xml:space="preserve"> </w:t>
      </w:r>
      <w:proofErr w:type="spellStart"/>
      <w:r w:rsidR="00022A30">
        <w:t>được</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phù</w:t>
      </w:r>
      <w:proofErr w:type="spellEnd"/>
      <w:r w:rsidR="00022A30">
        <w:t xml:space="preserve"> </w:t>
      </w:r>
      <w:proofErr w:type="spellStart"/>
      <w:r w:rsidR="00022A30">
        <w:t>hợp</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lại</w:t>
      </w:r>
      <w:proofErr w:type="spellEnd"/>
      <w:r w:rsidR="00022A30">
        <w:t xml:space="preserve"> </w:t>
      </w:r>
      <w:proofErr w:type="spellStart"/>
      <w:r w:rsidR="00022A30">
        <w:t>và</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trên</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Trong</w:t>
      </w:r>
      <w:proofErr w:type="spellEnd"/>
      <w:r w:rsidR="00022A30">
        <w:t xml:space="preserve"> </w:t>
      </w:r>
      <w:proofErr w:type="spellStart"/>
      <w:r w:rsidR="00022A30">
        <w:t>trường</w:t>
      </w:r>
      <w:proofErr w:type="spellEnd"/>
      <w:r w:rsidR="00022A30">
        <w:t xml:space="preserve"> </w:t>
      </w:r>
      <w:proofErr w:type="spellStart"/>
      <w:r w:rsidR="00022A30">
        <w:t>hợp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không</w:t>
      </w:r>
      <w:proofErr w:type="spellEnd"/>
      <w:r w:rsidR="00022A30">
        <w:t xml:space="preserve"> </w:t>
      </w:r>
      <w:proofErr w:type="spellStart"/>
      <w:r w:rsidR="00022A30">
        <w:t>đủ</w:t>
      </w:r>
      <w:proofErr w:type="spellEnd"/>
      <w:r w:rsidR="00022A30">
        <w:t xml:space="preserve"> </w:t>
      </w:r>
      <w:proofErr w:type="spellStart"/>
      <w:r w:rsidR="00022A30">
        <w:t>lớn</w:t>
      </w:r>
      <w:proofErr w:type="spellEnd"/>
      <w:r w:rsidR="00022A30">
        <w:t xml:space="preserve"> </w:t>
      </w:r>
      <w:proofErr w:type="spellStart"/>
      <w:r w:rsidR="00022A30">
        <w:t>để</w:t>
      </w:r>
      <w:proofErr w:type="spellEnd"/>
      <w:r w:rsidR="00022A30">
        <w:t xml:space="preserve"> chia </w:t>
      </w:r>
      <w:proofErr w:type="spellStart"/>
      <w:r w:rsidR="00022A30">
        <w:t>thành</w:t>
      </w:r>
      <w:proofErr w:type="spellEnd"/>
      <w:r w:rsidR="00022A30">
        <w:t xml:space="preserve"> 3 </w:t>
      </w:r>
      <w:proofErr w:type="spellStart"/>
      <w:r w:rsidR="00022A30">
        <w:t>tập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khác</w:t>
      </w:r>
      <w:proofErr w:type="spellEnd"/>
      <w:r w:rsidR="00022A30">
        <w:t xml:space="preserve"> </w:t>
      </w:r>
      <w:proofErr w:type="spellStart"/>
      <w:r w:rsidR="00022A30">
        <w:t>nhau</w:t>
      </w:r>
      <w:proofErr w:type="spellEnd"/>
      <w:r w:rsidR="00022A30">
        <w:t xml:space="preserve">, </w:t>
      </w:r>
      <w:proofErr w:type="spellStart"/>
      <w:r w:rsidR="00022A30">
        <w:t>phương</w:t>
      </w:r>
      <w:proofErr w:type="spellEnd"/>
      <w:r w:rsidR="00022A30">
        <w:t xml:space="preserve"> </w:t>
      </w:r>
      <w:proofErr w:type="spellStart"/>
      <w:r w:rsidR="00022A30">
        <w:t>pháp</w:t>
      </w:r>
      <w:proofErr w:type="spellEnd"/>
      <w:r w:rsidR="00022A30">
        <w:t xml:space="preserve"> </w:t>
      </w:r>
      <w:proofErr w:type="spellStart"/>
      <w:r w:rsidR="002F4FEE">
        <w:t>được</w:t>
      </w:r>
      <w:proofErr w:type="spellEnd"/>
      <w:r w:rsidR="002F4FEE">
        <w:t xml:space="preserve"> </w:t>
      </w:r>
      <w:proofErr w:type="spellStart"/>
      <w:r w:rsidR="002F4FEE">
        <w:t>sử</w:t>
      </w:r>
      <w:proofErr w:type="spellEnd"/>
      <w:r w:rsidR="002F4FEE">
        <w:t xml:space="preserve"> </w:t>
      </w:r>
      <w:proofErr w:type="spellStart"/>
      <w:r w:rsidR="002F4FEE">
        <w:t>dụ</w:t>
      </w:r>
      <w:r w:rsidR="00B855DE">
        <w:t>ng</w:t>
      </w:r>
      <w:proofErr w:type="spellEnd"/>
      <w:r w:rsidR="00B855DE">
        <w:t xml:space="preserve"> </w:t>
      </w:r>
      <w:proofErr w:type="spellStart"/>
      <w:r w:rsidR="00B855DE">
        <w:t>là</w:t>
      </w:r>
      <w:proofErr w:type="spellEnd"/>
      <w:r w:rsidR="00B855DE">
        <w:t xml:space="preserve"> cross-validation</w:t>
      </w:r>
      <w:r w:rsidR="00A64D22">
        <w:t xml:space="preserve"> (</w:t>
      </w:r>
      <w:proofErr w:type="spellStart"/>
      <w:r w:rsidR="00A64D22">
        <w:fldChar w:fldCharType="begin"/>
      </w:r>
      <w:r w:rsidR="00A64D22">
        <w:instrText xml:space="preserve"> REF _Ref68891779 \h </w:instrText>
      </w:r>
      <w:r w:rsidR="00A64D22">
        <w:fldChar w:fldCharType="separate"/>
      </w:r>
      <w:r w:rsidR="00EC13B2">
        <w:t>Hình</w:t>
      </w:r>
      <w:proofErr w:type="spellEnd"/>
      <w:r w:rsidR="00EC13B2">
        <w:t xml:space="preserve"> </w:t>
      </w:r>
      <w:r w:rsidR="00EC13B2">
        <w:rPr>
          <w:noProof/>
        </w:rPr>
        <w:t>2</w:t>
      </w:r>
      <w:r w:rsidR="00EC13B2">
        <w:t>.</w:t>
      </w:r>
      <w:r w:rsidR="00EC13B2">
        <w:rPr>
          <w:noProof/>
        </w:rPr>
        <w:t>10</w:t>
      </w:r>
      <w:r w:rsidR="00A64D22">
        <w:fldChar w:fldCharType="end"/>
      </w:r>
      <w:r w:rsidR="00A64D22">
        <w:t>).</w:t>
      </w:r>
    </w:p>
    <w:p w14:paraId="7CF7488B" w14:textId="77777777" w:rsidR="002F4FEE" w:rsidRDefault="002F4FEE" w:rsidP="00610FE0"/>
    <w:p w14:paraId="35A6F608" w14:textId="77777777" w:rsidR="002F4FEE" w:rsidRDefault="002F4FEE" w:rsidP="002F4FEE">
      <w:pPr>
        <w:keepNext/>
        <w:jc w:val="center"/>
      </w:pPr>
      <w:r>
        <w:rPr>
          <w:noProof/>
        </w:rPr>
        <w:drawing>
          <wp:inline distT="0" distB="0" distL="0" distR="0" wp14:anchorId="0223D7E9" wp14:editId="341EB00E">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14:paraId="61395C5B" w14:textId="77777777" w:rsidR="002F4FEE" w:rsidRDefault="002F4FEE" w:rsidP="002F4FEE">
      <w:pPr>
        <w:pStyle w:val="Caption"/>
      </w:pPr>
      <w:bookmarkStart w:id="307" w:name="_Ref68891779"/>
      <w:bookmarkStart w:id="308" w:name="_Toc68996314"/>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10</w:t>
        </w:r>
      </w:fldSimple>
      <w:bookmarkEnd w:id="307"/>
      <w:r>
        <w:t xml:space="preserve"> </w:t>
      </w:r>
      <w:proofErr w:type="spellStart"/>
      <w:r>
        <w:t>Phương</w:t>
      </w:r>
      <w:proofErr w:type="spellEnd"/>
      <w:r>
        <w:t xml:space="preserve"> </w:t>
      </w:r>
      <w:proofErr w:type="spellStart"/>
      <w:r>
        <w:t>pháp</w:t>
      </w:r>
      <w:proofErr w:type="spellEnd"/>
      <w:r>
        <w:t xml:space="preserve"> </w:t>
      </w:r>
      <w:proofErr w:type="spellStart"/>
      <w:r w:rsidR="00B855DE">
        <w:t>hiệu</w:t>
      </w:r>
      <w:proofErr w:type="spellEnd"/>
      <w:r w:rsidR="00B855DE">
        <w:t xml:space="preserve"> </w:t>
      </w:r>
      <w:proofErr w:type="spellStart"/>
      <w:r w:rsidR="00B855DE">
        <w:t>chỉnh</w:t>
      </w:r>
      <w:proofErr w:type="spellEnd"/>
      <w:r w:rsidR="00B855DE">
        <w:t xml:space="preserve"> </w:t>
      </w:r>
      <w:proofErr w:type="spellStart"/>
      <w:r w:rsidR="00B855DE">
        <w:t>tham</w:t>
      </w:r>
      <w:proofErr w:type="spellEnd"/>
      <w:r w:rsidR="00B855DE">
        <w:t xml:space="preserve"> </w:t>
      </w:r>
      <w:proofErr w:type="spellStart"/>
      <w:r w:rsidR="00B855DE">
        <w:t>số</w:t>
      </w:r>
      <w:proofErr w:type="spellEnd"/>
      <w:r w:rsidR="00B855DE">
        <w:t xml:space="preserve"> </w:t>
      </w:r>
      <w:proofErr w:type="spellStart"/>
      <w:r w:rsidR="00B855DE">
        <w:t>mô</w:t>
      </w:r>
      <w:proofErr w:type="spellEnd"/>
      <w:r w:rsidR="00B855DE">
        <w:t xml:space="preserve"> </w:t>
      </w:r>
      <w:proofErr w:type="spellStart"/>
      <w:r w:rsidR="00B855DE">
        <w:t>hình</w:t>
      </w:r>
      <w:proofErr w:type="spellEnd"/>
      <w:r w:rsidR="00B855DE">
        <w:t xml:space="preserve"> </w:t>
      </w:r>
      <w:proofErr w:type="spellStart"/>
      <w:r w:rsidR="00B855DE">
        <w:t>bằng</w:t>
      </w:r>
      <w:proofErr w:type="spellEnd"/>
      <w:r w:rsidR="00B855DE">
        <w:t xml:space="preserve"> cross-validation</w:t>
      </w:r>
      <w:bookmarkEnd w:id="308"/>
    </w:p>
    <w:p w14:paraId="70990BE3" w14:textId="77777777" w:rsidR="00022A30" w:rsidRDefault="00022A30" w:rsidP="00022A30">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w:t>
      </w:r>
      <w:proofErr w:type="spellStart"/>
      <w:r>
        <w:t>được</w:t>
      </w:r>
      <w:proofErr w:type="spellEnd"/>
      <w:r>
        <w:t xml:space="preserve"> chia </w:t>
      </w:r>
      <w:proofErr w:type="spellStart"/>
      <w:r>
        <w:t>thành</w:t>
      </w:r>
      <w:proofErr w:type="spellEnd"/>
      <w:r>
        <w:t xml:space="preserve"> n </w:t>
      </w:r>
      <w:proofErr w:type="spellStart"/>
      <w:r>
        <w:t>nhóm</w:t>
      </w:r>
      <w:proofErr w:type="spellEnd"/>
      <w:r>
        <w:t xml:space="preserve"> (n </w:t>
      </w:r>
      <w:proofErr w:type="spellStart"/>
      <w:r>
        <w:t>thường</w:t>
      </w:r>
      <w:proofErr w:type="spellEnd"/>
      <w:r>
        <w:t xml:space="preserve"> </w:t>
      </w:r>
      <w:proofErr w:type="spellStart"/>
      <w:r>
        <w:t>là</w:t>
      </w:r>
      <w:proofErr w:type="spellEnd"/>
      <w:r>
        <w:t xml:space="preserve"> 5 </w:t>
      </w:r>
      <w:proofErr w:type="spellStart"/>
      <w:r>
        <w:t>hoặc</w:t>
      </w:r>
      <w:proofErr w:type="spellEnd"/>
      <w:r>
        <w:t xml:space="preserve"> 10), </w:t>
      </w:r>
      <w:proofErr w:type="spellStart"/>
      <w:r>
        <w:t>mỗi</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sẽ</w:t>
      </w:r>
      <w:proofErr w:type="spellEnd"/>
      <w:r>
        <w:t xml:space="preserve"> </w:t>
      </w:r>
      <w:proofErr w:type="spellStart"/>
      <w:r>
        <w:t>bỏ</w:t>
      </w:r>
      <w:proofErr w:type="spellEnd"/>
      <w:r>
        <w:t xml:space="preserve"> </w:t>
      </w:r>
      <w:proofErr w:type="spellStart"/>
      <w:r>
        <w:t>riêng</w:t>
      </w:r>
      <w:proofErr w:type="spellEnd"/>
      <w:r>
        <w:t xml:space="preserve"> ra 1 </w:t>
      </w:r>
      <w:proofErr w:type="spellStart"/>
      <w:r>
        <w:t>nhóm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n-1 </w:t>
      </w:r>
      <w:proofErr w:type="spellStart"/>
      <w:r>
        <w:t>nhóm</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của</w:t>
      </w:r>
      <w:proofErr w:type="spellEnd"/>
      <w:r>
        <w:t xml:space="preserve"> n </w:t>
      </w:r>
      <w:proofErr w:type="spellStart"/>
      <w:r>
        <w:t>lần</w:t>
      </w:r>
      <w:proofErr w:type="spellEnd"/>
      <w:r>
        <w:t xml:space="preserve"> </w:t>
      </w:r>
      <w:proofErr w:type="spellStart"/>
      <w:r>
        <w:t>riêng</w:t>
      </w:r>
      <w:proofErr w:type="spellEnd"/>
      <w:r>
        <w:t xml:space="preserve"> </w:t>
      </w:r>
      <w:proofErr w:type="spellStart"/>
      <w:r>
        <w:t>lẻ</w:t>
      </w:r>
      <w:proofErr w:type="spellEnd"/>
      <w:r w:rsidR="000975DC">
        <w:t xml:space="preserve"> </w:t>
      </w:r>
      <w:proofErr w:type="spellStart"/>
      <w:r w:rsidR="000975DC">
        <w:t>đó</w:t>
      </w:r>
      <w:proofErr w:type="spellEnd"/>
      <w:r w:rsidR="000975DC">
        <w:t xml:space="preserve">. </w:t>
      </w:r>
      <w:r w:rsidR="000975DC">
        <w:fldChar w:fldCharType="begin"/>
      </w:r>
      <w:r w:rsidR="000975DC">
        <w:instrText xml:space="preserve"> REF _Ref68861513 \h </w:instrText>
      </w:r>
      <w:r w:rsidR="000975DC">
        <w:fldChar w:fldCharType="separate"/>
      </w:r>
      <w:proofErr w:type="spellStart"/>
      <w:r w:rsidR="00EC13B2">
        <w:t>Hình</w:t>
      </w:r>
      <w:proofErr w:type="spellEnd"/>
      <w:r w:rsidR="00EC13B2">
        <w:t xml:space="preserve"> </w:t>
      </w:r>
      <w:r w:rsidR="00EC13B2">
        <w:rPr>
          <w:noProof/>
        </w:rPr>
        <w:t>2</w:t>
      </w:r>
      <w:r w:rsidR="00EC13B2">
        <w:t>.</w:t>
      </w:r>
      <w:r w:rsidR="00EC13B2">
        <w:rPr>
          <w:noProof/>
        </w:rPr>
        <w:t>11</w:t>
      </w:r>
      <w:r w:rsidR="000975DC">
        <w:fldChar w:fldCharType="end"/>
      </w:r>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rsidR="00FC26B5">
        <w:t>phương</w:t>
      </w:r>
      <w:proofErr w:type="spellEnd"/>
      <w:r w:rsidR="00FC26B5">
        <w:t xml:space="preserve"> </w:t>
      </w:r>
      <w:proofErr w:type="spellStart"/>
      <w:r w:rsidR="00FC26B5">
        <w:t>pháp</w:t>
      </w:r>
      <w:proofErr w:type="spellEnd"/>
      <w:r w:rsidR="00FC26B5">
        <w:t xml:space="preserve"> cross-validation </w:t>
      </w:r>
      <w:r>
        <w:t xml:space="preserve">chia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n = 5.</w:t>
      </w:r>
    </w:p>
    <w:p w14:paraId="3A69F4D5" w14:textId="77777777" w:rsidR="00022A30" w:rsidRDefault="00022A30" w:rsidP="00022A30">
      <w:pPr>
        <w:keepNext/>
        <w:jc w:val="center"/>
      </w:pPr>
      <w:r>
        <w:rPr>
          <w:noProof/>
        </w:rPr>
        <w:drawing>
          <wp:inline distT="0" distB="0" distL="0" distR="0" wp14:anchorId="1854DB96" wp14:editId="0A78D373">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1895475"/>
                    </a:xfrm>
                    <a:prstGeom prst="rect">
                      <a:avLst/>
                    </a:prstGeom>
                  </pic:spPr>
                </pic:pic>
              </a:graphicData>
            </a:graphic>
          </wp:inline>
        </w:drawing>
      </w:r>
    </w:p>
    <w:p w14:paraId="0DE2627A" w14:textId="77777777" w:rsidR="00022A30" w:rsidRDefault="00022A30" w:rsidP="00022A30">
      <w:pPr>
        <w:pStyle w:val="Caption"/>
      </w:pPr>
      <w:bookmarkStart w:id="309" w:name="_Ref68861513"/>
      <w:bookmarkStart w:id="310" w:name="_Toc68996315"/>
      <w:proofErr w:type="spellStart"/>
      <w:r>
        <w:t>Hình</w:t>
      </w:r>
      <w:proofErr w:type="spellEnd"/>
      <w:r>
        <w:t xml:space="preserve"> </w:t>
      </w:r>
      <w:fldSimple w:instr=" STYLEREF 1 \s ">
        <w:r w:rsidR="00EC13B2">
          <w:rPr>
            <w:noProof/>
          </w:rPr>
          <w:t>2</w:t>
        </w:r>
      </w:fldSimple>
      <w:r w:rsidR="0004619B">
        <w:t>.</w:t>
      </w:r>
      <w:fldSimple w:instr=" SEQ Hình \* ARABIC \s 1 ">
        <w:r w:rsidR="00EC13B2">
          <w:rPr>
            <w:noProof/>
          </w:rPr>
          <w:t>11</w:t>
        </w:r>
      </w:fldSimple>
      <w:bookmarkEnd w:id="309"/>
      <w:r>
        <w:t xml:space="preserve"> </w:t>
      </w:r>
      <w:proofErr w:type="spellStart"/>
      <w:r>
        <w:t>Cách</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r w:rsidR="00FC26B5">
        <w:t>n = 5</w:t>
      </w:r>
      <w:bookmarkEnd w:id="310"/>
    </w:p>
    <w:p w14:paraId="40E8A6A8" w14:textId="77777777" w:rsidR="00EC13B2" w:rsidRPr="00EC13B2" w:rsidRDefault="00EC13B2" w:rsidP="00EC13B2"/>
    <w:p w14:paraId="384E47AF" w14:textId="77777777" w:rsidR="00DB17FF" w:rsidRDefault="00DB17FF" w:rsidP="00953752">
      <w:pPr>
        <w:pStyle w:val="ListParagraph"/>
        <w:numPr>
          <w:ilvl w:val="0"/>
          <w:numId w:val="8"/>
        </w:numPr>
      </w:pPr>
      <w:commentRangeStart w:id="311"/>
      <w:proofErr w:type="spellStart"/>
      <w:r>
        <w:lastRenderedPageBreak/>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commentRangeEnd w:id="311"/>
      <w:proofErr w:type="spellEnd"/>
      <w:r w:rsidR="00022928">
        <w:rPr>
          <w:rStyle w:val="CommentReference"/>
        </w:rPr>
        <w:commentReference w:id="311"/>
      </w:r>
    </w:p>
    <w:p w14:paraId="2E20D772" w14:textId="77777777" w:rsidR="00D5476B" w:rsidRDefault="00D5476B" w:rsidP="00D5476B">
      <w:pPr>
        <w:ind w:left="360" w:firstLine="360"/>
      </w:pPr>
      <w:r>
        <w:fldChar w:fldCharType="begin"/>
      </w:r>
      <w:r>
        <w:instrText xml:space="preserve"> REF _Ref68894671 \h </w:instrText>
      </w:r>
      <w:r>
        <w:fldChar w:fldCharType="separate"/>
      </w:r>
      <w:proofErr w:type="spellStart"/>
      <w:r w:rsidR="00EC13B2">
        <w:t>Bảng</w:t>
      </w:r>
      <w:proofErr w:type="spellEnd"/>
      <w:r w:rsidR="00EC13B2">
        <w:t xml:space="preserve"> </w:t>
      </w:r>
      <w:r w:rsidR="00EC13B2">
        <w:rPr>
          <w:noProof/>
        </w:rPr>
        <w:t>2</w:t>
      </w:r>
      <w:r w:rsidR="00EC13B2">
        <w:t>.</w:t>
      </w:r>
      <w:r w:rsidR="00EC13B2">
        <w:rPr>
          <w:noProof/>
        </w:rPr>
        <w:t>1</w:t>
      </w:r>
      <w:r>
        <w:fldChar w:fldCharType="end"/>
      </w:r>
      <w:r>
        <w:t xml:space="preserve"> </w:t>
      </w:r>
      <w:proofErr w:type="spellStart"/>
      <w:r>
        <w:t>liệt</w:t>
      </w:r>
      <w:proofErr w:type="spellEnd"/>
      <w:r>
        <w:t xml:space="preserve"> </w:t>
      </w:r>
      <w:proofErr w:type="spellStart"/>
      <w:r>
        <w:t>kê</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p>
    <w:p w14:paraId="3CF60635" w14:textId="77777777" w:rsidR="00D5476B" w:rsidRDefault="00D5476B" w:rsidP="00D5476B">
      <w:pPr>
        <w:pStyle w:val="Caption"/>
        <w:keepNext/>
      </w:pPr>
      <w:bookmarkStart w:id="312" w:name="_Ref68894671"/>
      <w:bookmarkStart w:id="313" w:name="_Toc68996349"/>
      <w:proofErr w:type="spellStart"/>
      <w:r>
        <w:t>Bảng</w:t>
      </w:r>
      <w:proofErr w:type="spellEnd"/>
      <w:r>
        <w:t xml:space="preserve"> </w:t>
      </w:r>
      <w:fldSimple w:instr=" STYLEREF 1 \s ">
        <w:r w:rsidR="00EC13B2">
          <w:rPr>
            <w:noProof/>
          </w:rPr>
          <w:t>2</w:t>
        </w:r>
      </w:fldSimple>
      <w:r>
        <w:t>.</w:t>
      </w:r>
      <w:fldSimple w:instr=" SEQ Bảng \* ARABIC \s 1 ">
        <w:r w:rsidR="00EC13B2">
          <w:rPr>
            <w:noProof/>
          </w:rPr>
          <w:t>1</w:t>
        </w:r>
      </w:fldSimple>
      <w:bookmarkEnd w:id="312"/>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mô</w:t>
      </w:r>
      <w:proofErr w:type="spellEnd"/>
      <w:r>
        <w:t xml:space="preserve"> </w:t>
      </w:r>
      <w:proofErr w:type="spellStart"/>
      <w:r>
        <w:t>hình</w:t>
      </w:r>
      <w:bookmarkEnd w:id="313"/>
      <w:proofErr w:type="spellEnd"/>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14:paraId="334C8C71" w14:textId="77777777" w:rsidTr="00D5476B">
        <w:trPr>
          <w:trHeight w:val="389"/>
          <w:jc w:val="center"/>
        </w:trPr>
        <w:tc>
          <w:tcPr>
            <w:tcW w:w="1616" w:type="dxa"/>
          </w:tcPr>
          <w:p w14:paraId="4558F845" w14:textId="77777777" w:rsidR="00D5476B" w:rsidRDefault="00D5476B" w:rsidP="00D5476B">
            <w:proofErr w:type="spellStart"/>
            <w:r>
              <w:t>Mô</w:t>
            </w:r>
            <w:proofErr w:type="spellEnd"/>
            <w:r>
              <w:t xml:space="preserve"> </w:t>
            </w:r>
            <w:proofErr w:type="spellStart"/>
            <w:r>
              <w:t>hình</w:t>
            </w:r>
            <w:proofErr w:type="spellEnd"/>
          </w:p>
        </w:tc>
        <w:tc>
          <w:tcPr>
            <w:tcW w:w="1433" w:type="dxa"/>
          </w:tcPr>
          <w:p w14:paraId="013940D1" w14:textId="77777777" w:rsidR="00D5476B" w:rsidRDefault="00D5476B" w:rsidP="00D5476B">
            <w:r>
              <w:t>SVM</w:t>
            </w:r>
          </w:p>
        </w:tc>
        <w:tc>
          <w:tcPr>
            <w:tcW w:w="1433" w:type="dxa"/>
          </w:tcPr>
          <w:p w14:paraId="0C784BEC" w14:textId="77777777" w:rsidR="00D5476B" w:rsidRDefault="00D5476B" w:rsidP="00D5476B">
            <w:r>
              <w:t>RF</w:t>
            </w:r>
          </w:p>
        </w:tc>
        <w:tc>
          <w:tcPr>
            <w:tcW w:w="1433" w:type="dxa"/>
          </w:tcPr>
          <w:p w14:paraId="7E0566D6" w14:textId="77777777" w:rsidR="00D5476B" w:rsidRDefault="00D5476B" w:rsidP="00D5476B">
            <w:r>
              <w:t>DT</w:t>
            </w:r>
          </w:p>
        </w:tc>
        <w:tc>
          <w:tcPr>
            <w:tcW w:w="1433" w:type="dxa"/>
          </w:tcPr>
          <w:p w14:paraId="30471DBC" w14:textId="77777777" w:rsidR="00D5476B" w:rsidRDefault="00D5476B" w:rsidP="00D5476B">
            <w:r>
              <w:t>LDA</w:t>
            </w:r>
          </w:p>
        </w:tc>
      </w:tr>
      <w:tr w:rsidR="00D5476B" w14:paraId="54DD6D1A" w14:textId="77777777" w:rsidTr="00D5476B">
        <w:trPr>
          <w:trHeight w:val="389"/>
          <w:jc w:val="center"/>
        </w:trPr>
        <w:tc>
          <w:tcPr>
            <w:tcW w:w="1616" w:type="dxa"/>
          </w:tcPr>
          <w:p w14:paraId="1AB4880C" w14:textId="77777777" w:rsidR="00D5476B" w:rsidRDefault="00D5476B" w:rsidP="00D5476B">
            <w:proofErr w:type="spellStart"/>
            <w:r>
              <w:t>Kết</w:t>
            </w:r>
            <w:proofErr w:type="spellEnd"/>
            <w:r>
              <w:t xml:space="preserve"> </w:t>
            </w:r>
            <w:proofErr w:type="spellStart"/>
            <w:r>
              <w:t>quả</w:t>
            </w:r>
            <w:proofErr w:type="spellEnd"/>
            <w:r w:rsidR="00E63E00">
              <w:t xml:space="preserve"> (%)</w:t>
            </w:r>
          </w:p>
        </w:tc>
        <w:tc>
          <w:tcPr>
            <w:tcW w:w="1433" w:type="dxa"/>
          </w:tcPr>
          <w:p w14:paraId="1AD3E24B" w14:textId="77777777" w:rsidR="00D5476B" w:rsidRDefault="00D5476B" w:rsidP="00D5476B">
            <w:r>
              <w:t>71.88</w:t>
            </w:r>
          </w:p>
        </w:tc>
        <w:tc>
          <w:tcPr>
            <w:tcW w:w="1433" w:type="dxa"/>
          </w:tcPr>
          <w:p w14:paraId="4D9D17FC" w14:textId="77777777" w:rsidR="00D5476B" w:rsidRDefault="00D5476B" w:rsidP="00D5476B">
            <w:r>
              <w:t>75.00</w:t>
            </w:r>
          </w:p>
        </w:tc>
        <w:tc>
          <w:tcPr>
            <w:tcW w:w="1433" w:type="dxa"/>
          </w:tcPr>
          <w:p w14:paraId="1EADF5FE" w14:textId="77777777" w:rsidR="00D5476B" w:rsidRDefault="00137289" w:rsidP="00D5476B">
            <w:r>
              <w:t>65.62</w:t>
            </w:r>
          </w:p>
        </w:tc>
        <w:tc>
          <w:tcPr>
            <w:tcW w:w="1433" w:type="dxa"/>
          </w:tcPr>
          <w:p w14:paraId="12C2C3C7" w14:textId="77777777" w:rsidR="00D5476B" w:rsidRDefault="00137289" w:rsidP="00D5476B">
            <w:r>
              <w:t>61.88</w:t>
            </w:r>
          </w:p>
        </w:tc>
      </w:tr>
    </w:tbl>
    <w:p w14:paraId="4DAF670B" w14:textId="77777777" w:rsidR="00D5476B" w:rsidRPr="00297E90" w:rsidRDefault="00D5476B" w:rsidP="00D5476B">
      <w:pPr>
        <w:ind w:left="567"/>
      </w:pPr>
    </w:p>
    <w:p w14:paraId="5D1100B6" w14:textId="77777777" w:rsidR="00E47528" w:rsidRDefault="00C34A41" w:rsidP="00BD4EFF">
      <w:pPr>
        <w:spacing w:before="0" w:line="240" w:lineRule="auto"/>
        <w:ind w:firstLine="567"/>
      </w:pPr>
      <w:proofErr w:type="spellStart"/>
      <w:r>
        <w:t>Từ</w:t>
      </w:r>
      <w:proofErr w:type="spellEnd"/>
      <w:r>
        <w:t xml:space="preserve"> </w:t>
      </w:r>
      <w:r>
        <w:fldChar w:fldCharType="begin"/>
      </w:r>
      <w:r>
        <w:instrText xml:space="preserve"> REF _Ref68894671 \h </w:instrText>
      </w:r>
      <w:r>
        <w:fldChar w:fldCharType="separate"/>
      </w:r>
      <w:proofErr w:type="spellStart"/>
      <w:r w:rsidR="00EC13B2">
        <w:t>Bảng</w:t>
      </w:r>
      <w:proofErr w:type="spellEnd"/>
      <w:r w:rsidR="00EC13B2">
        <w:t xml:space="preserve"> </w:t>
      </w:r>
      <w:r w:rsidR="00EC13B2">
        <w:rPr>
          <w:noProof/>
        </w:rPr>
        <w:t>2</w:t>
      </w:r>
      <w:r w:rsidR="00EC13B2">
        <w:t>.</w:t>
      </w:r>
      <w:r w:rsidR="00EC13B2">
        <w:rPr>
          <w:noProof/>
        </w:rPr>
        <w:t>1</w:t>
      </w:r>
      <w:r>
        <w:fldChar w:fldCharType="end"/>
      </w:r>
      <w:r>
        <w:t xml:space="preserve">, ta </w:t>
      </w:r>
      <w:proofErr w:type="spellStart"/>
      <w:r w:rsidR="00A66A20">
        <w:t>nhận</w:t>
      </w:r>
      <w:proofErr w:type="spellEnd"/>
      <w:r w:rsidR="00A66A20">
        <w:t xml:space="preserve"> </w:t>
      </w:r>
      <w:proofErr w:type="spellStart"/>
      <w:r>
        <w:t>thấy</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rsidR="00A66A20">
        <w:t xml:space="preserve"> </w:t>
      </w:r>
      <w:r>
        <w:t xml:space="preserve">Random Forest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71,88% </w:t>
      </w:r>
      <w:proofErr w:type="spellStart"/>
      <w:r>
        <w:t>và</w:t>
      </w:r>
      <w:proofErr w:type="spellEnd"/>
      <w:r>
        <w:t xml:space="preserve"> 75,00%). </w:t>
      </w:r>
      <w:proofErr w:type="spellStart"/>
      <w:r>
        <w:t>Đây</w:t>
      </w:r>
      <w:proofErr w:type="spellEnd"/>
      <w:r>
        <w:t xml:space="preserve"> </w:t>
      </w:r>
      <w:proofErr w:type="spellStart"/>
      <w:r>
        <w:t>là</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được</w:t>
      </w:r>
      <w:proofErr w:type="spellEnd"/>
      <w:r>
        <w:t xml:space="preserve"> </w:t>
      </w:r>
      <w:proofErr w:type="spellStart"/>
      <w:r>
        <w:t>đưa</w:t>
      </w:r>
      <w:proofErr w:type="spellEnd"/>
      <w:r>
        <w:t xml:space="preserve"> ra </w:t>
      </w:r>
      <w:proofErr w:type="spellStart"/>
      <w:r>
        <w:t>trong</w:t>
      </w:r>
      <w:proofErr w:type="spellEnd"/>
      <w:r>
        <w:t xml:space="preserve"> </w:t>
      </w:r>
      <w:proofErr w:type="spellStart"/>
      <w:r>
        <w:t>Chương</w:t>
      </w:r>
      <w:proofErr w:type="spellEnd"/>
      <w:r>
        <w:t xml:space="preserve"> 3.</w:t>
      </w:r>
      <w:r w:rsidR="00E47528">
        <w:br w:type="page"/>
      </w:r>
    </w:p>
    <w:p w14:paraId="70553FA6" w14:textId="77777777" w:rsidR="00E47528" w:rsidRDefault="00E47528" w:rsidP="00E47528">
      <w:pPr>
        <w:pStyle w:val="Heading1"/>
      </w:pPr>
      <w:bookmarkStart w:id="314" w:name="_Toc68996287"/>
      <w:r>
        <w:lastRenderedPageBreak/>
        <w:t>TỔ CHỨC DỮ LIỆU ĐẦU VÀO NÂNG CAO CHẤT LƯỢNG NHẬN DẠNG CẢM XÚC</w:t>
      </w:r>
      <w:bookmarkEnd w:id="314"/>
    </w:p>
    <w:p w14:paraId="1177B4F9" w14:textId="5F901710" w:rsidR="00D43F09" w:rsidRDefault="009D40D8" w:rsidP="003638A2">
      <w:pPr>
        <w:pStyle w:val="Heading2"/>
      </w:pPr>
      <w:bookmarkStart w:id="315" w:name="_Toc68996288"/>
      <w:proofErr w:type="spellStart"/>
      <w:ins w:id="316" w:author="Cung Thanh Long" w:date="2021-04-12T23:51:00Z">
        <w:r>
          <w:t>Nguyên</w:t>
        </w:r>
        <w:proofErr w:type="spellEnd"/>
        <w:r>
          <w:t xml:space="preserve"> </w:t>
        </w:r>
        <w:proofErr w:type="spellStart"/>
        <w:r>
          <w:t>tắc</w:t>
        </w:r>
        <w:proofErr w:type="spellEnd"/>
        <w:r>
          <w:t xml:space="preserve"> </w:t>
        </w:r>
        <w:proofErr w:type="spellStart"/>
        <w:r>
          <w:t>chòng</w:t>
        </w:r>
        <w:proofErr w:type="spellEnd"/>
        <w:r>
          <w:t xml:space="preserve"> </w:t>
        </w:r>
        <w:proofErr w:type="spellStart"/>
        <w:r>
          <w:t>chập</w:t>
        </w:r>
        <w:proofErr w:type="spellEnd"/>
        <w:r>
          <w:t xml:space="preserve"> </w:t>
        </w:r>
      </w:ins>
      <w:proofErr w:type="spellStart"/>
      <w:ins w:id="317" w:author="Cung Thanh Long" w:date="2021-04-12T23:53:00Z">
        <w:r>
          <w:t>dữ</w:t>
        </w:r>
        <w:proofErr w:type="spellEnd"/>
        <w:r>
          <w:t xml:space="preserve"> </w:t>
        </w:r>
        <w:proofErr w:type="spellStart"/>
        <w:r>
          <w:t>liệu</w:t>
        </w:r>
      </w:ins>
      <w:proofErr w:type="spellEnd"/>
      <w:del w:id="318" w:author="Cung Thanh Long" w:date="2021-04-12T23:51:00Z">
        <w:r w:rsidR="000975DC" w:rsidDel="009D40D8">
          <w:delText>Áp dụng</w:delText>
        </w:r>
        <w:r w:rsidR="00E47528" w:rsidDel="009D40D8">
          <w:delText xml:space="preserve"> kỹ thuật nhận dạng lên bộ dữ liệu MIT</w:delText>
        </w:r>
      </w:del>
      <w:bookmarkEnd w:id="315"/>
    </w:p>
    <w:commentRangeStart w:id="319"/>
    <w:p w14:paraId="38667D10" w14:textId="77777777" w:rsidR="00044B12" w:rsidRPr="00044B12" w:rsidRDefault="00B934C7" w:rsidP="00B934C7">
      <w:pPr>
        <w:ind w:firstLine="567"/>
      </w:pPr>
      <w:r>
        <w:fldChar w:fldCharType="begin"/>
      </w:r>
      <w:r>
        <w:instrText xml:space="preserve"> REF _Ref68981933 \h </w:instrText>
      </w:r>
      <w:r>
        <w:fldChar w:fldCharType="separate"/>
      </w:r>
      <w:proofErr w:type="spellStart"/>
      <w:r w:rsidR="00EC13B2">
        <w:t>Hình</w:t>
      </w:r>
      <w:proofErr w:type="spellEnd"/>
      <w:r w:rsidR="00EC13B2">
        <w:t xml:space="preserve"> </w:t>
      </w:r>
      <w:r w:rsidR="00EC13B2">
        <w:rPr>
          <w:noProof/>
        </w:rPr>
        <w:t>3</w:t>
      </w:r>
      <w:r w:rsidR="00EC13B2">
        <w:t>.</w:t>
      </w:r>
      <w:r w:rsidR="00EC13B2">
        <w:rPr>
          <w:noProof/>
        </w:rPr>
        <w:t>1</w:t>
      </w:r>
      <w:r>
        <w:fldChar w:fldCharType="end"/>
      </w:r>
      <w:r>
        <w:t xml:space="preserve"> </w:t>
      </w:r>
      <w:proofErr w:type="spellStart"/>
      <w:r>
        <w:t>và</w:t>
      </w:r>
      <w:proofErr w:type="spellEnd"/>
      <w:r>
        <w:t xml:space="preserve"> </w:t>
      </w:r>
      <w:r>
        <w:fldChar w:fldCharType="begin"/>
      </w:r>
      <w:r>
        <w:instrText xml:space="preserve"> REF _Ref68981934 \h </w:instrText>
      </w:r>
      <w:r>
        <w:fldChar w:fldCharType="separate"/>
      </w:r>
      <w:proofErr w:type="spellStart"/>
      <w:r w:rsidR="00EC13B2">
        <w:t>Hình</w:t>
      </w:r>
      <w:proofErr w:type="spellEnd"/>
      <w:r w:rsidR="00EC13B2">
        <w:t xml:space="preserve"> </w:t>
      </w:r>
      <w:r w:rsidR="00EC13B2">
        <w:rPr>
          <w:noProof/>
        </w:rPr>
        <w:t>3</w:t>
      </w:r>
      <w:r w:rsidR="00EC13B2">
        <w:t>.</w:t>
      </w:r>
      <w:r w:rsidR="00EC13B2">
        <w:rPr>
          <w:noProof/>
        </w:rPr>
        <w:t>2</w:t>
      </w:r>
      <w:r>
        <w:fldChar w:fldCharType="end"/>
      </w:r>
      <w:r>
        <w:t xml:space="preserve"> </w:t>
      </w:r>
      <w:proofErr w:type="spellStart"/>
      <w:r>
        <w:t>biểu</w:t>
      </w:r>
      <w:proofErr w:type="spellEnd"/>
      <w:r>
        <w:t xml:space="preserve"> </w:t>
      </w:r>
      <w:proofErr w:type="spellStart"/>
      <w:r>
        <w:t>diễ</w:t>
      </w:r>
      <w:r w:rsidR="00CB74FD">
        <w:t>n</w:t>
      </w:r>
      <w:proofErr w:type="spellEnd"/>
      <w:r w:rsidR="00CB74FD">
        <w:t xml:space="preserve"> </w:t>
      </w:r>
      <w:proofErr w:type="spellStart"/>
      <w:r w:rsidR="00CB74FD">
        <w:t>kết</w:t>
      </w:r>
      <w:proofErr w:type="spellEnd"/>
      <w:r w:rsidR="00CB74FD">
        <w:t xml:space="preserve"> </w:t>
      </w:r>
      <w:proofErr w:type="spellStart"/>
      <w:r w:rsidR="00CB74FD">
        <w:t>quả</w:t>
      </w:r>
      <w:proofErr w:type="spellEnd"/>
      <w:r w:rsidR="00CB74FD">
        <w:t xml:space="preserve"> </w:t>
      </w:r>
      <w:proofErr w:type="spellStart"/>
      <w:r w:rsidR="00CB74FD">
        <w:t>cho</w:t>
      </w:r>
      <w:proofErr w:type="spellEnd"/>
      <w:r w:rsidR="00CB74FD">
        <w:t xml:space="preserve"> </w:t>
      </w:r>
      <w:proofErr w:type="spellStart"/>
      <w:r w:rsidR="00CB74FD">
        <w:t>lần</w:t>
      </w:r>
      <w:proofErr w:type="spellEnd"/>
      <w:r w:rsidR="00CB74FD">
        <w:t xml:space="preserve"> </w:t>
      </w:r>
      <w:proofErr w:type="spellStart"/>
      <w:r w:rsidR="00CB74FD">
        <w:t>lượt</w:t>
      </w:r>
      <w:proofErr w:type="spellEnd"/>
      <w:r w:rsidR="00CB74FD">
        <w:t xml:space="preserve"> 2 </w:t>
      </w:r>
      <w:proofErr w:type="spellStart"/>
      <w:r w:rsidR="00CB74FD">
        <w:t>mô</w:t>
      </w:r>
      <w:proofErr w:type="spellEnd"/>
      <w:r w:rsidR="00CB74FD">
        <w:t xml:space="preserve"> </w:t>
      </w:r>
      <w:proofErr w:type="spellStart"/>
      <w:r w:rsidR="00CB74FD">
        <w:t>hình</w:t>
      </w:r>
      <w:proofErr w:type="spellEnd"/>
      <w:r w:rsidR="00CB74FD">
        <w:t xml:space="preserve"> </w:t>
      </w:r>
      <w:proofErr w:type="spellStart"/>
      <w:r w:rsidR="00CB74FD">
        <w:t>là</w:t>
      </w:r>
      <w:proofErr w:type="spellEnd"/>
      <w:r w:rsidR="00CB74FD">
        <w:t xml:space="preserve"> SVM </w:t>
      </w:r>
      <w:proofErr w:type="spellStart"/>
      <w:r w:rsidR="00CB74FD">
        <w:t>và</w:t>
      </w:r>
      <w:proofErr w:type="spellEnd"/>
      <w:r w:rsidR="00CB74FD">
        <w:t xml:space="preserve"> </w:t>
      </w:r>
      <w:proofErr w:type="spellStart"/>
      <w:r w:rsidR="00CB74FD">
        <w:t>RandomForest</w:t>
      </w:r>
      <w:proofErr w:type="spellEnd"/>
      <w:r w:rsidR="00CB74FD">
        <w:t xml:space="preserve">, </w:t>
      </w:r>
      <w:proofErr w:type="spellStart"/>
      <w:r w:rsidR="00CB74FD">
        <w:t>đường</w:t>
      </w:r>
      <w:proofErr w:type="spellEnd"/>
      <w:r w:rsidR="00CB74FD">
        <w:t xml:space="preserve"> </w:t>
      </w:r>
      <w:proofErr w:type="spellStart"/>
      <w:r w:rsidR="00CB74FD">
        <w:t>chéo</w:t>
      </w:r>
      <w:proofErr w:type="spellEnd"/>
      <w:r w:rsidR="00CB74FD">
        <w:t xml:space="preserve"> </w:t>
      </w:r>
      <w:proofErr w:type="spellStart"/>
      <w:r w:rsidR="00CB74FD">
        <w:t>là</w:t>
      </w:r>
      <w:proofErr w:type="spellEnd"/>
      <w:r w:rsidR="00CB74FD">
        <w:t xml:space="preserve"> </w:t>
      </w:r>
      <w:proofErr w:type="spellStart"/>
      <w:r w:rsidR="00CB74FD">
        <w:t>số</w:t>
      </w:r>
      <w:proofErr w:type="spellEnd"/>
      <w:r w:rsidR="00CB74FD">
        <w:t xml:space="preserve"> </w:t>
      </w:r>
      <w:proofErr w:type="spellStart"/>
      <w:r w:rsidR="00CB74FD">
        <w:t>mẫu</w:t>
      </w:r>
      <w:proofErr w:type="spellEnd"/>
      <w:r w:rsidR="00CB74FD">
        <w:t xml:space="preserve"> </w:t>
      </w:r>
      <w:proofErr w:type="spellStart"/>
      <w:r w:rsidR="00CB74FD">
        <w:t>dự</w:t>
      </w:r>
      <w:proofErr w:type="spellEnd"/>
      <w:r w:rsidR="00CB74FD">
        <w:t xml:space="preserve"> </w:t>
      </w:r>
      <w:proofErr w:type="spellStart"/>
      <w:r w:rsidR="00CB74FD">
        <w:t>đoán</w:t>
      </w:r>
      <w:proofErr w:type="spellEnd"/>
      <w:r w:rsidR="00CB74FD">
        <w:t xml:space="preserve"> </w:t>
      </w:r>
      <w:proofErr w:type="spellStart"/>
      <w:r w:rsidR="00CB74FD">
        <w:t>đúng</w:t>
      </w:r>
      <w:proofErr w:type="spellEnd"/>
      <w:r w:rsidR="00CB74FD">
        <w:t xml:space="preserve"> </w:t>
      </w:r>
      <w:proofErr w:type="spellStart"/>
      <w:r w:rsidR="00CB74FD">
        <w:t>với</w:t>
      </w:r>
      <w:proofErr w:type="spellEnd"/>
      <w:r w:rsidR="00CB74FD">
        <w:t xml:space="preserve"> </w:t>
      </w:r>
      <w:proofErr w:type="spellStart"/>
      <w:r w:rsidR="00CB74FD">
        <w:t>từng</w:t>
      </w:r>
      <w:proofErr w:type="spellEnd"/>
      <w:r w:rsidR="00CB74FD">
        <w:t xml:space="preserve"> </w:t>
      </w:r>
      <w:proofErr w:type="spellStart"/>
      <w:r w:rsidR="00CB74FD">
        <w:t>loại</w:t>
      </w:r>
      <w:proofErr w:type="spellEnd"/>
      <w:r w:rsidR="00CB74FD">
        <w:t xml:space="preserve"> </w:t>
      </w:r>
      <w:proofErr w:type="spellStart"/>
      <w:r w:rsidR="00CB74FD">
        <w:t>cảm</w:t>
      </w:r>
      <w:proofErr w:type="spellEnd"/>
      <w:r w:rsidR="00CB74FD">
        <w:t xml:space="preserve"> </w:t>
      </w:r>
      <w:proofErr w:type="spellStart"/>
      <w:r w:rsidR="00CB74FD">
        <w:t>xúc</w:t>
      </w:r>
      <w:commentRangeEnd w:id="319"/>
      <w:proofErr w:type="spellEnd"/>
      <w:r w:rsidR="009D40D8">
        <w:rPr>
          <w:rStyle w:val="CommentReference"/>
        </w:rPr>
        <w:commentReference w:id="319"/>
      </w:r>
      <w:r w:rsidR="00CB74FD">
        <w:t>.</w:t>
      </w:r>
    </w:p>
    <w:p w14:paraId="4ED8A907" w14:textId="77777777" w:rsidR="00044B12" w:rsidRDefault="00044B12" w:rsidP="00044B12">
      <w:pPr>
        <w:keepNext/>
        <w:jc w:val="center"/>
      </w:pPr>
      <w:r>
        <w:rPr>
          <w:noProof/>
        </w:rPr>
        <w:drawing>
          <wp:inline distT="0" distB="0" distL="0" distR="0" wp14:anchorId="5854A0F7" wp14:editId="41B01ACB">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68D93FB1" w14:textId="77777777" w:rsidR="00044B12" w:rsidRDefault="00044B12" w:rsidP="00044B12">
      <w:pPr>
        <w:pStyle w:val="Caption"/>
      </w:pPr>
      <w:bookmarkStart w:id="320" w:name="_Ref68981933"/>
      <w:bookmarkStart w:id="321" w:name="_Toc68996316"/>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w:t>
        </w:r>
      </w:fldSimple>
      <w:bookmarkEnd w:id="320"/>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bookmarkEnd w:id="321"/>
    </w:p>
    <w:p w14:paraId="716D5472" w14:textId="77777777" w:rsidR="00044B12" w:rsidRDefault="00044B12" w:rsidP="00044B12">
      <w:pPr>
        <w:jc w:val="center"/>
      </w:pPr>
    </w:p>
    <w:p w14:paraId="0A4D8FE1" w14:textId="77777777" w:rsidR="00044B12" w:rsidRDefault="00141E6D" w:rsidP="00044B12">
      <w:pPr>
        <w:keepNext/>
        <w:jc w:val="center"/>
      </w:pPr>
      <w:r>
        <w:rPr>
          <w:noProof/>
        </w:rPr>
        <w:drawing>
          <wp:inline distT="0" distB="0" distL="0" distR="0" wp14:anchorId="1C00A947" wp14:editId="606ABFDD">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5C9564F5" w14:textId="77777777" w:rsidR="00D43F09" w:rsidRDefault="00044B12" w:rsidP="00044B12">
      <w:pPr>
        <w:pStyle w:val="Caption"/>
      </w:pPr>
      <w:bookmarkStart w:id="322" w:name="_Ref68981934"/>
      <w:bookmarkStart w:id="323" w:name="_Toc68996317"/>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w:t>
        </w:r>
      </w:fldSimple>
      <w:bookmarkEnd w:id="322"/>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RF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bookmarkEnd w:id="323"/>
    </w:p>
    <w:p w14:paraId="6A4EEA03" w14:textId="77777777" w:rsidR="00044B12" w:rsidRDefault="00044B12" w:rsidP="008F596D">
      <w:pPr>
        <w:ind w:firstLine="432"/>
      </w:pPr>
      <w:proofErr w:type="spellStart"/>
      <w:r>
        <w:rPr>
          <w:b/>
        </w:rPr>
        <w:lastRenderedPageBreak/>
        <w:t>Nhận</w:t>
      </w:r>
      <w:proofErr w:type="spellEnd"/>
      <w:r>
        <w:rPr>
          <w:b/>
        </w:rPr>
        <w:t xml:space="preserve"> </w:t>
      </w:r>
      <w:proofErr w:type="spellStart"/>
      <w:r>
        <w:rPr>
          <w:b/>
        </w:rPr>
        <w:t>xét</w:t>
      </w:r>
      <w:proofErr w:type="spellEnd"/>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141E6D">
        <w:t>t</w:t>
      </w:r>
      <w:proofErr w:type="spellEnd"/>
      <w:r w:rsidR="00141E6D">
        <w:t xml:space="preserve"> </w:t>
      </w:r>
      <w:proofErr w:type="spellStart"/>
      <w:r w:rsidR="00141E6D">
        <w:t>là</w:t>
      </w:r>
      <w:proofErr w:type="spellEnd"/>
      <w:r w:rsidR="00141E6D">
        <w:t xml:space="preserve"> 71,88% </w:t>
      </w:r>
      <w:proofErr w:type="spellStart"/>
      <w:r w:rsidR="00141E6D">
        <w:t>và</w:t>
      </w:r>
      <w:proofErr w:type="spellEnd"/>
      <w:r w:rsidR="00141E6D">
        <w:t xml:space="preserve"> 75,00</w:t>
      </w:r>
      <w:r>
        <w:t xml:space="preserve">%. </w:t>
      </w:r>
      <w:proofErr w:type="spellStart"/>
      <w:r w:rsidR="000975DC">
        <w:t>Kết</w:t>
      </w:r>
      <w:proofErr w:type="spellEnd"/>
      <w:r w:rsidR="000975DC">
        <w:t xml:space="preserve"> </w:t>
      </w:r>
      <w:proofErr w:type="spellStart"/>
      <w:r w:rsidR="000975DC">
        <w:t>quả</w:t>
      </w:r>
      <w:proofErr w:type="spellEnd"/>
      <w:r w:rsidR="000975DC">
        <w:t xml:space="preserve"> </w:t>
      </w:r>
      <w:proofErr w:type="spellStart"/>
      <w:r w:rsidR="000975DC">
        <w:t>của</w:t>
      </w:r>
      <w:proofErr w:type="spellEnd"/>
      <w:r w:rsidR="000975DC">
        <w:t xml:space="preserve"> </w:t>
      </w:r>
      <w:proofErr w:type="spellStart"/>
      <w:r w:rsidR="000975DC">
        <w:t>mô</w:t>
      </w:r>
      <w:proofErr w:type="spellEnd"/>
      <w:r w:rsidR="000975DC">
        <w:t xml:space="preserve"> </w:t>
      </w:r>
      <w:proofErr w:type="spellStart"/>
      <w:r w:rsidR="000975DC">
        <w:t>hình</w:t>
      </w:r>
      <w:proofErr w:type="spellEnd"/>
      <w:r w:rsidR="000975DC">
        <w:t xml:space="preserve"> </w:t>
      </w:r>
      <w:proofErr w:type="spellStart"/>
      <w:r w:rsidR="000975DC">
        <w:t>RandomForest</w:t>
      </w:r>
      <w:proofErr w:type="spellEnd"/>
      <w:r w:rsidR="000975DC">
        <w:t xml:space="preserve"> </w:t>
      </w:r>
      <w:proofErr w:type="spellStart"/>
      <w:r w:rsidR="000975DC">
        <w:t>tốt</w:t>
      </w:r>
      <w:proofErr w:type="spellEnd"/>
      <w:r w:rsidR="000975DC">
        <w:t xml:space="preserve"> </w:t>
      </w:r>
      <w:proofErr w:type="spellStart"/>
      <w:r w:rsidR="000975DC">
        <w:t>hơn</w:t>
      </w:r>
      <w:proofErr w:type="spellEnd"/>
      <w:r w:rsidR="000975DC">
        <w:t xml:space="preserve"> so </w:t>
      </w:r>
      <w:proofErr w:type="spellStart"/>
      <w:r w:rsidR="000975DC">
        <w:t>với</w:t>
      </w:r>
      <w:proofErr w:type="spellEnd"/>
      <w:r w:rsidR="000975DC">
        <w:t xml:space="preserve"> </w:t>
      </w:r>
      <w:proofErr w:type="spellStart"/>
      <w:r w:rsidR="000975DC">
        <w:t>mô</w:t>
      </w:r>
      <w:proofErr w:type="spellEnd"/>
      <w:r w:rsidR="000975DC">
        <w:t xml:space="preserve"> </w:t>
      </w:r>
      <w:proofErr w:type="spellStart"/>
      <w:r w:rsidR="000975DC">
        <w:t>hình</w:t>
      </w:r>
      <w:proofErr w:type="spellEnd"/>
      <w:r w:rsidR="000975DC">
        <w:t xml:space="preserve"> SVM (≈ 4%).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giận</w:t>
      </w:r>
      <w:proofErr w:type="spellEnd"/>
      <w:r>
        <w:t xml:space="preserve"> </w:t>
      </w:r>
      <w:proofErr w:type="spellStart"/>
      <w:r>
        <w:t>dữ</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9847CB">
        <w:t>t</w:t>
      </w:r>
      <w:proofErr w:type="spellEnd"/>
      <w:r w:rsidR="009847CB">
        <w:t xml:space="preserve"> (90</w:t>
      </w:r>
      <w:r w:rsidR="002F59AF">
        <w:t xml:space="preserve">%), </w:t>
      </w:r>
      <w:proofErr w:type="spellStart"/>
      <w:r>
        <w:t>trạng</w:t>
      </w:r>
      <w:proofErr w:type="spellEnd"/>
      <w:r>
        <w:t xml:space="preserve"> </w:t>
      </w:r>
      <w:proofErr w:type="spellStart"/>
      <w:r>
        <w:t>thái</w:t>
      </w:r>
      <w:proofErr w:type="spellEnd"/>
      <w:r>
        <w:t xml:space="preserve"> </w:t>
      </w:r>
      <w:proofErr w:type="spellStart"/>
      <w:r>
        <w:t>cả</w:t>
      </w:r>
      <w:r w:rsidR="002F59AF">
        <w:t>m</w:t>
      </w:r>
      <w:proofErr w:type="spellEnd"/>
      <w:r w:rsidR="002F59AF">
        <w:t xml:space="preserve"> </w:t>
      </w:r>
      <w:proofErr w:type="spellStart"/>
      <w:r w:rsidR="002F59AF">
        <w:t>xúc</w:t>
      </w:r>
      <w:proofErr w:type="spellEnd"/>
      <w:r w:rsidR="002F59AF">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rsidR="002F59AF">
        <w:t>nhận</w:t>
      </w:r>
      <w:proofErr w:type="spellEnd"/>
      <w:r w:rsidR="002F59AF">
        <w:t xml:space="preserve"> </w:t>
      </w:r>
      <w:proofErr w:type="spellStart"/>
      <w:r w:rsidR="002F59AF">
        <w:t>dạng</w:t>
      </w:r>
      <w:proofErr w:type="spellEnd"/>
      <w:r w:rsidR="002F59AF">
        <w:t xml:space="preserve"> </w:t>
      </w:r>
      <w:proofErr w:type="spellStart"/>
      <w:r>
        <w:t>thấp</w:t>
      </w:r>
      <w:proofErr w:type="spellEnd"/>
      <w:r>
        <w:t xml:space="preserve"> </w:t>
      </w:r>
      <w:proofErr w:type="spellStart"/>
      <w:r>
        <w:t>nhấ</w:t>
      </w:r>
      <w:r w:rsidR="002F59AF">
        <w:t>t</w:t>
      </w:r>
      <w:proofErr w:type="spellEnd"/>
      <w:r w:rsidR="002F59AF">
        <w:t xml:space="preserve"> (4</w:t>
      </w:r>
      <w:r>
        <w:t xml:space="preserve">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r w:rsidR="00141E6D">
        <w:t xml:space="preserve">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là</w:t>
      </w:r>
      <w:proofErr w:type="spellEnd"/>
      <w:r>
        <w:t xml:space="preserve"> </w:t>
      </w:r>
      <w:proofErr w:type="spellStart"/>
      <w:r w:rsidR="00141E6D">
        <w:t>trung</w:t>
      </w:r>
      <w:proofErr w:type="spellEnd"/>
      <w:r w:rsidR="00141E6D">
        <w:t xml:space="preserve"> </w:t>
      </w:r>
      <w:proofErr w:type="spellStart"/>
      <w:r w:rsidR="00141E6D">
        <w:t>tính</w:t>
      </w:r>
      <w:proofErr w:type="spellEnd"/>
      <w:r w:rsidR="00141E6D">
        <w:t xml:space="preserve"> </w:t>
      </w:r>
      <w:proofErr w:type="spellStart"/>
      <w:r w:rsidR="00141E6D">
        <w:t>và</w:t>
      </w:r>
      <w:proofErr w:type="spellEnd"/>
      <w:r w:rsidR="00141E6D">
        <w:t xml:space="preserve"> </w:t>
      </w:r>
      <w:proofErr w:type="spellStart"/>
      <w:r>
        <w:t>tôn</w:t>
      </w:r>
      <w:proofErr w:type="spellEnd"/>
      <w:r>
        <w:t xml:space="preserve"> </w:t>
      </w:r>
      <w:proofErr w:type="spellStart"/>
      <w:r>
        <w:t>trọng</w:t>
      </w:r>
      <w:proofErr w:type="spellEnd"/>
      <w:r>
        <w:t xml:space="preserve"> (9</w:t>
      </w:r>
      <w:r w:rsidR="002F59AF">
        <w:t>0</w:t>
      </w:r>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rsidR="00141E6D">
        <w:t xml:space="preserve"> (5</w:t>
      </w:r>
      <w:r w:rsidR="002F59AF">
        <w:t>5</w:t>
      </w:r>
      <w:r>
        <w:t>%).</w:t>
      </w:r>
      <w:r w:rsidR="00B31734">
        <w:t xml:space="preserve"> </w:t>
      </w:r>
      <w:proofErr w:type="spellStart"/>
      <w:r w:rsidR="00B31734">
        <w:t>Cả</w:t>
      </w:r>
      <w:proofErr w:type="spellEnd"/>
      <w:r w:rsidR="00B31734">
        <w:t xml:space="preserve"> 2 </w:t>
      </w:r>
      <w:proofErr w:type="spellStart"/>
      <w:r w:rsidR="00B31734">
        <w:t>mô</w:t>
      </w:r>
      <w:proofErr w:type="spellEnd"/>
      <w:r w:rsidR="00B31734">
        <w:t xml:space="preserve"> </w:t>
      </w:r>
      <w:proofErr w:type="spellStart"/>
      <w:r w:rsidR="00B31734">
        <w:t>hình</w:t>
      </w:r>
      <w:proofErr w:type="spellEnd"/>
      <w:r w:rsidR="00B31734">
        <w:t xml:space="preserve"> </w:t>
      </w:r>
      <w:proofErr w:type="spellStart"/>
      <w:r w:rsidR="00B31734">
        <w:t>phân</w:t>
      </w:r>
      <w:proofErr w:type="spellEnd"/>
      <w:r w:rsidR="00B31734">
        <w:t xml:space="preserve"> </w:t>
      </w:r>
      <w:proofErr w:type="spellStart"/>
      <w:r w:rsidR="00B31734">
        <w:t>lớp</w:t>
      </w:r>
      <w:proofErr w:type="spellEnd"/>
      <w:r w:rsidR="00B31734">
        <w:t xml:space="preserve"> </w:t>
      </w:r>
      <w:proofErr w:type="spellStart"/>
      <w:r w:rsidR="00B31734">
        <w:t>đều</w:t>
      </w:r>
      <w:proofErr w:type="spellEnd"/>
      <w:r w:rsidR="00B31734">
        <w:t xml:space="preserve"> </w:t>
      </w:r>
      <w:proofErr w:type="spellStart"/>
      <w:r w:rsidR="00B31734">
        <w:t>chưa</w:t>
      </w:r>
      <w:proofErr w:type="spellEnd"/>
      <w:r w:rsidR="00B31734">
        <w:t xml:space="preserve"> </w:t>
      </w:r>
      <w:proofErr w:type="spellStart"/>
      <w:r w:rsidR="00B31734">
        <w:t>có</w:t>
      </w:r>
      <w:proofErr w:type="spellEnd"/>
      <w:r w:rsidR="00B31734">
        <w:t xml:space="preserve"> </w:t>
      </w:r>
      <w:proofErr w:type="spellStart"/>
      <w:r w:rsidR="00B31734">
        <w:t>tỉ</w:t>
      </w:r>
      <w:proofErr w:type="spellEnd"/>
      <w:r w:rsidR="00B31734">
        <w:t xml:space="preserve"> </w:t>
      </w:r>
      <w:proofErr w:type="spellStart"/>
      <w:r w:rsidR="00B31734">
        <w:t>lệ</w:t>
      </w:r>
      <w:proofErr w:type="spellEnd"/>
      <w:r w:rsidR="00B31734">
        <w:t xml:space="preserve"> </w:t>
      </w:r>
      <w:proofErr w:type="spellStart"/>
      <w:r w:rsidR="00B31734">
        <w:t>nhận</w:t>
      </w:r>
      <w:proofErr w:type="spellEnd"/>
      <w:r w:rsidR="00B31734">
        <w:t xml:space="preserve"> </w:t>
      </w:r>
      <w:proofErr w:type="spellStart"/>
      <w:r w:rsidR="00B31734">
        <w:t>dạng</w:t>
      </w:r>
      <w:proofErr w:type="spellEnd"/>
      <w:r w:rsidR="00B31734">
        <w:t xml:space="preserve"> </w:t>
      </w:r>
      <w:proofErr w:type="spellStart"/>
      <w:r w:rsidR="00B31734">
        <w:t>cao</w:t>
      </w:r>
      <w:proofErr w:type="spellEnd"/>
      <w:r w:rsidR="00B31734">
        <w:t xml:space="preserve">, </w:t>
      </w:r>
      <w:proofErr w:type="spellStart"/>
      <w:r w:rsidR="00B31734">
        <w:t>để</w:t>
      </w:r>
      <w:proofErr w:type="spellEnd"/>
      <w:r w:rsidR="00B31734">
        <w:t xml:space="preserve"> </w:t>
      </w:r>
      <w:proofErr w:type="spellStart"/>
      <w:r w:rsidR="00B31734">
        <w:t>nâng</w:t>
      </w:r>
      <w:proofErr w:type="spellEnd"/>
      <w:r w:rsidR="00B31734">
        <w:t xml:space="preserve"> </w:t>
      </w:r>
      <w:proofErr w:type="spellStart"/>
      <w:r w:rsidR="00B31734">
        <w:t>cao</w:t>
      </w:r>
      <w:proofErr w:type="spellEnd"/>
      <w:r w:rsidR="00B31734">
        <w:t xml:space="preserve"> </w:t>
      </w:r>
      <w:proofErr w:type="spellStart"/>
      <w:r w:rsidR="00B31734">
        <w:t>khả</w:t>
      </w:r>
      <w:proofErr w:type="spellEnd"/>
      <w:r w:rsidR="00B31734">
        <w:t xml:space="preserve"> </w:t>
      </w:r>
      <w:proofErr w:type="spellStart"/>
      <w:r w:rsidR="00B31734">
        <w:t>năng</w:t>
      </w:r>
      <w:proofErr w:type="spellEnd"/>
      <w:r w:rsidR="00B31734">
        <w:t xml:space="preserve"> </w:t>
      </w:r>
      <w:proofErr w:type="spellStart"/>
      <w:r w:rsidR="00B31734">
        <w:t>nhận</w:t>
      </w:r>
      <w:proofErr w:type="spellEnd"/>
      <w:r w:rsidR="00B31734">
        <w:t xml:space="preserve"> </w:t>
      </w:r>
      <w:proofErr w:type="spellStart"/>
      <w:r w:rsidR="00B31734">
        <w:t>dạng</w:t>
      </w:r>
      <w:proofErr w:type="spellEnd"/>
      <w:r w:rsidR="00B31734">
        <w:t xml:space="preserve"> </w:t>
      </w:r>
      <w:proofErr w:type="spellStart"/>
      <w:r w:rsidR="00B31734">
        <w:t>cho</w:t>
      </w:r>
      <w:proofErr w:type="spellEnd"/>
      <w:r w:rsidR="00B31734">
        <w:t xml:space="preserve"> </w:t>
      </w:r>
      <w:proofErr w:type="spellStart"/>
      <w:r w:rsidR="00B31734">
        <w:t>mô</w:t>
      </w:r>
      <w:proofErr w:type="spellEnd"/>
      <w:r w:rsidR="00B31734">
        <w:t xml:space="preserve"> </w:t>
      </w:r>
      <w:proofErr w:type="spellStart"/>
      <w:r w:rsidR="00B31734">
        <w:t>hình</w:t>
      </w:r>
      <w:proofErr w:type="spellEnd"/>
      <w:r w:rsidR="00B31734">
        <w:t xml:space="preserve"> </w:t>
      </w:r>
      <w:proofErr w:type="spellStart"/>
      <w:r w:rsidR="00B31734">
        <w:t>thì</w:t>
      </w:r>
      <w:proofErr w:type="spellEnd"/>
      <w:r w:rsidR="00B31734">
        <w:t xml:space="preserve"> </w:t>
      </w:r>
      <w:proofErr w:type="spellStart"/>
      <w:r w:rsidR="00B31734">
        <w:t>cần</w:t>
      </w:r>
      <w:proofErr w:type="spellEnd"/>
      <w:r w:rsidR="00B31734">
        <w:t xml:space="preserve"> </w:t>
      </w:r>
      <w:proofErr w:type="spellStart"/>
      <w:r w:rsidR="00B31734">
        <w:t>thêm</w:t>
      </w:r>
      <w:proofErr w:type="spellEnd"/>
      <w:r w:rsidR="00B31734">
        <w:t xml:space="preserve"> </w:t>
      </w:r>
      <w:proofErr w:type="spellStart"/>
      <w:r w:rsidR="00B31734">
        <w:t>bổ</w:t>
      </w:r>
      <w:proofErr w:type="spellEnd"/>
      <w:r w:rsidR="00B31734">
        <w:t xml:space="preserve"> sung </w:t>
      </w:r>
      <w:proofErr w:type="spellStart"/>
      <w:r w:rsidR="00B31734">
        <w:t>dữ</w:t>
      </w:r>
      <w:proofErr w:type="spellEnd"/>
      <w:r w:rsidR="00B31734">
        <w:t xml:space="preserve"> </w:t>
      </w:r>
      <w:proofErr w:type="spellStart"/>
      <w:r w:rsidR="00B31734">
        <w:t>liệu</w:t>
      </w:r>
      <w:proofErr w:type="spellEnd"/>
      <w:r w:rsidR="00B31734">
        <w:t xml:space="preserve"> </w:t>
      </w:r>
      <w:proofErr w:type="spellStart"/>
      <w:r w:rsidR="00B31734">
        <w:t>trong</w:t>
      </w:r>
      <w:proofErr w:type="spellEnd"/>
      <w:r w:rsidR="00B31734">
        <w:t xml:space="preserve"> </w:t>
      </w:r>
      <w:proofErr w:type="spellStart"/>
      <w:r w:rsidR="00B31734">
        <w:t>quá</w:t>
      </w:r>
      <w:proofErr w:type="spellEnd"/>
      <w:r w:rsidR="00B31734">
        <w:t xml:space="preserve"> </w:t>
      </w:r>
      <w:proofErr w:type="spellStart"/>
      <w:r w:rsidR="00B31734">
        <w:t>trình</w:t>
      </w:r>
      <w:proofErr w:type="spellEnd"/>
      <w:r w:rsidR="00B31734">
        <w:t xml:space="preserve"> </w:t>
      </w:r>
      <w:proofErr w:type="spellStart"/>
      <w:r w:rsidR="00B31734">
        <w:t>huấn</w:t>
      </w:r>
      <w:proofErr w:type="spellEnd"/>
      <w:r w:rsidR="00B31734">
        <w:t xml:space="preserve"> </w:t>
      </w:r>
      <w:proofErr w:type="spellStart"/>
      <w:r w:rsidR="00B31734">
        <w:t>luyện</w:t>
      </w:r>
      <w:proofErr w:type="spellEnd"/>
      <w:r w:rsidR="00B31734">
        <w:t xml:space="preserve"> </w:t>
      </w:r>
      <w:proofErr w:type="spellStart"/>
      <w:r w:rsidR="00B31734">
        <w:t>để</w:t>
      </w:r>
      <w:proofErr w:type="spellEnd"/>
      <w:r w:rsidR="00B31734">
        <w:t xml:space="preserve"> </w:t>
      </w:r>
      <w:proofErr w:type="spellStart"/>
      <w:r w:rsidR="00B31734">
        <w:t>mô</w:t>
      </w:r>
      <w:proofErr w:type="spellEnd"/>
      <w:r w:rsidR="00B31734">
        <w:t xml:space="preserve"> </w:t>
      </w:r>
      <w:proofErr w:type="spellStart"/>
      <w:r w:rsidR="00B31734">
        <w:t>hình</w:t>
      </w:r>
      <w:proofErr w:type="spellEnd"/>
      <w:r w:rsidR="00B31734">
        <w:t xml:space="preserve"> </w:t>
      </w:r>
      <w:proofErr w:type="spellStart"/>
      <w:r w:rsidR="00B31734">
        <w:t>có</w:t>
      </w:r>
      <w:proofErr w:type="spellEnd"/>
      <w:r w:rsidR="00B31734">
        <w:t xml:space="preserve"> </w:t>
      </w:r>
      <w:proofErr w:type="spellStart"/>
      <w:r w:rsidR="00B31734">
        <w:t>thể</w:t>
      </w:r>
      <w:proofErr w:type="spellEnd"/>
      <w:r w:rsidR="00B31734">
        <w:t xml:space="preserve"> </w:t>
      </w:r>
      <w:proofErr w:type="spellStart"/>
      <w:r w:rsidR="00B31734">
        <w:t>học</w:t>
      </w:r>
      <w:proofErr w:type="spellEnd"/>
      <w:r w:rsidR="00B31734">
        <w:t xml:space="preserve"> </w:t>
      </w:r>
      <w:proofErr w:type="spellStart"/>
      <w:r w:rsidR="00B31734">
        <w:t>được</w:t>
      </w:r>
      <w:proofErr w:type="spellEnd"/>
      <w:r w:rsidR="00B31734">
        <w:t xml:space="preserve"> </w:t>
      </w:r>
      <w:proofErr w:type="spellStart"/>
      <w:r w:rsidR="00B31734">
        <w:t>nhiều</w:t>
      </w:r>
      <w:proofErr w:type="spellEnd"/>
      <w:r w:rsidR="00B31734">
        <w:t xml:space="preserve"> </w:t>
      </w:r>
      <w:proofErr w:type="spellStart"/>
      <w:r w:rsidR="00B31734">
        <w:t>thông</w:t>
      </w:r>
      <w:proofErr w:type="spellEnd"/>
      <w:r w:rsidR="00B31734">
        <w:t xml:space="preserve"> tin </w:t>
      </w:r>
      <w:proofErr w:type="spellStart"/>
      <w:r w:rsidR="00B31734">
        <w:t>hơn</w:t>
      </w:r>
      <w:proofErr w:type="spellEnd"/>
      <w:r w:rsidR="00B31734">
        <w:t xml:space="preserve">. </w:t>
      </w:r>
      <w:commentRangeStart w:id="324"/>
      <w:proofErr w:type="spellStart"/>
      <w:r w:rsidR="00B31734">
        <w:t>Từ</w:t>
      </w:r>
      <w:proofErr w:type="spellEnd"/>
      <w:r w:rsidR="00B31734">
        <w:t xml:space="preserve"> </w:t>
      </w:r>
      <w:proofErr w:type="spellStart"/>
      <w:r w:rsidR="00B31734">
        <w:t>đó</w:t>
      </w:r>
      <w:proofErr w:type="spellEnd"/>
      <w:r w:rsidR="00B31734">
        <w:t xml:space="preserve">, </w:t>
      </w:r>
      <w:proofErr w:type="spellStart"/>
      <w:r w:rsidR="00B31734">
        <w:t>phương</w:t>
      </w:r>
      <w:proofErr w:type="spellEnd"/>
      <w:r w:rsidR="00B31734">
        <w:t xml:space="preserve"> </w:t>
      </w:r>
      <w:proofErr w:type="spellStart"/>
      <w:r w:rsidR="00B31734">
        <w:t>pháp</w:t>
      </w:r>
      <w:proofErr w:type="spellEnd"/>
      <w:r w:rsidR="00B31734">
        <w:t xml:space="preserve"> </w:t>
      </w:r>
      <w:proofErr w:type="spellStart"/>
      <w:r w:rsidR="00B31734">
        <w:t>đề</w:t>
      </w:r>
      <w:proofErr w:type="spellEnd"/>
      <w:r w:rsidR="00B31734">
        <w:t xml:space="preserve"> ra </w:t>
      </w:r>
      <w:proofErr w:type="spellStart"/>
      <w:r w:rsidR="00B31734">
        <w:t>là</w:t>
      </w:r>
      <w:proofErr w:type="spellEnd"/>
      <w:r w:rsidR="00B31734">
        <w:t xml:space="preserve"> </w:t>
      </w:r>
      <w:proofErr w:type="spellStart"/>
      <w:r w:rsidR="00B31734">
        <w:t>chồng</w:t>
      </w:r>
      <w:proofErr w:type="spellEnd"/>
      <w:r w:rsidR="00B31734">
        <w:t xml:space="preserve"> </w:t>
      </w:r>
      <w:proofErr w:type="spellStart"/>
      <w:r w:rsidR="00B31734">
        <w:t>chập</w:t>
      </w:r>
      <w:proofErr w:type="spellEnd"/>
      <w:r w:rsidR="00B31734">
        <w:t xml:space="preserve"> </w:t>
      </w:r>
      <w:proofErr w:type="spellStart"/>
      <w:r w:rsidR="00B31734">
        <w:t>các</w:t>
      </w:r>
      <w:proofErr w:type="spellEnd"/>
      <w:r w:rsidR="00B31734">
        <w:t xml:space="preserve"> </w:t>
      </w:r>
      <w:proofErr w:type="spellStart"/>
      <w:r w:rsidR="00B31734">
        <w:t>dữ</w:t>
      </w:r>
      <w:proofErr w:type="spellEnd"/>
      <w:r w:rsidR="00B31734">
        <w:t xml:space="preserve"> </w:t>
      </w:r>
      <w:proofErr w:type="spellStart"/>
      <w:r w:rsidR="00B31734">
        <w:t>liệu</w:t>
      </w:r>
      <w:proofErr w:type="spellEnd"/>
      <w:r w:rsidR="00B31734">
        <w:t xml:space="preserve"> </w:t>
      </w:r>
      <w:proofErr w:type="spellStart"/>
      <w:r w:rsidR="00B31734">
        <w:t>đầu</w:t>
      </w:r>
      <w:proofErr w:type="spellEnd"/>
      <w:r w:rsidR="00B31734">
        <w:t xml:space="preserve"> </w:t>
      </w:r>
      <w:proofErr w:type="spellStart"/>
      <w:r w:rsidR="00B31734">
        <w:t>vào</w:t>
      </w:r>
      <w:proofErr w:type="spellEnd"/>
      <w:r w:rsidR="00B31734">
        <w:t xml:space="preserve"> </w:t>
      </w:r>
      <w:proofErr w:type="spellStart"/>
      <w:r w:rsidR="00B31734">
        <w:t>để</w:t>
      </w:r>
      <w:proofErr w:type="spellEnd"/>
      <w:r w:rsidR="00B31734">
        <w:t xml:space="preserve"> </w:t>
      </w:r>
      <w:proofErr w:type="spellStart"/>
      <w:r w:rsidR="00B31734">
        <w:t>tăng</w:t>
      </w:r>
      <w:proofErr w:type="spellEnd"/>
      <w:r w:rsidR="00B31734">
        <w:t xml:space="preserve"> </w:t>
      </w:r>
      <w:proofErr w:type="spellStart"/>
      <w:r w:rsidR="00B31734">
        <w:t>số</w:t>
      </w:r>
      <w:proofErr w:type="spellEnd"/>
      <w:r w:rsidR="00B31734">
        <w:t xml:space="preserve"> </w:t>
      </w:r>
      <w:proofErr w:type="spellStart"/>
      <w:r w:rsidR="00B31734">
        <w:t>lượng</w:t>
      </w:r>
      <w:proofErr w:type="spellEnd"/>
      <w:r w:rsidR="00B31734">
        <w:t xml:space="preserve"> </w:t>
      </w:r>
      <w:proofErr w:type="spellStart"/>
      <w:r w:rsidR="00B31734">
        <w:t>mẫu</w:t>
      </w:r>
      <w:proofErr w:type="spellEnd"/>
      <w:r w:rsidR="00B31734">
        <w:t xml:space="preserve"> </w:t>
      </w:r>
      <w:proofErr w:type="spellStart"/>
      <w:r w:rsidR="00B31734">
        <w:t>huấn</w:t>
      </w:r>
      <w:proofErr w:type="spellEnd"/>
      <w:r w:rsidR="00B31734">
        <w:t xml:space="preserve"> </w:t>
      </w:r>
      <w:proofErr w:type="spellStart"/>
      <w:r w:rsidR="00B31734">
        <w:t>luyện</w:t>
      </w:r>
      <w:proofErr w:type="spellEnd"/>
      <w:r w:rsidR="00B31734">
        <w:t xml:space="preserve"> </w:t>
      </w:r>
      <w:proofErr w:type="spellStart"/>
      <w:r w:rsidR="00B31734">
        <w:t>cho</w:t>
      </w:r>
      <w:proofErr w:type="spellEnd"/>
      <w:r w:rsidR="00B31734">
        <w:t xml:space="preserve"> </w:t>
      </w:r>
      <w:proofErr w:type="spellStart"/>
      <w:r w:rsidR="00B31734">
        <w:t>mô</w:t>
      </w:r>
      <w:proofErr w:type="spellEnd"/>
      <w:r w:rsidR="00B31734">
        <w:t xml:space="preserve"> </w:t>
      </w:r>
      <w:proofErr w:type="spellStart"/>
      <w:r w:rsidR="00B31734">
        <w:t>hình</w:t>
      </w:r>
      <w:proofErr w:type="spellEnd"/>
      <w:r w:rsidR="00B31734">
        <w:t xml:space="preserve">. </w:t>
      </w:r>
      <w:commentRangeEnd w:id="324"/>
      <w:r w:rsidR="009D40D8">
        <w:rPr>
          <w:rStyle w:val="CommentReference"/>
        </w:rPr>
        <w:commentReference w:id="324"/>
      </w:r>
    </w:p>
    <w:p w14:paraId="70745B37" w14:textId="77777777" w:rsidR="004F3BAA" w:rsidRPr="00B31734" w:rsidRDefault="004F3BAA" w:rsidP="009D40D8">
      <w:pPr>
        <w:pStyle w:val="ListParagraph"/>
        <w:ind w:left="432"/>
        <w:rPr>
          <w:b/>
        </w:rPr>
        <w:pPrChange w:id="325" w:author="Cung Thanh Long" w:date="2021-04-12T23:53:00Z">
          <w:pPr>
            <w:pStyle w:val="ListParagraph"/>
            <w:numPr>
              <w:numId w:val="14"/>
            </w:numPr>
            <w:ind w:left="0" w:firstLine="432"/>
          </w:pPr>
        </w:pPrChange>
      </w:pPr>
      <w:del w:id="326" w:author="Cung Thanh Long" w:date="2021-04-12T23:53:00Z">
        <w:r w:rsidDel="009D40D8">
          <w:rPr>
            <w:b/>
          </w:rPr>
          <w:delText xml:space="preserve"> Phương pháp chồng chập dữ liệu:</w:delText>
        </w:r>
      </w:del>
    </w:p>
    <w:p w14:paraId="3ADC3CED" w14:textId="77777777" w:rsidR="00B31734" w:rsidRPr="00B31734" w:rsidRDefault="00B31734" w:rsidP="00B31734">
      <w:pPr>
        <w:ind w:left="72"/>
        <w:rPr>
          <w:b/>
        </w:rPr>
      </w:pPr>
    </w:p>
    <w:p w14:paraId="2E1A11F6" w14:textId="77777777" w:rsidR="004F3BAA" w:rsidRDefault="004F3BAA" w:rsidP="004F3BAA">
      <w:pPr>
        <w:keepNext/>
        <w:ind w:left="72"/>
        <w:jc w:val="center"/>
      </w:pPr>
      <w:r>
        <w:rPr>
          <w:noProof/>
        </w:rPr>
        <w:drawing>
          <wp:inline distT="0" distB="0" distL="0" distR="0" wp14:anchorId="7A4F6E87" wp14:editId="54502ACD">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75" cy="762000"/>
                    </a:xfrm>
                    <a:prstGeom prst="rect">
                      <a:avLst/>
                    </a:prstGeom>
                  </pic:spPr>
                </pic:pic>
              </a:graphicData>
            </a:graphic>
          </wp:inline>
        </w:drawing>
      </w:r>
    </w:p>
    <w:p w14:paraId="392FD73F" w14:textId="77777777" w:rsidR="004F3BAA" w:rsidRDefault="004F3BAA" w:rsidP="004F3BAA">
      <w:pPr>
        <w:pStyle w:val="Caption"/>
      </w:pPr>
      <w:bookmarkStart w:id="327" w:name="_Ref68952454"/>
      <w:bookmarkStart w:id="328" w:name="_Toc68996318"/>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3</w:t>
        </w:r>
      </w:fldSimple>
      <w:bookmarkEnd w:id="327"/>
      <w:r>
        <w:t xml:space="preserve"> Chia </w:t>
      </w:r>
      <w:proofErr w:type="spellStart"/>
      <w:r>
        <w:t>cắt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không</w:t>
      </w:r>
      <w:proofErr w:type="spellEnd"/>
      <w:r>
        <w:t xml:space="preserve"> </w:t>
      </w:r>
      <w:proofErr w:type="spellStart"/>
      <w:r>
        <w:t>chồng</w:t>
      </w:r>
      <w:proofErr w:type="spellEnd"/>
      <w:r>
        <w:t xml:space="preserve"> </w:t>
      </w:r>
      <w:proofErr w:type="spellStart"/>
      <w:r>
        <w:t>chập</w:t>
      </w:r>
      <w:bookmarkEnd w:id="328"/>
      <w:proofErr w:type="spellEnd"/>
    </w:p>
    <w:commentRangeStart w:id="329"/>
    <w:p w14:paraId="7B614D4C" w14:textId="77777777" w:rsidR="00B31734" w:rsidRPr="00B31734" w:rsidRDefault="00B31734" w:rsidP="00B31734">
      <w:r>
        <w:fldChar w:fldCharType="begin"/>
      </w:r>
      <w:r>
        <w:instrText xml:space="preserve"> REF _Ref68952454 \h </w:instrText>
      </w:r>
      <w:r>
        <w:fldChar w:fldCharType="separate"/>
      </w:r>
      <w:proofErr w:type="spellStart"/>
      <w:r w:rsidR="00EC13B2">
        <w:t>Hình</w:t>
      </w:r>
      <w:proofErr w:type="spellEnd"/>
      <w:r w:rsidR="00EC13B2">
        <w:t xml:space="preserve"> </w:t>
      </w:r>
      <w:r w:rsidR="00EC13B2">
        <w:rPr>
          <w:noProof/>
        </w:rPr>
        <w:t>3</w:t>
      </w:r>
      <w:r w:rsidR="00EC13B2">
        <w:t>.</w:t>
      </w:r>
      <w:r w:rsidR="00EC13B2">
        <w:rPr>
          <w:noProof/>
        </w:rPr>
        <w:t>3</w:t>
      </w:r>
      <w:r>
        <w:fldChar w:fldCharType="end"/>
      </w:r>
      <w:r>
        <w:t xml:space="preserve"> </w:t>
      </w:r>
      <w:proofErr w:type="spellStart"/>
      <w:r>
        <w:t>biểu</w:t>
      </w:r>
      <w:proofErr w:type="spellEnd"/>
      <w:r>
        <w:t xml:space="preserve"> </w:t>
      </w:r>
      <w:proofErr w:type="spellStart"/>
      <w:r>
        <w:t>diễn</w:t>
      </w:r>
      <w:proofErr w:type="spellEnd"/>
      <w:r>
        <w:t xml:space="preserve"> </w:t>
      </w:r>
      <w:proofErr w:type="spellStart"/>
      <w:r>
        <w:t>cách</w:t>
      </w:r>
      <w:proofErr w:type="spellEnd"/>
      <w:r>
        <w:t xml:space="preserve"> chia </w:t>
      </w:r>
      <w:proofErr w:type="spellStart"/>
      <w:r>
        <w:t>cắt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chưa</w:t>
      </w:r>
      <w:proofErr w:type="spellEnd"/>
      <w:r>
        <w:t xml:space="preserve"> </w:t>
      </w:r>
      <w:proofErr w:type="spellStart"/>
      <w:r>
        <w:t>đủ</w:t>
      </w:r>
      <w:proofErr w:type="spellEnd"/>
      <w:r>
        <w:t xml:space="preserve"> </w:t>
      </w:r>
      <w:proofErr w:type="spellStart"/>
      <w:r>
        <w:t>để</w:t>
      </w:r>
      <w:proofErr w:type="spellEnd"/>
      <w:r w:rsidR="00F453A8">
        <w:t xml:space="preserve"> </w:t>
      </w:r>
      <w:proofErr w:type="spellStart"/>
      <w:r w:rsidR="00F453A8">
        <w:t>mô</w:t>
      </w:r>
      <w:proofErr w:type="spellEnd"/>
      <w:r w:rsidR="00F453A8">
        <w:t xml:space="preserve"> </w:t>
      </w:r>
      <w:proofErr w:type="spellStart"/>
      <w:r w:rsidR="00F453A8">
        <w:t>hình</w:t>
      </w:r>
      <w:proofErr w:type="spellEnd"/>
      <w:r w:rsidR="00F453A8">
        <w:t xml:space="preserve"> </w:t>
      </w:r>
      <w:proofErr w:type="spellStart"/>
      <w:r w:rsidR="00F453A8">
        <w:t>dự</w:t>
      </w:r>
      <w:proofErr w:type="spellEnd"/>
      <w:r w:rsidR="00F453A8">
        <w:t xml:space="preserve"> </w:t>
      </w:r>
      <w:proofErr w:type="spellStart"/>
      <w:r w:rsidR="00F453A8">
        <w:t>đoán</w:t>
      </w:r>
      <w:proofErr w:type="spellEnd"/>
      <w:r w:rsidR="00F453A8">
        <w:t xml:space="preserve"> </w:t>
      </w:r>
      <w:proofErr w:type="spellStart"/>
      <w:r w:rsidR="00F453A8">
        <w:t>chính</w:t>
      </w:r>
      <w:proofErr w:type="spellEnd"/>
      <w:r w:rsidR="00F453A8">
        <w:t xml:space="preserve"> </w:t>
      </w:r>
      <w:proofErr w:type="spellStart"/>
      <w:r w:rsidR="00F453A8">
        <w:t>xác</w:t>
      </w:r>
      <w:proofErr w:type="spellEnd"/>
      <w:r w:rsidR="00F453A8">
        <w:t xml:space="preserve"> </w:t>
      </w:r>
      <w:proofErr w:type="spellStart"/>
      <w:r w:rsidR="00F453A8">
        <w:t>trạng</w:t>
      </w:r>
      <w:proofErr w:type="spellEnd"/>
      <w:r w:rsidR="00F453A8">
        <w:t xml:space="preserve"> </w:t>
      </w:r>
      <w:proofErr w:type="spellStart"/>
      <w:r w:rsidR="00F453A8">
        <w:t>thái</w:t>
      </w:r>
      <w:proofErr w:type="spellEnd"/>
      <w:r w:rsidR="00F453A8">
        <w:t xml:space="preserve"> </w:t>
      </w:r>
      <w:proofErr w:type="spellStart"/>
      <w:r w:rsidR="00F453A8">
        <w:t>cảm</w:t>
      </w:r>
      <w:proofErr w:type="spellEnd"/>
      <w:r w:rsidR="00F453A8">
        <w:t xml:space="preserve"> </w:t>
      </w:r>
      <w:proofErr w:type="spellStart"/>
      <w:r w:rsidR="00F453A8">
        <w:t>xúc</w:t>
      </w:r>
      <w:proofErr w:type="spellEnd"/>
      <w:r>
        <w:t>.</w:t>
      </w:r>
    </w:p>
    <w:p w14:paraId="5EDF4C67" w14:textId="77777777" w:rsidR="00B31734" w:rsidRDefault="00B31734" w:rsidP="00B31734">
      <w:pPr>
        <w:keepNext/>
        <w:jc w:val="center"/>
      </w:pPr>
      <w:r>
        <w:rPr>
          <w:noProof/>
        </w:rPr>
        <w:drawing>
          <wp:inline distT="0" distB="0" distL="0" distR="0" wp14:anchorId="2286DAC2" wp14:editId="2A83079D">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7025" cy="1009650"/>
                    </a:xfrm>
                    <a:prstGeom prst="rect">
                      <a:avLst/>
                    </a:prstGeom>
                  </pic:spPr>
                </pic:pic>
              </a:graphicData>
            </a:graphic>
          </wp:inline>
        </w:drawing>
      </w:r>
    </w:p>
    <w:p w14:paraId="3782E58F" w14:textId="77777777" w:rsidR="004F3BAA" w:rsidRDefault="00B31734" w:rsidP="00B31734">
      <w:pPr>
        <w:pStyle w:val="Caption"/>
      </w:pPr>
      <w:bookmarkStart w:id="330" w:name="_Ref68952572"/>
      <w:bookmarkStart w:id="331" w:name="_Toc68996319"/>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4</w:t>
        </w:r>
      </w:fldSimple>
      <w:bookmarkEnd w:id="330"/>
      <w:r>
        <w:t xml:space="preserve"> </w:t>
      </w:r>
      <w:proofErr w:type="spellStart"/>
      <w:r>
        <w:t>Cắt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chồng</w:t>
      </w:r>
      <w:proofErr w:type="spellEnd"/>
      <w:r>
        <w:t xml:space="preserve"> </w:t>
      </w:r>
      <w:proofErr w:type="spellStart"/>
      <w:r>
        <w:t>chập</w:t>
      </w:r>
      <w:bookmarkEnd w:id="331"/>
      <w:proofErr w:type="spellEnd"/>
    </w:p>
    <w:p w14:paraId="33AD6622" w14:textId="77777777" w:rsidR="00B31734" w:rsidRPr="00B31734" w:rsidRDefault="00B31734" w:rsidP="00B31734">
      <w:proofErr w:type="spellStart"/>
      <w:r>
        <w:t>Trong</w:t>
      </w:r>
      <w:proofErr w:type="spellEnd"/>
      <w:r>
        <w:t xml:space="preserve"> </w:t>
      </w:r>
      <w:proofErr w:type="spellStart"/>
      <w:r>
        <w:t>khi</w:t>
      </w:r>
      <w:proofErr w:type="spellEnd"/>
      <w:r>
        <w:t xml:space="preserve"> </w:t>
      </w:r>
      <w:proofErr w:type="spellStart"/>
      <w:r>
        <w:t>đó</w:t>
      </w:r>
      <w:proofErr w:type="spellEnd"/>
      <w:r>
        <w:t xml:space="preserve">, </w:t>
      </w:r>
      <w:proofErr w:type="spellStart"/>
      <w:r>
        <w:t>khi</w:t>
      </w:r>
      <w:proofErr w:type="spellEnd"/>
      <w:r>
        <w:t xml:space="preserve"> chia </w:t>
      </w:r>
      <w:proofErr w:type="spellStart"/>
      <w:r>
        <w:t>cắt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như</w:t>
      </w:r>
      <w:proofErr w:type="spellEnd"/>
      <w:r>
        <w:t xml:space="preserve"> </w:t>
      </w:r>
      <w:r>
        <w:fldChar w:fldCharType="begin"/>
      </w:r>
      <w:r>
        <w:instrText xml:space="preserve"> REF _Ref68952572 \h </w:instrText>
      </w:r>
      <w:r>
        <w:fldChar w:fldCharType="separate"/>
      </w:r>
      <w:proofErr w:type="spellStart"/>
      <w:r w:rsidR="00EC13B2">
        <w:t>Hình</w:t>
      </w:r>
      <w:proofErr w:type="spellEnd"/>
      <w:r w:rsidR="00EC13B2">
        <w:t xml:space="preserve"> </w:t>
      </w:r>
      <w:r w:rsidR="00EC13B2">
        <w:rPr>
          <w:noProof/>
        </w:rPr>
        <w:t>3</w:t>
      </w:r>
      <w:r w:rsidR="00EC13B2">
        <w:t>.</w:t>
      </w:r>
      <w:r w:rsidR="00EC13B2">
        <w:rPr>
          <w:noProof/>
        </w:rPr>
        <w:t>4</w:t>
      </w:r>
      <w:r>
        <w:fldChar w:fldCharType="end"/>
      </w:r>
      <w:r>
        <w:t xml:space="preserve"> </w:t>
      </w:r>
      <w:proofErr w:type="spellStart"/>
      <w:r>
        <w:t>giúp</w:t>
      </w:r>
      <w:proofErr w:type="spellEnd"/>
      <w:r>
        <w:t xml:space="preserve"> </w:t>
      </w:r>
      <w:proofErr w:type="spellStart"/>
      <w:r>
        <w:t>cho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nhiều</w:t>
      </w:r>
      <w:proofErr w:type="spellEnd"/>
      <w:r>
        <w:t xml:space="preserve"> </w:t>
      </w:r>
      <w:proofErr w:type="spellStart"/>
      <w:r>
        <w:t>hơn</w:t>
      </w:r>
      <w:proofErr w:type="spellEnd"/>
      <w:r w:rsidR="00F453A8">
        <w:t xml:space="preserve">, </w:t>
      </w:r>
      <w:proofErr w:type="spellStart"/>
      <w:r w:rsidR="00F453A8">
        <w:t>từ</w:t>
      </w:r>
      <w:proofErr w:type="spellEnd"/>
      <w:r w:rsidR="00F453A8">
        <w:t xml:space="preserve"> </w:t>
      </w:r>
      <w:proofErr w:type="spellStart"/>
      <w:r w:rsidR="00F453A8">
        <w:t>đó</w:t>
      </w:r>
      <w:proofErr w:type="spellEnd"/>
      <w:r w:rsidR="00F453A8">
        <w:t xml:space="preserve"> </w:t>
      </w:r>
      <w:proofErr w:type="spellStart"/>
      <w:r w:rsidR="00F453A8">
        <w:t>mô</w:t>
      </w:r>
      <w:proofErr w:type="spellEnd"/>
      <w:r w:rsidR="00F453A8">
        <w:t xml:space="preserve"> </w:t>
      </w:r>
      <w:proofErr w:type="spellStart"/>
      <w:r w:rsidR="00F453A8">
        <w:t>hình</w:t>
      </w:r>
      <w:proofErr w:type="spellEnd"/>
      <w:r w:rsidR="00F453A8">
        <w:t xml:space="preserve"> </w:t>
      </w:r>
      <w:proofErr w:type="spellStart"/>
      <w:r w:rsidR="00F453A8">
        <w:t>sẽ</w:t>
      </w:r>
      <w:proofErr w:type="spellEnd"/>
      <w:r w:rsidR="00F453A8">
        <w:t xml:space="preserve"> </w:t>
      </w:r>
      <w:proofErr w:type="spellStart"/>
      <w:r w:rsidR="00F453A8">
        <w:t>được</w:t>
      </w:r>
      <w:proofErr w:type="spellEnd"/>
      <w:r w:rsidR="00F453A8">
        <w:t xml:space="preserve"> </w:t>
      </w:r>
      <w:proofErr w:type="spellStart"/>
      <w:r w:rsidR="00F453A8">
        <w:t>huấn</w:t>
      </w:r>
      <w:proofErr w:type="spellEnd"/>
      <w:r w:rsidR="00F453A8">
        <w:t xml:space="preserve"> </w:t>
      </w:r>
      <w:proofErr w:type="spellStart"/>
      <w:r w:rsidR="00F453A8">
        <w:t>luyện</w:t>
      </w:r>
      <w:proofErr w:type="spellEnd"/>
      <w:r w:rsidR="00F453A8">
        <w:t xml:space="preserve"> </w:t>
      </w:r>
      <w:proofErr w:type="spellStart"/>
      <w:r w:rsidR="00F453A8">
        <w:t>với</w:t>
      </w:r>
      <w:proofErr w:type="spellEnd"/>
      <w:r w:rsidR="00F453A8">
        <w:t xml:space="preserve"> </w:t>
      </w:r>
      <w:proofErr w:type="spellStart"/>
      <w:r w:rsidR="00F453A8">
        <w:t>nhiều</w:t>
      </w:r>
      <w:proofErr w:type="spellEnd"/>
      <w:r w:rsidR="00F453A8">
        <w:t xml:space="preserve"> </w:t>
      </w:r>
      <w:proofErr w:type="spellStart"/>
      <w:r w:rsidR="00F453A8">
        <w:t>thông</w:t>
      </w:r>
      <w:proofErr w:type="spellEnd"/>
      <w:r w:rsidR="00F453A8">
        <w:t xml:space="preserve"> tin </w:t>
      </w:r>
      <w:proofErr w:type="spellStart"/>
      <w:r w:rsidR="00F453A8">
        <w:t>hơn</w:t>
      </w:r>
      <w:proofErr w:type="spellEnd"/>
      <w:r w:rsidR="00F453A8">
        <w:t xml:space="preserve">. </w:t>
      </w:r>
      <w:proofErr w:type="spellStart"/>
      <w:r w:rsidR="00F453A8">
        <w:t>Công</w:t>
      </w:r>
      <w:proofErr w:type="spellEnd"/>
      <w:r w:rsidR="00F453A8">
        <w:t xml:space="preserve"> </w:t>
      </w:r>
      <w:proofErr w:type="spellStart"/>
      <w:r w:rsidR="00F453A8">
        <w:t>việc</w:t>
      </w:r>
      <w:proofErr w:type="spellEnd"/>
      <w:r w:rsidR="00F453A8">
        <w:t xml:space="preserve"> </w:t>
      </w:r>
      <w:proofErr w:type="spellStart"/>
      <w:r w:rsidR="00F453A8">
        <w:t>tiếp</w:t>
      </w:r>
      <w:proofErr w:type="spellEnd"/>
      <w:r w:rsidR="00F453A8">
        <w:t xml:space="preserve"> </w:t>
      </w:r>
      <w:proofErr w:type="spellStart"/>
      <w:r w:rsidR="00F453A8">
        <w:t>theo</w:t>
      </w:r>
      <w:proofErr w:type="spellEnd"/>
      <w:r w:rsidR="00F453A8">
        <w:t xml:space="preserve"> </w:t>
      </w:r>
      <w:proofErr w:type="spellStart"/>
      <w:r w:rsidR="00F453A8">
        <w:t>là</w:t>
      </w:r>
      <w:proofErr w:type="spellEnd"/>
      <w:r w:rsidR="00F453A8">
        <w:t xml:space="preserve"> </w:t>
      </w:r>
      <w:proofErr w:type="spellStart"/>
      <w:r w:rsidR="00F453A8">
        <w:t>đi</w:t>
      </w:r>
      <w:proofErr w:type="spellEnd"/>
      <w:r w:rsidR="00F453A8">
        <w:t xml:space="preserve"> </w:t>
      </w:r>
      <w:proofErr w:type="spellStart"/>
      <w:r w:rsidR="00F453A8">
        <w:t>tìm</w:t>
      </w:r>
      <w:proofErr w:type="spellEnd"/>
      <w:r w:rsidR="00F453A8">
        <w:t xml:space="preserve"> </w:t>
      </w:r>
      <w:proofErr w:type="spellStart"/>
      <w:r w:rsidR="00F453A8">
        <w:t>tỉ</w:t>
      </w:r>
      <w:proofErr w:type="spellEnd"/>
      <w:r w:rsidR="00F453A8">
        <w:t xml:space="preserve"> </w:t>
      </w:r>
      <w:proofErr w:type="spellStart"/>
      <w:r w:rsidR="00F453A8">
        <w:t>lệ</w:t>
      </w:r>
      <w:proofErr w:type="spellEnd"/>
      <w:r w:rsidR="00F453A8">
        <w:t xml:space="preserve"> </w:t>
      </w:r>
      <w:proofErr w:type="spellStart"/>
      <w:r w:rsidR="00F453A8">
        <w:t>chồng</w:t>
      </w:r>
      <w:proofErr w:type="spellEnd"/>
      <w:r w:rsidR="00F453A8">
        <w:t xml:space="preserve"> </w:t>
      </w:r>
      <w:proofErr w:type="spellStart"/>
      <w:r w:rsidR="00F453A8">
        <w:t>chập</w:t>
      </w:r>
      <w:proofErr w:type="spellEnd"/>
      <w:r w:rsidR="00F453A8">
        <w:t xml:space="preserve"> </w:t>
      </w:r>
      <w:proofErr w:type="spellStart"/>
      <w:r w:rsidR="00F453A8">
        <w:t>tối</w:t>
      </w:r>
      <w:proofErr w:type="spellEnd"/>
      <w:r w:rsidR="00F453A8">
        <w:t xml:space="preserve"> </w:t>
      </w:r>
      <w:proofErr w:type="spellStart"/>
      <w:r w:rsidR="00F453A8">
        <w:t>ưu</w:t>
      </w:r>
      <w:proofErr w:type="spellEnd"/>
      <w:r w:rsidR="00F453A8">
        <w:t xml:space="preserve"> </w:t>
      </w:r>
      <w:proofErr w:type="spellStart"/>
      <w:r w:rsidR="00F453A8">
        <w:t>cho</w:t>
      </w:r>
      <w:proofErr w:type="spellEnd"/>
      <w:r w:rsidR="00F453A8">
        <w:t xml:space="preserve"> </w:t>
      </w:r>
      <w:proofErr w:type="spellStart"/>
      <w:r w:rsidR="00F453A8">
        <w:t>bài</w:t>
      </w:r>
      <w:proofErr w:type="spellEnd"/>
      <w:r w:rsidR="00F453A8">
        <w:t xml:space="preserve"> </w:t>
      </w:r>
      <w:proofErr w:type="spellStart"/>
      <w:r w:rsidR="00F453A8">
        <w:t>toán</w:t>
      </w:r>
      <w:proofErr w:type="spellEnd"/>
      <w:r w:rsidR="00F453A8">
        <w:t xml:space="preserve"> </w:t>
      </w:r>
      <w:proofErr w:type="spellStart"/>
      <w:r w:rsidR="00F453A8">
        <w:t>nhận</w:t>
      </w:r>
      <w:proofErr w:type="spellEnd"/>
      <w:r w:rsidR="00F453A8">
        <w:t xml:space="preserve"> </w:t>
      </w:r>
      <w:proofErr w:type="spellStart"/>
      <w:r w:rsidR="00F453A8">
        <w:t>dạng</w:t>
      </w:r>
      <w:proofErr w:type="spellEnd"/>
      <w:r w:rsidR="00F453A8">
        <w:t xml:space="preserve"> </w:t>
      </w:r>
      <w:proofErr w:type="spellStart"/>
      <w:r w:rsidR="00F453A8">
        <w:t>cảm</w:t>
      </w:r>
      <w:proofErr w:type="spellEnd"/>
      <w:r w:rsidR="00F453A8">
        <w:t xml:space="preserve"> </w:t>
      </w:r>
      <w:proofErr w:type="spellStart"/>
      <w:r w:rsidR="00F453A8">
        <w:t>xúc</w:t>
      </w:r>
      <w:proofErr w:type="spellEnd"/>
      <w:r w:rsidR="00F453A8">
        <w:t>.</w:t>
      </w:r>
      <w:commentRangeEnd w:id="329"/>
      <w:r w:rsidR="009D40D8">
        <w:rPr>
          <w:rStyle w:val="CommentReference"/>
        </w:rPr>
        <w:commentReference w:id="329"/>
      </w:r>
    </w:p>
    <w:p w14:paraId="1E33EF42" w14:textId="16E8E422" w:rsidR="00773FEC" w:rsidRDefault="00E47528" w:rsidP="00D43F09">
      <w:pPr>
        <w:pStyle w:val="Heading2"/>
      </w:pPr>
      <w:bookmarkStart w:id="332" w:name="_Toc68996289"/>
      <w:proofErr w:type="spellStart"/>
      <w:r>
        <w:t>Th</w:t>
      </w:r>
      <w:ins w:id="333" w:author="Cung Thanh Long" w:date="2021-04-12T23:56:00Z">
        <w:r w:rsidR="00F837BC">
          <w:t>ử</w:t>
        </w:r>
        <w:proofErr w:type="spellEnd"/>
        <w:r w:rsidR="00F837BC">
          <w:t xml:space="preserve"> </w:t>
        </w:r>
        <w:proofErr w:type="spellStart"/>
        <w:r w:rsidR="00F837BC">
          <w:t>nghiệm</w:t>
        </w:r>
        <w:proofErr w:type="spellEnd"/>
        <w:r w:rsidR="00F837BC">
          <w:t xml:space="preserve"> </w:t>
        </w:r>
        <w:proofErr w:type="spellStart"/>
        <w:r w:rsidR="00F837BC">
          <w:t>các</w:t>
        </w:r>
      </w:ins>
      <w:proofErr w:type="spellEnd"/>
      <w:del w:id="334" w:author="Cung Thanh Long" w:date="2021-04-12T23:56:00Z">
        <w:r w:rsidDel="00F837BC">
          <w:delText>ay đổi</w:delText>
        </w:r>
      </w:del>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332"/>
      <w:proofErr w:type="spellEnd"/>
      <w:ins w:id="335" w:author="Cung Thanh Long" w:date="2021-04-12T23:56:00Z">
        <w:r w:rsidR="00F837BC">
          <w:t xml:space="preserve"> </w:t>
        </w:r>
        <w:proofErr w:type="spellStart"/>
        <w:r w:rsidR="00F837BC">
          <w:t>khác</w:t>
        </w:r>
        <w:proofErr w:type="spellEnd"/>
        <w:r w:rsidR="00F837BC">
          <w:t xml:space="preserve"> </w:t>
        </w:r>
        <w:proofErr w:type="spellStart"/>
        <w:r w:rsidR="00F837BC">
          <w:t>nhau</w:t>
        </w:r>
      </w:ins>
      <w:proofErr w:type="spellEnd"/>
    </w:p>
    <w:p w14:paraId="496E86B3" w14:textId="3D8A20DD" w:rsidR="007322A4" w:rsidRDefault="00F837BC" w:rsidP="00F837BC">
      <w:pPr>
        <w:ind w:left="360"/>
        <w:pPrChange w:id="336" w:author="Cung Thanh Long" w:date="2021-04-12T23:56:00Z">
          <w:pPr>
            <w:pStyle w:val="ListParagraph"/>
            <w:numPr>
              <w:numId w:val="4"/>
            </w:numPr>
            <w:ind w:hanging="360"/>
          </w:pPr>
        </w:pPrChange>
      </w:pPr>
      <w:ins w:id="337" w:author="Cung Thanh Long" w:date="2021-04-12T23:56:00Z">
        <w:r>
          <w:t>3.2.</w:t>
        </w:r>
        <w:proofErr w:type="gramStart"/>
        <w:r>
          <w:t>1.</w:t>
        </w:r>
      </w:ins>
      <w:r w:rsidR="007322A4">
        <w:t>Tỉ</w:t>
      </w:r>
      <w:proofErr w:type="gramEnd"/>
      <w:r w:rsidR="007322A4">
        <w:t xml:space="preserve"> </w:t>
      </w:r>
      <w:proofErr w:type="spellStart"/>
      <w:r w:rsidR="007322A4">
        <w:t>lệ</w:t>
      </w:r>
      <w:proofErr w:type="spellEnd"/>
      <w:r w:rsidR="007322A4">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7322A4">
        <w:t>10%</w:t>
      </w:r>
    </w:p>
    <w:p w14:paraId="3032650F" w14:textId="77777777" w:rsidR="00EE7AD6" w:rsidRDefault="00F65126" w:rsidP="00EE7AD6">
      <w:pPr>
        <w:keepNext/>
        <w:jc w:val="center"/>
      </w:pPr>
      <w:r>
        <w:rPr>
          <w:noProof/>
        </w:rPr>
        <w:lastRenderedPageBreak/>
        <w:drawing>
          <wp:inline distT="0" distB="0" distL="0" distR="0" wp14:anchorId="7FC7E248" wp14:editId="3240D29A">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185BB6BC" w14:textId="77777777" w:rsidR="00EE7AD6" w:rsidRDefault="00EE7AD6" w:rsidP="00EE7AD6">
      <w:pPr>
        <w:pStyle w:val="Caption"/>
      </w:pPr>
      <w:bookmarkStart w:id="338" w:name="_Toc68996320"/>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5</w:t>
        </w:r>
      </w:fldSimple>
      <w:r>
        <w:t xml:space="preserve"> </w:t>
      </w:r>
      <w:proofErr w:type="spellStart"/>
      <w:r w:rsidR="002B1BC9">
        <w:t>Kết</w:t>
      </w:r>
      <w:proofErr w:type="spellEnd"/>
      <w:r w:rsidR="002B1BC9">
        <w:t xml:space="preserve"> </w:t>
      </w:r>
      <w:proofErr w:type="spellStart"/>
      <w:r w:rsidR="002B1BC9">
        <w:t>quả</w:t>
      </w:r>
      <w:proofErr w:type="spellEnd"/>
      <w:r w:rsidR="002B1BC9">
        <w:t xml:space="preserve"> </w:t>
      </w:r>
      <w:proofErr w:type="spellStart"/>
      <w:r w:rsidR="002B1BC9">
        <w:t>nhận</w:t>
      </w:r>
      <w:proofErr w:type="spellEnd"/>
      <w:r w:rsidR="002B1BC9">
        <w:t xml:space="preserve"> </w:t>
      </w:r>
      <w:proofErr w:type="spellStart"/>
      <w:r w:rsidR="002B1BC9">
        <w:t>dạng</w:t>
      </w:r>
      <w:proofErr w:type="spellEnd"/>
      <w:r w:rsidR="002B1BC9">
        <w:t xml:space="preserve"> </w:t>
      </w:r>
      <w:proofErr w:type="spellStart"/>
      <w:r w:rsidR="002B1BC9">
        <w:t>bằng</w:t>
      </w:r>
      <w:proofErr w:type="spellEnd"/>
      <w:r w:rsidR="002B1BC9">
        <w:t xml:space="preserve"> </w:t>
      </w:r>
      <w:proofErr w:type="spellStart"/>
      <w:r w:rsidR="002B1BC9">
        <w:t>mô</w:t>
      </w:r>
      <w:proofErr w:type="spellEnd"/>
      <w:r w:rsidR="002B1BC9">
        <w:t xml:space="preserve"> </w:t>
      </w:r>
      <w:proofErr w:type="spellStart"/>
      <w:r w:rsidR="002B1BC9">
        <w:t>hình</w:t>
      </w:r>
      <w:proofErr w:type="spellEnd"/>
      <w:r w:rsidR="002B1BC9">
        <w:t xml:space="preserve"> SVM </w:t>
      </w:r>
      <w:proofErr w:type="spellStart"/>
      <w:r w:rsidR="002B1BC9">
        <w:t>tỉ</w:t>
      </w:r>
      <w:proofErr w:type="spellEnd"/>
      <w:r w:rsidR="002B1BC9">
        <w:t xml:space="preserve"> </w:t>
      </w:r>
      <w:proofErr w:type="spellStart"/>
      <w:r w:rsidR="002B1BC9">
        <w:t>lệ</w:t>
      </w:r>
      <w:proofErr w:type="spellEnd"/>
      <w:r w:rsidR="002B1BC9">
        <w:t xml:space="preserve"> </w:t>
      </w:r>
      <w:proofErr w:type="spellStart"/>
      <w:r w:rsidR="002B1BC9">
        <w:t>chồng</w:t>
      </w:r>
      <w:proofErr w:type="spellEnd"/>
      <w:r w:rsidR="002B1BC9">
        <w:t xml:space="preserve"> </w:t>
      </w:r>
      <w:proofErr w:type="spellStart"/>
      <w:r w:rsidR="002B1BC9">
        <w:t>chập</w:t>
      </w:r>
      <w:proofErr w:type="spellEnd"/>
      <w:r w:rsidR="002B1BC9">
        <w:t xml:space="preserve"> 10%</w:t>
      </w:r>
      <w:bookmarkEnd w:id="338"/>
    </w:p>
    <w:p w14:paraId="117E0C50" w14:textId="77777777" w:rsidR="002B1BC9" w:rsidRPr="002B1BC9" w:rsidRDefault="002B1BC9" w:rsidP="002B1BC9"/>
    <w:p w14:paraId="2BAB0D84" w14:textId="77777777" w:rsidR="002B1BC9" w:rsidRDefault="00F65126" w:rsidP="002B1BC9">
      <w:pPr>
        <w:keepNext/>
        <w:jc w:val="center"/>
      </w:pPr>
      <w:r>
        <w:rPr>
          <w:noProof/>
        </w:rPr>
        <w:drawing>
          <wp:inline distT="0" distB="0" distL="0" distR="0" wp14:anchorId="7BDC2DE4" wp14:editId="48D97CC3">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5C323A1F" w14:textId="77777777" w:rsidR="00962A88" w:rsidRDefault="002B1BC9" w:rsidP="002B1BC9">
      <w:pPr>
        <w:pStyle w:val="Caption"/>
      </w:pPr>
      <w:bookmarkStart w:id="339" w:name="_Toc68996321"/>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6</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10%</w:t>
      </w:r>
      <w:bookmarkEnd w:id="339"/>
    </w:p>
    <w:p w14:paraId="0DECA7CF" w14:textId="77777777" w:rsidR="00EE07BC" w:rsidRDefault="005535A2" w:rsidP="008F596D">
      <w:pPr>
        <w:ind w:firstLine="360"/>
      </w:pPr>
      <w:commentRangeStart w:id="340"/>
      <w:proofErr w:type="spellStart"/>
      <w:r>
        <w:rPr>
          <w:b/>
        </w:rPr>
        <w:t>Nhận</w:t>
      </w:r>
      <w:proofErr w:type="spellEnd"/>
      <w:r>
        <w:rPr>
          <w:b/>
        </w:rPr>
        <w:t xml:space="preserve"> </w:t>
      </w:r>
      <w:proofErr w:type="spellStart"/>
      <w:r>
        <w:rPr>
          <w:b/>
        </w:rPr>
        <w:t>xét</w:t>
      </w:r>
      <w:proofErr w:type="spellEnd"/>
      <w:r>
        <w:rPr>
          <w:b/>
        </w:rPr>
        <w:t xml:space="preserve">: </w:t>
      </w:r>
      <w:commentRangeEnd w:id="340"/>
      <w:r w:rsidR="00F837BC">
        <w:rPr>
          <w:rStyle w:val="CommentReference"/>
        </w:rPr>
        <w:commentReference w:id="340"/>
      </w:r>
      <w:proofErr w:type="spellStart"/>
      <w:r w:rsidR="0099340B">
        <w:t>Tỉ</w:t>
      </w:r>
      <w:proofErr w:type="spellEnd"/>
      <w:r w:rsidR="0099340B">
        <w:t xml:space="preserve"> </w:t>
      </w:r>
      <w:proofErr w:type="spellStart"/>
      <w:r w:rsidR="0099340B">
        <w:t>lệ</w:t>
      </w:r>
      <w:proofErr w:type="spellEnd"/>
      <w:r w:rsidR="0099340B">
        <w:t xml:space="preserve"> </w:t>
      </w:r>
      <w:proofErr w:type="spellStart"/>
      <w:r w:rsidR="0099340B">
        <w:t>nhận</w:t>
      </w:r>
      <w:proofErr w:type="spellEnd"/>
      <w:r w:rsidR="0099340B">
        <w:t xml:space="preserve"> </w:t>
      </w:r>
      <w:proofErr w:type="spellStart"/>
      <w:r w:rsidR="00D43F09">
        <w:t>dạng</w:t>
      </w:r>
      <w:proofErr w:type="spellEnd"/>
      <w:r w:rsidR="0099340B">
        <w:t xml:space="preserve"> </w:t>
      </w:r>
      <w:proofErr w:type="spellStart"/>
      <w:r w:rsidR="0099340B">
        <w:t>đúng</w:t>
      </w:r>
      <w:proofErr w:type="spellEnd"/>
      <w:r w:rsidR="0099340B">
        <w:t xml:space="preserve"> </w:t>
      </w:r>
      <w:proofErr w:type="spellStart"/>
      <w:r w:rsidR="0099340B">
        <w:t>của</w:t>
      </w:r>
      <w:proofErr w:type="spellEnd"/>
      <w:r w:rsidR="0099340B">
        <w:t xml:space="preserve"> </w:t>
      </w:r>
      <w:proofErr w:type="spellStart"/>
      <w:r w:rsidR="0099340B">
        <w:t>mô</w:t>
      </w:r>
      <w:proofErr w:type="spellEnd"/>
      <w:r w:rsidR="0099340B">
        <w:t xml:space="preserve"> </w:t>
      </w:r>
      <w:proofErr w:type="spellStart"/>
      <w:r w:rsidR="0099340B">
        <w:t>hình</w:t>
      </w:r>
      <w:proofErr w:type="spellEnd"/>
      <w:r w:rsidR="0099340B">
        <w:t xml:space="preserve"> </w:t>
      </w:r>
      <w:r>
        <w:t xml:space="preserve">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794E94">
        <w:t>t</w:t>
      </w:r>
      <w:proofErr w:type="spellEnd"/>
      <w:r w:rsidR="00794E94">
        <w:t xml:space="preserve"> </w:t>
      </w:r>
      <w:proofErr w:type="spellStart"/>
      <w:r w:rsidR="00794E94">
        <w:t>là</w:t>
      </w:r>
      <w:proofErr w:type="spellEnd"/>
      <w:r w:rsidR="00794E94">
        <w:t xml:space="preserve"> 73</w:t>
      </w:r>
      <w:r w:rsidR="00A01124">
        <w:t>,</w:t>
      </w:r>
      <w:r w:rsidR="00794E94">
        <w:t xml:space="preserve">75% </w:t>
      </w:r>
      <w:proofErr w:type="spellStart"/>
      <w:r w:rsidR="00794E94">
        <w:t>và</w:t>
      </w:r>
      <w:proofErr w:type="spellEnd"/>
      <w:r w:rsidR="00794E94">
        <w:t xml:space="preserve"> 75,62</w:t>
      </w:r>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r w:rsidR="00794E94">
        <w:t xml:space="preserve">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rsidR="00794E94">
        <w:t xml:space="preserve">, </w:t>
      </w:r>
      <w:proofErr w:type="spellStart"/>
      <w:r w:rsidR="00794E94">
        <w:t>giận</w:t>
      </w:r>
      <w:proofErr w:type="spellEnd"/>
      <w:r w:rsidR="00794E94">
        <w:t xml:space="preserve"> </w:t>
      </w:r>
      <w:proofErr w:type="spellStart"/>
      <w:r w:rsidR="00794E94">
        <w:t>dữ</w:t>
      </w:r>
      <w:proofErr w:type="spellEnd"/>
      <w:r w:rsidR="00794E94">
        <w:t xml:space="preserve"> </w:t>
      </w:r>
      <w:proofErr w:type="spellStart"/>
      <w:r w:rsidR="00794E94">
        <w:t>và</w:t>
      </w:r>
      <w:proofErr w:type="spellEnd"/>
      <w:r w:rsidR="00794E94">
        <w:t xml:space="preserve"> </w:t>
      </w:r>
      <w:proofErr w:type="spellStart"/>
      <w:r w:rsidR="00794E94">
        <w:t>tôn</w:t>
      </w:r>
      <w:proofErr w:type="spellEnd"/>
      <w:r w:rsidR="00794E94">
        <w:t xml:space="preserve"> </w:t>
      </w:r>
      <w:proofErr w:type="spellStart"/>
      <w:r w:rsidR="00794E94">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(85%), 2 </w:t>
      </w:r>
      <w:proofErr w:type="spellStart"/>
      <w:r>
        <w:t>trạng</w:t>
      </w:r>
      <w:proofErr w:type="spellEnd"/>
      <w:r>
        <w:t xml:space="preserve"> </w:t>
      </w:r>
      <w:proofErr w:type="spellStart"/>
      <w:r>
        <w:t>thái</w:t>
      </w:r>
      <w:proofErr w:type="spellEnd"/>
      <w:r>
        <w:t xml:space="preserve"> </w:t>
      </w:r>
      <w:proofErr w:type="spellStart"/>
      <w:r>
        <w:t>cả</w:t>
      </w:r>
      <w:r w:rsidR="00794E94">
        <w:t>m</w:t>
      </w:r>
      <w:proofErr w:type="spellEnd"/>
      <w:r w:rsidR="00794E94">
        <w:t xml:space="preserve"> </w:t>
      </w:r>
      <w:proofErr w:type="spellStart"/>
      <w:r w:rsidR="00794E94">
        <w:t>xúc</w:t>
      </w:r>
      <w:proofErr w:type="spellEnd"/>
      <w:r w:rsidR="00794E94">
        <w:t xml:space="preserve"> </w:t>
      </w:r>
      <w:proofErr w:type="spellStart"/>
      <w:r w:rsidR="00794E94">
        <w:t>đau</w:t>
      </w:r>
      <w:proofErr w:type="spellEnd"/>
      <w:r w:rsidR="00794E94">
        <w:t xml:space="preserve"> </w:t>
      </w:r>
      <w:proofErr w:type="spellStart"/>
      <w:r w:rsidR="00794E94">
        <w:t>buồn</w:t>
      </w:r>
      <w:proofErr w:type="spellEnd"/>
      <w:r w:rsidR="00794E94">
        <w:t xml:space="preserve"> </w:t>
      </w:r>
      <w:proofErr w:type="spellStart"/>
      <w:r w:rsidR="00794E94">
        <w:t>và</w:t>
      </w:r>
      <w:proofErr w:type="spellEnd"/>
      <w:r w:rsidR="00794E94">
        <w:t xml:space="preserve"> </w:t>
      </w:r>
      <w:proofErr w:type="spellStart"/>
      <w:r w:rsidR="00794E94">
        <w:t>vui</w:t>
      </w:r>
      <w:proofErr w:type="spellEnd"/>
      <w:r w:rsidR="00794E94">
        <w:t xml:space="preserve"> </w:t>
      </w:r>
      <w:proofErr w:type="spellStart"/>
      <w:r w:rsidR="00794E94">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794E94">
        <w:t>t</w:t>
      </w:r>
      <w:proofErr w:type="spellEnd"/>
      <w:r w:rsidR="00794E94">
        <w:t xml:space="preserve"> (55</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w:t>
      </w:r>
      <w:r w:rsidR="00794E94">
        <w:t>i</w:t>
      </w:r>
      <w:proofErr w:type="spellEnd"/>
      <w:r w:rsidR="00794E94">
        <w:t xml:space="preserve"> </w:t>
      </w:r>
      <w:proofErr w:type="spellStart"/>
      <w:r>
        <w:t>trạng</w:t>
      </w:r>
      <w:proofErr w:type="spellEnd"/>
      <w:r>
        <w:t xml:space="preserve"> </w:t>
      </w:r>
      <w:proofErr w:type="spellStart"/>
      <w:r>
        <w:t>thái</w:t>
      </w:r>
      <w:proofErr w:type="spellEnd"/>
      <w:r>
        <w:t xml:space="preserve"> </w:t>
      </w:r>
      <w:proofErr w:type="spellStart"/>
      <w:r>
        <w:t>cả</w:t>
      </w:r>
      <w:r w:rsidR="00794E94">
        <w:t>m</w:t>
      </w:r>
      <w:proofErr w:type="spellEnd"/>
      <w:r w:rsidR="00794E94">
        <w:t xml:space="preserve"> </w:t>
      </w:r>
      <w:proofErr w:type="spellStart"/>
      <w:r w:rsidR="00794E94">
        <w:t>xúc</w:t>
      </w:r>
      <w:proofErr w:type="spellEnd"/>
      <w:r w:rsidR="00794E94">
        <w:t xml:space="preserve"> </w:t>
      </w:r>
      <w:proofErr w:type="spellStart"/>
      <w:r w:rsidR="00794E94">
        <w:t>là</w:t>
      </w:r>
      <w:proofErr w:type="spellEnd"/>
      <w:r w:rsidR="00794E94">
        <w:t xml:space="preserve"> </w:t>
      </w:r>
      <w:proofErr w:type="spellStart"/>
      <w:r>
        <w:t>tôn</w:t>
      </w:r>
      <w:proofErr w:type="spellEnd"/>
      <w:r>
        <w:t xml:space="preserve"> </w:t>
      </w:r>
      <w:proofErr w:type="spellStart"/>
      <w:r>
        <w:t>trọ</w:t>
      </w:r>
      <w:r w:rsidR="00794E94">
        <w:t>ng</w:t>
      </w:r>
      <w:proofErr w:type="spellEnd"/>
      <w:r w:rsidR="00794E94">
        <w:t xml:space="preserve"> (9</w:t>
      </w:r>
      <w:r>
        <w:t xml:space="preserve">5%) </w:t>
      </w:r>
      <w:proofErr w:type="spellStart"/>
      <w:r>
        <w:t>và</w:t>
      </w:r>
      <w:proofErr w:type="spellEnd"/>
      <w:r>
        <w:t xml:space="preserve">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vui</w:t>
      </w:r>
      <w:proofErr w:type="spellEnd"/>
      <w:r w:rsidR="00794E94">
        <w:t xml:space="preserve"> </w:t>
      </w:r>
      <w:proofErr w:type="spellStart"/>
      <w:r w:rsidR="00794E94">
        <w:t>vẻ</w:t>
      </w:r>
      <w:proofErr w:type="spellEnd"/>
      <w:r w:rsidR="00794E94">
        <w:t xml:space="preserve"> (60</w:t>
      </w:r>
      <w:r>
        <w:t>%).</w:t>
      </w:r>
    </w:p>
    <w:p w14:paraId="4AEE5CEE" w14:textId="77777777" w:rsidR="00D43F09" w:rsidRDefault="00D43F09" w:rsidP="005535A2"/>
    <w:p w14:paraId="35700129" w14:textId="605978F7" w:rsidR="00EE07BC" w:rsidRDefault="00DF0776" w:rsidP="00953752">
      <w:pPr>
        <w:pStyle w:val="ListParagraph"/>
        <w:numPr>
          <w:ilvl w:val="0"/>
          <w:numId w:val="4"/>
        </w:numPr>
      </w:pPr>
      <w:ins w:id="341" w:author="Cung Thanh Long" w:date="2021-04-12T23:59:00Z">
        <w:r>
          <w:lastRenderedPageBreak/>
          <w:t>3.2.</w:t>
        </w:r>
        <w:proofErr w:type="gramStart"/>
        <w:r>
          <w:t>2.</w:t>
        </w:r>
      </w:ins>
      <w:r w:rsidR="00EE07BC">
        <w:t>Tỉ</w:t>
      </w:r>
      <w:proofErr w:type="gramEnd"/>
      <w:r w:rsidR="00EE07BC">
        <w:t xml:space="preserve"> </w:t>
      </w:r>
      <w:proofErr w:type="spellStart"/>
      <w:r w:rsidR="00EE07BC">
        <w:t>lệ</w:t>
      </w:r>
      <w:proofErr w:type="spellEnd"/>
      <w:r w:rsidR="00EE07BC">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EE07BC">
        <w:t>20%</w:t>
      </w:r>
    </w:p>
    <w:p w14:paraId="24E94E8C" w14:textId="77777777" w:rsidR="002B1BC9" w:rsidRDefault="00F65126" w:rsidP="002B1BC9">
      <w:pPr>
        <w:keepNext/>
        <w:jc w:val="center"/>
      </w:pPr>
      <w:r>
        <w:rPr>
          <w:noProof/>
        </w:rPr>
        <w:drawing>
          <wp:inline distT="0" distB="0" distL="0" distR="0" wp14:anchorId="5A942545" wp14:editId="0066BF82">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257723BB" w14:textId="77777777" w:rsidR="002B1BC9" w:rsidRDefault="002B1BC9" w:rsidP="002B1BC9">
      <w:pPr>
        <w:pStyle w:val="Caption"/>
      </w:pPr>
      <w:bookmarkStart w:id="342" w:name="_Toc68996322"/>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7</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20%</w:t>
      </w:r>
      <w:bookmarkEnd w:id="342"/>
    </w:p>
    <w:p w14:paraId="66A292B9" w14:textId="77777777" w:rsidR="002B1BC9" w:rsidRPr="002B1BC9" w:rsidRDefault="002B1BC9" w:rsidP="002B1BC9"/>
    <w:p w14:paraId="05E3C297" w14:textId="77777777" w:rsidR="002B1BC9" w:rsidRDefault="00F65126" w:rsidP="002B1BC9">
      <w:pPr>
        <w:keepNext/>
        <w:jc w:val="center"/>
      </w:pPr>
      <w:r>
        <w:rPr>
          <w:noProof/>
        </w:rPr>
        <w:drawing>
          <wp:inline distT="0" distB="0" distL="0" distR="0" wp14:anchorId="00CD7FE0" wp14:editId="66AF56D7">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0DACC63E" w14:textId="77777777" w:rsidR="003906EE" w:rsidRDefault="002B1BC9" w:rsidP="002B1BC9">
      <w:pPr>
        <w:pStyle w:val="Caption"/>
      </w:pPr>
      <w:bookmarkStart w:id="343" w:name="_Toc68996323"/>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8</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20%</w:t>
      </w:r>
      <w:bookmarkEnd w:id="343"/>
    </w:p>
    <w:p w14:paraId="383DF285" w14:textId="77777777" w:rsidR="003906EE" w:rsidRDefault="005535A2" w:rsidP="008F596D">
      <w:pPr>
        <w:ind w:firstLine="360"/>
      </w:pPr>
      <w:del w:id="344" w:author="Cung Thanh Long" w:date="2021-04-12T23:59:00Z">
        <w:r w:rsidDel="00DF077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rsidR="00D43F09">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rsidR="00794E94">
        <w:t>cùng</w:t>
      </w:r>
      <w:proofErr w:type="spellEnd"/>
      <w:r w:rsidR="00794E94">
        <w:t xml:space="preserve"> </w:t>
      </w:r>
      <w:proofErr w:type="spellStart"/>
      <w:r w:rsidR="00794E94">
        <w:t>là</w:t>
      </w:r>
      <w:proofErr w:type="spellEnd"/>
      <w:r w:rsidR="00794E94">
        <w:t xml:space="preserve"> 76,25%</w:t>
      </w:r>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w:t>
      </w:r>
      <w:r w:rsidR="00794E94">
        <w:t xml:space="preserve"> 2</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rsidR="00794E94">
        <w:t xml:space="preserve"> </w:t>
      </w:r>
      <w:proofErr w:type="spellStart"/>
      <w:r w:rsidR="00794E94">
        <w:t>và</w:t>
      </w:r>
      <w:proofErr w:type="spellEnd"/>
      <w:r w:rsidR="00794E94">
        <w:t xml:space="preserve"> </w:t>
      </w:r>
      <w:proofErr w:type="spellStart"/>
      <w:r>
        <w:t>ghét</w:t>
      </w:r>
      <w:proofErr w:type="spellEnd"/>
      <w:r>
        <w:t xml:space="preserve"> </w:t>
      </w:r>
      <w:proofErr w:type="spellStart"/>
      <w:r>
        <w:t>bỏ</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(90</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lãng</w:t>
      </w:r>
      <w:proofErr w:type="spellEnd"/>
      <w:r w:rsidR="00794E94">
        <w:t xml:space="preserve"> </w:t>
      </w:r>
      <w:proofErr w:type="spellStart"/>
      <w:r w:rsidR="00794E94">
        <w:t>mạn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w:t>
      </w:r>
      <w:r w:rsidR="00794E94">
        <w:t>55</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r w:rsidR="00794E94">
        <w:t xml:space="preserve">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tức</w:t>
      </w:r>
      <w:proofErr w:type="spellEnd"/>
      <w:r w:rsidR="00794E94">
        <w:t xml:space="preserve"> </w:t>
      </w:r>
      <w:proofErr w:type="spellStart"/>
      <w:r w:rsidR="00794E94">
        <w:t>giận</w:t>
      </w:r>
      <w:proofErr w:type="spellEnd"/>
      <w:r w:rsidR="00794E94">
        <w:t xml:space="preserve"> </w:t>
      </w:r>
      <w:proofErr w:type="spellStart"/>
      <w:r w:rsidR="00794E94">
        <w:t>và</w:t>
      </w:r>
      <w:proofErr w:type="spellEnd"/>
      <w:r w:rsidR="00794E94">
        <w:t xml:space="preserve"> </w:t>
      </w:r>
      <w:proofErr w:type="spellStart"/>
      <w:r w:rsidR="00794E94">
        <w:t>tôn</w:t>
      </w:r>
      <w:proofErr w:type="spellEnd"/>
      <w:r w:rsidR="00794E94">
        <w:t xml:space="preserve"> </w:t>
      </w:r>
      <w:proofErr w:type="spellStart"/>
      <w:r w:rsidR="00794E94">
        <w:t>trọng</w:t>
      </w:r>
      <w:proofErr w:type="spellEnd"/>
      <w:r w:rsidR="00794E94">
        <w:t xml:space="preserve"> (90%),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rsidR="00794E94">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lãng</w:t>
      </w:r>
      <w:proofErr w:type="spellEnd"/>
      <w:r w:rsidR="00794E94">
        <w:t xml:space="preserve"> </w:t>
      </w:r>
      <w:proofErr w:type="spellStart"/>
      <w:r w:rsidR="00794E94">
        <w:t>mạn</w:t>
      </w:r>
      <w:proofErr w:type="spellEnd"/>
      <w:r w:rsidR="00794E94">
        <w:t xml:space="preserve"> </w:t>
      </w:r>
      <w:r>
        <w:t>(</w:t>
      </w:r>
      <w:r w:rsidR="00D43F09">
        <w:t>60</w:t>
      </w:r>
      <w:r>
        <w:t>%).</w:t>
      </w:r>
    </w:p>
    <w:p w14:paraId="3B8DA26C" w14:textId="77777777" w:rsidR="00D43F09" w:rsidRDefault="00D43F09" w:rsidP="005535A2"/>
    <w:p w14:paraId="439CD55D" w14:textId="4FC1FBB1" w:rsidR="003906EE" w:rsidRDefault="00DF0776" w:rsidP="00953752">
      <w:pPr>
        <w:pStyle w:val="ListParagraph"/>
        <w:numPr>
          <w:ilvl w:val="0"/>
          <w:numId w:val="4"/>
        </w:numPr>
        <w:jc w:val="left"/>
      </w:pPr>
      <w:ins w:id="345" w:author="Cung Thanh Long" w:date="2021-04-12T23:59:00Z">
        <w:r>
          <w:lastRenderedPageBreak/>
          <w:t>3.2.</w:t>
        </w:r>
        <w:proofErr w:type="gramStart"/>
        <w:r>
          <w:t>3.</w:t>
        </w:r>
      </w:ins>
      <w:r w:rsidR="003906EE">
        <w:t>Tỉ</w:t>
      </w:r>
      <w:proofErr w:type="gram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30%</w:t>
      </w:r>
    </w:p>
    <w:p w14:paraId="72B2193D" w14:textId="77777777" w:rsidR="002B1BC9" w:rsidRDefault="00F65126" w:rsidP="002B1BC9">
      <w:pPr>
        <w:keepNext/>
        <w:jc w:val="center"/>
      </w:pPr>
      <w:r>
        <w:rPr>
          <w:noProof/>
        </w:rPr>
        <w:drawing>
          <wp:inline distT="0" distB="0" distL="0" distR="0" wp14:anchorId="6FA37398" wp14:editId="6C968C8C">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357F2BCD" w14:textId="77777777" w:rsidR="002B1BC9" w:rsidRDefault="002B1BC9" w:rsidP="002B1BC9">
      <w:pPr>
        <w:pStyle w:val="Caption"/>
      </w:pPr>
      <w:bookmarkStart w:id="346" w:name="_Toc68996324"/>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9</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30%</w:t>
      </w:r>
      <w:bookmarkEnd w:id="346"/>
    </w:p>
    <w:p w14:paraId="6AC02E03" w14:textId="77777777" w:rsidR="005535A2" w:rsidRPr="005535A2" w:rsidRDefault="005535A2" w:rsidP="005535A2"/>
    <w:p w14:paraId="69B2216C" w14:textId="77777777" w:rsidR="002B1BC9" w:rsidRDefault="003906EE" w:rsidP="002B1BC9">
      <w:pPr>
        <w:keepNext/>
        <w:jc w:val="center"/>
      </w:pPr>
      <w:r>
        <w:rPr>
          <w:noProof/>
        </w:rPr>
        <w:drawing>
          <wp:inline distT="0" distB="0" distL="0" distR="0" wp14:anchorId="669ABA4A" wp14:editId="58E98438">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71B9217F" w14:textId="77777777" w:rsidR="003906EE" w:rsidRDefault="002B1BC9" w:rsidP="002B1BC9">
      <w:pPr>
        <w:pStyle w:val="Caption"/>
      </w:pPr>
      <w:bookmarkStart w:id="347" w:name="_Toc68996325"/>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10</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30%</w:t>
      </w:r>
      <w:bookmarkEnd w:id="347"/>
    </w:p>
    <w:p w14:paraId="6646E93D" w14:textId="77777777" w:rsidR="00D43F09" w:rsidRPr="00D43F09" w:rsidRDefault="00D43F09" w:rsidP="008F596D">
      <w:pPr>
        <w:ind w:firstLine="360"/>
      </w:pPr>
      <w:del w:id="348" w:author="Cung Thanh Long" w:date="2021-04-12T23:59:00Z">
        <w:r w:rsidDel="00DF077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794E94">
        <w:t>t</w:t>
      </w:r>
      <w:proofErr w:type="spellEnd"/>
      <w:r w:rsidR="00794E94">
        <w:t xml:space="preserve"> </w:t>
      </w:r>
      <w:proofErr w:type="spellStart"/>
      <w:r w:rsidR="00794E94">
        <w:t>là</w:t>
      </w:r>
      <w:proofErr w:type="spellEnd"/>
      <w:r w:rsidR="00794E94">
        <w:t xml:space="preserve"> 78,12</w:t>
      </w:r>
      <w:r w:rsidR="00A01124">
        <w:t xml:space="preserve">% </w:t>
      </w:r>
      <w:proofErr w:type="spellStart"/>
      <w:r w:rsidR="00A01124">
        <w:t>và</w:t>
      </w:r>
      <w:proofErr w:type="spellEnd"/>
      <w:r w:rsidR="00A01124">
        <w:t xml:space="preserve"> 77,</w:t>
      </w:r>
      <w:r>
        <w:t xml:space="preserve">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(95</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ghét</w:t>
      </w:r>
      <w:proofErr w:type="spellEnd"/>
      <w:r w:rsidR="00794E94">
        <w:t xml:space="preserve"> </w:t>
      </w:r>
      <w:proofErr w:type="spellStart"/>
      <w:r w:rsidR="00794E94">
        <w:t>bỏ</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794E94">
        <w:t>t</w:t>
      </w:r>
      <w:proofErr w:type="spellEnd"/>
      <w:r w:rsidR="00794E94">
        <w:t xml:space="preserve"> (65</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(95%) </w:t>
      </w:r>
      <w:proofErr w:type="spellStart"/>
      <w:r>
        <w:t>và</w:t>
      </w:r>
      <w:proofErr w:type="spellEnd"/>
      <w:r>
        <w:t xml:space="preserve">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(60%).</w:t>
      </w:r>
    </w:p>
    <w:p w14:paraId="496EBCC6" w14:textId="77777777" w:rsidR="003906EE" w:rsidRDefault="003906EE" w:rsidP="003906EE">
      <w:pPr>
        <w:jc w:val="center"/>
      </w:pPr>
    </w:p>
    <w:p w14:paraId="384CDC2F" w14:textId="61F48A53" w:rsidR="003906EE" w:rsidRDefault="00DF0776" w:rsidP="00DF0776">
      <w:pPr>
        <w:ind w:left="360"/>
        <w:jc w:val="left"/>
        <w:pPrChange w:id="349" w:author="Cung Thanh Long" w:date="2021-04-12T23:59:00Z">
          <w:pPr>
            <w:pStyle w:val="ListParagraph"/>
            <w:numPr>
              <w:numId w:val="4"/>
            </w:numPr>
            <w:ind w:hanging="360"/>
            <w:jc w:val="left"/>
          </w:pPr>
        </w:pPrChange>
      </w:pPr>
      <w:ins w:id="350" w:author="Cung Thanh Long" w:date="2021-04-12T23:59:00Z">
        <w:r>
          <w:lastRenderedPageBreak/>
          <w:t>3.2.</w:t>
        </w:r>
        <w:proofErr w:type="gramStart"/>
        <w:r>
          <w:t>4.</w:t>
        </w:r>
      </w:ins>
      <w:r w:rsidR="003906EE">
        <w:t>Tỉ</w:t>
      </w:r>
      <w:proofErr w:type="gram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40%</w:t>
      </w:r>
    </w:p>
    <w:p w14:paraId="77A7D242" w14:textId="77777777" w:rsidR="002B1BC9" w:rsidRDefault="003906EE" w:rsidP="002B1BC9">
      <w:pPr>
        <w:keepNext/>
        <w:jc w:val="center"/>
      </w:pPr>
      <w:r>
        <w:rPr>
          <w:noProof/>
        </w:rPr>
        <w:drawing>
          <wp:inline distT="0" distB="0" distL="0" distR="0" wp14:anchorId="1182424C" wp14:editId="4D360AF1">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7C3A3059" w14:textId="77777777" w:rsidR="002B1BC9" w:rsidRDefault="002B1BC9" w:rsidP="002B1BC9">
      <w:pPr>
        <w:pStyle w:val="Caption"/>
      </w:pPr>
      <w:bookmarkStart w:id="351" w:name="_Toc68996326"/>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11</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40%</w:t>
      </w:r>
      <w:bookmarkEnd w:id="351"/>
    </w:p>
    <w:p w14:paraId="5F5DC8A1" w14:textId="77777777" w:rsidR="00D43F09" w:rsidRPr="00D43F09" w:rsidRDefault="00D43F09" w:rsidP="00D43F09"/>
    <w:p w14:paraId="2BE6C3E6" w14:textId="77777777" w:rsidR="002B1BC9" w:rsidRDefault="003906EE" w:rsidP="002B1BC9">
      <w:pPr>
        <w:keepNext/>
        <w:jc w:val="center"/>
      </w:pPr>
      <w:r>
        <w:rPr>
          <w:noProof/>
        </w:rPr>
        <w:drawing>
          <wp:inline distT="0" distB="0" distL="0" distR="0" wp14:anchorId="2D4E9545" wp14:editId="3AC14A1D">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4EF60840" w14:textId="77777777" w:rsidR="003906EE" w:rsidRDefault="002B1BC9" w:rsidP="002B1BC9">
      <w:pPr>
        <w:pStyle w:val="Caption"/>
      </w:pPr>
      <w:bookmarkStart w:id="352" w:name="_Toc68996327"/>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12</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40%</w:t>
      </w:r>
      <w:bookmarkEnd w:id="352"/>
    </w:p>
    <w:p w14:paraId="4FA753D8" w14:textId="77777777" w:rsidR="00D43F09" w:rsidRPr="00D43F09" w:rsidRDefault="00D43F09" w:rsidP="008F596D">
      <w:pPr>
        <w:ind w:firstLine="360"/>
      </w:pPr>
      <w:del w:id="353" w:author="Cung Thanh Long" w:date="2021-04-13T00:00:00Z">
        <w:r w:rsidDel="00DF0776">
          <w:rPr>
            <w:b/>
          </w:rPr>
          <w:delText>Nhận x</w:delText>
        </w:r>
      </w:del>
      <w:del w:id="354" w:author="Cung Thanh Long" w:date="2021-04-12T23:59:00Z">
        <w:r w:rsidDel="00DF0776">
          <w:rPr>
            <w:b/>
          </w:rPr>
          <w:delText>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đề</w:t>
      </w:r>
      <w:r w:rsidR="00A01124">
        <w:t>u</w:t>
      </w:r>
      <w:proofErr w:type="spellEnd"/>
      <w:r w:rsidR="00A01124">
        <w:t xml:space="preserve"> </w:t>
      </w:r>
      <w:proofErr w:type="spellStart"/>
      <w:r w:rsidR="00A01124">
        <w:t>là</w:t>
      </w:r>
      <w:proofErr w:type="spellEnd"/>
      <w:r w:rsidR="00A01124">
        <w:t xml:space="preserve"> 78,</w:t>
      </w:r>
      <w:r>
        <w:t xml:space="preserve">75%.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(90%),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(65%).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w:t>
      </w:r>
      <w:r w:rsidR="00A01124">
        <w:t>ng</w:t>
      </w:r>
      <w:proofErr w:type="spellEnd"/>
      <w:r w:rsidR="00A01124">
        <w:t xml:space="preserve"> (100</w:t>
      </w:r>
      <w:r>
        <w:t xml:space="preserve">%) </w:t>
      </w:r>
      <w:proofErr w:type="spellStart"/>
      <w:r>
        <w:t>và</w:t>
      </w:r>
      <w:proofErr w:type="spellEnd"/>
      <w:r>
        <w:t xml:space="preserve">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A01124">
        <w:t>lãng</w:t>
      </w:r>
      <w:proofErr w:type="spellEnd"/>
      <w:r w:rsidR="00A01124">
        <w:t xml:space="preserve"> </w:t>
      </w:r>
      <w:proofErr w:type="spellStart"/>
      <w:r w:rsidR="00A01124">
        <w:t>mạn</w:t>
      </w:r>
      <w:proofErr w:type="spellEnd"/>
      <w:r w:rsidR="00A01124">
        <w:t xml:space="preserve"> (45</w:t>
      </w:r>
      <w:r>
        <w:t>%).</w:t>
      </w:r>
    </w:p>
    <w:p w14:paraId="61486214" w14:textId="77777777" w:rsidR="00D43F09" w:rsidRPr="00D43F09" w:rsidRDefault="00D43F09" w:rsidP="00D43F09"/>
    <w:p w14:paraId="30E78696" w14:textId="0E2E0728" w:rsidR="003906EE" w:rsidRDefault="00AA5278" w:rsidP="00953752">
      <w:pPr>
        <w:pStyle w:val="ListParagraph"/>
        <w:numPr>
          <w:ilvl w:val="0"/>
          <w:numId w:val="4"/>
        </w:numPr>
        <w:jc w:val="left"/>
      </w:pPr>
      <w:ins w:id="355" w:author="Cung Thanh Long" w:date="2021-04-13T00:01:00Z">
        <w:r>
          <w:lastRenderedPageBreak/>
          <w:t>3.2.</w:t>
        </w:r>
        <w:proofErr w:type="gramStart"/>
        <w:r>
          <w:t>5.</w:t>
        </w:r>
      </w:ins>
      <w:r w:rsidR="003906EE">
        <w:t>Tỉ</w:t>
      </w:r>
      <w:proofErr w:type="gramEnd"/>
      <w:r w:rsidR="003906EE">
        <w:t xml:space="preserve"> </w:t>
      </w:r>
      <w:proofErr w:type="spellStart"/>
      <w:r w:rsidR="003906EE">
        <w:t>lệ</w:t>
      </w:r>
      <w:proofErr w:type="spellEnd"/>
      <w:r w:rsidR="002B1BC9">
        <w:t xml:space="preserve"> </w:t>
      </w:r>
      <w:proofErr w:type="spellStart"/>
      <w:r w:rsidR="002B1BC9">
        <w:t>chồng</w:t>
      </w:r>
      <w:proofErr w:type="spellEnd"/>
      <w:r w:rsidR="002B1BC9">
        <w:t xml:space="preserve"> </w:t>
      </w:r>
      <w:proofErr w:type="spellStart"/>
      <w:r w:rsidR="002B1BC9">
        <w:t>chập</w:t>
      </w:r>
      <w:proofErr w:type="spellEnd"/>
      <w:r w:rsidR="003906EE">
        <w:t xml:space="preserve"> 50%</w:t>
      </w:r>
    </w:p>
    <w:p w14:paraId="3D2302DB" w14:textId="77777777" w:rsidR="002B1BC9" w:rsidRDefault="00C23D06" w:rsidP="002B1BC9">
      <w:pPr>
        <w:keepNext/>
        <w:jc w:val="center"/>
      </w:pPr>
      <w:r>
        <w:rPr>
          <w:noProof/>
        </w:rPr>
        <w:drawing>
          <wp:inline distT="0" distB="0" distL="0" distR="0" wp14:anchorId="24451068" wp14:editId="08931F68">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033167A6" w14:textId="77777777" w:rsidR="002B1BC9" w:rsidRDefault="002B1BC9" w:rsidP="002B1BC9">
      <w:pPr>
        <w:pStyle w:val="Caption"/>
      </w:pPr>
      <w:bookmarkStart w:id="356" w:name="_Toc68996328"/>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13</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50%</w:t>
      </w:r>
      <w:bookmarkEnd w:id="356"/>
    </w:p>
    <w:p w14:paraId="196207D9" w14:textId="77777777" w:rsidR="002B1BC9" w:rsidRPr="002B1BC9" w:rsidRDefault="002B1BC9" w:rsidP="002B1BC9"/>
    <w:p w14:paraId="60D3E0AE" w14:textId="77777777" w:rsidR="002B1BC9" w:rsidRDefault="00C23D06" w:rsidP="002B1BC9">
      <w:pPr>
        <w:keepNext/>
        <w:jc w:val="center"/>
      </w:pPr>
      <w:r>
        <w:rPr>
          <w:noProof/>
        </w:rPr>
        <w:drawing>
          <wp:inline distT="0" distB="0" distL="0" distR="0" wp14:anchorId="0F28800C" wp14:editId="1FC506BB">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3B5F63AE" w14:textId="77777777" w:rsidR="003906EE" w:rsidRDefault="002B1BC9" w:rsidP="002B1BC9">
      <w:pPr>
        <w:pStyle w:val="Caption"/>
      </w:pPr>
      <w:bookmarkStart w:id="357" w:name="_Toc68996329"/>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14</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50%</w:t>
      </w:r>
      <w:bookmarkEnd w:id="357"/>
    </w:p>
    <w:p w14:paraId="557FD656" w14:textId="77777777" w:rsidR="00A01124" w:rsidRPr="00D43F09" w:rsidRDefault="00A01124" w:rsidP="008F596D">
      <w:pPr>
        <w:ind w:firstLine="360"/>
      </w:pPr>
      <w:del w:id="358" w:author="Cung Thanh Long" w:date="2021-04-13T00:01:00Z">
        <w:r w:rsidDel="009725D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794E94">
        <w:t>t</w:t>
      </w:r>
      <w:proofErr w:type="spellEnd"/>
      <w:r w:rsidR="00794E94">
        <w:t xml:space="preserve"> </w:t>
      </w:r>
      <w:proofErr w:type="spellStart"/>
      <w:r w:rsidR="00794E94">
        <w:t>là</w:t>
      </w:r>
      <w:proofErr w:type="spellEnd"/>
      <w:r w:rsidR="00794E94">
        <w:t xml:space="preserve"> 78</w:t>
      </w:r>
      <w:r>
        <w:t>,</w:t>
      </w:r>
      <w:r w:rsidR="00794E94">
        <w:t xml:space="preserve">75% </w:t>
      </w:r>
      <w:proofErr w:type="spellStart"/>
      <w:r w:rsidR="00794E94">
        <w:t>và</w:t>
      </w:r>
      <w:proofErr w:type="spellEnd"/>
      <w:r w:rsidR="00794E94">
        <w:t xml:space="preserve"> 79,3</w:t>
      </w:r>
      <w:r>
        <w:t xml:space="preserve">8%.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(95%),</w:t>
      </w:r>
      <w:r>
        <w:t xml:space="preserve"> </w:t>
      </w:r>
      <w:r w:rsidR="00794E94">
        <w:t xml:space="preserve">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rsidR="00794E94">
        <w:t>và</w:t>
      </w:r>
      <w:proofErr w:type="spellEnd"/>
      <w:r w:rsidR="00794E94">
        <w:t xml:space="preserve"> </w:t>
      </w:r>
      <w:proofErr w:type="spellStart"/>
      <w:r w:rsidR="00794E94">
        <w:t>đồng</w:t>
      </w:r>
      <w:proofErr w:type="spellEnd"/>
      <w:r w:rsidR="00794E94">
        <w:t xml:space="preserve"> </w:t>
      </w:r>
      <w:proofErr w:type="spellStart"/>
      <w:r w:rsidR="00794E94">
        <w:t>cảm</w:t>
      </w:r>
      <w:proofErr w:type="spellEnd"/>
      <w:r w:rsidR="00794E94">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794E94">
        <w:t>t</w:t>
      </w:r>
      <w:proofErr w:type="spellEnd"/>
      <w:r w:rsidR="00794E94">
        <w:t xml:space="preserve"> (6</w:t>
      </w:r>
      <w:r>
        <w:t xml:space="preserve">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r w:rsidR="00CE018E">
        <w:t xml:space="preserve">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1C77C9">
        <w:t>trung</w:t>
      </w:r>
      <w:proofErr w:type="spellEnd"/>
      <w:r w:rsidR="001C77C9">
        <w:t xml:space="preserve"> </w:t>
      </w:r>
      <w:proofErr w:type="spellStart"/>
      <w:r w:rsidR="001C77C9">
        <w:t>tính</w:t>
      </w:r>
      <w:proofErr w:type="spellEnd"/>
      <w:r w:rsidR="00CE018E">
        <w:t xml:space="preserve"> </w:t>
      </w:r>
      <w:proofErr w:type="spellStart"/>
      <w:r w:rsidR="00CE018E">
        <w:t>và</w:t>
      </w:r>
      <w:proofErr w:type="spellEnd"/>
      <w:r w:rsidR="00CE018E">
        <w:t xml:space="preserve"> </w:t>
      </w:r>
      <w:proofErr w:type="spellStart"/>
      <w:r w:rsidR="00CE018E">
        <w:t>tôn</w:t>
      </w:r>
      <w:proofErr w:type="spellEnd"/>
      <w:r w:rsidR="00CE018E">
        <w:t xml:space="preserve"> </w:t>
      </w:r>
      <w:proofErr w:type="spellStart"/>
      <w:r w:rsidR="00CE018E">
        <w:t>trọng</w:t>
      </w:r>
      <w:proofErr w:type="spellEnd"/>
      <w:r w:rsidR="001C77C9">
        <w:t xml:space="preserve"> </w:t>
      </w:r>
      <w:r>
        <w:t xml:space="preserve">(95%) </w:t>
      </w:r>
      <w:proofErr w:type="spellStart"/>
      <w:r>
        <w:t>và</w:t>
      </w:r>
      <w:proofErr w:type="spellEnd"/>
      <w:r>
        <w:t xml:space="preserve"> </w:t>
      </w:r>
      <w:proofErr w:type="spellStart"/>
      <w:r w:rsidR="001C77C9">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1C77C9">
        <w:t>lãng</w:t>
      </w:r>
      <w:proofErr w:type="spellEnd"/>
      <w:r w:rsidR="001C77C9">
        <w:t xml:space="preserve"> </w:t>
      </w:r>
      <w:proofErr w:type="spellStart"/>
      <w:r w:rsidR="001C77C9">
        <w:t>mạn</w:t>
      </w:r>
      <w:proofErr w:type="spellEnd"/>
      <w:r w:rsidR="00CE018E">
        <w:t xml:space="preserve"> (65</w:t>
      </w:r>
      <w:r>
        <w:t>%).</w:t>
      </w:r>
    </w:p>
    <w:p w14:paraId="244E9010" w14:textId="77777777" w:rsidR="00A01124" w:rsidRPr="00A01124" w:rsidRDefault="00A01124" w:rsidP="00A01124"/>
    <w:p w14:paraId="74F98216" w14:textId="0CB0064B" w:rsidR="003906EE" w:rsidRDefault="009725D6" w:rsidP="00953752">
      <w:pPr>
        <w:pStyle w:val="ListParagraph"/>
        <w:numPr>
          <w:ilvl w:val="0"/>
          <w:numId w:val="4"/>
        </w:numPr>
        <w:jc w:val="left"/>
      </w:pPr>
      <w:ins w:id="359" w:author="Cung Thanh Long" w:date="2021-04-13T00:02:00Z">
        <w:r>
          <w:t>3.2.</w:t>
        </w:r>
        <w:proofErr w:type="gramStart"/>
        <w:r>
          <w:t>6.</w:t>
        </w:r>
      </w:ins>
      <w:r w:rsidR="003906EE">
        <w:t>Tỉ</w:t>
      </w:r>
      <w:proofErr w:type="gram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60%</w:t>
      </w:r>
    </w:p>
    <w:p w14:paraId="230082C0" w14:textId="77777777" w:rsidR="002B1BC9" w:rsidRDefault="00F65126" w:rsidP="002B1BC9">
      <w:pPr>
        <w:keepNext/>
        <w:jc w:val="center"/>
      </w:pPr>
      <w:r>
        <w:rPr>
          <w:noProof/>
        </w:rPr>
        <w:drawing>
          <wp:inline distT="0" distB="0" distL="0" distR="0" wp14:anchorId="649FFA84" wp14:editId="685A77D6">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65A4C3DC" w14:textId="77777777" w:rsidR="002B1BC9" w:rsidRDefault="002B1BC9" w:rsidP="002B1BC9">
      <w:pPr>
        <w:pStyle w:val="Caption"/>
      </w:pPr>
      <w:bookmarkStart w:id="360" w:name="_Toc68996330"/>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15</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60%</w:t>
      </w:r>
      <w:bookmarkEnd w:id="360"/>
    </w:p>
    <w:p w14:paraId="7CFAAD07" w14:textId="77777777" w:rsidR="001C77C9" w:rsidRPr="001C77C9" w:rsidRDefault="001C77C9" w:rsidP="001C77C9"/>
    <w:p w14:paraId="37CCEB24" w14:textId="77777777" w:rsidR="002B1BC9" w:rsidRDefault="00F65126" w:rsidP="002B1BC9">
      <w:pPr>
        <w:keepNext/>
        <w:jc w:val="center"/>
      </w:pPr>
      <w:r>
        <w:rPr>
          <w:noProof/>
        </w:rPr>
        <w:drawing>
          <wp:inline distT="0" distB="0" distL="0" distR="0" wp14:anchorId="71B43D6E" wp14:editId="2AA5AC5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4B6598D2" w14:textId="77777777" w:rsidR="003906EE" w:rsidRDefault="002B1BC9" w:rsidP="002B1BC9">
      <w:pPr>
        <w:pStyle w:val="Caption"/>
      </w:pPr>
      <w:bookmarkStart w:id="361" w:name="_Toc68996331"/>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16</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60%</w:t>
      </w:r>
      <w:bookmarkEnd w:id="361"/>
    </w:p>
    <w:p w14:paraId="13A49AD7" w14:textId="77777777" w:rsidR="001C77C9" w:rsidRPr="00D43F09" w:rsidRDefault="001C77C9" w:rsidP="008F596D">
      <w:pPr>
        <w:ind w:firstLine="360"/>
      </w:pPr>
      <w:del w:id="362" w:author="Cung Thanh Long" w:date="2021-04-13T00:02:00Z">
        <w:r w:rsidDel="009725D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CE018E">
        <w:t>t</w:t>
      </w:r>
      <w:proofErr w:type="spellEnd"/>
      <w:r w:rsidR="00CE018E">
        <w:t xml:space="preserve"> </w:t>
      </w:r>
      <w:proofErr w:type="spellStart"/>
      <w:r w:rsidR="00CE018E">
        <w:t>là</w:t>
      </w:r>
      <w:proofErr w:type="spellEnd"/>
      <w:r w:rsidR="00CE018E">
        <w:t xml:space="preserve"> 78,75% </w:t>
      </w:r>
      <w:proofErr w:type="spellStart"/>
      <w:r w:rsidR="00CE018E">
        <w:t>và</w:t>
      </w:r>
      <w:proofErr w:type="spellEnd"/>
      <w:r w:rsidR="00CE018E">
        <w:t xml:space="preserve"> 79,38</w:t>
      </w:r>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trung</w:t>
      </w:r>
      <w:proofErr w:type="spellEnd"/>
      <w:r w:rsidR="00CE018E">
        <w:t xml:space="preserve"> </w:t>
      </w:r>
      <w:proofErr w:type="spellStart"/>
      <w:r w:rsidR="00CE018E">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CE018E">
        <w:t>t</w:t>
      </w:r>
      <w:proofErr w:type="spellEnd"/>
      <w:r w:rsidR="00CE018E">
        <w:t xml:space="preserve"> (100</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đau</w:t>
      </w:r>
      <w:proofErr w:type="spellEnd"/>
      <w:r w:rsidR="00CE018E">
        <w:t xml:space="preserve"> </w:t>
      </w:r>
      <w:proofErr w:type="spellStart"/>
      <w:r w:rsidR="00CE018E">
        <w:t>buồn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(60%).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tôn</w:t>
      </w:r>
      <w:proofErr w:type="spellEnd"/>
      <w:r w:rsidR="00CE018E">
        <w:t xml:space="preserve"> </w:t>
      </w:r>
      <w:proofErr w:type="spellStart"/>
      <w:r w:rsidR="00CE018E">
        <w:t>trọng</w:t>
      </w:r>
      <w:proofErr w:type="spellEnd"/>
      <w:r w:rsidR="00CE018E">
        <w:t xml:space="preserve"> (95</w:t>
      </w:r>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w:t>
      </w:r>
      <w:r w:rsidR="00CE018E">
        <w:t>i</w:t>
      </w:r>
      <w:proofErr w:type="spellEnd"/>
      <w:r w:rsidR="00CE018E">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lãng</w:t>
      </w:r>
      <w:proofErr w:type="spellEnd"/>
      <w:r w:rsidR="00CE018E">
        <w:t xml:space="preserve"> </w:t>
      </w:r>
      <w:proofErr w:type="spellStart"/>
      <w:r w:rsidR="00CE018E">
        <w:t>mạn</w:t>
      </w:r>
      <w:proofErr w:type="spellEnd"/>
      <w:r>
        <w:t xml:space="preserve"> (</w:t>
      </w:r>
      <w:r w:rsidR="00CE018E">
        <w:t>65</w:t>
      </w:r>
      <w:r>
        <w:t>%).</w:t>
      </w:r>
    </w:p>
    <w:p w14:paraId="2CD4E8D2" w14:textId="77777777" w:rsidR="001C77C9" w:rsidRPr="001C77C9" w:rsidRDefault="001C77C9" w:rsidP="001C77C9"/>
    <w:p w14:paraId="7EF49B66" w14:textId="42BCD611" w:rsidR="003906EE" w:rsidRDefault="009725D6" w:rsidP="009725D6">
      <w:pPr>
        <w:ind w:left="360"/>
        <w:jc w:val="left"/>
        <w:pPrChange w:id="363" w:author="Cung Thanh Long" w:date="2021-04-13T00:02:00Z">
          <w:pPr>
            <w:pStyle w:val="ListParagraph"/>
            <w:numPr>
              <w:numId w:val="4"/>
            </w:numPr>
            <w:ind w:hanging="360"/>
            <w:jc w:val="left"/>
          </w:pPr>
        </w:pPrChange>
      </w:pPr>
      <w:ins w:id="364" w:author="Cung Thanh Long" w:date="2021-04-13T00:02:00Z">
        <w:r>
          <w:t>3.2.</w:t>
        </w:r>
        <w:proofErr w:type="gramStart"/>
        <w:r>
          <w:t>7.</w:t>
        </w:r>
      </w:ins>
      <w:r w:rsidR="003906EE">
        <w:t>Tỉ</w:t>
      </w:r>
      <w:proofErr w:type="gram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70%</w:t>
      </w:r>
    </w:p>
    <w:p w14:paraId="08FA9377" w14:textId="77777777" w:rsidR="002B1BC9" w:rsidRDefault="003906EE" w:rsidP="002B1BC9">
      <w:pPr>
        <w:keepNext/>
        <w:jc w:val="center"/>
      </w:pPr>
      <w:r>
        <w:rPr>
          <w:noProof/>
        </w:rPr>
        <w:drawing>
          <wp:inline distT="0" distB="0" distL="0" distR="0" wp14:anchorId="30D20197" wp14:editId="0393D23B">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0FF7F601" w14:textId="77777777" w:rsidR="002B1BC9" w:rsidRDefault="002B1BC9" w:rsidP="002B1BC9">
      <w:pPr>
        <w:pStyle w:val="Caption"/>
      </w:pPr>
      <w:bookmarkStart w:id="365" w:name="_Toc68996332"/>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17</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70%</w:t>
      </w:r>
      <w:bookmarkEnd w:id="365"/>
    </w:p>
    <w:p w14:paraId="36A53990" w14:textId="77777777" w:rsidR="002B1BC9" w:rsidRPr="002B1BC9" w:rsidRDefault="002B1BC9" w:rsidP="002B1BC9"/>
    <w:p w14:paraId="7B9E21CD" w14:textId="77777777" w:rsidR="002B1BC9" w:rsidRDefault="003906EE" w:rsidP="002B1BC9">
      <w:pPr>
        <w:keepNext/>
        <w:jc w:val="center"/>
      </w:pPr>
      <w:r>
        <w:rPr>
          <w:noProof/>
        </w:rPr>
        <w:drawing>
          <wp:inline distT="0" distB="0" distL="0" distR="0" wp14:anchorId="58F4C2C7" wp14:editId="40E11F9D">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7C83A32A" w14:textId="77777777" w:rsidR="003906EE" w:rsidRDefault="002B1BC9" w:rsidP="002B1BC9">
      <w:pPr>
        <w:pStyle w:val="Caption"/>
      </w:pPr>
      <w:bookmarkStart w:id="366" w:name="_Toc68996333"/>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18</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70%</w:t>
      </w:r>
      <w:bookmarkEnd w:id="366"/>
    </w:p>
    <w:p w14:paraId="61177F76" w14:textId="77777777" w:rsidR="001C77C9" w:rsidRPr="00D43F09" w:rsidRDefault="001C77C9" w:rsidP="008F596D">
      <w:pPr>
        <w:ind w:firstLine="360"/>
      </w:pPr>
      <w:del w:id="367" w:author="Cung Thanh Long" w:date="2021-04-13T00:03:00Z">
        <w:r w:rsidDel="009725D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80% </w:t>
      </w:r>
      <w:proofErr w:type="spellStart"/>
      <w:r>
        <w:t>và</w:t>
      </w:r>
      <w:proofErr w:type="spellEnd"/>
      <w:r>
        <w:t xml:space="preserve"> 81,88%.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(90</w:t>
      </w:r>
      <w:r w:rsidR="00EE0D8D">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(70%).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lastRenderedPageBreak/>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(100%)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(70%).</w:t>
      </w:r>
    </w:p>
    <w:p w14:paraId="5D81BFC9" w14:textId="77777777" w:rsidR="001C77C9" w:rsidRPr="001C77C9" w:rsidRDefault="001C77C9" w:rsidP="001C77C9"/>
    <w:p w14:paraId="55A76DC4" w14:textId="3EDA676C" w:rsidR="003906EE" w:rsidRDefault="009725D6" w:rsidP="009725D6">
      <w:pPr>
        <w:ind w:left="360"/>
        <w:jc w:val="left"/>
        <w:pPrChange w:id="368" w:author="Cung Thanh Long" w:date="2021-04-13T00:03:00Z">
          <w:pPr>
            <w:pStyle w:val="ListParagraph"/>
            <w:numPr>
              <w:numId w:val="4"/>
            </w:numPr>
            <w:ind w:hanging="360"/>
            <w:jc w:val="left"/>
          </w:pPr>
        </w:pPrChange>
      </w:pPr>
      <w:ins w:id="369" w:author="Cung Thanh Long" w:date="2021-04-13T00:03:00Z">
        <w:r>
          <w:t>3.2.</w:t>
        </w:r>
        <w:proofErr w:type="gramStart"/>
        <w:r>
          <w:t>8.</w:t>
        </w:r>
      </w:ins>
      <w:r w:rsidR="003906EE">
        <w:t>Tỉ</w:t>
      </w:r>
      <w:proofErr w:type="gram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80%</w:t>
      </w:r>
    </w:p>
    <w:p w14:paraId="132AD9B0" w14:textId="77777777" w:rsidR="002B1BC9" w:rsidRDefault="00F65126" w:rsidP="002B1BC9">
      <w:pPr>
        <w:keepNext/>
        <w:jc w:val="center"/>
      </w:pPr>
      <w:r>
        <w:rPr>
          <w:noProof/>
        </w:rPr>
        <w:drawing>
          <wp:inline distT="0" distB="0" distL="0" distR="0" wp14:anchorId="1786A347" wp14:editId="23329B15">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6DEDF479" w14:textId="77777777" w:rsidR="002B1BC9" w:rsidRDefault="002B1BC9" w:rsidP="002B1BC9">
      <w:pPr>
        <w:pStyle w:val="Caption"/>
      </w:pPr>
      <w:bookmarkStart w:id="370" w:name="_Toc68996334"/>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19</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80%</w:t>
      </w:r>
      <w:bookmarkEnd w:id="370"/>
    </w:p>
    <w:p w14:paraId="5CC8C75B" w14:textId="77777777" w:rsidR="001C77C9" w:rsidRPr="001C77C9" w:rsidRDefault="001C77C9" w:rsidP="001C77C9"/>
    <w:p w14:paraId="1D94E293" w14:textId="77777777" w:rsidR="002B1BC9" w:rsidRDefault="00BD7CB2" w:rsidP="002B1BC9">
      <w:pPr>
        <w:keepNext/>
        <w:jc w:val="center"/>
      </w:pPr>
      <w:r>
        <w:rPr>
          <w:noProof/>
        </w:rPr>
        <w:drawing>
          <wp:inline distT="0" distB="0" distL="0" distR="0" wp14:anchorId="6774489F" wp14:editId="7312ED5A">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73C4E62F" w14:textId="77777777" w:rsidR="003906EE" w:rsidRDefault="002B1BC9" w:rsidP="002B1BC9">
      <w:pPr>
        <w:pStyle w:val="Caption"/>
      </w:pPr>
      <w:bookmarkStart w:id="371" w:name="_Toc68996335"/>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20</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80%</w:t>
      </w:r>
      <w:bookmarkEnd w:id="371"/>
    </w:p>
    <w:p w14:paraId="63BF8F89" w14:textId="77777777" w:rsidR="001C77C9" w:rsidRPr="00D43F09" w:rsidRDefault="001C77C9" w:rsidP="008F596D">
      <w:pPr>
        <w:ind w:firstLine="360"/>
      </w:pPr>
      <w:del w:id="372" w:author="Cung Thanh Long" w:date="2021-04-13T00:03:00Z">
        <w:r w:rsidDel="009725D6">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w:t>
      </w:r>
      <w:r w:rsidR="00CE018E">
        <w:t>t</w:t>
      </w:r>
      <w:proofErr w:type="spellEnd"/>
      <w:r w:rsidR="00CE018E">
        <w:t xml:space="preserve"> </w:t>
      </w:r>
      <w:proofErr w:type="spellStart"/>
      <w:r w:rsidR="00CE018E">
        <w:t>là</w:t>
      </w:r>
      <w:proofErr w:type="spellEnd"/>
      <w:r w:rsidR="00CE018E">
        <w:t xml:space="preserve"> 81,88</w:t>
      </w:r>
      <w:r>
        <w:t xml:space="preserve">% </w:t>
      </w:r>
      <w:proofErr w:type="spellStart"/>
      <w:r>
        <w:t>và</w:t>
      </w:r>
      <w:proofErr w:type="spellEnd"/>
      <w:r>
        <w:t xml:space="preserve"> 83,75%.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w:t>
      </w:r>
      <w:r w:rsidR="00CE018E">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đồng</w:t>
      </w:r>
      <w:proofErr w:type="spellEnd"/>
      <w:r w:rsidR="00CE018E">
        <w:t xml:space="preserve"> </w:t>
      </w:r>
      <w:proofErr w:type="spellStart"/>
      <w:r w:rsidR="00CE018E">
        <w:t>cảm</w:t>
      </w:r>
      <w:proofErr w:type="spellEnd"/>
      <w:r w:rsidR="00CE018E">
        <w:t xml:space="preserve"> </w:t>
      </w:r>
      <w:proofErr w:type="spellStart"/>
      <w:r w:rsidR="00CE018E">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(95</w:t>
      </w:r>
      <w:r w:rsidR="00CE018E">
        <w:t>%), 2</w:t>
      </w:r>
      <w:r w:rsidR="00EE0D8D">
        <w:t xml:space="preserve"> </w:t>
      </w:r>
      <w:proofErr w:type="spellStart"/>
      <w:r>
        <w:t>trạng</w:t>
      </w:r>
      <w:proofErr w:type="spellEnd"/>
      <w:r>
        <w:t xml:space="preserve"> </w:t>
      </w:r>
      <w:proofErr w:type="spellStart"/>
      <w:r>
        <w:t>thái</w:t>
      </w:r>
      <w:proofErr w:type="spellEnd"/>
      <w:r>
        <w:t xml:space="preserve"> </w:t>
      </w:r>
      <w:proofErr w:type="spellStart"/>
      <w:r>
        <w:t>cả</w:t>
      </w:r>
      <w:r w:rsidR="00CE018E">
        <w:t>m</w:t>
      </w:r>
      <w:proofErr w:type="spellEnd"/>
      <w:r w:rsidR="00CE018E">
        <w:t xml:space="preserve"> </w:t>
      </w:r>
      <w:proofErr w:type="spellStart"/>
      <w:r w:rsidR="00CE018E">
        <w:t>xúc</w:t>
      </w:r>
      <w:proofErr w:type="spellEnd"/>
      <w:r w:rsidR="00CE018E">
        <w:t xml:space="preserve"> </w:t>
      </w:r>
      <w:proofErr w:type="spellStart"/>
      <w:r w:rsidR="00EE0D8D">
        <w:t>lãng</w:t>
      </w:r>
      <w:proofErr w:type="spellEnd"/>
      <w:r w:rsidR="00EE0D8D">
        <w:t xml:space="preserve"> </w:t>
      </w:r>
      <w:proofErr w:type="spellStart"/>
      <w:r w:rsidR="00EE0D8D">
        <w:t>mạn</w:t>
      </w:r>
      <w:proofErr w:type="spellEnd"/>
      <w:r w:rsidR="00EE0D8D">
        <w:t xml:space="preserve"> </w:t>
      </w:r>
      <w:proofErr w:type="spellStart"/>
      <w:r w:rsidR="00EE0D8D">
        <w:t>và</w:t>
      </w:r>
      <w:proofErr w:type="spellEnd"/>
      <w:r w:rsidR="00EE0D8D">
        <w:t xml:space="preserve"> </w:t>
      </w:r>
      <w:proofErr w:type="spellStart"/>
      <w:r w:rsidR="00EE0D8D">
        <w:t>vui</w:t>
      </w:r>
      <w:proofErr w:type="spellEnd"/>
      <w:r w:rsidR="00EE0D8D">
        <w:t xml:space="preserve"> </w:t>
      </w:r>
      <w:proofErr w:type="spellStart"/>
      <w:r w:rsidR="00EE0D8D">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lastRenderedPageBreak/>
        <w:t>lệ</w:t>
      </w:r>
      <w:proofErr w:type="spellEnd"/>
      <w:r>
        <w:t xml:space="preserve"> </w:t>
      </w:r>
      <w:proofErr w:type="spellStart"/>
      <w:r>
        <w:t>thấp</w:t>
      </w:r>
      <w:proofErr w:type="spellEnd"/>
      <w:r>
        <w:t xml:space="preserve"> </w:t>
      </w:r>
      <w:proofErr w:type="spellStart"/>
      <w:r>
        <w:t>nhấ</w:t>
      </w:r>
      <w:r w:rsidR="00CE018E">
        <w:t>t</w:t>
      </w:r>
      <w:proofErr w:type="spellEnd"/>
      <w:r w:rsidR="00CE018E">
        <w:t xml:space="preserve"> (70</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EE0D8D">
        <w:t>tôn</w:t>
      </w:r>
      <w:proofErr w:type="spellEnd"/>
      <w:r w:rsidR="00EE0D8D">
        <w:t xml:space="preserve"> </w:t>
      </w:r>
      <w:proofErr w:type="spellStart"/>
      <w:r w:rsidR="00EE0D8D">
        <w:t>trọng</w:t>
      </w:r>
      <w:proofErr w:type="spellEnd"/>
      <w:r>
        <w:t xml:space="preserve"> </w:t>
      </w:r>
      <w:r w:rsidR="00EE0D8D">
        <w:t>(100</w:t>
      </w:r>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rsidR="00EE0D8D">
        <w:t xml:space="preserve"> 2</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EE0D8D">
        <w:t>đau</w:t>
      </w:r>
      <w:proofErr w:type="spellEnd"/>
      <w:r w:rsidR="00EE0D8D">
        <w:t xml:space="preserve"> </w:t>
      </w:r>
      <w:proofErr w:type="spellStart"/>
      <w:r w:rsidR="00EE0D8D">
        <w:t>buồn</w:t>
      </w:r>
      <w:proofErr w:type="spellEnd"/>
      <w:r w:rsidR="00EE0D8D">
        <w:t xml:space="preserve"> </w:t>
      </w:r>
      <w:proofErr w:type="spellStart"/>
      <w:r w:rsidR="00EE0D8D">
        <w:t>và</w:t>
      </w:r>
      <w:proofErr w:type="spellEnd"/>
      <w:r w:rsidR="00EE0D8D">
        <w:t xml:space="preserve"> </w:t>
      </w:r>
      <w:proofErr w:type="spellStart"/>
      <w:r w:rsidR="00EE0D8D">
        <w:t>vui</w:t>
      </w:r>
      <w:proofErr w:type="spellEnd"/>
      <w:r w:rsidR="00EE0D8D">
        <w:t xml:space="preserve"> </w:t>
      </w:r>
      <w:proofErr w:type="spellStart"/>
      <w:r w:rsidR="00EE0D8D">
        <w:t>vẻ</w:t>
      </w:r>
      <w:proofErr w:type="spellEnd"/>
      <w:r w:rsidR="00EE0D8D">
        <w:t xml:space="preserve"> (7</w:t>
      </w:r>
      <w:r>
        <w:t>0%).</w:t>
      </w:r>
    </w:p>
    <w:p w14:paraId="46F25B5A" w14:textId="77777777" w:rsidR="001C77C9" w:rsidRPr="001C77C9" w:rsidRDefault="001C77C9" w:rsidP="001C77C9"/>
    <w:p w14:paraId="5AA76AB4" w14:textId="1ACBF56A" w:rsidR="003906EE" w:rsidRDefault="00CC3C3B" w:rsidP="00CC3C3B">
      <w:pPr>
        <w:ind w:left="360"/>
        <w:jc w:val="left"/>
        <w:pPrChange w:id="373" w:author="Cung Thanh Long" w:date="2021-04-13T00:03:00Z">
          <w:pPr>
            <w:pStyle w:val="ListParagraph"/>
            <w:numPr>
              <w:numId w:val="4"/>
            </w:numPr>
            <w:ind w:hanging="360"/>
            <w:jc w:val="left"/>
          </w:pPr>
        </w:pPrChange>
      </w:pPr>
      <w:ins w:id="374" w:author="Cung Thanh Long" w:date="2021-04-13T00:03:00Z">
        <w:r>
          <w:t xml:space="preserve">3.2.9. </w:t>
        </w:r>
      </w:ins>
      <w:proofErr w:type="spellStart"/>
      <w:r w:rsidR="003906EE">
        <w:t>Tỉ</w:t>
      </w:r>
      <w:proofErr w:type="spellEnd"/>
      <w:r w:rsidR="003906EE">
        <w:t xml:space="preserve"> </w:t>
      </w:r>
      <w:proofErr w:type="spellStart"/>
      <w:r w:rsidR="003906EE">
        <w:t>lệ</w:t>
      </w:r>
      <w:proofErr w:type="spellEnd"/>
      <w:r w:rsidR="003906EE">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rsidR="003906EE">
        <w:t>90%</w:t>
      </w:r>
    </w:p>
    <w:p w14:paraId="63B56184" w14:textId="77777777" w:rsidR="002B1BC9" w:rsidRDefault="00BD7CB2" w:rsidP="002B1BC9">
      <w:pPr>
        <w:keepNext/>
        <w:jc w:val="center"/>
      </w:pPr>
      <w:r>
        <w:rPr>
          <w:noProof/>
        </w:rPr>
        <w:drawing>
          <wp:inline distT="0" distB="0" distL="0" distR="0" wp14:anchorId="38287D9F" wp14:editId="04681435">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6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406AF4E5" w14:textId="77777777" w:rsidR="002B1BC9" w:rsidRDefault="002B1BC9" w:rsidP="002B1BC9">
      <w:pPr>
        <w:pStyle w:val="Caption"/>
      </w:pPr>
      <w:bookmarkStart w:id="375" w:name="_Toc68996336"/>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21</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90%</w:t>
      </w:r>
      <w:bookmarkEnd w:id="375"/>
    </w:p>
    <w:p w14:paraId="6241DD44" w14:textId="77777777" w:rsidR="002B1BC9" w:rsidRPr="002B1BC9" w:rsidRDefault="002B1BC9" w:rsidP="002B1BC9"/>
    <w:p w14:paraId="13D25F02" w14:textId="77777777" w:rsidR="002B1BC9" w:rsidRDefault="00BD7CB2" w:rsidP="002B1BC9">
      <w:pPr>
        <w:keepNext/>
        <w:jc w:val="center"/>
      </w:pPr>
      <w:r>
        <w:rPr>
          <w:noProof/>
        </w:rPr>
        <w:drawing>
          <wp:inline distT="0" distB="0" distL="0" distR="0" wp14:anchorId="27DBE7C2" wp14:editId="3A56C14A">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6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08939963" w14:textId="77777777" w:rsidR="00BD7CB2" w:rsidRDefault="002B1BC9" w:rsidP="002B1BC9">
      <w:pPr>
        <w:pStyle w:val="Caption"/>
      </w:pPr>
      <w:bookmarkStart w:id="376" w:name="_Toc68996337"/>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22</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90%</w:t>
      </w:r>
      <w:bookmarkEnd w:id="376"/>
    </w:p>
    <w:p w14:paraId="21700D49" w14:textId="77777777" w:rsidR="00EE0D8D" w:rsidRPr="00D43F09" w:rsidRDefault="00EE0D8D" w:rsidP="008F596D">
      <w:pPr>
        <w:ind w:firstLine="567"/>
      </w:pPr>
      <w:del w:id="377" w:author="Cung Thanh Long" w:date="2021-04-13T00:05:00Z">
        <w:r w:rsidDel="00CC3C3B">
          <w:rPr>
            <w:b/>
          </w:rPr>
          <w:delText>Nhận xét:</w:delText>
        </w:r>
      </w:del>
      <w:r>
        <w:rPr>
          <w:b/>
        </w:rP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83,75% </w:t>
      </w:r>
      <w:proofErr w:type="spellStart"/>
      <w:r>
        <w:t>và</w:t>
      </w:r>
      <w:proofErr w:type="spellEnd"/>
      <w:r>
        <w:t xml:space="preserve"> 86,25%.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lastRenderedPageBreak/>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(95%),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(75%).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(100%)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(70%).</w:t>
      </w:r>
    </w:p>
    <w:p w14:paraId="62BA6456" w14:textId="77777777" w:rsidR="00EE0D8D" w:rsidRPr="00EE0D8D" w:rsidRDefault="00EE0D8D" w:rsidP="00EE0D8D"/>
    <w:p w14:paraId="23A827A3" w14:textId="5AD4E993" w:rsidR="00E47528" w:rsidRPr="00E47528" w:rsidRDefault="00E47528" w:rsidP="00E47528">
      <w:pPr>
        <w:pStyle w:val="Heading2"/>
      </w:pPr>
      <w:bookmarkStart w:id="378" w:name="_Toc68996290"/>
      <w:proofErr w:type="spellStart"/>
      <w:r>
        <w:t>Phân</w:t>
      </w:r>
      <w:proofErr w:type="spellEnd"/>
      <w:r>
        <w:t xml:space="preserve"> </w:t>
      </w:r>
      <w:proofErr w:type="spellStart"/>
      <w:r>
        <w:t>tích</w:t>
      </w:r>
      <w:proofErr w:type="spellEnd"/>
      <w:r>
        <w:t xml:space="preserve"> </w:t>
      </w:r>
      <w:commentRangeStart w:id="379"/>
      <w:proofErr w:type="spellStart"/>
      <w:ins w:id="380" w:author="Cung Thanh Long" w:date="2021-04-13T00:06:00Z">
        <w:r w:rsidR="00B70119">
          <w:t>xác</w:t>
        </w:r>
        <w:proofErr w:type="spellEnd"/>
        <w:r w:rsidR="00B70119">
          <w:t xml:space="preserve"> </w:t>
        </w:r>
        <w:proofErr w:type="spellStart"/>
        <w:r w:rsidR="00B70119">
          <w:t>định</w:t>
        </w:r>
        <w:proofErr w:type="spellEnd"/>
        <w:r w:rsidR="00B70119">
          <w:t xml:space="preserve"> </w:t>
        </w:r>
        <w:proofErr w:type="spellStart"/>
        <w:r w:rsidR="00B70119">
          <w:t>tỉ</w:t>
        </w:r>
        <w:proofErr w:type="spellEnd"/>
        <w:r w:rsidR="00B70119">
          <w:t xml:space="preserve"> </w:t>
        </w:r>
        <w:proofErr w:type="spellStart"/>
        <w:r w:rsidR="00B70119">
          <w:t>lệ</w:t>
        </w:r>
        <w:proofErr w:type="spellEnd"/>
        <w:r w:rsidR="00B70119">
          <w:t xml:space="preserve"> </w:t>
        </w:r>
        <w:proofErr w:type="spellStart"/>
        <w:r w:rsidR="00B70119">
          <w:t>chồng</w:t>
        </w:r>
        <w:proofErr w:type="spellEnd"/>
        <w:r w:rsidR="00B70119">
          <w:t xml:space="preserve"> </w:t>
        </w:r>
        <w:proofErr w:type="spellStart"/>
        <w:r w:rsidR="00B70119">
          <w:t>chập</w:t>
        </w:r>
        <w:proofErr w:type="spellEnd"/>
        <w:r w:rsidR="00B70119">
          <w:t xml:space="preserve"> </w:t>
        </w:r>
        <w:proofErr w:type="spellStart"/>
        <w:r w:rsidR="00B70119">
          <w:t>tối</w:t>
        </w:r>
        <w:proofErr w:type="spellEnd"/>
        <w:r w:rsidR="00B70119">
          <w:t xml:space="preserve"> </w:t>
        </w:r>
        <w:proofErr w:type="spellStart"/>
        <w:r w:rsidR="00B70119">
          <w:t>ưu</w:t>
        </w:r>
      </w:ins>
      <w:proofErr w:type="spellEnd"/>
      <w:del w:id="381" w:author="Cung Thanh Long" w:date="2021-04-13T00:06:00Z">
        <w:r w:rsidDel="00B70119">
          <w:delText xml:space="preserve">kết </w:delText>
        </w:r>
      </w:del>
      <w:commentRangeEnd w:id="379"/>
      <w:r w:rsidR="00B70119">
        <w:rPr>
          <w:rStyle w:val="CommentReference"/>
          <w:b w:val="0"/>
        </w:rPr>
        <w:commentReference w:id="379"/>
      </w:r>
      <w:del w:id="382" w:author="Cung Thanh Long" w:date="2021-04-13T00:06:00Z">
        <w:r w:rsidDel="00B70119">
          <w:delText>quả đạt được</w:delText>
        </w:r>
      </w:del>
      <w:bookmarkEnd w:id="378"/>
    </w:p>
    <w:p w14:paraId="05055D61" w14:textId="1147E4C8" w:rsidR="007322A4" w:rsidRDefault="00C36CF9" w:rsidP="000A34B7">
      <w:pPr>
        <w:spacing w:before="0" w:line="240" w:lineRule="auto"/>
        <w:ind w:firstLine="567"/>
        <w:jc w:val="left"/>
      </w:pP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rsidR="005B4AC5">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kế</w:t>
      </w:r>
      <w:r w:rsidR="005B40A2">
        <w:t>t</w:t>
      </w:r>
      <w:proofErr w:type="spellEnd"/>
      <w:r w:rsidR="005B40A2">
        <w:t xml:space="preserve"> qua </w:t>
      </w:r>
      <w:r w:rsidR="005B40A2">
        <w:fldChar w:fldCharType="begin"/>
      </w:r>
      <w:r w:rsidR="005B40A2">
        <w:instrText xml:space="preserve"> REF _Ref68855923 \h </w:instrText>
      </w:r>
      <w:r w:rsidR="005B40A2">
        <w:fldChar w:fldCharType="separate"/>
      </w:r>
      <w:proofErr w:type="spellStart"/>
      <w:r w:rsidR="00EC13B2">
        <w:t>Bảng</w:t>
      </w:r>
      <w:proofErr w:type="spellEnd"/>
      <w:r w:rsidR="00EC13B2">
        <w:t xml:space="preserve"> </w:t>
      </w:r>
      <w:r w:rsidR="00EC13B2">
        <w:rPr>
          <w:noProof/>
        </w:rPr>
        <w:t>3</w:t>
      </w:r>
      <w:r w:rsidR="00EC13B2">
        <w:t>.</w:t>
      </w:r>
      <w:ins w:id="383" w:author="Cung Thanh Long" w:date="2021-04-13T00:10:00Z">
        <w:r w:rsidR="00B04349">
          <w:t>3.</w:t>
        </w:r>
      </w:ins>
      <w:r w:rsidR="00EC13B2">
        <w:rPr>
          <w:noProof/>
        </w:rPr>
        <w:t>1</w:t>
      </w:r>
      <w:r w:rsidR="005B40A2">
        <w:fldChar w:fldCharType="end"/>
      </w:r>
      <w:r w:rsidR="005B40A2">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r w:rsidR="005B40A2">
        <w:fldChar w:fldCharType="begin"/>
      </w:r>
      <w:r w:rsidR="005B40A2">
        <w:instrText xml:space="preserve"> REF _Ref68856155 \h </w:instrText>
      </w:r>
      <w:r w:rsidR="005B40A2">
        <w:fldChar w:fldCharType="separate"/>
      </w:r>
      <w:proofErr w:type="spellStart"/>
      <w:r w:rsidR="00EC13B2">
        <w:t>Hình</w:t>
      </w:r>
      <w:proofErr w:type="spellEnd"/>
      <w:r w:rsidR="00EC13B2">
        <w:t xml:space="preserve"> </w:t>
      </w:r>
      <w:r w:rsidR="00EC13B2">
        <w:rPr>
          <w:noProof/>
        </w:rPr>
        <w:t>3</w:t>
      </w:r>
      <w:r w:rsidR="00EC13B2">
        <w:t>.</w:t>
      </w:r>
      <w:r w:rsidR="00EC13B2">
        <w:rPr>
          <w:noProof/>
        </w:rPr>
        <w:t>23</w:t>
      </w:r>
      <w:r w:rsidR="005B40A2">
        <w:fldChar w:fldCharType="end"/>
      </w:r>
      <w:r w:rsidR="005B40A2">
        <w:t xml:space="preserve"> </w:t>
      </w:r>
      <w:proofErr w:type="spellStart"/>
      <w:r>
        <w:t>bên</w:t>
      </w:r>
      <w:proofErr w:type="spellEnd"/>
      <w:r>
        <w:t xml:space="preserve"> </w:t>
      </w:r>
      <w:proofErr w:type="spellStart"/>
      <w:r>
        <w:t>dưới</w:t>
      </w:r>
      <w:proofErr w:type="spellEnd"/>
      <w:r>
        <w:t>:</w:t>
      </w:r>
    </w:p>
    <w:p w14:paraId="39DBF874" w14:textId="77777777" w:rsidR="00C36CF9" w:rsidRDefault="00C36CF9">
      <w:pPr>
        <w:spacing w:before="0" w:line="240" w:lineRule="auto"/>
        <w:jc w:val="left"/>
      </w:pPr>
    </w:p>
    <w:p w14:paraId="46D7460B" w14:textId="77777777" w:rsidR="005B40A2" w:rsidRDefault="005B40A2" w:rsidP="005B40A2">
      <w:pPr>
        <w:pStyle w:val="Caption"/>
        <w:keepNext/>
      </w:pPr>
      <w:bookmarkStart w:id="384" w:name="_Ref68855923"/>
      <w:bookmarkStart w:id="385" w:name="_Toc68996350"/>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1</w:t>
        </w:r>
      </w:fldSimple>
      <w:bookmarkEnd w:id="384"/>
      <w:r>
        <w:t xml:space="preserve"> </w:t>
      </w:r>
      <w:proofErr w:type="spellStart"/>
      <w:r w:rsidR="000A2EA4">
        <w:t>Kết</w:t>
      </w:r>
      <w:proofErr w:type="spellEnd"/>
      <w:r w:rsidR="000A2EA4">
        <w:t xml:space="preserve"> </w:t>
      </w:r>
      <w:proofErr w:type="spellStart"/>
      <w:r w:rsidR="000A2EA4">
        <w:t>quả</w:t>
      </w:r>
      <w:proofErr w:type="spellEnd"/>
      <w:r w:rsidR="000A2EA4">
        <w:t xml:space="preserve"> </w:t>
      </w:r>
      <w:proofErr w:type="spellStart"/>
      <w:r w:rsidR="000A2EA4">
        <w:t>nhận</w:t>
      </w:r>
      <w:proofErr w:type="spellEnd"/>
      <w:r w:rsidR="000A2EA4">
        <w:t xml:space="preserve"> </w:t>
      </w:r>
      <w:proofErr w:type="spellStart"/>
      <w:r w:rsidR="000A2EA4">
        <w:t>dạng</w:t>
      </w:r>
      <w:proofErr w:type="spellEnd"/>
      <w:r w:rsidR="000A2EA4">
        <w:t xml:space="preserve"> </w:t>
      </w:r>
      <w:proofErr w:type="spellStart"/>
      <w:r w:rsidR="000A2EA4">
        <w:t>của</w:t>
      </w:r>
      <w:proofErr w:type="spellEnd"/>
      <w:r w:rsidR="000A2EA4">
        <w:t xml:space="preserve"> 2 </w:t>
      </w:r>
      <w:proofErr w:type="spellStart"/>
      <w:r w:rsidR="000A2EA4">
        <w:t>mô</w:t>
      </w:r>
      <w:proofErr w:type="spellEnd"/>
      <w:r w:rsidR="000A2EA4">
        <w:t xml:space="preserve"> </w:t>
      </w:r>
      <w:proofErr w:type="spellStart"/>
      <w:r w:rsidR="000A2EA4">
        <w:t>hình</w:t>
      </w:r>
      <w:proofErr w:type="spellEnd"/>
      <w:r w:rsidR="000A2EA4">
        <w:t xml:space="preserve"> SVM </w:t>
      </w:r>
      <w:proofErr w:type="spellStart"/>
      <w:r w:rsidR="000A2EA4">
        <w:t>và</w:t>
      </w:r>
      <w:proofErr w:type="spellEnd"/>
      <w:r w:rsidR="000A2EA4">
        <w:t xml:space="preserve"> RF</w:t>
      </w:r>
      <w:bookmarkEnd w:id="38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14:paraId="630E4699" w14:textId="77777777" w:rsidTr="005B4AC5">
        <w:trPr>
          <w:trHeight w:val="658"/>
        </w:trPr>
        <w:tc>
          <w:tcPr>
            <w:tcW w:w="1255" w:type="dxa"/>
            <w:shd w:val="clear" w:color="auto" w:fill="auto"/>
          </w:tcPr>
          <w:p w14:paraId="4BA6EDE9" w14:textId="77777777" w:rsidR="00C36CF9" w:rsidRDefault="00C36CF9" w:rsidP="00C36CF9">
            <w:pPr>
              <w:spacing w:line="240" w:lineRule="auto"/>
              <w:jc w:val="left"/>
            </w:pPr>
            <w:proofErr w:type="spellStart"/>
            <w:r>
              <w:t>Tỉ</w:t>
            </w:r>
            <w:proofErr w:type="spellEnd"/>
            <w:r>
              <w:t xml:space="preserve"> </w:t>
            </w:r>
            <w:proofErr w:type="spellStart"/>
            <w:r>
              <w:t>lệ</w:t>
            </w:r>
            <w:proofErr w:type="spellEnd"/>
            <w:r w:rsidR="00365D49">
              <w:t xml:space="preserve"> </w:t>
            </w:r>
            <w:r>
              <w:t>(%)</w:t>
            </w:r>
          </w:p>
        </w:tc>
        <w:tc>
          <w:tcPr>
            <w:tcW w:w="810" w:type="dxa"/>
            <w:shd w:val="clear" w:color="auto" w:fill="auto"/>
          </w:tcPr>
          <w:p w14:paraId="5E01DC48" w14:textId="77777777" w:rsidR="00C36CF9" w:rsidRDefault="00C36CF9" w:rsidP="00C36CF9">
            <w:pPr>
              <w:spacing w:line="240" w:lineRule="auto"/>
              <w:jc w:val="left"/>
            </w:pPr>
            <w:r>
              <w:t>0</w:t>
            </w:r>
          </w:p>
        </w:tc>
        <w:tc>
          <w:tcPr>
            <w:tcW w:w="810" w:type="dxa"/>
            <w:shd w:val="clear" w:color="auto" w:fill="auto"/>
          </w:tcPr>
          <w:p w14:paraId="086CB1CB" w14:textId="77777777" w:rsidR="00C36CF9" w:rsidRDefault="00C36CF9" w:rsidP="00C36CF9">
            <w:pPr>
              <w:spacing w:line="240" w:lineRule="auto"/>
              <w:jc w:val="left"/>
            </w:pPr>
            <w:r>
              <w:t>10</w:t>
            </w:r>
          </w:p>
        </w:tc>
        <w:tc>
          <w:tcPr>
            <w:tcW w:w="810" w:type="dxa"/>
            <w:shd w:val="clear" w:color="auto" w:fill="auto"/>
          </w:tcPr>
          <w:p w14:paraId="4CED60FB" w14:textId="77777777" w:rsidR="00C36CF9" w:rsidRDefault="00C36CF9" w:rsidP="00C36CF9">
            <w:pPr>
              <w:spacing w:line="240" w:lineRule="auto"/>
              <w:jc w:val="left"/>
            </w:pPr>
            <w:r>
              <w:t>20</w:t>
            </w:r>
          </w:p>
        </w:tc>
        <w:tc>
          <w:tcPr>
            <w:tcW w:w="810" w:type="dxa"/>
            <w:shd w:val="clear" w:color="auto" w:fill="auto"/>
          </w:tcPr>
          <w:p w14:paraId="49AE6BC7" w14:textId="77777777" w:rsidR="00C36CF9" w:rsidRDefault="00C36CF9" w:rsidP="00C36CF9">
            <w:pPr>
              <w:spacing w:line="240" w:lineRule="auto"/>
              <w:jc w:val="left"/>
            </w:pPr>
            <w:r>
              <w:t>30</w:t>
            </w:r>
          </w:p>
        </w:tc>
        <w:tc>
          <w:tcPr>
            <w:tcW w:w="810" w:type="dxa"/>
            <w:shd w:val="clear" w:color="auto" w:fill="auto"/>
          </w:tcPr>
          <w:p w14:paraId="43698F07" w14:textId="77777777" w:rsidR="00C36CF9" w:rsidRDefault="00C36CF9" w:rsidP="00C36CF9">
            <w:pPr>
              <w:spacing w:line="240" w:lineRule="auto"/>
              <w:jc w:val="left"/>
            </w:pPr>
            <w:r>
              <w:t>40</w:t>
            </w:r>
          </w:p>
        </w:tc>
        <w:tc>
          <w:tcPr>
            <w:tcW w:w="810" w:type="dxa"/>
          </w:tcPr>
          <w:p w14:paraId="43A0E24C" w14:textId="77777777" w:rsidR="00C36CF9" w:rsidRDefault="00C36CF9" w:rsidP="00C36CF9">
            <w:pPr>
              <w:spacing w:line="240" w:lineRule="auto"/>
              <w:jc w:val="left"/>
            </w:pPr>
            <w:r>
              <w:t>50</w:t>
            </w:r>
          </w:p>
        </w:tc>
        <w:tc>
          <w:tcPr>
            <w:tcW w:w="810" w:type="dxa"/>
            <w:shd w:val="clear" w:color="auto" w:fill="auto"/>
          </w:tcPr>
          <w:p w14:paraId="0E1666E3" w14:textId="77777777" w:rsidR="00C36CF9" w:rsidRDefault="00C36CF9" w:rsidP="00C36CF9">
            <w:pPr>
              <w:spacing w:line="240" w:lineRule="auto"/>
              <w:jc w:val="left"/>
            </w:pPr>
            <w:r>
              <w:t>60</w:t>
            </w:r>
          </w:p>
        </w:tc>
        <w:tc>
          <w:tcPr>
            <w:tcW w:w="810" w:type="dxa"/>
            <w:shd w:val="clear" w:color="auto" w:fill="auto"/>
          </w:tcPr>
          <w:p w14:paraId="0C75CDD0" w14:textId="77777777" w:rsidR="00C36CF9" w:rsidRDefault="00C36CF9" w:rsidP="00C36CF9">
            <w:pPr>
              <w:spacing w:line="240" w:lineRule="auto"/>
              <w:jc w:val="left"/>
            </w:pPr>
            <w:r>
              <w:t>70</w:t>
            </w:r>
          </w:p>
        </w:tc>
        <w:tc>
          <w:tcPr>
            <w:tcW w:w="810" w:type="dxa"/>
            <w:shd w:val="clear" w:color="auto" w:fill="auto"/>
          </w:tcPr>
          <w:p w14:paraId="1E6552A5" w14:textId="77777777" w:rsidR="00C36CF9" w:rsidRDefault="00C36CF9" w:rsidP="00C36CF9">
            <w:pPr>
              <w:spacing w:line="240" w:lineRule="auto"/>
              <w:jc w:val="left"/>
            </w:pPr>
            <w:r>
              <w:t>80</w:t>
            </w:r>
          </w:p>
        </w:tc>
        <w:tc>
          <w:tcPr>
            <w:tcW w:w="810" w:type="dxa"/>
            <w:shd w:val="clear" w:color="auto" w:fill="auto"/>
          </w:tcPr>
          <w:p w14:paraId="3020529E" w14:textId="77777777" w:rsidR="00C36CF9" w:rsidRDefault="00C36CF9" w:rsidP="00C36CF9">
            <w:pPr>
              <w:spacing w:line="240" w:lineRule="auto"/>
              <w:jc w:val="left"/>
            </w:pPr>
            <w:r>
              <w:t>90</w:t>
            </w:r>
          </w:p>
        </w:tc>
      </w:tr>
      <w:tr w:rsidR="00C23D06" w14:paraId="386B32D3" w14:textId="77777777" w:rsidTr="005B4AC5">
        <w:trPr>
          <w:trHeight w:val="658"/>
        </w:trPr>
        <w:tc>
          <w:tcPr>
            <w:tcW w:w="1255" w:type="dxa"/>
            <w:shd w:val="clear" w:color="auto" w:fill="auto"/>
          </w:tcPr>
          <w:p w14:paraId="35B73532" w14:textId="77777777" w:rsidR="00C23D06" w:rsidRDefault="00C23D06" w:rsidP="00C23D06">
            <w:pPr>
              <w:spacing w:line="240" w:lineRule="auto"/>
              <w:jc w:val="left"/>
            </w:pPr>
            <w:r>
              <w:t>SVM (%)</w:t>
            </w:r>
          </w:p>
        </w:tc>
        <w:tc>
          <w:tcPr>
            <w:tcW w:w="810" w:type="dxa"/>
            <w:shd w:val="clear" w:color="auto" w:fill="auto"/>
          </w:tcPr>
          <w:p w14:paraId="5080A24B" w14:textId="77777777" w:rsidR="00C23D06" w:rsidRDefault="00C23D06" w:rsidP="00C23D06">
            <w:pPr>
              <w:spacing w:line="240" w:lineRule="auto"/>
              <w:jc w:val="left"/>
            </w:pPr>
            <w:r>
              <w:t>71.88</w:t>
            </w:r>
          </w:p>
        </w:tc>
        <w:tc>
          <w:tcPr>
            <w:tcW w:w="810" w:type="dxa"/>
            <w:shd w:val="clear" w:color="auto" w:fill="auto"/>
          </w:tcPr>
          <w:p w14:paraId="71DEFCFF" w14:textId="77777777" w:rsidR="00C23D06" w:rsidRDefault="00C23D06" w:rsidP="00C23D06">
            <w:pPr>
              <w:spacing w:line="240" w:lineRule="auto"/>
              <w:jc w:val="left"/>
            </w:pPr>
            <w:r>
              <w:t>73.75</w:t>
            </w:r>
          </w:p>
        </w:tc>
        <w:tc>
          <w:tcPr>
            <w:tcW w:w="810" w:type="dxa"/>
            <w:shd w:val="clear" w:color="auto" w:fill="auto"/>
          </w:tcPr>
          <w:p w14:paraId="129CB61B" w14:textId="77777777" w:rsidR="00C23D06" w:rsidRDefault="00C23D06" w:rsidP="00C23D06">
            <w:pPr>
              <w:spacing w:line="240" w:lineRule="auto"/>
              <w:jc w:val="left"/>
            </w:pPr>
            <w:r>
              <w:t>76.25</w:t>
            </w:r>
          </w:p>
        </w:tc>
        <w:tc>
          <w:tcPr>
            <w:tcW w:w="810" w:type="dxa"/>
            <w:shd w:val="clear" w:color="auto" w:fill="auto"/>
          </w:tcPr>
          <w:p w14:paraId="2102D9D7" w14:textId="77777777" w:rsidR="00C23D06" w:rsidRDefault="00C23D06" w:rsidP="00C23D06">
            <w:pPr>
              <w:spacing w:line="240" w:lineRule="auto"/>
              <w:jc w:val="left"/>
            </w:pPr>
            <w:r>
              <w:t>78.12</w:t>
            </w:r>
          </w:p>
        </w:tc>
        <w:tc>
          <w:tcPr>
            <w:tcW w:w="810" w:type="dxa"/>
            <w:shd w:val="clear" w:color="auto" w:fill="auto"/>
          </w:tcPr>
          <w:p w14:paraId="056BD125" w14:textId="77777777" w:rsidR="00C23D06" w:rsidRDefault="00C23D06" w:rsidP="00C23D06">
            <w:pPr>
              <w:spacing w:line="240" w:lineRule="auto"/>
              <w:jc w:val="left"/>
            </w:pPr>
            <w:r>
              <w:t>78.75</w:t>
            </w:r>
          </w:p>
        </w:tc>
        <w:tc>
          <w:tcPr>
            <w:tcW w:w="810" w:type="dxa"/>
          </w:tcPr>
          <w:p w14:paraId="14432939" w14:textId="77777777" w:rsidR="00C23D06" w:rsidRDefault="00C23D06" w:rsidP="00C23D06">
            <w:pPr>
              <w:spacing w:line="240" w:lineRule="auto"/>
              <w:jc w:val="left"/>
            </w:pPr>
            <w:r>
              <w:t>78.75</w:t>
            </w:r>
          </w:p>
        </w:tc>
        <w:tc>
          <w:tcPr>
            <w:tcW w:w="810" w:type="dxa"/>
            <w:shd w:val="clear" w:color="auto" w:fill="auto"/>
          </w:tcPr>
          <w:p w14:paraId="6F912CB2" w14:textId="77777777" w:rsidR="00C23D06" w:rsidRDefault="00C23D06" w:rsidP="00C23D06">
            <w:pPr>
              <w:spacing w:line="240" w:lineRule="auto"/>
              <w:jc w:val="left"/>
            </w:pPr>
            <w:r>
              <w:t>78.75</w:t>
            </w:r>
          </w:p>
        </w:tc>
        <w:tc>
          <w:tcPr>
            <w:tcW w:w="810" w:type="dxa"/>
            <w:shd w:val="clear" w:color="auto" w:fill="auto"/>
          </w:tcPr>
          <w:p w14:paraId="2F6CA353" w14:textId="77777777" w:rsidR="00C23D06" w:rsidRDefault="00C23D06" w:rsidP="00C23D06">
            <w:pPr>
              <w:spacing w:line="240" w:lineRule="auto"/>
              <w:jc w:val="left"/>
            </w:pPr>
            <w:r>
              <w:t>80.00</w:t>
            </w:r>
          </w:p>
        </w:tc>
        <w:tc>
          <w:tcPr>
            <w:tcW w:w="810" w:type="dxa"/>
            <w:shd w:val="clear" w:color="auto" w:fill="auto"/>
          </w:tcPr>
          <w:p w14:paraId="75C267F6" w14:textId="77777777" w:rsidR="00C23D06" w:rsidRDefault="00C23D06" w:rsidP="00C23D06">
            <w:pPr>
              <w:spacing w:line="240" w:lineRule="auto"/>
              <w:jc w:val="left"/>
            </w:pPr>
            <w:r>
              <w:t>81.88</w:t>
            </w:r>
          </w:p>
        </w:tc>
        <w:tc>
          <w:tcPr>
            <w:tcW w:w="810" w:type="dxa"/>
            <w:shd w:val="clear" w:color="auto" w:fill="auto"/>
          </w:tcPr>
          <w:p w14:paraId="3E1B4D24" w14:textId="77777777" w:rsidR="00C23D06" w:rsidRDefault="00C23D06" w:rsidP="00C23D06">
            <w:pPr>
              <w:spacing w:line="240" w:lineRule="auto"/>
              <w:jc w:val="left"/>
            </w:pPr>
            <w:r>
              <w:t>83.75</w:t>
            </w:r>
          </w:p>
        </w:tc>
      </w:tr>
      <w:tr w:rsidR="00C23D06" w14:paraId="4A72412A" w14:textId="77777777" w:rsidTr="00A31E99">
        <w:trPr>
          <w:trHeight w:val="616"/>
        </w:trPr>
        <w:tc>
          <w:tcPr>
            <w:tcW w:w="1255" w:type="dxa"/>
            <w:shd w:val="clear" w:color="auto" w:fill="auto"/>
          </w:tcPr>
          <w:p w14:paraId="03898CD7" w14:textId="77777777" w:rsidR="00C23D06" w:rsidRDefault="00C23D06" w:rsidP="00C23D06">
            <w:pPr>
              <w:spacing w:line="240" w:lineRule="auto"/>
              <w:jc w:val="left"/>
            </w:pPr>
            <w:r>
              <w:t xml:space="preserve">RF (%) </w:t>
            </w:r>
          </w:p>
        </w:tc>
        <w:tc>
          <w:tcPr>
            <w:tcW w:w="810" w:type="dxa"/>
            <w:shd w:val="clear" w:color="auto" w:fill="auto"/>
          </w:tcPr>
          <w:p w14:paraId="4EECD2D2" w14:textId="77777777" w:rsidR="00C23D06" w:rsidRDefault="009847CB" w:rsidP="00C23D06">
            <w:pPr>
              <w:spacing w:line="240" w:lineRule="auto"/>
              <w:jc w:val="left"/>
            </w:pPr>
            <w:r>
              <w:t>75.00</w:t>
            </w:r>
          </w:p>
        </w:tc>
        <w:tc>
          <w:tcPr>
            <w:tcW w:w="810" w:type="dxa"/>
            <w:shd w:val="clear" w:color="auto" w:fill="auto"/>
          </w:tcPr>
          <w:p w14:paraId="6E609D66" w14:textId="77777777" w:rsidR="00C23D06" w:rsidRDefault="00C23D06" w:rsidP="00C23D06">
            <w:pPr>
              <w:spacing w:line="240" w:lineRule="auto"/>
              <w:jc w:val="left"/>
            </w:pPr>
            <w:r>
              <w:t>75.62</w:t>
            </w:r>
          </w:p>
        </w:tc>
        <w:tc>
          <w:tcPr>
            <w:tcW w:w="810" w:type="dxa"/>
            <w:shd w:val="clear" w:color="auto" w:fill="auto"/>
          </w:tcPr>
          <w:p w14:paraId="0B834D77" w14:textId="77777777" w:rsidR="00C23D06" w:rsidRDefault="00C23D06" w:rsidP="00C23D06">
            <w:pPr>
              <w:jc w:val="left"/>
            </w:pPr>
            <w:r>
              <w:t>76.25</w:t>
            </w:r>
          </w:p>
        </w:tc>
        <w:tc>
          <w:tcPr>
            <w:tcW w:w="810" w:type="dxa"/>
            <w:shd w:val="clear" w:color="auto" w:fill="auto"/>
          </w:tcPr>
          <w:p w14:paraId="473F8800" w14:textId="77777777" w:rsidR="00C23D06" w:rsidRDefault="00C23D06" w:rsidP="00C23D06">
            <w:pPr>
              <w:spacing w:line="240" w:lineRule="auto"/>
              <w:jc w:val="left"/>
            </w:pPr>
            <w:r>
              <w:t>77.50</w:t>
            </w:r>
          </w:p>
        </w:tc>
        <w:tc>
          <w:tcPr>
            <w:tcW w:w="810" w:type="dxa"/>
            <w:shd w:val="clear" w:color="auto" w:fill="auto"/>
          </w:tcPr>
          <w:p w14:paraId="6B51438F" w14:textId="77777777" w:rsidR="00C23D06" w:rsidRDefault="00C23D06" w:rsidP="00C23D06">
            <w:pPr>
              <w:spacing w:line="240" w:lineRule="auto"/>
              <w:jc w:val="left"/>
            </w:pPr>
            <w:r>
              <w:t>78.75</w:t>
            </w:r>
          </w:p>
        </w:tc>
        <w:tc>
          <w:tcPr>
            <w:tcW w:w="810" w:type="dxa"/>
          </w:tcPr>
          <w:p w14:paraId="2799C3CE" w14:textId="77777777" w:rsidR="00C23D06" w:rsidRDefault="00C23D06" w:rsidP="00C23D06">
            <w:pPr>
              <w:spacing w:line="240" w:lineRule="auto"/>
              <w:jc w:val="left"/>
            </w:pPr>
            <w:r>
              <w:t>79.38</w:t>
            </w:r>
          </w:p>
        </w:tc>
        <w:tc>
          <w:tcPr>
            <w:tcW w:w="810" w:type="dxa"/>
            <w:shd w:val="clear" w:color="auto" w:fill="auto"/>
          </w:tcPr>
          <w:p w14:paraId="50F97D3E" w14:textId="77777777" w:rsidR="00C23D06" w:rsidRDefault="00C23D06" w:rsidP="00C23D06">
            <w:pPr>
              <w:spacing w:line="240" w:lineRule="auto"/>
              <w:jc w:val="left"/>
            </w:pPr>
            <w:r>
              <w:t>79.38</w:t>
            </w:r>
          </w:p>
        </w:tc>
        <w:tc>
          <w:tcPr>
            <w:tcW w:w="810" w:type="dxa"/>
            <w:shd w:val="clear" w:color="auto" w:fill="auto"/>
          </w:tcPr>
          <w:p w14:paraId="0E469156" w14:textId="77777777" w:rsidR="00C23D06" w:rsidRDefault="00C23D06" w:rsidP="00C23D06">
            <w:pPr>
              <w:spacing w:line="240" w:lineRule="auto"/>
              <w:jc w:val="left"/>
            </w:pPr>
            <w:r>
              <w:t>81.88</w:t>
            </w:r>
          </w:p>
        </w:tc>
        <w:tc>
          <w:tcPr>
            <w:tcW w:w="810" w:type="dxa"/>
            <w:shd w:val="clear" w:color="auto" w:fill="auto"/>
          </w:tcPr>
          <w:p w14:paraId="4442539A" w14:textId="77777777" w:rsidR="00C23D06" w:rsidRDefault="00C23D06" w:rsidP="00C23D06">
            <w:pPr>
              <w:spacing w:line="240" w:lineRule="auto"/>
              <w:jc w:val="left"/>
            </w:pPr>
            <w:r>
              <w:t>83.75</w:t>
            </w:r>
          </w:p>
        </w:tc>
        <w:tc>
          <w:tcPr>
            <w:tcW w:w="810" w:type="dxa"/>
            <w:shd w:val="clear" w:color="auto" w:fill="auto"/>
          </w:tcPr>
          <w:p w14:paraId="3F8E2019" w14:textId="77777777" w:rsidR="00C23D06" w:rsidRDefault="00C23D06" w:rsidP="00C23D06">
            <w:pPr>
              <w:spacing w:line="240" w:lineRule="auto"/>
              <w:jc w:val="left"/>
            </w:pPr>
            <w:r>
              <w:t>86.25</w:t>
            </w:r>
          </w:p>
        </w:tc>
      </w:tr>
    </w:tbl>
    <w:p w14:paraId="1C3AB92F" w14:textId="77777777" w:rsidR="00C36CF9" w:rsidRDefault="00C36CF9">
      <w:pPr>
        <w:spacing w:before="0" w:line="240" w:lineRule="auto"/>
        <w:jc w:val="left"/>
      </w:pPr>
    </w:p>
    <w:p w14:paraId="13DEFA26" w14:textId="77777777" w:rsidR="007322A4" w:rsidRDefault="007322A4" w:rsidP="007322A4">
      <w:pPr>
        <w:jc w:val="center"/>
      </w:pPr>
    </w:p>
    <w:p w14:paraId="6C2F2E83" w14:textId="77777777" w:rsidR="003F59CF" w:rsidRDefault="00963916" w:rsidP="003F59CF">
      <w:pPr>
        <w:keepNext/>
        <w:jc w:val="center"/>
      </w:pPr>
      <w:r>
        <w:rPr>
          <w:noProof/>
        </w:rPr>
        <w:drawing>
          <wp:inline distT="0" distB="0" distL="0" distR="0" wp14:anchorId="2D41F61F" wp14:editId="568BCC9E">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4800" cy="2743200"/>
                    </a:xfrm>
                    <a:prstGeom prst="rect">
                      <a:avLst/>
                    </a:prstGeom>
                  </pic:spPr>
                </pic:pic>
              </a:graphicData>
            </a:graphic>
          </wp:inline>
        </w:drawing>
      </w:r>
    </w:p>
    <w:p w14:paraId="691845F5" w14:textId="77777777" w:rsidR="007322A4" w:rsidRDefault="003F59CF" w:rsidP="003F59CF">
      <w:pPr>
        <w:pStyle w:val="Caption"/>
      </w:pPr>
      <w:bookmarkStart w:id="386" w:name="_Ref68856155"/>
      <w:bookmarkStart w:id="387" w:name="_Toc68996338"/>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23</w:t>
        </w:r>
      </w:fldSimple>
      <w:bookmarkEnd w:id="386"/>
      <w:r>
        <w:t xml:space="preserve"> </w:t>
      </w:r>
      <w:proofErr w:type="spellStart"/>
      <w:r>
        <w:t>Tổng</w:t>
      </w:r>
      <w:proofErr w:type="spellEnd"/>
      <w:r>
        <w:t xml:space="preserve"> </w:t>
      </w:r>
      <w:proofErr w:type="spellStart"/>
      <w:r>
        <w:t>hợp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3A6388">
        <w:t>nhận</w:t>
      </w:r>
      <w:proofErr w:type="spellEnd"/>
      <w:r w:rsidR="003A6388">
        <w:t xml:space="preserve"> </w:t>
      </w:r>
      <w:proofErr w:type="spellStart"/>
      <w:r w:rsidR="003A6388">
        <w:t>dạng</w:t>
      </w:r>
      <w:proofErr w:type="spellEnd"/>
      <w:r w:rsidR="003A6388">
        <w:t xml:space="preserve"> </w:t>
      </w:r>
      <w:proofErr w:type="spellStart"/>
      <w:r w:rsidR="003A6388">
        <w:t>cảm</w:t>
      </w:r>
      <w:proofErr w:type="spellEnd"/>
      <w:r w:rsidR="003A6388">
        <w:t xml:space="preserve"> </w:t>
      </w:r>
      <w:proofErr w:type="spellStart"/>
      <w:r w:rsidR="003A6388">
        <w:t>xúc</w:t>
      </w:r>
      <w:proofErr w:type="spellEnd"/>
      <w:r w:rsidR="00747FF1">
        <w:t xml:space="preserve"> </w:t>
      </w:r>
      <w:proofErr w:type="spellStart"/>
      <w:r w:rsidR="00747FF1">
        <w:t>khi</w:t>
      </w:r>
      <w:proofErr w:type="spellEnd"/>
      <w:r w:rsidR="00747FF1">
        <w:t xml:space="preserve"> </w:t>
      </w:r>
      <w:proofErr w:type="spellStart"/>
      <w:r w:rsidR="00747FF1">
        <w:t>thay</w:t>
      </w:r>
      <w:proofErr w:type="spellEnd"/>
      <w:r w:rsidR="00747FF1">
        <w:t xml:space="preserve"> </w:t>
      </w:r>
      <w:proofErr w:type="spellStart"/>
      <w:r w:rsidR="00747FF1">
        <w:t>đổi</w:t>
      </w:r>
      <w:proofErr w:type="spellEnd"/>
      <w:r w:rsidR="00747FF1">
        <w:t xml:space="preserve"> </w:t>
      </w:r>
      <w:proofErr w:type="spellStart"/>
      <w:r w:rsidR="00747FF1">
        <w:t>tỉ</w:t>
      </w:r>
      <w:proofErr w:type="spellEnd"/>
      <w:r w:rsidR="00747FF1">
        <w:t xml:space="preserve"> </w:t>
      </w:r>
      <w:proofErr w:type="spellStart"/>
      <w:r w:rsidR="00747FF1">
        <w:t>lệ</w:t>
      </w:r>
      <w:proofErr w:type="spellEnd"/>
      <w:r w:rsidR="00747FF1">
        <w:t xml:space="preserve"> </w:t>
      </w:r>
      <w:proofErr w:type="spellStart"/>
      <w:r w:rsidR="00747FF1">
        <w:t>chồng</w:t>
      </w:r>
      <w:proofErr w:type="spellEnd"/>
      <w:r w:rsidR="00747FF1">
        <w:t xml:space="preserve"> </w:t>
      </w:r>
      <w:proofErr w:type="spellStart"/>
      <w:r w:rsidR="00747FF1">
        <w:t>chập</w:t>
      </w:r>
      <w:bookmarkEnd w:id="387"/>
      <w:proofErr w:type="spellEnd"/>
    </w:p>
    <w:p w14:paraId="6340B745" w14:textId="77777777" w:rsidR="00C03BD4" w:rsidRDefault="00826628" w:rsidP="000A34B7">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chất</w:t>
      </w:r>
      <w:proofErr w:type="spellEnd"/>
      <w:r>
        <w:t xml:space="preserve"> </w:t>
      </w:r>
      <w:proofErr w:type="spellStart"/>
      <w:r w:rsidR="00C420D0">
        <w:t>khi</w:t>
      </w:r>
      <w:proofErr w:type="spellEnd"/>
      <w:r w:rsidR="00C420D0">
        <w:t xml:space="preserve"> </w:t>
      </w:r>
      <w:proofErr w:type="spellStart"/>
      <w:r w:rsidR="00C420D0">
        <w:t>tỉ</w:t>
      </w:r>
      <w:proofErr w:type="spellEnd"/>
      <w:r w:rsidR="00C420D0">
        <w:t xml:space="preserve"> </w:t>
      </w:r>
      <w:proofErr w:type="spellStart"/>
      <w:r w:rsidR="00C420D0">
        <w:t>lệ</w:t>
      </w:r>
      <w:proofErr w:type="spellEnd"/>
      <w:r w:rsidR="00C420D0">
        <w:t xml:space="preserve"> </w:t>
      </w:r>
      <w:proofErr w:type="spellStart"/>
      <w:r w:rsidR="00C420D0">
        <w:t>chồng</w:t>
      </w:r>
      <w:proofErr w:type="spellEnd"/>
      <w:r w:rsidR="00C420D0">
        <w:t xml:space="preserve"> </w:t>
      </w:r>
      <w:proofErr w:type="spellStart"/>
      <w:r w:rsidR="00C420D0">
        <w:t>chập</w:t>
      </w:r>
      <w:proofErr w:type="spellEnd"/>
      <w:r w:rsidR="00C420D0">
        <w:t xml:space="preserve"> </w:t>
      </w:r>
      <w:proofErr w:type="spellStart"/>
      <w:r w:rsidR="00C420D0">
        <w:t>tăng</w:t>
      </w:r>
      <w:proofErr w:type="spellEnd"/>
      <w:r w:rsidR="00C420D0">
        <w:t xml:space="preserve"> </w:t>
      </w:r>
      <w:proofErr w:type="spellStart"/>
      <w:r w:rsidR="00C420D0">
        <w:t>lên</w:t>
      </w:r>
      <w:proofErr w:type="spellEnd"/>
      <w:r w:rsidR="00C420D0">
        <w:t xml:space="preserve"> </w:t>
      </w:r>
      <w:proofErr w:type="spellStart"/>
      <w:r w:rsidR="00C420D0">
        <w:t>thì</w:t>
      </w:r>
      <w:proofErr w:type="spellEnd"/>
      <w:r w:rsidR="00C420D0">
        <w:t xml:space="preserve"> </w:t>
      </w:r>
      <w:proofErr w:type="spellStart"/>
      <w:r w:rsidR="00C420D0">
        <w:t>chất</w:t>
      </w:r>
      <w:proofErr w:type="spellEnd"/>
      <w:r w:rsidR="00C420D0">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rsidR="00C420D0">
        <w:t>của</w:t>
      </w:r>
      <w:proofErr w:type="spellEnd"/>
      <w:r w:rsidR="00C420D0">
        <w:t xml:space="preserve"> </w:t>
      </w:r>
      <w:proofErr w:type="spellStart"/>
      <w:r w:rsidR="00C420D0">
        <w:t>cả</w:t>
      </w:r>
      <w:proofErr w:type="spellEnd"/>
      <w:r w:rsidR="00C420D0">
        <w:t xml:space="preserve"> 2 </w:t>
      </w:r>
      <w:proofErr w:type="spellStart"/>
      <w:r w:rsidR="00C420D0">
        <w:t>mô</w:t>
      </w:r>
      <w:proofErr w:type="spellEnd"/>
      <w:r w:rsidR="00C420D0">
        <w:t xml:space="preserve"> </w:t>
      </w:r>
      <w:proofErr w:type="spellStart"/>
      <w:r w:rsidR="00C420D0">
        <w:t>hình</w:t>
      </w:r>
      <w:proofErr w:type="spellEnd"/>
      <w:r w:rsidR="00C420D0">
        <w:t xml:space="preserve"> </w:t>
      </w:r>
      <w:proofErr w:type="spellStart"/>
      <w:r w:rsidR="00C420D0">
        <w:t>cũng</w:t>
      </w:r>
      <w:proofErr w:type="spellEnd"/>
      <w:r w:rsidR="00C420D0">
        <w:t xml:space="preserve"> </w:t>
      </w:r>
      <w:proofErr w:type="spellStart"/>
      <w:r>
        <w:t>tăng</w:t>
      </w:r>
      <w:proofErr w:type="spellEnd"/>
      <w:r w:rsidR="00C420D0">
        <w:t xml:space="preserve"> </w:t>
      </w:r>
      <w:proofErr w:type="spellStart"/>
      <w:r w:rsidR="00C420D0">
        <w:t>theo</w:t>
      </w:r>
      <w:proofErr w:type="spellEnd"/>
      <w:r w:rsidR="009C4E6C">
        <w:t xml:space="preserve">, </w:t>
      </w:r>
      <w:proofErr w:type="spellStart"/>
      <w:r w:rsidR="009C4E6C">
        <w:t>từ</w:t>
      </w:r>
      <w:proofErr w:type="spellEnd"/>
      <w:r w:rsidR="00C420D0">
        <w:t xml:space="preserve"> </w:t>
      </w:r>
      <w:proofErr w:type="spellStart"/>
      <w:r w:rsidR="00C420D0">
        <w:t>tỉ</w:t>
      </w:r>
      <w:proofErr w:type="spellEnd"/>
      <w:r w:rsidR="00C420D0">
        <w:t xml:space="preserve"> </w:t>
      </w:r>
      <w:proofErr w:type="spellStart"/>
      <w:r w:rsidR="00C420D0">
        <w:t>lệ</w:t>
      </w:r>
      <w:proofErr w:type="spellEnd"/>
      <w:r w:rsidR="00C420D0">
        <w:t xml:space="preserve"> 71</w:t>
      </w:r>
      <w:r w:rsidR="009C4E6C">
        <w:t xml:space="preserve">.88% </w:t>
      </w:r>
      <w:proofErr w:type="spellStart"/>
      <w:r w:rsidR="009C4E6C">
        <w:t>khi</w:t>
      </w:r>
      <w:proofErr w:type="spellEnd"/>
      <w:r w:rsidR="009C4E6C">
        <w:t xml:space="preserve"> </w:t>
      </w:r>
      <w:proofErr w:type="spellStart"/>
      <w:r w:rsidR="009C4E6C">
        <w:t>chưa</w:t>
      </w:r>
      <w:proofErr w:type="spellEnd"/>
      <w:r w:rsidR="009C4E6C">
        <w:t xml:space="preserve"> </w:t>
      </w:r>
      <w:proofErr w:type="spellStart"/>
      <w:r w:rsidR="009C4E6C">
        <w:t>chồng</w:t>
      </w:r>
      <w:proofErr w:type="spellEnd"/>
      <w:r w:rsidR="009C4E6C">
        <w:t xml:space="preserve"> </w:t>
      </w:r>
      <w:proofErr w:type="spellStart"/>
      <w:r w:rsidR="009C4E6C">
        <w:t>chập</w:t>
      </w:r>
      <w:proofErr w:type="spellEnd"/>
      <w:r w:rsidR="009C4E6C">
        <w:t xml:space="preserve"> </w:t>
      </w:r>
      <w:proofErr w:type="spellStart"/>
      <w:r w:rsidR="009C4E6C">
        <w:t>lên</w:t>
      </w:r>
      <w:proofErr w:type="spellEnd"/>
      <w:r w:rsidR="009C4E6C">
        <w:t xml:space="preserve"> </w:t>
      </w:r>
      <w:proofErr w:type="spellStart"/>
      <w:r w:rsidR="009C4E6C">
        <w:t>đến</w:t>
      </w:r>
      <w:proofErr w:type="spellEnd"/>
      <w:r w:rsidR="009C4E6C">
        <w:t xml:space="preserve"> 83.75% </w:t>
      </w:r>
      <w:proofErr w:type="spellStart"/>
      <w:r w:rsidR="00C420D0">
        <w:t>tương</w:t>
      </w:r>
      <w:proofErr w:type="spellEnd"/>
      <w:r w:rsidR="00C420D0">
        <w:t xml:space="preserve"> </w:t>
      </w:r>
      <w:proofErr w:type="spellStart"/>
      <w:r w:rsidR="00C420D0">
        <w:t>ứng</w:t>
      </w:r>
      <w:proofErr w:type="spellEnd"/>
      <w:r w:rsidR="00C420D0">
        <w:t xml:space="preserve"> </w:t>
      </w:r>
      <w:proofErr w:type="spellStart"/>
      <w:r w:rsidR="00C420D0">
        <w:t>với</w:t>
      </w:r>
      <w:proofErr w:type="spellEnd"/>
      <w:r w:rsidR="009C4E6C">
        <w:t xml:space="preserve"> </w:t>
      </w:r>
      <w:proofErr w:type="spellStart"/>
      <w:r w:rsidR="009C4E6C">
        <w:t>tỉ</w:t>
      </w:r>
      <w:proofErr w:type="spellEnd"/>
      <w:r w:rsidR="009C4E6C">
        <w:t xml:space="preserve"> </w:t>
      </w:r>
      <w:proofErr w:type="spellStart"/>
      <w:r w:rsidR="009C4E6C">
        <w:t>lệ</w:t>
      </w:r>
      <w:proofErr w:type="spellEnd"/>
      <w:r w:rsidR="009C4E6C">
        <w:t xml:space="preserve"> </w:t>
      </w:r>
      <w:proofErr w:type="spellStart"/>
      <w:r w:rsidR="009C4E6C">
        <w:t>chồng</w:t>
      </w:r>
      <w:proofErr w:type="spellEnd"/>
      <w:r w:rsidR="009C4E6C">
        <w:t xml:space="preserve"> </w:t>
      </w:r>
      <w:proofErr w:type="spellStart"/>
      <w:r w:rsidR="009C4E6C">
        <w:t>chập</w:t>
      </w:r>
      <w:proofErr w:type="spellEnd"/>
      <w:r w:rsidR="009C4E6C">
        <w:t xml:space="preserve"> 90% </w:t>
      </w:r>
      <w:proofErr w:type="spellStart"/>
      <w:r w:rsidR="009C4E6C">
        <w:t>đối</w:t>
      </w:r>
      <w:proofErr w:type="spellEnd"/>
      <w:r w:rsidR="009C4E6C">
        <w:t xml:space="preserve"> </w:t>
      </w:r>
      <w:proofErr w:type="spellStart"/>
      <w:r w:rsidR="009C4E6C">
        <w:t>với</w:t>
      </w:r>
      <w:proofErr w:type="spellEnd"/>
      <w:r w:rsidR="009C4E6C">
        <w:t xml:space="preserve"> </w:t>
      </w:r>
      <w:proofErr w:type="spellStart"/>
      <w:r w:rsidR="009C4E6C">
        <w:t>mô</w:t>
      </w:r>
      <w:proofErr w:type="spellEnd"/>
      <w:r w:rsidR="009C4E6C">
        <w:t xml:space="preserve"> </w:t>
      </w:r>
      <w:proofErr w:type="spellStart"/>
      <w:r w:rsidR="009C4E6C">
        <w:t>hình</w:t>
      </w:r>
      <w:proofErr w:type="spellEnd"/>
      <w:r w:rsidR="009C4E6C">
        <w:t xml:space="preserve"> SVM</w:t>
      </w:r>
      <w:r w:rsidR="00C420D0">
        <w:t>,</w:t>
      </w:r>
      <w:r w:rsidR="009C4E6C">
        <w:t xml:space="preserve"> hay </w:t>
      </w:r>
      <w:proofErr w:type="spellStart"/>
      <w:r w:rsidR="009C4E6C">
        <w:t>từ</w:t>
      </w:r>
      <w:proofErr w:type="spellEnd"/>
      <w:r w:rsidR="009C4E6C">
        <w:t xml:space="preserve"> </w:t>
      </w:r>
      <w:proofErr w:type="spellStart"/>
      <w:r w:rsidR="00C420D0">
        <w:t>tỉ</w:t>
      </w:r>
      <w:proofErr w:type="spellEnd"/>
      <w:r w:rsidR="00C420D0">
        <w:t xml:space="preserve"> </w:t>
      </w:r>
      <w:proofErr w:type="spellStart"/>
      <w:r w:rsidR="00C420D0">
        <w:t>lệ</w:t>
      </w:r>
      <w:proofErr w:type="spellEnd"/>
      <w:r w:rsidR="00963916">
        <w:t xml:space="preserve"> 75.00</w:t>
      </w:r>
      <w:r w:rsidR="009C4E6C">
        <w:t xml:space="preserve">% </w:t>
      </w:r>
      <w:proofErr w:type="spellStart"/>
      <w:r w:rsidR="00C420D0">
        <w:t>tăng</w:t>
      </w:r>
      <w:proofErr w:type="spellEnd"/>
      <w:r w:rsidR="00C420D0">
        <w:t xml:space="preserve"> </w:t>
      </w:r>
      <w:proofErr w:type="spellStart"/>
      <w:r w:rsidR="00C420D0">
        <w:t>lên</w:t>
      </w:r>
      <w:proofErr w:type="spellEnd"/>
      <w:r w:rsidR="009C4E6C">
        <w:t xml:space="preserve"> 86.25% </w:t>
      </w:r>
      <w:proofErr w:type="spellStart"/>
      <w:r w:rsidR="00C03BD4">
        <w:t>tường</w:t>
      </w:r>
      <w:proofErr w:type="spellEnd"/>
      <w:r w:rsidR="00C03BD4">
        <w:t xml:space="preserve"> </w:t>
      </w:r>
      <w:proofErr w:type="spellStart"/>
      <w:r w:rsidR="00C03BD4">
        <w:t>ứng</w:t>
      </w:r>
      <w:proofErr w:type="spellEnd"/>
      <w:r w:rsidR="00C03BD4">
        <w:t xml:space="preserve"> </w:t>
      </w:r>
      <w:proofErr w:type="spellStart"/>
      <w:r w:rsidR="00C03BD4">
        <w:t>với</w:t>
      </w:r>
      <w:proofErr w:type="spellEnd"/>
      <w:r w:rsidR="009C4E6C">
        <w:t xml:space="preserve"> </w:t>
      </w:r>
      <w:proofErr w:type="spellStart"/>
      <w:r w:rsidR="00C420D0">
        <w:t>tỉ</w:t>
      </w:r>
      <w:proofErr w:type="spellEnd"/>
      <w:r w:rsidR="00C420D0">
        <w:t xml:space="preserve"> </w:t>
      </w:r>
      <w:proofErr w:type="spellStart"/>
      <w:r w:rsidR="00C420D0">
        <w:t>lệ</w:t>
      </w:r>
      <w:proofErr w:type="spellEnd"/>
      <w:r w:rsidR="00C420D0">
        <w:t xml:space="preserve"> </w:t>
      </w:r>
      <w:proofErr w:type="spellStart"/>
      <w:r w:rsidR="009C4E6C">
        <w:t>chồng</w:t>
      </w:r>
      <w:proofErr w:type="spellEnd"/>
      <w:r w:rsidR="009C4E6C">
        <w:t xml:space="preserve"> </w:t>
      </w:r>
      <w:proofErr w:type="spellStart"/>
      <w:r w:rsidR="009C4E6C">
        <w:t>chập</w:t>
      </w:r>
      <w:proofErr w:type="spellEnd"/>
      <w:r w:rsidR="009C4E6C">
        <w:t xml:space="preserve"> 90% </w:t>
      </w:r>
      <w:proofErr w:type="spellStart"/>
      <w:r w:rsidR="00C420D0">
        <w:t>đối</w:t>
      </w:r>
      <w:proofErr w:type="spellEnd"/>
      <w:r w:rsidR="00C420D0">
        <w:t xml:space="preserve"> </w:t>
      </w:r>
      <w:proofErr w:type="spellStart"/>
      <w:r w:rsidR="009C4E6C">
        <w:t>với</w:t>
      </w:r>
      <w:proofErr w:type="spellEnd"/>
      <w:r w:rsidR="009C4E6C">
        <w:t xml:space="preserve"> </w:t>
      </w:r>
      <w:proofErr w:type="spellStart"/>
      <w:r w:rsidR="009C4E6C">
        <w:t>mô</w:t>
      </w:r>
      <w:proofErr w:type="spellEnd"/>
      <w:r w:rsidR="009C4E6C">
        <w:t xml:space="preserve"> </w:t>
      </w:r>
      <w:proofErr w:type="spellStart"/>
      <w:r w:rsidR="009C4E6C">
        <w:t>mình</w:t>
      </w:r>
      <w:proofErr w:type="spellEnd"/>
      <w:r w:rsidR="009C4E6C">
        <w:t xml:space="preserve"> </w:t>
      </w:r>
      <w:proofErr w:type="spellStart"/>
      <w:r w:rsidR="009C4E6C">
        <w:t>RandomForest</w:t>
      </w:r>
      <w:proofErr w:type="spellEnd"/>
      <w:r w:rsidR="009C4E6C">
        <w:t>.</w:t>
      </w:r>
      <w:r w:rsidR="006E1E8A">
        <w:t xml:space="preserve"> Khi </w:t>
      </w:r>
      <w:proofErr w:type="spellStart"/>
      <w:r w:rsidR="006E1E8A">
        <w:t>tỉ</w:t>
      </w:r>
      <w:proofErr w:type="spellEnd"/>
      <w:r w:rsidR="006E1E8A">
        <w:t xml:space="preserve"> </w:t>
      </w:r>
      <w:proofErr w:type="spellStart"/>
      <w:r w:rsidR="006E1E8A">
        <w:t>lệ</w:t>
      </w:r>
      <w:proofErr w:type="spellEnd"/>
      <w:r w:rsidR="006E1E8A">
        <w:t xml:space="preserve"> </w:t>
      </w:r>
      <w:proofErr w:type="spellStart"/>
      <w:r w:rsidR="006E1E8A">
        <w:t>chồng</w:t>
      </w:r>
      <w:proofErr w:type="spellEnd"/>
      <w:r w:rsidR="006E1E8A">
        <w:t xml:space="preserve"> </w:t>
      </w:r>
      <w:proofErr w:type="spellStart"/>
      <w:r w:rsidR="006E1E8A">
        <w:t>chập</w:t>
      </w:r>
      <w:proofErr w:type="spellEnd"/>
      <w:r w:rsidR="006E1E8A">
        <w:t xml:space="preserve"> </w:t>
      </w:r>
      <w:proofErr w:type="spellStart"/>
      <w:r w:rsidR="006E1E8A">
        <w:t>từ</w:t>
      </w:r>
      <w:proofErr w:type="spellEnd"/>
      <w:r w:rsidR="006E1E8A">
        <w:t xml:space="preserve"> 50% </w:t>
      </w:r>
      <w:proofErr w:type="spellStart"/>
      <w:r w:rsidR="006E1E8A">
        <w:t>trở</w:t>
      </w:r>
      <w:proofErr w:type="spellEnd"/>
      <w:r w:rsidR="006E1E8A">
        <w:t xml:space="preserve"> </w:t>
      </w:r>
      <w:proofErr w:type="spellStart"/>
      <w:r w:rsidR="006E1E8A">
        <w:t>lên</w:t>
      </w:r>
      <w:proofErr w:type="spellEnd"/>
      <w:r w:rsidR="006E1E8A">
        <w:t xml:space="preserve">, </w:t>
      </w:r>
      <w:proofErr w:type="spellStart"/>
      <w:r w:rsidR="00C03BD4">
        <w:t>chất</w:t>
      </w:r>
      <w:proofErr w:type="spellEnd"/>
      <w:r w:rsidR="00C03BD4">
        <w:t xml:space="preserve"> </w:t>
      </w:r>
      <w:proofErr w:type="spellStart"/>
      <w:r w:rsidR="00C03BD4">
        <w:t>lượng</w:t>
      </w:r>
      <w:proofErr w:type="spellEnd"/>
      <w:r w:rsidR="00C03BD4">
        <w:t xml:space="preserve"> </w:t>
      </w:r>
      <w:proofErr w:type="spellStart"/>
      <w:r w:rsidR="00C03BD4">
        <w:t>nhận</w:t>
      </w:r>
      <w:proofErr w:type="spellEnd"/>
      <w:r w:rsidR="00C03BD4">
        <w:t xml:space="preserve"> </w:t>
      </w:r>
      <w:proofErr w:type="spellStart"/>
      <w:r w:rsidR="00C03BD4">
        <w:t>dạng</w:t>
      </w:r>
      <w:proofErr w:type="spellEnd"/>
      <w:r w:rsidR="00C03BD4">
        <w:t xml:space="preserve"> </w:t>
      </w:r>
      <w:proofErr w:type="spellStart"/>
      <w:r w:rsidR="00C03BD4">
        <w:t>của</w:t>
      </w:r>
      <w:proofErr w:type="spellEnd"/>
      <w:r w:rsidR="00C03BD4">
        <w:t xml:space="preserve"> 2 </w:t>
      </w:r>
      <w:proofErr w:type="spellStart"/>
      <w:r w:rsidR="00C03BD4">
        <w:t>mô</w:t>
      </w:r>
      <w:proofErr w:type="spellEnd"/>
      <w:r w:rsidR="00C03BD4">
        <w:t xml:space="preserve"> </w:t>
      </w:r>
      <w:proofErr w:type="spellStart"/>
      <w:r w:rsidR="00C03BD4">
        <w:t>hình</w:t>
      </w:r>
      <w:proofErr w:type="spellEnd"/>
      <w:r w:rsidR="00C03BD4">
        <w:t xml:space="preserve"> </w:t>
      </w:r>
      <w:proofErr w:type="spellStart"/>
      <w:r w:rsidR="00C03BD4">
        <w:t>khá</w:t>
      </w:r>
      <w:proofErr w:type="spellEnd"/>
      <w:r w:rsidR="00C03BD4">
        <w:t xml:space="preserve"> </w:t>
      </w:r>
      <w:proofErr w:type="spellStart"/>
      <w:r w:rsidR="00C03BD4">
        <w:t>cao</w:t>
      </w:r>
      <w:proofErr w:type="spellEnd"/>
      <w:r w:rsidR="00C03BD4">
        <w:t xml:space="preserve"> (&gt;78%), </w:t>
      </w:r>
      <w:proofErr w:type="spellStart"/>
      <w:r w:rsidR="00C03BD4">
        <w:t>trong</w:t>
      </w:r>
      <w:proofErr w:type="spellEnd"/>
      <w:r w:rsidR="00C03BD4">
        <w:t xml:space="preserve"> </w:t>
      </w:r>
      <w:proofErr w:type="spellStart"/>
      <w:r w:rsidR="00C03BD4">
        <w:t>đó</w:t>
      </w:r>
      <w:proofErr w:type="spellEnd"/>
      <w:r w:rsidR="00C03BD4">
        <w:t xml:space="preserve"> </w:t>
      </w:r>
      <w:proofErr w:type="spellStart"/>
      <w:r w:rsidR="006E1E8A">
        <w:t>mô</w:t>
      </w:r>
      <w:proofErr w:type="spellEnd"/>
      <w:r w:rsidR="006E1E8A">
        <w:t xml:space="preserve"> </w:t>
      </w:r>
      <w:proofErr w:type="spellStart"/>
      <w:r w:rsidR="006E1E8A">
        <w:t>hình</w:t>
      </w:r>
      <w:proofErr w:type="spellEnd"/>
      <w:r w:rsidR="006E1E8A">
        <w:t xml:space="preserve"> </w:t>
      </w:r>
      <w:proofErr w:type="spellStart"/>
      <w:r w:rsidR="006E1E8A">
        <w:t>RandomForest</w:t>
      </w:r>
      <w:proofErr w:type="spellEnd"/>
      <w:r w:rsidR="006E1E8A">
        <w:t xml:space="preserve"> </w:t>
      </w:r>
      <w:proofErr w:type="spellStart"/>
      <w:r w:rsidR="006E1E8A">
        <w:t>cho</w:t>
      </w:r>
      <w:proofErr w:type="spellEnd"/>
      <w:r w:rsidR="006E1E8A">
        <w:t xml:space="preserve"> </w:t>
      </w:r>
      <w:proofErr w:type="spellStart"/>
      <w:r w:rsidR="006E1E8A">
        <w:t>kết</w:t>
      </w:r>
      <w:proofErr w:type="spellEnd"/>
      <w:r w:rsidR="006E1E8A">
        <w:t xml:space="preserve"> </w:t>
      </w:r>
      <w:proofErr w:type="spellStart"/>
      <w:r w:rsidR="006E1E8A">
        <w:t>quả</w:t>
      </w:r>
      <w:proofErr w:type="spellEnd"/>
      <w:r w:rsidR="006E1E8A">
        <w:t xml:space="preserve"> </w:t>
      </w:r>
      <w:proofErr w:type="spellStart"/>
      <w:r w:rsidR="00C03BD4">
        <w:t>cao</w:t>
      </w:r>
      <w:proofErr w:type="spellEnd"/>
      <w:r w:rsidR="00C03BD4">
        <w:t xml:space="preserve"> </w:t>
      </w:r>
      <w:proofErr w:type="spellStart"/>
      <w:r w:rsidR="00C03BD4">
        <w:t>hơn</w:t>
      </w:r>
      <w:proofErr w:type="spellEnd"/>
      <w:r w:rsidR="00C03BD4">
        <w:t xml:space="preserve"> </w:t>
      </w:r>
      <w:proofErr w:type="spellStart"/>
      <w:r w:rsidR="00C03BD4">
        <w:t>mô</w:t>
      </w:r>
      <w:proofErr w:type="spellEnd"/>
      <w:r w:rsidR="00C03BD4">
        <w:t xml:space="preserve"> </w:t>
      </w:r>
      <w:proofErr w:type="spellStart"/>
      <w:r w:rsidR="00C03BD4">
        <w:t>hình</w:t>
      </w:r>
      <w:proofErr w:type="spellEnd"/>
      <w:r w:rsidR="00C03BD4">
        <w:t xml:space="preserve"> SVM</w:t>
      </w:r>
      <w:r w:rsidR="006E1E8A">
        <w:t xml:space="preserve"> </w:t>
      </w:r>
      <w:r w:rsidR="00C03BD4">
        <w:t>(</w:t>
      </w:r>
      <w:proofErr w:type="spellStart"/>
      <w:r w:rsidR="00C03BD4">
        <w:t>từ</w:t>
      </w:r>
      <w:proofErr w:type="spellEnd"/>
      <w:r w:rsidR="00C03BD4">
        <w:t xml:space="preserve"> 1-3%).</w:t>
      </w:r>
    </w:p>
    <w:p w14:paraId="44C3C827" w14:textId="65085A9C" w:rsidR="00D01AC4" w:rsidRPr="000A34B7" w:rsidRDefault="00B04349" w:rsidP="00D01AC4">
      <w:pPr>
        <w:rPr>
          <w:b/>
        </w:rPr>
      </w:pPr>
      <w:ins w:id="388" w:author="Cung Thanh Long" w:date="2021-04-13T00:10:00Z">
        <w:r>
          <w:rPr>
            <w:b/>
          </w:rPr>
          <w:t>3.3.2.K</w:t>
        </w:r>
      </w:ins>
      <w:del w:id="389" w:author="Cung Thanh Long" w:date="2021-04-13T00:10:00Z">
        <w:r w:rsidR="00C03BD4" w:rsidRPr="000A34B7" w:rsidDel="00B04349">
          <w:rPr>
            <w:b/>
          </w:rPr>
          <w:delText>Phân tích k</w:delText>
        </w:r>
      </w:del>
      <w:r w:rsidR="00C03BD4" w:rsidRPr="000A34B7">
        <w:rPr>
          <w:b/>
        </w:rPr>
        <w:t xml:space="preserve">ết </w:t>
      </w:r>
      <w:proofErr w:type="spellStart"/>
      <w:r w:rsidR="00C03BD4" w:rsidRPr="000A34B7">
        <w:rPr>
          <w:b/>
        </w:rPr>
        <w:t>quả</w:t>
      </w:r>
      <w:proofErr w:type="spellEnd"/>
      <w:r w:rsidR="00C03BD4" w:rsidRPr="000A34B7">
        <w:rPr>
          <w:b/>
        </w:rPr>
        <w:t xml:space="preserve"> </w:t>
      </w:r>
      <w:proofErr w:type="spellStart"/>
      <w:r w:rsidR="009C4E6C" w:rsidRPr="000A34B7">
        <w:rPr>
          <w:b/>
        </w:rPr>
        <w:t>nhận</w:t>
      </w:r>
      <w:proofErr w:type="spellEnd"/>
      <w:r w:rsidR="009C4E6C" w:rsidRPr="000A34B7">
        <w:rPr>
          <w:b/>
        </w:rPr>
        <w:t xml:space="preserve"> </w:t>
      </w:r>
      <w:proofErr w:type="spellStart"/>
      <w:r w:rsidR="009C4E6C" w:rsidRPr="000A34B7">
        <w:rPr>
          <w:b/>
        </w:rPr>
        <w:t>dạng</w:t>
      </w:r>
      <w:proofErr w:type="spellEnd"/>
      <w:r w:rsidR="006E1E8A" w:rsidRPr="000A34B7">
        <w:rPr>
          <w:b/>
        </w:rPr>
        <w:t xml:space="preserve"> </w:t>
      </w:r>
      <w:proofErr w:type="spellStart"/>
      <w:ins w:id="390" w:author="Cung Thanh Long" w:date="2021-04-13T00:11:00Z">
        <w:r>
          <w:rPr>
            <w:b/>
          </w:rPr>
          <w:t>với</w:t>
        </w:r>
      </w:ins>
      <w:proofErr w:type="spellEnd"/>
      <w:del w:id="391" w:author="Cung Thanh Long" w:date="2021-04-13T00:11:00Z">
        <w:r w:rsidR="006E1E8A" w:rsidRPr="000A34B7" w:rsidDel="00B04349">
          <w:rPr>
            <w:b/>
          </w:rPr>
          <w:delText>cho</w:delText>
        </w:r>
      </w:del>
      <w:r w:rsidR="009C4E6C" w:rsidRPr="000A34B7">
        <w:rPr>
          <w:b/>
        </w:rPr>
        <w:t xml:space="preserve"> </w:t>
      </w:r>
      <w:proofErr w:type="spellStart"/>
      <w:r w:rsidR="009C4E6C" w:rsidRPr="000A34B7">
        <w:rPr>
          <w:b/>
        </w:rPr>
        <w:t>từng</w:t>
      </w:r>
      <w:proofErr w:type="spellEnd"/>
      <w:r w:rsidR="009C4E6C" w:rsidRPr="000A34B7">
        <w:rPr>
          <w:b/>
        </w:rPr>
        <w:t xml:space="preserve"> </w:t>
      </w:r>
      <w:proofErr w:type="spellStart"/>
      <w:r w:rsidR="009C4E6C" w:rsidRPr="000A34B7">
        <w:rPr>
          <w:b/>
        </w:rPr>
        <w:t>trạng</w:t>
      </w:r>
      <w:proofErr w:type="spellEnd"/>
      <w:r w:rsidR="009C4E6C" w:rsidRPr="000A34B7">
        <w:rPr>
          <w:b/>
        </w:rPr>
        <w:t xml:space="preserve"> </w:t>
      </w:r>
      <w:proofErr w:type="spellStart"/>
      <w:r w:rsidR="009C4E6C" w:rsidRPr="000A34B7">
        <w:rPr>
          <w:b/>
        </w:rPr>
        <w:t>thái</w:t>
      </w:r>
      <w:proofErr w:type="spellEnd"/>
      <w:r w:rsidR="009C4E6C" w:rsidRPr="000A34B7">
        <w:rPr>
          <w:b/>
        </w:rPr>
        <w:t xml:space="preserve"> </w:t>
      </w:r>
      <w:proofErr w:type="spellStart"/>
      <w:r w:rsidR="009C4E6C" w:rsidRPr="000A34B7">
        <w:rPr>
          <w:b/>
        </w:rPr>
        <w:t>cảm</w:t>
      </w:r>
      <w:proofErr w:type="spellEnd"/>
      <w:r w:rsidR="009C4E6C" w:rsidRPr="000A34B7">
        <w:rPr>
          <w:b/>
        </w:rPr>
        <w:t xml:space="preserve"> </w:t>
      </w:r>
      <w:proofErr w:type="spellStart"/>
      <w:r w:rsidR="009C4E6C" w:rsidRPr="000A34B7">
        <w:rPr>
          <w:b/>
        </w:rPr>
        <w:t>xúc</w:t>
      </w:r>
      <w:proofErr w:type="spellEnd"/>
      <w:del w:id="392" w:author="Cung Thanh Long" w:date="2021-04-13T00:11:00Z">
        <w:r w:rsidR="009C4E6C" w:rsidRPr="000A34B7" w:rsidDel="00B04349">
          <w:rPr>
            <w:b/>
          </w:rPr>
          <w:delText xml:space="preserve"> với </w:delText>
        </w:r>
        <w:r w:rsidR="00C03BD4" w:rsidRPr="000A34B7" w:rsidDel="00B04349">
          <w:rPr>
            <w:b/>
          </w:rPr>
          <w:delText xml:space="preserve">các </w:delText>
        </w:r>
        <w:r w:rsidR="009C4E6C" w:rsidRPr="000A34B7" w:rsidDel="00B04349">
          <w:rPr>
            <w:b/>
          </w:rPr>
          <w:delText>tỉ lệ chồng chập khác nhau</w:delText>
        </w:r>
      </w:del>
    </w:p>
    <w:p w14:paraId="25E26433" w14:textId="77777777" w:rsidR="002F59AF" w:rsidRDefault="00440979" w:rsidP="00953752">
      <w:pPr>
        <w:pStyle w:val="ListParagraph"/>
        <w:numPr>
          <w:ilvl w:val="0"/>
          <w:numId w:val="4"/>
        </w:numPr>
      </w:pPr>
      <w:proofErr w:type="spellStart"/>
      <w:r>
        <w:lastRenderedPageBreak/>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p>
    <w:p w14:paraId="792ABECF" w14:textId="77777777" w:rsidR="000A2EA4" w:rsidRDefault="000A2EA4" w:rsidP="000A2EA4">
      <w:pPr>
        <w:ind w:left="360"/>
      </w:pPr>
    </w:p>
    <w:p w14:paraId="77E6F392" w14:textId="77777777" w:rsidR="000A2EA4" w:rsidRDefault="000A2EA4" w:rsidP="000A2EA4">
      <w:pPr>
        <w:pStyle w:val="Caption"/>
        <w:keepNext/>
      </w:pPr>
      <w:bookmarkStart w:id="393" w:name="_Toc68996351"/>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2</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bookmarkEnd w:id="393"/>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14:paraId="0EEAE331" w14:textId="77777777" w:rsidTr="002F59AF">
        <w:trPr>
          <w:trHeight w:val="658"/>
        </w:trPr>
        <w:tc>
          <w:tcPr>
            <w:tcW w:w="1255" w:type="dxa"/>
            <w:shd w:val="clear" w:color="auto" w:fill="auto"/>
          </w:tcPr>
          <w:p w14:paraId="721B294A" w14:textId="77777777" w:rsidR="00044B12" w:rsidRDefault="00044B12" w:rsidP="002F59AF">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170BE276" w14:textId="77777777" w:rsidR="00044B12" w:rsidRDefault="00044B12" w:rsidP="002F59AF">
            <w:pPr>
              <w:spacing w:line="240" w:lineRule="auto"/>
              <w:jc w:val="left"/>
            </w:pPr>
            <w:r>
              <w:t>0</w:t>
            </w:r>
          </w:p>
        </w:tc>
        <w:tc>
          <w:tcPr>
            <w:tcW w:w="810" w:type="dxa"/>
            <w:shd w:val="clear" w:color="auto" w:fill="auto"/>
          </w:tcPr>
          <w:p w14:paraId="3DFB95F8" w14:textId="77777777" w:rsidR="00044B12" w:rsidRDefault="00044B12" w:rsidP="002F59AF">
            <w:pPr>
              <w:spacing w:line="240" w:lineRule="auto"/>
              <w:jc w:val="left"/>
            </w:pPr>
            <w:r>
              <w:t>10</w:t>
            </w:r>
          </w:p>
        </w:tc>
        <w:tc>
          <w:tcPr>
            <w:tcW w:w="810" w:type="dxa"/>
            <w:shd w:val="clear" w:color="auto" w:fill="auto"/>
          </w:tcPr>
          <w:p w14:paraId="77B52168" w14:textId="77777777" w:rsidR="00044B12" w:rsidRDefault="00044B12" w:rsidP="002F59AF">
            <w:pPr>
              <w:spacing w:line="240" w:lineRule="auto"/>
              <w:jc w:val="left"/>
            </w:pPr>
            <w:r>
              <w:t>20</w:t>
            </w:r>
          </w:p>
        </w:tc>
        <w:tc>
          <w:tcPr>
            <w:tcW w:w="810" w:type="dxa"/>
            <w:shd w:val="clear" w:color="auto" w:fill="auto"/>
          </w:tcPr>
          <w:p w14:paraId="7ACF9C92" w14:textId="77777777" w:rsidR="00044B12" w:rsidRDefault="00044B12" w:rsidP="002F59AF">
            <w:pPr>
              <w:spacing w:line="240" w:lineRule="auto"/>
              <w:jc w:val="left"/>
            </w:pPr>
            <w:r>
              <w:t>30</w:t>
            </w:r>
          </w:p>
        </w:tc>
        <w:tc>
          <w:tcPr>
            <w:tcW w:w="810" w:type="dxa"/>
            <w:shd w:val="clear" w:color="auto" w:fill="auto"/>
          </w:tcPr>
          <w:p w14:paraId="09B68EBE" w14:textId="77777777" w:rsidR="00044B12" w:rsidRDefault="00044B12" w:rsidP="002F59AF">
            <w:pPr>
              <w:spacing w:line="240" w:lineRule="auto"/>
              <w:jc w:val="left"/>
            </w:pPr>
            <w:r>
              <w:t>40</w:t>
            </w:r>
          </w:p>
        </w:tc>
        <w:tc>
          <w:tcPr>
            <w:tcW w:w="810" w:type="dxa"/>
          </w:tcPr>
          <w:p w14:paraId="3B8ED2AF" w14:textId="77777777" w:rsidR="00044B12" w:rsidRDefault="00044B12" w:rsidP="002F59AF">
            <w:pPr>
              <w:spacing w:line="240" w:lineRule="auto"/>
              <w:jc w:val="left"/>
            </w:pPr>
            <w:r>
              <w:t>50</w:t>
            </w:r>
          </w:p>
        </w:tc>
        <w:tc>
          <w:tcPr>
            <w:tcW w:w="810" w:type="dxa"/>
            <w:shd w:val="clear" w:color="auto" w:fill="auto"/>
          </w:tcPr>
          <w:p w14:paraId="71355E3C" w14:textId="77777777" w:rsidR="00044B12" w:rsidRDefault="00044B12" w:rsidP="002F59AF">
            <w:pPr>
              <w:spacing w:line="240" w:lineRule="auto"/>
              <w:jc w:val="left"/>
            </w:pPr>
            <w:r>
              <w:t>60</w:t>
            </w:r>
          </w:p>
        </w:tc>
        <w:tc>
          <w:tcPr>
            <w:tcW w:w="810" w:type="dxa"/>
            <w:shd w:val="clear" w:color="auto" w:fill="auto"/>
          </w:tcPr>
          <w:p w14:paraId="276D1BC2" w14:textId="77777777" w:rsidR="00044B12" w:rsidRDefault="00044B12" w:rsidP="002F59AF">
            <w:pPr>
              <w:spacing w:line="240" w:lineRule="auto"/>
              <w:jc w:val="left"/>
            </w:pPr>
            <w:r>
              <w:t>70</w:t>
            </w:r>
          </w:p>
        </w:tc>
        <w:tc>
          <w:tcPr>
            <w:tcW w:w="810" w:type="dxa"/>
            <w:shd w:val="clear" w:color="auto" w:fill="auto"/>
          </w:tcPr>
          <w:p w14:paraId="1FCEB3FA" w14:textId="77777777" w:rsidR="00044B12" w:rsidRDefault="00044B12" w:rsidP="002F59AF">
            <w:pPr>
              <w:spacing w:line="240" w:lineRule="auto"/>
              <w:jc w:val="left"/>
            </w:pPr>
            <w:r>
              <w:t>80</w:t>
            </w:r>
          </w:p>
        </w:tc>
        <w:tc>
          <w:tcPr>
            <w:tcW w:w="810" w:type="dxa"/>
            <w:shd w:val="clear" w:color="auto" w:fill="auto"/>
          </w:tcPr>
          <w:p w14:paraId="57DB30C5" w14:textId="77777777" w:rsidR="00044B12" w:rsidRDefault="00044B12" w:rsidP="002F59AF">
            <w:pPr>
              <w:spacing w:line="240" w:lineRule="auto"/>
              <w:jc w:val="left"/>
            </w:pPr>
            <w:r>
              <w:t>90</w:t>
            </w:r>
          </w:p>
        </w:tc>
      </w:tr>
      <w:tr w:rsidR="00044B12" w14:paraId="6A834377" w14:textId="77777777" w:rsidTr="002F59AF">
        <w:trPr>
          <w:trHeight w:val="658"/>
        </w:trPr>
        <w:tc>
          <w:tcPr>
            <w:tcW w:w="1255" w:type="dxa"/>
            <w:shd w:val="clear" w:color="auto" w:fill="auto"/>
          </w:tcPr>
          <w:p w14:paraId="641A784F" w14:textId="77777777" w:rsidR="00044B12" w:rsidRDefault="00044B12" w:rsidP="002F59AF">
            <w:pPr>
              <w:spacing w:line="240" w:lineRule="auto"/>
              <w:jc w:val="left"/>
            </w:pPr>
            <w:r>
              <w:t>SVM (%)</w:t>
            </w:r>
          </w:p>
        </w:tc>
        <w:tc>
          <w:tcPr>
            <w:tcW w:w="810" w:type="dxa"/>
            <w:shd w:val="clear" w:color="auto" w:fill="auto"/>
          </w:tcPr>
          <w:p w14:paraId="668660AA" w14:textId="77777777" w:rsidR="00044B12" w:rsidRDefault="002F59AF" w:rsidP="002F59AF">
            <w:pPr>
              <w:spacing w:line="240" w:lineRule="auto"/>
              <w:jc w:val="left"/>
            </w:pPr>
            <w:r>
              <w:t>80.00</w:t>
            </w:r>
          </w:p>
        </w:tc>
        <w:tc>
          <w:tcPr>
            <w:tcW w:w="810" w:type="dxa"/>
            <w:shd w:val="clear" w:color="auto" w:fill="auto"/>
          </w:tcPr>
          <w:p w14:paraId="4C373E29" w14:textId="77777777" w:rsidR="00044B12" w:rsidRDefault="002F59AF" w:rsidP="002F59AF">
            <w:pPr>
              <w:spacing w:line="240" w:lineRule="auto"/>
              <w:jc w:val="left"/>
            </w:pPr>
            <w:r>
              <w:t>85.00</w:t>
            </w:r>
          </w:p>
        </w:tc>
        <w:tc>
          <w:tcPr>
            <w:tcW w:w="810" w:type="dxa"/>
            <w:shd w:val="clear" w:color="auto" w:fill="auto"/>
          </w:tcPr>
          <w:p w14:paraId="7E589404" w14:textId="77777777" w:rsidR="00044B12" w:rsidRDefault="002F59AF" w:rsidP="002F59AF">
            <w:pPr>
              <w:spacing w:line="240" w:lineRule="auto"/>
              <w:jc w:val="left"/>
            </w:pPr>
            <w:r>
              <w:t>90.00</w:t>
            </w:r>
          </w:p>
        </w:tc>
        <w:tc>
          <w:tcPr>
            <w:tcW w:w="810" w:type="dxa"/>
            <w:shd w:val="clear" w:color="auto" w:fill="auto"/>
          </w:tcPr>
          <w:p w14:paraId="27335797" w14:textId="77777777" w:rsidR="00044B12" w:rsidRDefault="002F59AF" w:rsidP="002F59AF">
            <w:pPr>
              <w:spacing w:line="240" w:lineRule="auto"/>
              <w:jc w:val="left"/>
            </w:pPr>
            <w:r>
              <w:t>95.00</w:t>
            </w:r>
          </w:p>
        </w:tc>
        <w:tc>
          <w:tcPr>
            <w:tcW w:w="810" w:type="dxa"/>
            <w:shd w:val="clear" w:color="auto" w:fill="auto"/>
          </w:tcPr>
          <w:p w14:paraId="77B3F253" w14:textId="77777777" w:rsidR="00044B12" w:rsidRDefault="002F59AF" w:rsidP="002F59AF">
            <w:pPr>
              <w:spacing w:line="240" w:lineRule="auto"/>
              <w:jc w:val="left"/>
            </w:pPr>
            <w:r>
              <w:t>90.00</w:t>
            </w:r>
          </w:p>
        </w:tc>
        <w:tc>
          <w:tcPr>
            <w:tcW w:w="810" w:type="dxa"/>
          </w:tcPr>
          <w:p w14:paraId="4D645C61" w14:textId="77777777" w:rsidR="00044B12" w:rsidRDefault="002F59AF" w:rsidP="002F59AF">
            <w:pPr>
              <w:spacing w:line="240" w:lineRule="auto"/>
              <w:jc w:val="left"/>
            </w:pPr>
            <w:r>
              <w:t>95.00</w:t>
            </w:r>
          </w:p>
        </w:tc>
        <w:tc>
          <w:tcPr>
            <w:tcW w:w="810" w:type="dxa"/>
            <w:shd w:val="clear" w:color="auto" w:fill="auto"/>
          </w:tcPr>
          <w:p w14:paraId="1E38C364" w14:textId="77777777" w:rsidR="00044B12" w:rsidRDefault="002F59AF" w:rsidP="002F59AF">
            <w:pPr>
              <w:spacing w:line="240" w:lineRule="auto"/>
              <w:jc w:val="left"/>
            </w:pPr>
            <w:r>
              <w:t>100</w:t>
            </w:r>
          </w:p>
        </w:tc>
        <w:tc>
          <w:tcPr>
            <w:tcW w:w="810" w:type="dxa"/>
            <w:shd w:val="clear" w:color="auto" w:fill="auto"/>
          </w:tcPr>
          <w:p w14:paraId="02AC981E" w14:textId="77777777" w:rsidR="00044B12" w:rsidRDefault="002F59AF" w:rsidP="002F59AF">
            <w:pPr>
              <w:spacing w:line="240" w:lineRule="auto"/>
              <w:jc w:val="left"/>
            </w:pPr>
            <w:r>
              <w:t>90.00</w:t>
            </w:r>
          </w:p>
        </w:tc>
        <w:tc>
          <w:tcPr>
            <w:tcW w:w="810" w:type="dxa"/>
            <w:shd w:val="clear" w:color="auto" w:fill="auto"/>
          </w:tcPr>
          <w:p w14:paraId="325460A2" w14:textId="77777777" w:rsidR="00044B12" w:rsidRDefault="002F59AF" w:rsidP="002F59AF">
            <w:pPr>
              <w:spacing w:line="240" w:lineRule="auto"/>
              <w:jc w:val="left"/>
            </w:pPr>
            <w:r>
              <w:t>90.00</w:t>
            </w:r>
          </w:p>
        </w:tc>
        <w:tc>
          <w:tcPr>
            <w:tcW w:w="810" w:type="dxa"/>
            <w:shd w:val="clear" w:color="auto" w:fill="auto"/>
          </w:tcPr>
          <w:p w14:paraId="6A0C075C" w14:textId="77777777" w:rsidR="00044B12" w:rsidRDefault="002F59AF" w:rsidP="002F59AF">
            <w:pPr>
              <w:spacing w:line="240" w:lineRule="auto"/>
              <w:jc w:val="left"/>
            </w:pPr>
            <w:r>
              <w:t>90.00</w:t>
            </w:r>
          </w:p>
        </w:tc>
      </w:tr>
      <w:tr w:rsidR="00044B12" w14:paraId="34A38B0C" w14:textId="77777777" w:rsidTr="002F59AF">
        <w:trPr>
          <w:trHeight w:val="616"/>
        </w:trPr>
        <w:tc>
          <w:tcPr>
            <w:tcW w:w="1255" w:type="dxa"/>
            <w:shd w:val="clear" w:color="auto" w:fill="auto"/>
          </w:tcPr>
          <w:p w14:paraId="48C00D6A" w14:textId="77777777" w:rsidR="00044B12" w:rsidRDefault="00044B12" w:rsidP="002F59AF">
            <w:pPr>
              <w:spacing w:line="240" w:lineRule="auto"/>
              <w:jc w:val="left"/>
            </w:pPr>
            <w:r>
              <w:t xml:space="preserve">RF (%) </w:t>
            </w:r>
          </w:p>
        </w:tc>
        <w:tc>
          <w:tcPr>
            <w:tcW w:w="810" w:type="dxa"/>
            <w:shd w:val="clear" w:color="auto" w:fill="auto"/>
          </w:tcPr>
          <w:p w14:paraId="0ACF658A" w14:textId="77777777" w:rsidR="00044B12" w:rsidRDefault="009847CB" w:rsidP="002F59AF">
            <w:pPr>
              <w:spacing w:line="240" w:lineRule="auto"/>
              <w:jc w:val="left"/>
            </w:pPr>
            <w:r>
              <w:t>90</w:t>
            </w:r>
            <w:r w:rsidR="002F59AF">
              <w:t>.00</w:t>
            </w:r>
          </w:p>
        </w:tc>
        <w:tc>
          <w:tcPr>
            <w:tcW w:w="810" w:type="dxa"/>
            <w:shd w:val="clear" w:color="auto" w:fill="auto"/>
          </w:tcPr>
          <w:p w14:paraId="5177244A" w14:textId="77777777" w:rsidR="00044B12" w:rsidRDefault="002F59AF" w:rsidP="002F59AF">
            <w:pPr>
              <w:spacing w:line="240" w:lineRule="auto"/>
              <w:jc w:val="left"/>
            </w:pPr>
            <w:r>
              <w:t>90.00</w:t>
            </w:r>
          </w:p>
        </w:tc>
        <w:tc>
          <w:tcPr>
            <w:tcW w:w="810" w:type="dxa"/>
            <w:shd w:val="clear" w:color="auto" w:fill="auto"/>
          </w:tcPr>
          <w:p w14:paraId="62B81DD2" w14:textId="77777777" w:rsidR="00044B12" w:rsidRDefault="002F59AF" w:rsidP="002F59AF">
            <w:pPr>
              <w:jc w:val="left"/>
            </w:pPr>
            <w:r>
              <w:t>80.00</w:t>
            </w:r>
          </w:p>
        </w:tc>
        <w:tc>
          <w:tcPr>
            <w:tcW w:w="810" w:type="dxa"/>
            <w:shd w:val="clear" w:color="auto" w:fill="auto"/>
          </w:tcPr>
          <w:p w14:paraId="4C5CF38E" w14:textId="77777777" w:rsidR="00044B12" w:rsidRDefault="002F59AF" w:rsidP="002F59AF">
            <w:pPr>
              <w:spacing w:line="240" w:lineRule="auto"/>
              <w:jc w:val="left"/>
            </w:pPr>
            <w:r>
              <w:t>85.00</w:t>
            </w:r>
          </w:p>
        </w:tc>
        <w:tc>
          <w:tcPr>
            <w:tcW w:w="810" w:type="dxa"/>
            <w:shd w:val="clear" w:color="auto" w:fill="auto"/>
          </w:tcPr>
          <w:p w14:paraId="24F86880" w14:textId="77777777" w:rsidR="00044B12" w:rsidRDefault="002F59AF" w:rsidP="002F59AF">
            <w:pPr>
              <w:spacing w:line="240" w:lineRule="auto"/>
              <w:jc w:val="left"/>
            </w:pPr>
            <w:r>
              <w:t>90.00</w:t>
            </w:r>
          </w:p>
        </w:tc>
        <w:tc>
          <w:tcPr>
            <w:tcW w:w="810" w:type="dxa"/>
          </w:tcPr>
          <w:p w14:paraId="68CDCF23" w14:textId="77777777" w:rsidR="00044B12" w:rsidRDefault="002F59AF" w:rsidP="002F59AF">
            <w:pPr>
              <w:spacing w:line="240" w:lineRule="auto"/>
              <w:jc w:val="left"/>
            </w:pPr>
            <w:r>
              <w:t>95.00</w:t>
            </w:r>
          </w:p>
        </w:tc>
        <w:tc>
          <w:tcPr>
            <w:tcW w:w="810" w:type="dxa"/>
            <w:shd w:val="clear" w:color="auto" w:fill="auto"/>
          </w:tcPr>
          <w:p w14:paraId="3A906D59" w14:textId="77777777" w:rsidR="00044B12" w:rsidRDefault="002F59AF" w:rsidP="002F59AF">
            <w:pPr>
              <w:spacing w:line="240" w:lineRule="auto"/>
              <w:jc w:val="left"/>
            </w:pPr>
            <w:r>
              <w:t>90.00</w:t>
            </w:r>
          </w:p>
        </w:tc>
        <w:tc>
          <w:tcPr>
            <w:tcW w:w="810" w:type="dxa"/>
            <w:shd w:val="clear" w:color="auto" w:fill="auto"/>
          </w:tcPr>
          <w:p w14:paraId="51BFBDEE" w14:textId="77777777" w:rsidR="00044B12" w:rsidRDefault="002F59AF" w:rsidP="002F59AF">
            <w:pPr>
              <w:spacing w:line="240" w:lineRule="auto"/>
              <w:jc w:val="left"/>
            </w:pPr>
            <w:r>
              <w:t>90.00</w:t>
            </w:r>
          </w:p>
        </w:tc>
        <w:tc>
          <w:tcPr>
            <w:tcW w:w="810" w:type="dxa"/>
            <w:shd w:val="clear" w:color="auto" w:fill="auto"/>
          </w:tcPr>
          <w:p w14:paraId="43E6420E" w14:textId="77777777" w:rsidR="00044B12" w:rsidRDefault="002F59AF" w:rsidP="002F59AF">
            <w:pPr>
              <w:spacing w:line="240" w:lineRule="auto"/>
              <w:jc w:val="left"/>
            </w:pPr>
            <w:r>
              <w:t>95.00</w:t>
            </w:r>
          </w:p>
        </w:tc>
        <w:tc>
          <w:tcPr>
            <w:tcW w:w="810" w:type="dxa"/>
            <w:shd w:val="clear" w:color="auto" w:fill="auto"/>
          </w:tcPr>
          <w:p w14:paraId="7380F0D2" w14:textId="77777777" w:rsidR="00044B12" w:rsidRDefault="002F59AF" w:rsidP="002F59AF">
            <w:pPr>
              <w:spacing w:line="240" w:lineRule="auto"/>
              <w:jc w:val="left"/>
            </w:pPr>
            <w:r>
              <w:t>90.00</w:t>
            </w:r>
          </w:p>
        </w:tc>
      </w:tr>
    </w:tbl>
    <w:p w14:paraId="011A0E6D" w14:textId="77777777" w:rsidR="003A6388" w:rsidRDefault="00963916" w:rsidP="003A6388">
      <w:pPr>
        <w:keepNext/>
        <w:ind w:left="360"/>
        <w:jc w:val="center"/>
      </w:pPr>
      <w:r>
        <w:rPr>
          <w:noProof/>
        </w:rPr>
        <w:drawing>
          <wp:inline distT="0" distB="0" distL="0" distR="0" wp14:anchorId="4C359C92" wp14:editId="3FC45858">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8654" cy="2743200"/>
                    </a:xfrm>
                    <a:prstGeom prst="rect">
                      <a:avLst/>
                    </a:prstGeom>
                  </pic:spPr>
                </pic:pic>
              </a:graphicData>
            </a:graphic>
          </wp:inline>
        </w:drawing>
      </w:r>
    </w:p>
    <w:p w14:paraId="5FA80E83" w14:textId="77777777" w:rsidR="0068069B" w:rsidRDefault="003A6388" w:rsidP="003A6388">
      <w:pPr>
        <w:pStyle w:val="Caption"/>
      </w:pPr>
      <w:bookmarkStart w:id="394" w:name="_Toc68996339"/>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24</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394"/>
      <w:proofErr w:type="spellEnd"/>
    </w:p>
    <w:p w14:paraId="4D41AA28" w14:textId="77777777" w:rsidR="006E1E8A"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w:t>
      </w:r>
      <w:r w:rsidR="00327892">
        <w: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SVM </w:t>
      </w:r>
      <w:proofErr w:type="spellStart"/>
      <w:r w:rsidR="00327892">
        <w:t>là</w:t>
      </w:r>
      <w:proofErr w:type="spellEnd"/>
      <w:r w:rsidR="00327892">
        <w:t xml:space="preserve"> 90,5%, </w:t>
      </w:r>
      <w:proofErr w:type="spellStart"/>
      <w:r w:rsidR="00327892">
        <w:t>cao</w:t>
      </w:r>
      <w:proofErr w:type="spellEnd"/>
      <w:r w:rsidR="00327892">
        <w:t xml:space="preserve"> </w:t>
      </w:r>
      <w:proofErr w:type="spellStart"/>
      <w:r w:rsidR="00327892">
        <w:t>hơn</w:t>
      </w:r>
      <w:proofErr w:type="spellEnd"/>
      <w:r w:rsidR="00327892">
        <w:t xml:space="preserve"> so </w:t>
      </w:r>
      <w:proofErr w:type="spellStart"/>
      <w:r>
        <w:t>với</w:t>
      </w:r>
      <w:proofErr w:type="spellEnd"/>
      <w:r>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w:t>
      </w:r>
      <w:proofErr w:type="spellStart"/>
      <w:r w:rsidR="00327892">
        <w:t>RandomForest</w:t>
      </w:r>
      <w:proofErr w:type="spellEnd"/>
      <w:r w:rsidR="00327892">
        <w:t xml:space="preserve"> </w:t>
      </w:r>
      <w:proofErr w:type="spellStart"/>
      <w:r w:rsidR="00327892">
        <w:t>với</w:t>
      </w:r>
      <w:proofErr w:type="spellEnd"/>
      <w:r w:rsidR="00327892">
        <w:t xml:space="preserve"> 89,5%. </w:t>
      </w:r>
      <w:proofErr w:type="spellStart"/>
      <w:r w:rsidR="006E1E8A">
        <w:t>Đây</w:t>
      </w:r>
      <w:proofErr w:type="spellEnd"/>
      <w:r w:rsidR="006E1E8A">
        <w:t xml:space="preserve"> </w:t>
      </w:r>
      <w:proofErr w:type="spellStart"/>
      <w:r w:rsidR="006E1E8A">
        <w:t>là</w:t>
      </w:r>
      <w:proofErr w:type="spellEnd"/>
      <w:r w:rsidR="006E1E8A">
        <w:t xml:space="preserve"> </w:t>
      </w:r>
      <w:proofErr w:type="spellStart"/>
      <w:r w:rsidR="006E1E8A">
        <w:t>trạng</w:t>
      </w:r>
      <w:proofErr w:type="spellEnd"/>
      <w:r w:rsidR="006E1E8A">
        <w:t xml:space="preserve"> </w:t>
      </w:r>
      <w:proofErr w:type="spellStart"/>
      <w:r w:rsidR="006E1E8A">
        <w:t>thái</w:t>
      </w:r>
      <w:proofErr w:type="spellEnd"/>
      <w:r w:rsidR="006E1E8A">
        <w:t xml:space="preserve"> </w:t>
      </w:r>
      <w:proofErr w:type="spellStart"/>
      <w:r w:rsidR="006E1E8A">
        <w:t>cảm</w:t>
      </w:r>
      <w:proofErr w:type="spellEnd"/>
      <w:r w:rsidR="006E1E8A">
        <w:t xml:space="preserve"> </w:t>
      </w:r>
      <w:proofErr w:type="spellStart"/>
      <w:r w:rsidR="006E1E8A">
        <w:t>xúc</w:t>
      </w:r>
      <w:proofErr w:type="spellEnd"/>
      <w:r w:rsidR="006E1E8A">
        <w:t xml:space="preserve"> </w:t>
      </w:r>
      <w:proofErr w:type="spellStart"/>
      <w:r w:rsidR="006E1E8A">
        <w:t>có</w:t>
      </w:r>
      <w:proofErr w:type="spellEnd"/>
      <w:r w:rsidR="006E1E8A">
        <w:t xml:space="preserve"> </w:t>
      </w:r>
      <w:proofErr w:type="spellStart"/>
      <w:r w:rsidR="006E1E8A">
        <w:t>tỉ</w:t>
      </w:r>
      <w:proofErr w:type="spellEnd"/>
      <w:r w:rsidR="006E1E8A">
        <w:t xml:space="preserve"> </w:t>
      </w:r>
      <w:proofErr w:type="spellStart"/>
      <w:r w:rsidR="006E1E8A">
        <w:t>lệ</w:t>
      </w:r>
      <w:proofErr w:type="spellEnd"/>
      <w:r w:rsidR="006E1E8A">
        <w:t xml:space="preserve"> </w:t>
      </w:r>
      <w:proofErr w:type="spellStart"/>
      <w:r w:rsidR="006E1E8A">
        <w:t>nhận</w:t>
      </w:r>
      <w:proofErr w:type="spellEnd"/>
      <w:r w:rsidR="006E1E8A">
        <w:t xml:space="preserve"> </w:t>
      </w:r>
      <w:proofErr w:type="spellStart"/>
      <w:r w:rsidR="006E1E8A">
        <w:t>dạng</w:t>
      </w:r>
      <w:proofErr w:type="spellEnd"/>
      <w:r w:rsidR="006E1E8A">
        <w:t xml:space="preserve"> </w:t>
      </w:r>
      <w:proofErr w:type="spellStart"/>
      <w:r w:rsidR="00327892">
        <w:t>rất</w:t>
      </w:r>
      <w:proofErr w:type="spellEnd"/>
      <w:r w:rsidR="00327892">
        <w:t xml:space="preserve"> </w:t>
      </w:r>
      <w:proofErr w:type="spellStart"/>
      <w:r w:rsidR="00327892">
        <w:t>tốt</w:t>
      </w:r>
      <w:proofErr w:type="spellEnd"/>
      <w:r w:rsidR="006E1E8A">
        <w:t xml:space="preserve"> (</w:t>
      </w:r>
      <w:proofErr w:type="spellStart"/>
      <w:r w:rsidR="006E1E8A">
        <w:t>luôn</w:t>
      </w:r>
      <w:proofErr w:type="spellEnd"/>
      <w:r w:rsidR="006E1E8A">
        <w:t xml:space="preserve"> &gt; 80%)</w:t>
      </w:r>
      <w:r w:rsidR="00327892">
        <w:t xml:space="preserve">. </w:t>
      </w:r>
    </w:p>
    <w:p w14:paraId="6B299B6B" w14:textId="77777777" w:rsidR="006E1E8A" w:rsidRPr="006E1E8A" w:rsidRDefault="006E1E8A" w:rsidP="006E1E8A"/>
    <w:p w14:paraId="363C3E60"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xảm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p>
    <w:p w14:paraId="4031AEEF" w14:textId="77777777" w:rsidR="002F59AF" w:rsidRDefault="002F59AF" w:rsidP="002F59AF">
      <w:pPr>
        <w:ind w:left="360"/>
      </w:pPr>
    </w:p>
    <w:p w14:paraId="4D10DA4B" w14:textId="77777777" w:rsidR="000A2EA4" w:rsidRDefault="000A2EA4" w:rsidP="000A2EA4">
      <w:pPr>
        <w:pStyle w:val="Caption"/>
        <w:keepNext/>
      </w:pPr>
      <w:bookmarkStart w:id="395" w:name="_Toc68996352"/>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3</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bookmarkEnd w:id="395"/>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14:paraId="7B75B323" w14:textId="77777777" w:rsidTr="002F59AF">
        <w:trPr>
          <w:trHeight w:val="658"/>
        </w:trPr>
        <w:tc>
          <w:tcPr>
            <w:tcW w:w="1255" w:type="dxa"/>
            <w:shd w:val="clear" w:color="auto" w:fill="auto"/>
          </w:tcPr>
          <w:p w14:paraId="1A93566D" w14:textId="77777777" w:rsidR="002F59AF" w:rsidRDefault="002F59AF" w:rsidP="002F59AF">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21674BA5" w14:textId="77777777" w:rsidR="002F59AF" w:rsidRDefault="002F59AF" w:rsidP="002F59AF">
            <w:pPr>
              <w:spacing w:line="240" w:lineRule="auto"/>
              <w:jc w:val="left"/>
            </w:pPr>
            <w:r>
              <w:t>0</w:t>
            </w:r>
          </w:p>
        </w:tc>
        <w:tc>
          <w:tcPr>
            <w:tcW w:w="810" w:type="dxa"/>
            <w:shd w:val="clear" w:color="auto" w:fill="auto"/>
          </w:tcPr>
          <w:p w14:paraId="12CDCDB0" w14:textId="77777777" w:rsidR="002F59AF" w:rsidRDefault="002F59AF" w:rsidP="002F59AF">
            <w:pPr>
              <w:spacing w:line="240" w:lineRule="auto"/>
              <w:jc w:val="left"/>
            </w:pPr>
            <w:r>
              <w:t>10</w:t>
            </w:r>
          </w:p>
        </w:tc>
        <w:tc>
          <w:tcPr>
            <w:tcW w:w="810" w:type="dxa"/>
            <w:shd w:val="clear" w:color="auto" w:fill="auto"/>
          </w:tcPr>
          <w:p w14:paraId="7C589D1E" w14:textId="77777777" w:rsidR="002F59AF" w:rsidRDefault="002F59AF" w:rsidP="002F59AF">
            <w:pPr>
              <w:spacing w:line="240" w:lineRule="auto"/>
              <w:jc w:val="left"/>
            </w:pPr>
            <w:r>
              <w:t>20</w:t>
            </w:r>
          </w:p>
        </w:tc>
        <w:tc>
          <w:tcPr>
            <w:tcW w:w="810" w:type="dxa"/>
            <w:shd w:val="clear" w:color="auto" w:fill="auto"/>
          </w:tcPr>
          <w:p w14:paraId="6E909356" w14:textId="77777777" w:rsidR="002F59AF" w:rsidRDefault="002F59AF" w:rsidP="002F59AF">
            <w:pPr>
              <w:spacing w:line="240" w:lineRule="auto"/>
              <w:jc w:val="left"/>
            </w:pPr>
            <w:r>
              <w:t>30</w:t>
            </w:r>
          </w:p>
        </w:tc>
        <w:tc>
          <w:tcPr>
            <w:tcW w:w="810" w:type="dxa"/>
            <w:shd w:val="clear" w:color="auto" w:fill="auto"/>
          </w:tcPr>
          <w:p w14:paraId="3B714BCB" w14:textId="77777777" w:rsidR="002F59AF" w:rsidRDefault="002F59AF" w:rsidP="002F59AF">
            <w:pPr>
              <w:spacing w:line="240" w:lineRule="auto"/>
              <w:jc w:val="left"/>
            </w:pPr>
            <w:r>
              <w:t>40</w:t>
            </w:r>
          </w:p>
        </w:tc>
        <w:tc>
          <w:tcPr>
            <w:tcW w:w="810" w:type="dxa"/>
          </w:tcPr>
          <w:p w14:paraId="047586D6" w14:textId="77777777" w:rsidR="002F59AF" w:rsidRDefault="002F59AF" w:rsidP="002F59AF">
            <w:pPr>
              <w:spacing w:line="240" w:lineRule="auto"/>
              <w:jc w:val="left"/>
            </w:pPr>
            <w:r>
              <w:t>50</w:t>
            </w:r>
          </w:p>
        </w:tc>
        <w:tc>
          <w:tcPr>
            <w:tcW w:w="810" w:type="dxa"/>
            <w:shd w:val="clear" w:color="auto" w:fill="auto"/>
          </w:tcPr>
          <w:p w14:paraId="2BC27C49" w14:textId="77777777" w:rsidR="002F59AF" w:rsidRDefault="002F59AF" w:rsidP="002F59AF">
            <w:pPr>
              <w:spacing w:line="240" w:lineRule="auto"/>
              <w:jc w:val="left"/>
            </w:pPr>
            <w:r>
              <w:t>60</w:t>
            </w:r>
          </w:p>
        </w:tc>
        <w:tc>
          <w:tcPr>
            <w:tcW w:w="810" w:type="dxa"/>
            <w:shd w:val="clear" w:color="auto" w:fill="auto"/>
          </w:tcPr>
          <w:p w14:paraId="5F26CD5E" w14:textId="77777777" w:rsidR="002F59AF" w:rsidRDefault="002F59AF" w:rsidP="002F59AF">
            <w:pPr>
              <w:spacing w:line="240" w:lineRule="auto"/>
              <w:jc w:val="left"/>
            </w:pPr>
            <w:r>
              <w:t>70</w:t>
            </w:r>
          </w:p>
        </w:tc>
        <w:tc>
          <w:tcPr>
            <w:tcW w:w="810" w:type="dxa"/>
            <w:shd w:val="clear" w:color="auto" w:fill="auto"/>
          </w:tcPr>
          <w:p w14:paraId="6EA1689C" w14:textId="77777777" w:rsidR="002F59AF" w:rsidRDefault="002F59AF" w:rsidP="002F59AF">
            <w:pPr>
              <w:spacing w:line="240" w:lineRule="auto"/>
              <w:jc w:val="left"/>
            </w:pPr>
            <w:r>
              <w:t>80</w:t>
            </w:r>
          </w:p>
        </w:tc>
        <w:tc>
          <w:tcPr>
            <w:tcW w:w="810" w:type="dxa"/>
            <w:shd w:val="clear" w:color="auto" w:fill="auto"/>
          </w:tcPr>
          <w:p w14:paraId="4137243B" w14:textId="77777777" w:rsidR="002F59AF" w:rsidRDefault="002F59AF" w:rsidP="002F59AF">
            <w:pPr>
              <w:spacing w:line="240" w:lineRule="auto"/>
              <w:jc w:val="left"/>
            </w:pPr>
            <w:r>
              <w:t>90</w:t>
            </w:r>
          </w:p>
        </w:tc>
      </w:tr>
      <w:tr w:rsidR="002F59AF" w14:paraId="560A1930" w14:textId="77777777" w:rsidTr="002F59AF">
        <w:trPr>
          <w:trHeight w:val="658"/>
        </w:trPr>
        <w:tc>
          <w:tcPr>
            <w:tcW w:w="1255" w:type="dxa"/>
            <w:shd w:val="clear" w:color="auto" w:fill="auto"/>
          </w:tcPr>
          <w:p w14:paraId="6D663F65" w14:textId="77777777" w:rsidR="002F59AF" w:rsidRDefault="002F59AF" w:rsidP="002F59AF">
            <w:pPr>
              <w:spacing w:line="240" w:lineRule="auto"/>
              <w:jc w:val="left"/>
            </w:pPr>
            <w:r>
              <w:t>SVM (%)</w:t>
            </w:r>
          </w:p>
        </w:tc>
        <w:tc>
          <w:tcPr>
            <w:tcW w:w="810" w:type="dxa"/>
            <w:shd w:val="clear" w:color="auto" w:fill="auto"/>
          </w:tcPr>
          <w:p w14:paraId="069B054C" w14:textId="77777777" w:rsidR="002F59AF" w:rsidRDefault="002F59AF" w:rsidP="002F59AF">
            <w:pPr>
              <w:spacing w:line="240" w:lineRule="auto"/>
              <w:jc w:val="left"/>
            </w:pPr>
            <w:r>
              <w:t>85.00</w:t>
            </w:r>
          </w:p>
        </w:tc>
        <w:tc>
          <w:tcPr>
            <w:tcW w:w="810" w:type="dxa"/>
            <w:shd w:val="clear" w:color="auto" w:fill="auto"/>
          </w:tcPr>
          <w:p w14:paraId="0426F4FA" w14:textId="77777777" w:rsidR="002F59AF" w:rsidRDefault="002F59AF" w:rsidP="002F59AF">
            <w:pPr>
              <w:spacing w:line="240" w:lineRule="auto"/>
              <w:jc w:val="left"/>
            </w:pPr>
            <w:r>
              <w:t>85.00</w:t>
            </w:r>
          </w:p>
        </w:tc>
        <w:tc>
          <w:tcPr>
            <w:tcW w:w="810" w:type="dxa"/>
            <w:shd w:val="clear" w:color="auto" w:fill="auto"/>
          </w:tcPr>
          <w:p w14:paraId="6590CF6B" w14:textId="77777777" w:rsidR="002F59AF" w:rsidRDefault="002F59AF" w:rsidP="002F59AF">
            <w:pPr>
              <w:spacing w:line="240" w:lineRule="auto"/>
              <w:jc w:val="left"/>
            </w:pPr>
            <w:r>
              <w:t>80.00</w:t>
            </w:r>
          </w:p>
        </w:tc>
        <w:tc>
          <w:tcPr>
            <w:tcW w:w="810" w:type="dxa"/>
            <w:shd w:val="clear" w:color="auto" w:fill="auto"/>
          </w:tcPr>
          <w:p w14:paraId="7F722956" w14:textId="77777777" w:rsidR="002F59AF" w:rsidRDefault="005138AC" w:rsidP="002F59AF">
            <w:pPr>
              <w:spacing w:line="240" w:lineRule="auto"/>
              <w:jc w:val="left"/>
            </w:pPr>
            <w:r>
              <w:t>8</w:t>
            </w:r>
            <w:r w:rsidR="002F59AF">
              <w:t>5.00</w:t>
            </w:r>
          </w:p>
        </w:tc>
        <w:tc>
          <w:tcPr>
            <w:tcW w:w="810" w:type="dxa"/>
            <w:shd w:val="clear" w:color="auto" w:fill="auto"/>
          </w:tcPr>
          <w:p w14:paraId="59A8D6E8" w14:textId="77777777" w:rsidR="002F59AF" w:rsidRDefault="005138AC" w:rsidP="002F59AF">
            <w:pPr>
              <w:spacing w:line="240" w:lineRule="auto"/>
              <w:jc w:val="left"/>
            </w:pPr>
            <w:r>
              <w:t>85.00</w:t>
            </w:r>
          </w:p>
        </w:tc>
        <w:tc>
          <w:tcPr>
            <w:tcW w:w="810" w:type="dxa"/>
          </w:tcPr>
          <w:p w14:paraId="3D495620" w14:textId="77777777" w:rsidR="002F59AF" w:rsidRDefault="005138AC" w:rsidP="005138AC">
            <w:pPr>
              <w:spacing w:line="240" w:lineRule="auto"/>
              <w:jc w:val="left"/>
            </w:pPr>
            <w:r>
              <w:t>80.00</w:t>
            </w:r>
          </w:p>
        </w:tc>
        <w:tc>
          <w:tcPr>
            <w:tcW w:w="810" w:type="dxa"/>
            <w:shd w:val="clear" w:color="auto" w:fill="auto"/>
          </w:tcPr>
          <w:p w14:paraId="4179ED48" w14:textId="77777777" w:rsidR="002F59AF" w:rsidRDefault="005138AC" w:rsidP="002F59AF">
            <w:pPr>
              <w:spacing w:line="240" w:lineRule="auto"/>
              <w:jc w:val="left"/>
            </w:pPr>
            <w:r>
              <w:t>85.00</w:t>
            </w:r>
          </w:p>
        </w:tc>
        <w:tc>
          <w:tcPr>
            <w:tcW w:w="810" w:type="dxa"/>
            <w:shd w:val="clear" w:color="auto" w:fill="auto"/>
          </w:tcPr>
          <w:p w14:paraId="7D90ACF5" w14:textId="77777777" w:rsidR="002F59AF" w:rsidRDefault="002F59AF" w:rsidP="002F59AF">
            <w:pPr>
              <w:spacing w:line="240" w:lineRule="auto"/>
              <w:jc w:val="left"/>
            </w:pPr>
            <w:r>
              <w:t>90.00</w:t>
            </w:r>
          </w:p>
        </w:tc>
        <w:tc>
          <w:tcPr>
            <w:tcW w:w="810" w:type="dxa"/>
            <w:shd w:val="clear" w:color="auto" w:fill="auto"/>
          </w:tcPr>
          <w:p w14:paraId="32482FFC" w14:textId="77777777" w:rsidR="002F59AF" w:rsidRDefault="005138AC" w:rsidP="002F59AF">
            <w:pPr>
              <w:spacing w:line="240" w:lineRule="auto"/>
              <w:jc w:val="left"/>
            </w:pPr>
            <w:r>
              <w:t>80.00</w:t>
            </w:r>
          </w:p>
        </w:tc>
        <w:tc>
          <w:tcPr>
            <w:tcW w:w="810" w:type="dxa"/>
            <w:shd w:val="clear" w:color="auto" w:fill="auto"/>
          </w:tcPr>
          <w:p w14:paraId="1665AF7D" w14:textId="77777777" w:rsidR="002F59AF" w:rsidRDefault="005138AC" w:rsidP="002F59AF">
            <w:pPr>
              <w:spacing w:line="240" w:lineRule="auto"/>
              <w:jc w:val="left"/>
            </w:pPr>
            <w:r>
              <w:t>95.00</w:t>
            </w:r>
          </w:p>
        </w:tc>
      </w:tr>
      <w:tr w:rsidR="002F59AF" w14:paraId="00A68E13" w14:textId="77777777" w:rsidTr="002F59AF">
        <w:trPr>
          <w:trHeight w:val="616"/>
        </w:trPr>
        <w:tc>
          <w:tcPr>
            <w:tcW w:w="1255" w:type="dxa"/>
            <w:shd w:val="clear" w:color="auto" w:fill="auto"/>
          </w:tcPr>
          <w:p w14:paraId="5C752AEA" w14:textId="77777777" w:rsidR="002F59AF" w:rsidRDefault="002F59AF" w:rsidP="002F59AF">
            <w:pPr>
              <w:spacing w:line="240" w:lineRule="auto"/>
              <w:jc w:val="left"/>
            </w:pPr>
            <w:r>
              <w:t xml:space="preserve">RF (%) </w:t>
            </w:r>
          </w:p>
        </w:tc>
        <w:tc>
          <w:tcPr>
            <w:tcW w:w="810" w:type="dxa"/>
            <w:shd w:val="clear" w:color="auto" w:fill="auto"/>
          </w:tcPr>
          <w:p w14:paraId="15FC431A" w14:textId="77777777" w:rsidR="002F59AF" w:rsidRDefault="005138AC" w:rsidP="002F59AF">
            <w:pPr>
              <w:spacing w:line="240" w:lineRule="auto"/>
              <w:jc w:val="left"/>
            </w:pPr>
            <w:r>
              <w:t>8</w:t>
            </w:r>
            <w:r w:rsidR="002F59AF">
              <w:t>5.00</w:t>
            </w:r>
          </w:p>
        </w:tc>
        <w:tc>
          <w:tcPr>
            <w:tcW w:w="810" w:type="dxa"/>
            <w:shd w:val="clear" w:color="auto" w:fill="auto"/>
          </w:tcPr>
          <w:p w14:paraId="09A70C19" w14:textId="77777777" w:rsidR="002F59AF" w:rsidRDefault="005138AC" w:rsidP="002F59AF">
            <w:pPr>
              <w:spacing w:line="240" w:lineRule="auto"/>
              <w:jc w:val="left"/>
            </w:pPr>
            <w:r>
              <w:t>85.00</w:t>
            </w:r>
          </w:p>
        </w:tc>
        <w:tc>
          <w:tcPr>
            <w:tcW w:w="810" w:type="dxa"/>
            <w:shd w:val="clear" w:color="auto" w:fill="auto"/>
          </w:tcPr>
          <w:p w14:paraId="6887D1C7" w14:textId="77777777" w:rsidR="002F59AF" w:rsidRDefault="005138AC" w:rsidP="002F59AF">
            <w:pPr>
              <w:jc w:val="left"/>
            </w:pPr>
            <w:r>
              <w:t>90.00</w:t>
            </w:r>
          </w:p>
        </w:tc>
        <w:tc>
          <w:tcPr>
            <w:tcW w:w="810" w:type="dxa"/>
            <w:shd w:val="clear" w:color="auto" w:fill="auto"/>
          </w:tcPr>
          <w:p w14:paraId="3D87B00F" w14:textId="77777777" w:rsidR="002F59AF" w:rsidRDefault="002F59AF" w:rsidP="002F59AF">
            <w:pPr>
              <w:spacing w:line="240" w:lineRule="auto"/>
              <w:jc w:val="left"/>
            </w:pPr>
            <w:r>
              <w:t>85.00</w:t>
            </w:r>
          </w:p>
        </w:tc>
        <w:tc>
          <w:tcPr>
            <w:tcW w:w="810" w:type="dxa"/>
            <w:shd w:val="clear" w:color="auto" w:fill="auto"/>
          </w:tcPr>
          <w:p w14:paraId="197A1774" w14:textId="77777777" w:rsidR="002F59AF" w:rsidRDefault="005138AC" w:rsidP="002F59AF">
            <w:pPr>
              <w:spacing w:line="240" w:lineRule="auto"/>
              <w:jc w:val="left"/>
            </w:pPr>
            <w:r>
              <w:t>95.00</w:t>
            </w:r>
          </w:p>
        </w:tc>
        <w:tc>
          <w:tcPr>
            <w:tcW w:w="810" w:type="dxa"/>
          </w:tcPr>
          <w:p w14:paraId="7BE2751C" w14:textId="77777777" w:rsidR="002F59AF" w:rsidRDefault="005138AC" w:rsidP="002F59AF">
            <w:pPr>
              <w:spacing w:line="240" w:lineRule="auto"/>
              <w:jc w:val="left"/>
            </w:pPr>
            <w:r>
              <w:t>85.00</w:t>
            </w:r>
          </w:p>
        </w:tc>
        <w:tc>
          <w:tcPr>
            <w:tcW w:w="810" w:type="dxa"/>
            <w:shd w:val="clear" w:color="auto" w:fill="auto"/>
          </w:tcPr>
          <w:p w14:paraId="39B3A750" w14:textId="77777777" w:rsidR="002F59AF" w:rsidRDefault="005138AC" w:rsidP="002F59AF">
            <w:pPr>
              <w:spacing w:line="240" w:lineRule="auto"/>
              <w:jc w:val="left"/>
            </w:pPr>
            <w:r>
              <w:t>85.00</w:t>
            </w:r>
          </w:p>
        </w:tc>
        <w:tc>
          <w:tcPr>
            <w:tcW w:w="810" w:type="dxa"/>
            <w:shd w:val="clear" w:color="auto" w:fill="auto"/>
          </w:tcPr>
          <w:p w14:paraId="3C267085" w14:textId="77777777" w:rsidR="002F59AF" w:rsidRDefault="005138AC" w:rsidP="002F59AF">
            <w:pPr>
              <w:spacing w:line="240" w:lineRule="auto"/>
              <w:jc w:val="left"/>
            </w:pPr>
            <w:r>
              <w:t>85.00</w:t>
            </w:r>
          </w:p>
        </w:tc>
        <w:tc>
          <w:tcPr>
            <w:tcW w:w="810" w:type="dxa"/>
            <w:shd w:val="clear" w:color="auto" w:fill="auto"/>
          </w:tcPr>
          <w:p w14:paraId="29B76A98" w14:textId="77777777" w:rsidR="002F59AF" w:rsidRDefault="002F59AF" w:rsidP="002F59AF">
            <w:pPr>
              <w:spacing w:line="240" w:lineRule="auto"/>
              <w:jc w:val="left"/>
            </w:pPr>
            <w:r>
              <w:t>95.00</w:t>
            </w:r>
          </w:p>
        </w:tc>
        <w:tc>
          <w:tcPr>
            <w:tcW w:w="810" w:type="dxa"/>
            <w:shd w:val="clear" w:color="auto" w:fill="auto"/>
          </w:tcPr>
          <w:p w14:paraId="7C811F9C" w14:textId="77777777" w:rsidR="002F59AF" w:rsidRDefault="002F59AF" w:rsidP="002F59AF">
            <w:pPr>
              <w:spacing w:line="240" w:lineRule="auto"/>
              <w:jc w:val="left"/>
            </w:pPr>
            <w:r>
              <w:t>90.00</w:t>
            </w:r>
          </w:p>
        </w:tc>
      </w:tr>
    </w:tbl>
    <w:p w14:paraId="10A51FAF" w14:textId="77777777" w:rsidR="002F59AF" w:rsidRDefault="002F59AF" w:rsidP="002F59AF"/>
    <w:p w14:paraId="29BD3992" w14:textId="77777777" w:rsidR="003A6388" w:rsidRDefault="00633573" w:rsidP="003A6388">
      <w:pPr>
        <w:keepNext/>
        <w:ind w:left="360"/>
        <w:jc w:val="center"/>
      </w:pPr>
      <w:r>
        <w:rPr>
          <w:noProof/>
        </w:rPr>
        <w:lastRenderedPageBreak/>
        <w:drawing>
          <wp:inline distT="0" distB="0" distL="0" distR="0" wp14:anchorId="6A7DF07F" wp14:editId="7C8031BE">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9603" cy="3200400"/>
                    </a:xfrm>
                    <a:prstGeom prst="rect">
                      <a:avLst/>
                    </a:prstGeom>
                  </pic:spPr>
                </pic:pic>
              </a:graphicData>
            </a:graphic>
          </wp:inline>
        </w:drawing>
      </w:r>
    </w:p>
    <w:p w14:paraId="5B564F78" w14:textId="77777777" w:rsidR="00D01AC4" w:rsidRDefault="003A6388" w:rsidP="003A6388">
      <w:pPr>
        <w:pStyle w:val="Caption"/>
      </w:pPr>
      <w:bookmarkStart w:id="396" w:name="_Toc68996340"/>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25</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396"/>
      <w:proofErr w:type="spellEnd"/>
    </w:p>
    <w:p w14:paraId="1933A459" w14:textId="77777777" w:rsidR="00327892"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t</w:t>
      </w:r>
      <w:r w:rsidR="00327892">
        <w: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w:t>
      </w:r>
      <w:r>
        <w:t>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85,0</w:t>
      </w:r>
      <w:r w:rsidR="00327892">
        <w:t xml:space="preserve">%, </w:t>
      </w:r>
      <w:proofErr w:type="spellStart"/>
      <w:r>
        <w:t>thấp</w:t>
      </w:r>
      <w:proofErr w:type="spellEnd"/>
      <w:r w:rsidR="00327892">
        <w:t xml:space="preserve"> </w:t>
      </w:r>
      <w:proofErr w:type="spellStart"/>
      <w:r w:rsidR="00327892">
        <w:t>hơn</w:t>
      </w:r>
      <w:proofErr w:type="spellEnd"/>
      <w:r w:rsidR="00327892">
        <w:t xml:space="preserve"> so </w:t>
      </w:r>
      <w:proofErr w:type="spellStart"/>
      <w:r>
        <w:t>với</w:t>
      </w:r>
      <w:proofErr w:type="spellEnd"/>
      <w:r>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w:t>
      </w:r>
      <w:proofErr w:type="spellStart"/>
      <w:r w:rsidR="00327892">
        <w:t>RandomForest</w:t>
      </w:r>
      <w:proofErr w:type="spellEnd"/>
      <w:r w:rsidR="00327892">
        <w:t xml:space="preserve"> </w:t>
      </w:r>
      <w:proofErr w:type="spellStart"/>
      <w:r w:rsidR="00327892">
        <w:t>vớ</w:t>
      </w:r>
      <w:r>
        <w:t>i</w:t>
      </w:r>
      <w:proofErr w:type="spellEnd"/>
      <w:r>
        <w:t xml:space="preserve"> 88,0</w:t>
      </w:r>
      <w:r w:rsidR="00327892">
        <w:t xml:space="preserve">%. </w:t>
      </w:r>
      <w:proofErr w:type="spellStart"/>
      <w:r>
        <w:t>Trạng</w:t>
      </w:r>
      <w:proofErr w:type="spellEnd"/>
      <w:r w:rsidR="00327892">
        <w:t xml:space="preserve"> </w:t>
      </w:r>
      <w:proofErr w:type="spellStart"/>
      <w:r w:rsidR="00327892">
        <w:t>thái</w:t>
      </w:r>
      <w:proofErr w:type="spellEnd"/>
      <w:r w:rsidR="00327892">
        <w:t xml:space="preserve"> </w:t>
      </w:r>
      <w:proofErr w:type="spellStart"/>
      <w:r w:rsidR="00327892">
        <w:t>cảm</w:t>
      </w:r>
      <w:proofErr w:type="spellEnd"/>
      <w:r w:rsidR="00327892">
        <w:t xml:space="preserve"> </w:t>
      </w:r>
      <w:proofErr w:type="spellStart"/>
      <w:r w:rsidR="00327892">
        <w:t>xúc</w:t>
      </w:r>
      <w:proofErr w:type="spellEnd"/>
      <w:r w:rsidR="00327892">
        <w:t xml:space="preserve"> </w:t>
      </w:r>
      <w:proofErr w:type="spellStart"/>
      <w:r>
        <w:t>này</w:t>
      </w:r>
      <w:proofErr w:type="spellEnd"/>
      <w:r>
        <w:t xml:space="preserve"> </w:t>
      </w:r>
      <w:proofErr w:type="spellStart"/>
      <w:r w:rsidR="00327892">
        <w:t>có</w:t>
      </w:r>
      <w:proofErr w:type="spellEnd"/>
      <w:r w:rsidR="00327892">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tốt</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80% </w:t>
      </w:r>
      <w:proofErr w:type="spellStart"/>
      <w:r>
        <w:t>đến</w:t>
      </w:r>
      <w:proofErr w:type="spellEnd"/>
      <w:r>
        <w:t xml:space="preserve"> 95%</w:t>
      </w:r>
      <w:r w:rsidR="00327892">
        <w:t xml:space="preserve">. </w:t>
      </w:r>
    </w:p>
    <w:p w14:paraId="6D349BC8" w14:textId="77777777" w:rsidR="00327892" w:rsidRPr="00327892" w:rsidRDefault="00327892" w:rsidP="00327892"/>
    <w:p w14:paraId="1649435E"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p>
    <w:p w14:paraId="13AA1C6E" w14:textId="77777777" w:rsidR="005E4678" w:rsidRDefault="005E4678" w:rsidP="005E4678">
      <w:pPr>
        <w:ind w:left="360"/>
      </w:pPr>
    </w:p>
    <w:p w14:paraId="0011730B" w14:textId="77777777" w:rsidR="000A2EA4" w:rsidRDefault="000A2EA4" w:rsidP="000A2EA4">
      <w:pPr>
        <w:pStyle w:val="Caption"/>
        <w:keepNext/>
      </w:pPr>
      <w:bookmarkStart w:id="397" w:name="_Toc68996353"/>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4</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bookmarkEnd w:id="397"/>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14:paraId="0E95815C" w14:textId="77777777" w:rsidTr="00BB5ACB">
        <w:trPr>
          <w:trHeight w:val="658"/>
        </w:trPr>
        <w:tc>
          <w:tcPr>
            <w:tcW w:w="1255" w:type="dxa"/>
            <w:shd w:val="clear" w:color="auto" w:fill="auto"/>
          </w:tcPr>
          <w:p w14:paraId="3877209F" w14:textId="77777777" w:rsidR="005138AC" w:rsidRDefault="005138AC"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4D2B535F" w14:textId="77777777" w:rsidR="005138AC" w:rsidRDefault="005138AC" w:rsidP="00BB5ACB">
            <w:pPr>
              <w:spacing w:line="240" w:lineRule="auto"/>
              <w:jc w:val="left"/>
            </w:pPr>
            <w:r>
              <w:t>0</w:t>
            </w:r>
          </w:p>
        </w:tc>
        <w:tc>
          <w:tcPr>
            <w:tcW w:w="810" w:type="dxa"/>
            <w:shd w:val="clear" w:color="auto" w:fill="auto"/>
          </w:tcPr>
          <w:p w14:paraId="122A424D" w14:textId="77777777" w:rsidR="005138AC" w:rsidRDefault="005138AC" w:rsidP="00BB5ACB">
            <w:pPr>
              <w:spacing w:line="240" w:lineRule="auto"/>
              <w:jc w:val="left"/>
            </w:pPr>
            <w:r>
              <w:t>10</w:t>
            </w:r>
          </w:p>
        </w:tc>
        <w:tc>
          <w:tcPr>
            <w:tcW w:w="810" w:type="dxa"/>
            <w:shd w:val="clear" w:color="auto" w:fill="auto"/>
          </w:tcPr>
          <w:p w14:paraId="7A3E2ED4" w14:textId="77777777" w:rsidR="005138AC" w:rsidRDefault="005138AC" w:rsidP="00BB5ACB">
            <w:pPr>
              <w:spacing w:line="240" w:lineRule="auto"/>
              <w:jc w:val="left"/>
            </w:pPr>
            <w:r>
              <w:t>20</w:t>
            </w:r>
          </w:p>
        </w:tc>
        <w:tc>
          <w:tcPr>
            <w:tcW w:w="810" w:type="dxa"/>
            <w:shd w:val="clear" w:color="auto" w:fill="auto"/>
          </w:tcPr>
          <w:p w14:paraId="3E977752" w14:textId="77777777" w:rsidR="005138AC" w:rsidRDefault="005138AC" w:rsidP="00BB5ACB">
            <w:pPr>
              <w:spacing w:line="240" w:lineRule="auto"/>
              <w:jc w:val="left"/>
            </w:pPr>
            <w:r>
              <w:t>30</w:t>
            </w:r>
          </w:p>
        </w:tc>
        <w:tc>
          <w:tcPr>
            <w:tcW w:w="810" w:type="dxa"/>
            <w:shd w:val="clear" w:color="auto" w:fill="auto"/>
          </w:tcPr>
          <w:p w14:paraId="53C96BD1" w14:textId="77777777" w:rsidR="005138AC" w:rsidRDefault="005138AC" w:rsidP="00BB5ACB">
            <w:pPr>
              <w:spacing w:line="240" w:lineRule="auto"/>
              <w:jc w:val="left"/>
            </w:pPr>
            <w:r>
              <w:t>40</w:t>
            </w:r>
          </w:p>
        </w:tc>
        <w:tc>
          <w:tcPr>
            <w:tcW w:w="810" w:type="dxa"/>
          </w:tcPr>
          <w:p w14:paraId="713A0165" w14:textId="77777777" w:rsidR="005138AC" w:rsidRDefault="005138AC" w:rsidP="00BB5ACB">
            <w:pPr>
              <w:spacing w:line="240" w:lineRule="auto"/>
              <w:jc w:val="left"/>
            </w:pPr>
            <w:r>
              <w:t>50</w:t>
            </w:r>
          </w:p>
        </w:tc>
        <w:tc>
          <w:tcPr>
            <w:tcW w:w="810" w:type="dxa"/>
            <w:shd w:val="clear" w:color="auto" w:fill="auto"/>
          </w:tcPr>
          <w:p w14:paraId="5954830A" w14:textId="77777777" w:rsidR="005138AC" w:rsidRDefault="005138AC" w:rsidP="00BB5ACB">
            <w:pPr>
              <w:spacing w:line="240" w:lineRule="auto"/>
              <w:jc w:val="left"/>
            </w:pPr>
            <w:r>
              <w:t>60</w:t>
            </w:r>
          </w:p>
        </w:tc>
        <w:tc>
          <w:tcPr>
            <w:tcW w:w="810" w:type="dxa"/>
            <w:shd w:val="clear" w:color="auto" w:fill="auto"/>
          </w:tcPr>
          <w:p w14:paraId="1A340082" w14:textId="77777777" w:rsidR="005138AC" w:rsidRDefault="005138AC" w:rsidP="00BB5ACB">
            <w:pPr>
              <w:spacing w:line="240" w:lineRule="auto"/>
              <w:jc w:val="left"/>
            </w:pPr>
            <w:r>
              <w:t>70</w:t>
            </w:r>
          </w:p>
        </w:tc>
        <w:tc>
          <w:tcPr>
            <w:tcW w:w="810" w:type="dxa"/>
            <w:shd w:val="clear" w:color="auto" w:fill="auto"/>
          </w:tcPr>
          <w:p w14:paraId="580447F4" w14:textId="77777777" w:rsidR="005138AC" w:rsidRDefault="005138AC" w:rsidP="00BB5ACB">
            <w:pPr>
              <w:spacing w:line="240" w:lineRule="auto"/>
              <w:jc w:val="left"/>
            </w:pPr>
            <w:r>
              <w:t>80</w:t>
            </w:r>
          </w:p>
        </w:tc>
        <w:tc>
          <w:tcPr>
            <w:tcW w:w="810" w:type="dxa"/>
            <w:shd w:val="clear" w:color="auto" w:fill="auto"/>
          </w:tcPr>
          <w:p w14:paraId="3749357B" w14:textId="77777777" w:rsidR="005138AC" w:rsidRDefault="005138AC" w:rsidP="00BB5ACB">
            <w:pPr>
              <w:spacing w:line="240" w:lineRule="auto"/>
              <w:jc w:val="left"/>
            </w:pPr>
            <w:r>
              <w:t>90</w:t>
            </w:r>
          </w:p>
        </w:tc>
      </w:tr>
      <w:tr w:rsidR="005138AC" w14:paraId="40129B74" w14:textId="77777777" w:rsidTr="00BB5ACB">
        <w:trPr>
          <w:trHeight w:val="658"/>
        </w:trPr>
        <w:tc>
          <w:tcPr>
            <w:tcW w:w="1255" w:type="dxa"/>
            <w:shd w:val="clear" w:color="auto" w:fill="auto"/>
          </w:tcPr>
          <w:p w14:paraId="18905973" w14:textId="77777777" w:rsidR="005138AC" w:rsidRDefault="005138AC" w:rsidP="00BB5ACB">
            <w:pPr>
              <w:spacing w:line="240" w:lineRule="auto"/>
              <w:jc w:val="left"/>
            </w:pPr>
            <w:r>
              <w:t>SVM (%)</w:t>
            </w:r>
          </w:p>
        </w:tc>
        <w:tc>
          <w:tcPr>
            <w:tcW w:w="810" w:type="dxa"/>
            <w:shd w:val="clear" w:color="auto" w:fill="auto"/>
          </w:tcPr>
          <w:p w14:paraId="74C45F00" w14:textId="77777777" w:rsidR="005138AC" w:rsidRDefault="005E4678" w:rsidP="00BB5ACB">
            <w:pPr>
              <w:spacing w:line="240" w:lineRule="auto"/>
              <w:jc w:val="left"/>
            </w:pPr>
            <w:r>
              <w:t>80</w:t>
            </w:r>
            <w:r w:rsidR="005138AC">
              <w:t>.00</w:t>
            </w:r>
          </w:p>
        </w:tc>
        <w:tc>
          <w:tcPr>
            <w:tcW w:w="810" w:type="dxa"/>
            <w:shd w:val="clear" w:color="auto" w:fill="auto"/>
          </w:tcPr>
          <w:p w14:paraId="2C7D751E" w14:textId="77777777" w:rsidR="005138AC" w:rsidRDefault="005E4678" w:rsidP="00BB5ACB">
            <w:pPr>
              <w:spacing w:line="240" w:lineRule="auto"/>
              <w:jc w:val="left"/>
            </w:pPr>
            <w:r>
              <w:t>80</w:t>
            </w:r>
            <w:r w:rsidR="005138AC">
              <w:t>.00</w:t>
            </w:r>
          </w:p>
        </w:tc>
        <w:tc>
          <w:tcPr>
            <w:tcW w:w="810" w:type="dxa"/>
            <w:shd w:val="clear" w:color="auto" w:fill="auto"/>
          </w:tcPr>
          <w:p w14:paraId="6402CBF3" w14:textId="77777777" w:rsidR="005138AC" w:rsidRDefault="005E4678" w:rsidP="00BB5ACB">
            <w:pPr>
              <w:spacing w:line="240" w:lineRule="auto"/>
              <w:jc w:val="left"/>
            </w:pPr>
            <w:r>
              <w:t>90.00</w:t>
            </w:r>
          </w:p>
        </w:tc>
        <w:tc>
          <w:tcPr>
            <w:tcW w:w="810" w:type="dxa"/>
            <w:shd w:val="clear" w:color="auto" w:fill="auto"/>
          </w:tcPr>
          <w:p w14:paraId="5A571120" w14:textId="77777777" w:rsidR="005138AC" w:rsidRDefault="005E4678" w:rsidP="00BB5ACB">
            <w:pPr>
              <w:spacing w:line="240" w:lineRule="auto"/>
              <w:jc w:val="left"/>
            </w:pPr>
            <w:r>
              <w:t>65.00</w:t>
            </w:r>
          </w:p>
        </w:tc>
        <w:tc>
          <w:tcPr>
            <w:tcW w:w="810" w:type="dxa"/>
            <w:shd w:val="clear" w:color="auto" w:fill="auto"/>
          </w:tcPr>
          <w:p w14:paraId="5938EF63" w14:textId="77777777" w:rsidR="005138AC" w:rsidRDefault="005E4678" w:rsidP="00BB5ACB">
            <w:pPr>
              <w:spacing w:line="240" w:lineRule="auto"/>
              <w:jc w:val="left"/>
            </w:pPr>
            <w:r>
              <w:t>85.00</w:t>
            </w:r>
          </w:p>
        </w:tc>
        <w:tc>
          <w:tcPr>
            <w:tcW w:w="810" w:type="dxa"/>
          </w:tcPr>
          <w:p w14:paraId="78447EFB" w14:textId="77777777" w:rsidR="005138AC" w:rsidRDefault="005E4678" w:rsidP="00BB5ACB">
            <w:pPr>
              <w:spacing w:line="240" w:lineRule="auto"/>
              <w:jc w:val="left"/>
            </w:pPr>
            <w:r>
              <w:t>90.00</w:t>
            </w:r>
          </w:p>
        </w:tc>
        <w:tc>
          <w:tcPr>
            <w:tcW w:w="810" w:type="dxa"/>
            <w:shd w:val="clear" w:color="auto" w:fill="auto"/>
          </w:tcPr>
          <w:p w14:paraId="76C8511A" w14:textId="77777777" w:rsidR="005138AC" w:rsidRDefault="005E4678" w:rsidP="00BB5ACB">
            <w:pPr>
              <w:spacing w:line="240" w:lineRule="auto"/>
              <w:jc w:val="left"/>
            </w:pPr>
            <w:r>
              <w:t>65.00</w:t>
            </w:r>
          </w:p>
        </w:tc>
        <w:tc>
          <w:tcPr>
            <w:tcW w:w="810" w:type="dxa"/>
            <w:shd w:val="clear" w:color="auto" w:fill="auto"/>
          </w:tcPr>
          <w:p w14:paraId="7DDC3E44" w14:textId="77777777" w:rsidR="005138AC" w:rsidRDefault="005E4678" w:rsidP="00BB5ACB">
            <w:pPr>
              <w:spacing w:line="240" w:lineRule="auto"/>
              <w:jc w:val="left"/>
            </w:pPr>
            <w:r>
              <w:t>75.00</w:t>
            </w:r>
          </w:p>
        </w:tc>
        <w:tc>
          <w:tcPr>
            <w:tcW w:w="810" w:type="dxa"/>
            <w:shd w:val="clear" w:color="auto" w:fill="auto"/>
          </w:tcPr>
          <w:p w14:paraId="054D9F3B" w14:textId="77777777" w:rsidR="005138AC" w:rsidRDefault="005E4678" w:rsidP="00BB5ACB">
            <w:pPr>
              <w:spacing w:line="240" w:lineRule="auto"/>
              <w:jc w:val="left"/>
            </w:pPr>
            <w:r>
              <w:t>85.00</w:t>
            </w:r>
          </w:p>
        </w:tc>
        <w:tc>
          <w:tcPr>
            <w:tcW w:w="810" w:type="dxa"/>
            <w:shd w:val="clear" w:color="auto" w:fill="auto"/>
          </w:tcPr>
          <w:p w14:paraId="0DE25CE6" w14:textId="77777777" w:rsidR="005138AC" w:rsidRDefault="005E4678" w:rsidP="00BB5ACB">
            <w:pPr>
              <w:spacing w:line="240" w:lineRule="auto"/>
              <w:jc w:val="left"/>
            </w:pPr>
            <w:r>
              <w:t>80.00</w:t>
            </w:r>
          </w:p>
        </w:tc>
      </w:tr>
      <w:tr w:rsidR="005138AC" w14:paraId="054A339F" w14:textId="77777777" w:rsidTr="00BB5ACB">
        <w:trPr>
          <w:trHeight w:val="616"/>
        </w:trPr>
        <w:tc>
          <w:tcPr>
            <w:tcW w:w="1255" w:type="dxa"/>
            <w:shd w:val="clear" w:color="auto" w:fill="auto"/>
          </w:tcPr>
          <w:p w14:paraId="24E277F3" w14:textId="77777777" w:rsidR="005138AC" w:rsidRDefault="005138AC" w:rsidP="00BB5ACB">
            <w:pPr>
              <w:spacing w:line="240" w:lineRule="auto"/>
              <w:jc w:val="left"/>
            </w:pPr>
            <w:r>
              <w:t xml:space="preserve">RF (%) </w:t>
            </w:r>
          </w:p>
        </w:tc>
        <w:tc>
          <w:tcPr>
            <w:tcW w:w="810" w:type="dxa"/>
            <w:shd w:val="clear" w:color="auto" w:fill="auto"/>
          </w:tcPr>
          <w:p w14:paraId="1F2071B5" w14:textId="77777777" w:rsidR="005138AC" w:rsidRDefault="005E4678" w:rsidP="00BB5ACB">
            <w:pPr>
              <w:spacing w:line="240" w:lineRule="auto"/>
              <w:jc w:val="left"/>
            </w:pPr>
            <w:r>
              <w:t>7</w:t>
            </w:r>
            <w:r w:rsidR="005138AC">
              <w:t>5.00</w:t>
            </w:r>
          </w:p>
        </w:tc>
        <w:tc>
          <w:tcPr>
            <w:tcW w:w="810" w:type="dxa"/>
            <w:shd w:val="clear" w:color="auto" w:fill="auto"/>
          </w:tcPr>
          <w:p w14:paraId="3AB6EAB8" w14:textId="77777777" w:rsidR="005138AC" w:rsidRDefault="005E4678" w:rsidP="00BB5ACB">
            <w:pPr>
              <w:spacing w:line="240" w:lineRule="auto"/>
              <w:jc w:val="left"/>
            </w:pPr>
            <w:r>
              <w:t>75.00</w:t>
            </w:r>
          </w:p>
        </w:tc>
        <w:tc>
          <w:tcPr>
            <w:tcW w:w="810" w:type="dxa"/>
            <w:shd w:val="clear" w:color="auto" w:fill="auto"/>
          </w:tcPr>
          <w:p w14:paraId="16577701" w14:textId="77777777" w:rsidR="005138AC" w:rsidRDefault="005E4678" w:rsidP="00BB5ACB">
            <w:pPr>
              <w:jc w:val="left"/>
            </w:pPr>
            <w:r>
              <w:t>85.00</w:t>
            </w:r>
          </w:p>
        </w:tc>
        <w:tc>
          <w:tcPr>
            <w:tcW w:w="810" w:type="dxa"/>
            <w:shd w:val="clear" w:color="auto" w:fill="auto"/>
          </w:tcPr>
          <w:p w14:paraId="347D12E4" w14:textId="77777777" w:rsidR="005138AC" w:rsidRDefault="005E4678" w:rsidP="00BB5ACB">
            <w:pPr>
              <w:spacing w:line="240" w:lineRule="auto"/>
              <w:jc w:val="left"/>
            </w:pPr>
            <w:r>
              <w:t>60.00</w:t>
            </w:r>
          </w:p>
        </w:tc>
        <w:tc>
          <w:tcPr>
            <w:tcW w:w="810" w:type="dxa"/>
            <w:shd w:val="clear" w:color="auto" w:fill="auto"/>
          </w:tcPr>
          <w:p w14:paraId="3D4A9124" w14:textId="77777777" w:rsidR="005138AC" w:rsidRDefault="005E4678" w:rsidP="00BB5ACB">
            <w:pPr>
              <w:spacing w:line="240" w:lineRule="auto"/>
              <w:jc w:val="left"/>
            </w:pPr>
            <w:r>
              <w:t>85.00</w:t>
            </w:r>
          </w:p>
        </w:tc>
        <w:tc>
          <w:tcPr>
            <w:tcW w:w="810" w:type="dxa"/>
          </w:tcPr>
          <w:p w14:paraId="70AEE386" w14:textId="77777777" w:rsidR="005138AC" w:rsidRDefault="005E4678" w:rsidP="00BB5ACB">
            <w:pPr>
              <w:spacing w:line="240" w:lineRule="auto"/>
              <w:jc w:val="left"/>
            </w:pPr>
            <w:r>
              <w:t>70.00</w:t>
            </w:r>
          </w:p>
        </w:tc>
        <w:tc>
          <w:tcPr>
            <w:tcW w:w="810" w:type="dxa"/>
            <w:shd w:val="clear" w:color="auto" w:fill="auto"/>
          </w:tcPr>
          <w:p w14:paraId="005B7688" w14:textId="77777777" w:rsidR="005138AC" w:rsidRDefault="005E4678" w:rsidP="00BB5ACB">
            <w:pPr>
              <w:spacing w:line="240" w:lineRule="auto"/>
              <w:jc w:val="left"/>
            </w:pPr>
            <w:r>
              <w:t>75.00</w:t>
            </w:r>
          </w:p>
        </w:tc>
        <w:tc>
          <w:tcPr>
            <w:tcW w:w="810" w:type="dxa"/>
            <w:shd w:val="clear" w:color="auto" w:fill="auto"/>
          </w:tcPr>
          <w:p w14:paraId="4FDEF3C8" w14:textId="77777777" w:rsidR="005138AC" w:rsidRDefault="005E4678" w:rsidP="00BB5ACB">
            <w:pPr>
              <w:spacing w:line="240" w:lineRule="auto"/>
              <w:jc w:val="left"/>
            </w:pPr>
            <w:r>
              <w:t>80.00</w:t>
            </w:r>
          </w:p>
        </w:tc>
        <w:tc>
          <w:tcPr>
            <w:tcW w:w="810" w:type="dxa"/>
            <w:shd w:val="clear" w:color="auto" w:fill="auto"/>
          </w:tcPr>
          <w:p w14:paraId="373B1839" w14:textId="77777777" w:rsidR="005138AC" w:rsidRDefault="005E4678" w:rsidP="00BB5ACB">
            <w:pPr>
              <w:spacing w:line="240" w:lineRule="auto"/>
              <w:jc w:val="left"/>
            </w:pPr>
            <w:r>
              <w:t>85.00</w:t>
            </w:r>
          </w:p>
        </w:tc>
        <w:tc>
          <w:tcPr>
            <w:tcW w:w="810" w:type="dxa"/>
            <w:shd w:val="clear" w:color="auto" w:fill="auto"/>
          </w:tcPr>
          <w:p w14:paraId="711D1F64" w14:textId="77777777" w:rsidR="005138AC" w:rsidRDefault="005138AC" w:rsidP="00BB5ACB">
            <w:pPr>
              <w:spacing w:line="240" w:lineRule="auto"/>
              <w:jc w:val="left"/>
            </w:pPr>
            <w:r>
              <w:t>90.00</w:t>
            </w:r>
          </w:p>
        </w:tc>
      </w:tr>
    </w:tbl>
    <w:p w14:paraId="0AAB0AA5" w14:textId="77777777" w:rsidR="005138AC" w:rsidRDefault="005138AC" w:rsidP="005138AC">
      <w:pPr>
        <w:ind w:left="360"/>
      </w:pPr>
    </w:p>
    <w:p w14:paraId="5EC4120A" w14:textId="77777777" w:rsidR="003A6388" w:rsidRDefault="00633573" w:rsidP="003A6388">
      <w:pPr>
        <w:keepNext/>
        <w:ind w:left="360"/>
        <w:jc w:val="center"/>
      </w:pPr>
      <w:r>
        <w:rPr>
          <w:noProof/>
        </w:rPr>
        <w:lastRenderedPageBreak/>
        <w:drawing>
          <wp:inline distT="0" distB="0" distL="0" distR="0" wp14:anchorId="5D013EA8" wp14:editId="13CD9DF5">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0404" cy="3200400"/>
                    </a:xfrm>
                    <a:prstGeom prst="rect">
                      <a:avLst/>
                    </a:prstGeom>
                  </pic:spPr>
                </pic:pic>
              </a:graphicData>
            </a:graphic>
          </wp:inline>
        </w:drawing>
      </w:r>
    </w:p>
    <w:p w14:paraId="22F4E905" w14:textId="77777777" w:rsidR="00D01AC4" w:rsidRDefault="003A6388" w:rsidP="003A6388">
      <w:pPr>
        <w:pStyle w:val="Caption"/>
      </w:pPr>
      <w:bookmarkStart w:id="398" w:name="_Toc68996341"/>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26</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398"/>
      <w:proofErr w:type="spellEnd"/>
    </w:p>
    <w:p w14:paraId="289C210F" w14:textId="77777777" w:rsidR="006537BD"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79,5%,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với</w:t>
      </w:r>
      <w:proofErr w:type="spellEnd"/>
      <w:r>
        <w:t xml:space="preserve"> 78,0%.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có</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60% </w:t>
      </w:r>
      <w:proofErr w:type="spellStart"/>
      <w:r>
        <w:t>đến</w:t>
      </w:r>
      <w:proofErr w:type="spellEnd"/>
      <w:r>
        <w:t xml:space="preserve"> 90%.</w:t>
      </w:r>
    </w:p>
    <w:p w14:paraId="08AD17CA" w14:textId="77777777" w:rsidR="006537BD" w:rsidRPr="006537BD" w:rsidRDefault="006537BD" w:rsidP="006537BD"/>
    <w:p w14:paraId="737663F7"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p>
    <w:p w14:paraId="1FE5F4CA" w14:textId="77777777" w:rsidR="005E4678" w:rsidRDefault="005E4678" w:rsidP="005E4678">
      <w:pPr>
        <w:ind w:left="360"/>
      </w:pPr>
    </w:p>
    <w:p w14:paraId="53ECBF2D" w14:textId="77777777" w:rsidR="000A2EA4" w:rsidRDefault="000A2EA4" w:rsidP="000A2EA4">
      <w:pPr>
        <w:pStyle w:val="Caption"/>
        <w:keepNext/>
      </w:pPr>
      <w:bookmarkStart w:id="399" w:name="_Toc68996354"/>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5</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bookmarkEnd w:id="399"/>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525172CC" w14:textId="77777777" w:rsidTr="00BB5ACB">
        <w:trPr>
          <w:trHeight w:val="658"/>
        </w:trPr>
        <w:tc>
          <w:tcPr>
            <w:tcW w:w="1255" w:type="dxa"/>
            <w:shd w:val="clear" w:color="auto" w:fill="auto"/>
          </w:tcPr>
          <w:p w14:paraId="3C6EFA5D"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08879389" w14:textId="77777777" w:rsidR="005E4678" w:rsidRDefault="005E4678" w:rsidP="00BB5ACB">
            <w:pPr>
              <w:spacing w:line="240" w:lineRule="auto"/>
              <w:jc w:val="left"/>
            </w:pPr>
            <w:r>
              <w:t>0</w:t>
            </w:r>
          </w:p>
        </w:tc>
        <w:tc>
          <w:tcPr>
            <w:tcW w:w="810" w:type="dxa"/>
            <w:shd w:val="clear" w:color="auto" w:fill="auto"/>
          </w:tcPr>
          <w:p w14:paraId="5433A8C3" w14:textId="77777777" w:rsidR="005E4678" w:rsidRDefault="005E4678" w:rsidP="00BB5ACB">
            <w:pPr>
              <w:spacing w:line="240" w:lineRule="auto"/>
              <w:jc w:val="left"/>
            </w:pPr>
            <w:r>
              <w:t>10</w:t>
            </w:r>
          </w:p>
        </w:tc>
        <w:tc>
          <w:tcPr>
            <w:tcW w:w="810" w:type="dxa"/>
            <w:shd w:val="clear" w:color="auto" w:fill="auto"/>
          </w:tcPr>
          <w:p w14:paraId="5CDE314E" w14:textId="77777777" w:rsidR="005E4678" w:rsidRDefault="005E4678" w:rsidP="00BB5ACB">
            <w:pPr>
              <w:spacing w:line="240" w:lineRule="auto"/>
              <w:jc w:val="left"/>
            </w:pPr>
            <w:r>
              <w:t>20</w:t>
            </w:r>
          </w:p>
        </w:tc>
        <w:tc>
          <w:tcPr>
            <w:tcW w:w="810" w:type="dxa"/>
            <w:shd w:val="clear" w:color="auto" w:fill="auto"/>
          </w:tcPr>
          <w:p w14:paraId="53166FD3" w14:textId="77777777" w:rsidR="005E4678" w:rsidRDefault="005E4678" w:rsidP="00BB5ACB">
            <w:pPr>
              <w:spacing w:line="240" w:lineRule="auto"/>
              <w:jc w:val="left"/>
            </w:pPr>
            <w:r>
              <w:t>30</w:t>
            </w:r>
          </w:p>
        </w:tc>
        <w:tc>
          <w:tcPr>
            <w:tcW w:w="810" w:type="dxa"/>
            <w:shd w:val="clear" w:color="auto" w:fill="auto"/>
          </w:tcPr>
          <w:p w14:paraId="1ECCE079" w14:textId="77777777" w:rsidR="005E4678" w:rsidRDefault="005E4678" w:rsidP="00BB5ACB">
            <w:pPr>
              <w:spacing w:line="240" w:lineRule="auto"/>
              <w:jc w:val="left"/>
            </w:pPr>
            <w:r>
              <w:t>40</w:t>
            </w:r>
          </w:p>
        </w:tc>
        <w:tc>
          <w:tcPr>
            <w:tcW w:w="810" w:type="dxa"/>
          </w:tcPr>
          <w:p w14:paraId="34CC4E3C" w14:textId="77777777" w:rsidR="005E4678" w:rsidRDefault="005E4678" w:rsidP="00BB5ACB">
            <w:pPr>
              <w:spacing w:line="240" w:lineRule="auto"/>
              <w:jc w:val="left"/>
            </w:pPr>
            <w:r>
              <w:t>50</w:t>
            </w:r>
          </w:p>
        </w:tc>
        <w:tc>
          <w:tcPr>
            <w:tcW w:w="810" w:type="dxa"/>
            <w:shd w:val="clear" w:color="auto" w:fill="auto"/>
          </w:tcPr>
          <w:p w14:paraId="1CE22A31" w14:textId="77777777" w:rsidR="005E4678" w:rsidRDefault="005E4678" w:rsidP="00BB5ACB">
            <w:pPr>
              <w:spacing w:line="240" w:lineRule="auto"/>
              <w:jc w:val="left"/>
            </w:pPr>
            <w:r>
              <w:t>60</w:t>
            </w:r>
          </w:p>
        </w:tc>
        <w:tc>
          <w:tcPr>
            <w:tcW w:w="810" w:type="dxa"/>
            <w:shd w:val="clear" w:color="auto" w:fill="auto"/>
          </w:tcPr>
          <w:p w14:paraId="2B795DD6" w14:textId="77777777" w:rsidR="005E4678" w:rsidRDefault="005E4678" w:rsidP="00BB5ACB">
            <w:pPr>
              <w:spacing w:line="240" w:lineRule="auto"/>
              <w:jc w:val="left"/>
            </w:pPr>
            <w:r>
              <w:t>70</w:t>
            </w:r>
          </w:p>
        </w:tc>
        <w:tc>
          <w:tcPr>
            <w:tcW w:w="810" w:type="dxa"/>
            <w:shd w:val="clear" w:color="auto" w:fill="auto"/>
          </w:tcPr>
          <w:p w14:paraId="6A11B1E2" w14:textId="77777777" w:rsidR="005E4678" w:rsidRDefault="005E4678" w:rsidP="00BB5ACB">
            <w:pPr>
              <w:spacing w:line="240" w:lineRule="auto"/>
              <w:jc w:val="left"/>
            </w:pPr>
            <w:r>
              <w:t>80</w:t>
            </w:r>
          </w:p>
        </w:tc>
        <w:tc>
          <w:tcPr>
            <w:tcW w:w="810" w:type="dxa"/>
            <w:shd w:val="clear" w:color="auto" w:fill="auto"/>
          </w:tcPr>
          <w:p w14:paraId="43E20E75" w14:textId="77777777" w:rsidR="005E4678" w:rsidRDefault="005E4678" w:rsidP="00BB5ACB">
            <w:pPr>
              <w:spacing w:line="240" w:lineRule="auto"/>
              <w:jc w:val="left"/>
            </w:pPr>
            <w:r>
              <w:t>90</w:t>
            </w:r>
          </w:p>
        </w:tc>
      </w:tr>
      <w:tr w:rsidR="005E4678" w14:paraId="5AF775CA" w14:textId="77777777" w:rsidTr="00BB5ACB">
        <w:trPr>
          <w:trHeight w:val="658"/>
        </w:trPr>
        <w:tc>
          <w:tcPr>
            <w:tcW w:w="1255" w:type="dxa"/>
            <w:shd w:val="clear" w:color="auto" w:fill="auto"/>
          </w:tcPr>
          <w:p w14:paraId="19ADE337" w14:textId="77777777" w:rsidR="005E4678" w:rsidRDefault="005E4678" w:rsidP="00BB5ACB">
            <w:pPr>
              <w:spacing w:line="240" w:lineRule="auto"/>
              <w:jc w:val="left"/>
            </w:pPr>
            <w:r>
              <w:t>SVM (%)</w:t>
            </w:r>
          </w:p>
        </w:tc>
        <w:tc>
          <w:tcPr>
            <w:tcW w:w="810" w:type="dxa"/>
            <w:shd w:val="clear" w:color="auto" w:fill="auto"/>
          </w:tcPr>
          <w:p w14:paraId="3EF2660F" w14:textId="77777777" w:rsidR="005E4678" w:rsidRDefault="005E4678" w:rsidP="00BB5ACB">
            <w:pPr>
              <w:spacing w:line="240" w:lineRule="auto"/>
              <w:jc w:val="left"/>
            </w:pPr>
            <w:r>
              <w:t>55.00</w:t>
            </w:r>
          </w:p>
        </w:tc>
        <w:tc>
          <w:tcPr>
            <w:tcW w:w="810" w:type="dxa"/>
            <w:shd w:val="clear" w:color="auto" w:fill="auto"/>
          </w:tcPr>
          <w:p w14:paraId="74422650" w14:textId="77777777" w:rsidR="005E4678" w:rsidRDefault="005E4678" w:rsidP="00BB5ACB">
            <w:pPr>
              <w:spacing w:line="240" w:lineRule="auto"/>
              <w:jc w:val="left"/>
            </w:pPr>
            <w:r>
              <w:t>55.00</w:t>
            </w:r>
          </w:p>
        </w:tc>
        <w:tc>
          <w:tcPr>
            <w:tcW w:w="810" w:type="dxa"/>
            <w:shd w:val="clear" w:color="auto" w:fill="auto"/>
          </w:tcPr>
          <w:p w14:paraId="28C4B53D" w14:textId="77777777" w:rsidR="005E4678" w:rsidRDefault="005E4678" w:rsidP="00BB5ACB">
            <w:pPr>
              <w:spacing w:line="240" w:lineRule="auto"/>
              <w:jc w:val="left"/>
            </w:pPr>
            <w:r>
              <w:t>70.00</w:t>
            </w:r>
          </w:p>
        </w:tc>
        <w:tc>
          <w:tcPr>
            <w:tcW w:w="810" w:type="dxa"/>
            <w:shd w:val="clear" w:color="auto" w:fill="auto"/>
          </w:tcPr>
          <w:p w14:paraId="1D69A779" w14:textId="77777777" w:rsidR="005E4678" w:rsidRDefault="005E4678" w:rsidP="00BB5ACB">
            <w:pPr>
              <w:spacing w:line="240" w:lineRule="auto"/>
              <w:jc w:val="left"/>
            </w:pPr>
            <w:r>
              <w:t>70.00</w:t>
            </w:r>
          </w:p>
        </w:tc>
        <w:tc>
          <w:tcPr>
            <w:tcW w:w="810" w:type="dxa"/>
            <w:shd w:val="clear" w:color="auto" w:fill="auto"/>
          </w:tcPr>
          <w:p w14:paraId="794A9D47" w14:textId="77777777" w:rsidR="005E4678" w:rsidRDefault="005E4678" w:rsidP="00BB5ACB">
            <w:pPr>
              <w:spacing w:line="240" w:lineRule="auto"/>
              <w:jc w:val="left"/>
            </w:pPr>
            <w:r>
              <w:t>75.00</w:t>
            </w:r>
          </w:p>
        </w:tc>
        <w:tc>
          <w:tcPr>
            <w:tcW w:w="810" w:type="dxa"/>
          </w:tcPr>
          <w:p w14:paraId="3E80A235" w14:textId="77777777" w:rsidR="005E4678" w:rsidRDefault="005E4678" w:rsidP="00BB5ACB">
            <w:pPr>
              <w:spacing w:line="240" w:lineRule="auto"/>
              <w:jc w:val="left"/>
            </w:pPr>
            <w:r>
              <w:t>65.00</w:t>
            </w:r>
          </w:p>
        </w:tc>
        <w:tc>
          <w:tcPr>
            <w:tcW w:w="810" w:type="dxa"/>
            <w:shd w:val="clear" w:color="auto" w:fill="auto"/>
          </w:tcPr>
          <w:p w14:paraId="67DB9701" w14:textId="77777777" w:rsidR="005E4678" w:rsidRDefault="005E4678" w:rsidP="00BB5ACB">
            <w:pPr>
              <w:spacing w:line="240" w:lineRule="auto"/>
              <w:jc w:val="left"/>
            </w:pPr>
            <w:r>
              <w:t>60.00</w:t>
            </w:r>
          </w:p>
        </w:tc>
        <w:tc>
          <w:tcPr>
            <w:tcW w:w="810" w:type="dxa"/>
            <w:shd w:val="clear" w:color="auto" w:fill="auto"/>
          </w:tcPr>
          <w:p w14:paraId="6E3CF3B4" w14:textId="77777777" w:rsidR="005E4678" w:rsidRDefault="005E4678" w:rsidP="00BB5ACB">
            <w:pPr>
              <w:spacing w:line="240" w:lineRule="auto"/>
              <w:jc w:val="left"/>
            </w:pPr>
            <w:r>
              <w:t>75.00</w:t>
            </w:r>
          </w:p>
        </w:tc>
        <w:tc>
          <w:tcPr>
            <w:tcW w:w="810" w:type="dxa"/>
            <w:shd w:val="clear" w:color="auto" w:fill="auto"/>
          </w:tcPr>
          <w:p w14:paraId="335E2146" w14:textId="77777777" w:rsidR="005E4678" w:rsidRDefault="005E4678" w:rsidP="00BB5ACB">
            <w:pPr>
              <w:spacing w:line="240" w:lineRule="auto"/>
              <w:jc w:val="left"/>
            </w:pPr>
            <w:r>
              <w:t>80.00</w:t>
            </w:r>
          </w:p>
        </w:tc>
        <w:tc>
          <w:tcPr>
            <w:tcW w:w="810" w:type="dxa"/>
            <w:shd w:val="clear" w:color="auto" w:fill="auto"/>
          </w:tcPr>
          <w:p w14:paraId="3D2F4F06" w14:textId="77777777" w:rsidR="005E4678" w:rsidRDefault="005E4678" w:rsidP="00BB5ACB">
            <w:pPr>
              <w:spacing w:line="240" w:lineRule="auto"/>
              <w:jc w:val="left"/>
            </w:pPr>
            <w:r>
              <w:t>80.00</w:t>
            </w:r>
          </w:p>
        </w:tc>
      </w:tr>
      <w:tr w:rsidR="005E4678" w14:paraId="74023D13" w14:textId="77777777" w:rsidTr="00BB5ACB">
        <w:trPr>
          <w:trHeight w:val="616"/>
        </w:trPr>
        <w:tc>
          <w:tcPr>
            <w:tcW w:w="1255" w:type="dxa"/>
            <w:shd w:val="clear" w:color="auto" w:fill="auto"/>
          </w:tcPr>
          <w:p w14:paraId="626EB3B4" w14:textId="77777777" w:rsidR="005E4678" w:rsidRDefault="005E4678" w:rsidP="00BB5ACB">
            <w:pPr>
              <w:spacing w:line="240" w:lineRule="auto"/>
              <w:jc w:val="left"/>
            </w:pPr>
            <w:r>
              <w:t xml:space="preserve">RF (%) </w:t>
            </w:r>
          </w:p>
        </w:tc>
        <w:tc>
          <w:tcPr>
            <w:tcW w:w="810" w:type="dxa"/>
            <w:shd w:val="clear" w:color="auto" w:fill="auto"/>
          </w:tcPr>
          <w:p w14:paraId="4BF0DAC1" w14:textId="77777777" w:rsidR="005E4678" w:rsidRDefault="009847CB" w:rsidP="00BB5ACB">
            <w:pPr>
              <w:spacing w:line="240" w:lineRule="auto"/>
              <w:jc w:val="left"/>
            </w:pPr>
            <w:r>
              <w:t>70</w:t>
            </w:r>
            <w:r w:rsidR="005E4678">
              <w:t>.00</w:t>
            </w:r>
          </w:p>
        </w:tc>
        <w:tc>
          <w:tcPr>
            <w:tcW w:w="810" w:type="dxa"/>
            <w:shd w:val="clear" w:color="auto" w:fill="auto"/>
          </w:tcPr>
          <w:p w14:paraId="7204FA33" w14:textId="77777777" w:rsidR="005E4678" w:rsidRDefault="005E4678" w:rsidP="00BB5ACB">
            <w:pPr>
              <w:spacing w:line="240" w:lineRule="auto"/>
              <w:jc w:val="left"/>
            </w:pPr>
            <w:r>
              <w:t>65.00</w:t>
            </w:r>
          </w:p>
        </w:tc>
        <w:tc>
          <w:tcPr>
            <w:tcW w:w="810" w:type="dxa"/>
            <w:shd w:val="clear" w:color="auto" w:fill="auto"/>
          </w:tcPr>
          <w:p w14:paraId="43FF596F" w14:textId="77777777" w:rsidR="005E4678" w:rsidRDefault="005E4678" w:rsidP="00BB5ACB">
            <w:pPr>
              <w:jc w:val="left"/>
            </w:pPr>
            <w:r>
              <w:t>65.00</w:t>
            </w:r>
          </w:p>
        </w:tc>
        <w:tc>
          <w:tcPr>
            <w:tcW w:w="810" w:type="dxa"/>
            <w:shd w:val="clear" w:color="auto" w:fill="auto"/>
          </w:tcPr>
          <w:p w14:paraId="3616C82C" w14:textId="77777777" w:rsidR="005E4678" w:rsidRDefault="005E4678" w:rsidP="00BB5ACB">
            <w:pPr>
              <w:spacing w:line="240" w:lineRule="auto"/>
              <w:jc w:val="left"/>
            </w:pPr>
            <w:r>
              <w:t>70.00</w:t>
            </w:r>
          </w:p>
        </w:tc>
        <w:tc>
          <w:tcPr>
            <w:tcW w:w="810" w:type="dxa"/>
            <w:shd w:val="clear" w:color="auto" w:fill="auto"/>
          </w:tcPr>
          <w:p w14:paraId="230A1973" w14:textId="77777777" w:rsidR="005E4678" w:rsidRDefault="005E4678" w:rsidP="00BB5ACB">
            <w:pPr>
              <w:spacing w:line="240" w:lineRule="auto"/>
              <w:jc w:val="left"/>
            </w:pPr>
            <w:r>
              <w:t>70.00</w:t>
            </w:r>
          </w:p>
        </w:tc>
        <w:tc>
          <w:tcPr>
            <w:tcW w:w="810" w:type="dxa"/>
          </w:tcPr>
          <w:p w14:paraId="557F25F8" w14:textId="77777777" w:rsidR="005E4678" w:rsidRDefault="005E4678" w:rsidP="00BB5ACB">
            <w:pPr>
              <w:spacing w:line="240" w:lineRule="auto"/>
              <w:jc w:val="left"/>
            </w:pPr>
            <w:r>
              <w:t>75.00</w:t>
            </w:r>
          </w:p>
        </w:tc>
        <w:tc>
          <w:tcPr>
            <w:tcW w:w="810" w:type="dxa"/>
            <w:shd w:val="clear" w:color="auto" w:fill="auto"/>
          </w:tcPr>
          <w:p w14:paraId="09E08918" w14:textId="77777777" w:rsidR="005E4678" w:rsidRDefault="005E4678" w:rsidP="00BB5ACB">
            <w:pPr>
              <w:spacing w:line="240" w:lineRule="auto"/>
              <w:jc w:val="left"/>
            </w:pPr>
            <w:r>
              <w:t>70.00</w:t>
            </w:r>
          </w:p>
        </w:tc>
        <w:tc>
          <w:tcPr>
            <w:tcW w:w="810" w:type="dxa"/>
            <w:shd w:val="clear" w:color="auto" w:fill="auto"/>
          </w:tcPr>
          <w:p w14:paraId="05F803B6" w14:textId="77777777" w:rsidR="005E4678" w:rsidRDefault="005E4678" w:rsidP="00BB5ACB">
            <w:pPr>
              <w:spacing w:line="240" w:lineRule="auto"/>
              <w:jc w:val="left"/>
            </w:pPr>
            <w:r>
              <w:t>70.00</w:t>
            </w:r>
          </w:p>
        </w:tc>
        <w:tc>
          <w:tcPr>
            <w:tcW w:w="810" w:type="dxa"/>
            <w:shd w:val="clear" w:color="auto" w:fill="auto"/>
          </w:tcPr>
          <w:p w14:paraId="16B3141E" w14:textId="77777777" w:rsidR="005E4678" w:rsidRDefault="005E4678" w:rsidP="00BB5ACB">
            <w:pPr>
              <w:spacing w:line="240" w:lineRule="auto"/>
              <w:jc w:val="left"/>
            </w:pPr>
            <w:r>
              <w:t>70.00</w:t>
            </w:r>
          </w:p>
        </w:tc>
        <w:tc>
          <w:tcPr>
            <w:tcW w:w="810" w:type="dxa"/>
            <w:shd w:val="clear" w:color="auto" w:fill="auto"/>
          </w:tcPr>
          <w:p w14:paraId="6F1782CF" w14:textId="77777777" w:rsidR="005E4678" w:rsidRDefault="005E4678" w:rsidP="00BB5ACB">
            <w:pPr>
              <w:spacing w:line="240" w:lineRule="auto"/>
              <w:jc w:val="left"/>
            </w:pPr>
            <w:r>
              <w:t>80.00</w:t>
            </w:r>
          </w:p>
        </w:tc>
      </w:tr>
    </w:tbl>
    <w:p w14:paraId="14EE081A" w14:textId="77777777" w:rsidR="005E4678" w:rsidRDefault="005E4678" w:rsidP="005E4678">
      <w:pPr>
        <w:ind w:left="360"/>
      </w:pPr>
    </w:p>
    <w:p w14:paraId="0AB98D36" w14:textId="77777777" w:rsidR="003A6388" w:rsidRDefault="00963916" w:rsidP="003A6388">
      <w:pPr>
        <w:keepNext/>
        <w:ind w:left="360"/>
        <w:jc w:val="center"/>
      </w:pPr>
      <w:r>
        <w:rPr>
          <w:noProof/>
        </w:rPr>
        <w:lastRenderedPageBreak/>
        <w:drawing>
          <wp:inline distT="0" distB="0" distL="0" distR="0" wp14:anchorId="52317B32" wp14:editId="4F501A09">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8451" cy="2743200"/>
                    </a:xfrm>
                    <a:prstGeom prst="rect">
                      <a:avLst/>
                    </a:prstGeom>
                  </pic:spPr>
                </pic:pic>
              </a:graphicData>
            </a:graphic>
          </wp:inline>
        </w:drawing>
      </w:r>
    </w:p>
    <w:p w14:paraId="0B6B1A33" w14:textId="77777777" w:rsidR="00D01AC4" w:rsidRDefault="003A6388" w:rsidP="003A6388">
      <w:pPr>
        <w:pStyle w:val="Caption"/>
      </w:pPr>
      <w:bookmarkStart w:id="400" w:name="_Toc68996342"/>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27</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400"/>
      <w:proofErr w:type="spellEnd"/>
    </w:p>
    <w:p w14:paraId="26D8D83E" w14:textId="77777777" w:rsidR="006537BD"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68,5%, </w:t>
      </w:r>
      <w:proofErr w:type="spellStart"/>
      <w:r>
        <w:t>thấp</w:t>
      </w:r>
      <w:proofErr w:type="spellEnd"/>
      <w:r>
        <w:t xml:space="preserve"> </w:t>
      </w:r>
      <w:proofErr w:type="spellStart"/>
      <w:r>
        <w:t>hơn</w:t>
      </w:r>
      <w:proofErr w:type="spellEnd"/>
      <w:r>
        <w:t xml:space="preserve"> so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với</w:t>
      </w:r>
      <w:proofErr w:type="spellEnd"/>
      <w:r>
        <w:t xml:space="preserve"> 70,0%.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thấp</w:t>
      </w:r>
      <w:proofErr w:type="spellEnd"/>
      <w:r>
        <w:t xml:space="preserve">, </w:t>
      </w:r>
      <w:proofErr w:type="spellStart"/>
      <w:r>
        <w:t>thấp</w:t>
      </w:r>
      <w:proofErr w:type="spellEnd"/>
      <w:r>
        <w:t xml:space="preserve"> </w:t>
      </w:r>
      <w:proofErr w:type="spellStart"/>
      <w:r>
        <w:t>nhất</w:t>
      </w:r>
      <w:proofErr w:type="spellEnd"/>
      <w:r>
        <w:t xml:space="preserve"> 55,0% (</w:t>
      </w:r>
      <w:proofErr w:type="spellStart"/>
      <w:r>
        <w:t>khi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là</w:t>
      </w:r>
      <w:proofErr w:type="spellEnd"/>
      <w:r>
        <w:t xml:space="preserve"> 10%).</w:t>
      </w:r>
    </w:p>
    <w:p w14:paraId="67EC8176" w14:textId="77777777" w:rsidR="006537BD" w:rsidRPr="006537BD" w:rsidRDefault="006537BD" w:rsidP="006537BD"/>
    <w:p w14:paraId="772F7BE2"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p>
    <w:p w14:paraId="73B07C24" w14:textId="77777777" w:rsidR="005E4678" w:rsidRDefault="005E4678" w:rsidP="005E4678">
      <w:pPr>
        <w:ind w:left="360"/>
      </w:pPr>
    </w:p>
    <w:p w14:paraId="549778C6" w14:textId="77777777" w:rsidR="000A2EA4" w:rsidRDefault="000A2EA4" w:rsidP="000A2EA4">
      <w:pPr>
        <w:pStyle w:val="Caption"/>
        <w:keepNext/>
      </w:pPr>
      <w:bookmarkStart w:id="401" w:name="_Toc68996355"/>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6</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bookmarkEnd w:id="401"/>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7096F66D" w14:textId="77777777" w:rsidTr="00BB5ACB">
        <w:trPr>
          <w:trHeight w:val="658"/>
        </w:trPr>
        <w:tc>
          <w:tcPr>
            <w:tcW w:w="1255" w:type="dxa"/>
            <w:shd w:val="clear" w:color="auto" w:fill="auto"/>
          </w:tcPr>
          <w:p w14:paraId="52011BF8"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0F9AE358" w14:textId="77777777" w:rsidR="005E4678" w:rsidRDefault="005E4678" w:rsidP="00BB5ACB">
            <w:pPr>
              <w:spacing w:line="240" w:lineRule="auto"/>
              <w:jc w:val="left"/>
            </w:pPr>
            <w:r>
              <w:t>0</w:t>
            </w:r>
          </w:p>
        </w:tc>
        <w:tc>
          <w:tcPr>
            <w:tcW w:w="810" w:type="dxa"/>
            <w:shd w:val="clear" w:color="auto" w:fill="auto"/>
          </w:tcPr>
          <w:p w14:paraId="4410702C" w14:textId="77777777" w:rsidR="005E4678" w:rsidRDefault="005E4678" w:rsidP="00BB5ACB">
            <w:pPr>
              <w:spacing w:line="240" w:lineRule="auto"/>
              <w:jc w:val="left"/>
            </w:pPr>
            <w:r>
              <w:t>10</w:t>
            </w:r>
          </w:p>
        </w:tc>
        <w:tc>
          <w:tcPr>
            <w:tcW w:w="810" w:type="dxa"/>
            <w:shd w:val="clear" w:color="auto" w:fill="auto"/>
          </w:tcPr>
          <w:p w14:paraId="45AC3395" w14:textId="77777777" w:rsidR="005E4678" w:rsidRDefault="005E4678" w:rsidP="00BB5ACB">
            <w:pPr>
              <w:spacing w:line="240" w:lineRule="auto"/>
              <w:jc w:val="left"/>
            </w:pPr>
            <w:r>
              <w:t>20</w:t>
            </w:r>
          </w:p>
        </w:tc>
        <w:tc>
          <w:tcPr>
            <w:tcW w:w="810" w:type="dxa"/>
            <w:shd w:val="clear" w:color="auto" w:fill="auto"/>
          </w:tcPr>
          <w:p w14:paraId="7A43AEAC" w14:textId="77777777" w:rsidR="005E4678" w:rsidRDefault="005E4678" w:rsidP="00BB5ACB">
            <w:pPr>
              <w:spacing w:line="240" w:lineRule="auto"/>
              <w:jc w:val="left"/>
            </w:pPr>
            <w:r>
              <w:t>30</w:t>
            </w:r>
          </w:p>
        </w:tc>
        <w:tc>
          <w:tcPr>
            <w:tcW w:w="810" w:type="dxa"/>
            <w:shd w:val="clear" w:color="auto" w:fill="auto"/>
          </w:tcPr>
          <w:p w14:paraId="1190EAA2" w14:textId="77777777" w:rsidR="005E4678" w:rsidRDefault="005E4678" w:rsidP="00BB5ACB">
            <w:pPr>
              <w:spacing w:line="240" w:lineRule="auto"/>
              <w:jc w:val="left"/>
            </w:pPr>
            <w:r>
              <w:t>40</w:t>
            </w:r>
          </w:p>
        </w:tc>
        <w:tc>
          <w:tcPr>
            <w:tcW w:w="810" w:type="dxa"/>
          </w:tcPr>
          <w:p w14:paraId="7F85FCEC" w14:textId="77777777" w:rsidR="005E4678" w:rsidRDefault="005E4678" w:rsidP="00BB5ACB">
            <w:pPr>
              <w:spacing w:line="240" w:lineRule="auto"/>
              <w:jc w:val="left"/>
            </w:pPr>
            <w:r>
              <w:t>50</w:t>
            </w:r>
          </w:p>
        </w:tc>
        <w:tc>
          <w:tcPr>
            <w:tcW w:w="810" w:type="dxa"/>
            <w:shd w:val="clear" w:color="auto" w:fill="auto"/>
          </w:tcPr>
          <w:p w14:paraId="5244F327" w14:textId="77777777" w:rsidR="005E4678" w:rsidRDefault="005E4678" w:rsidP="00BB5ACB">
            <w:pPr>
              <w:spacing w:line="240" w:lineRule="auto"/>
              <w:jc w:val="left"/>
            </w:pPr>
            <w:r>
              <w:t>60</w:t>
            </w:r>
          </w:p>
        </w:tc>
        <w:tc>
          <w:tcPr>
            <w:tcW w:w="810" w:type="dxa"/>
            <w:shd w:val="clear" w:color="auto" w:fill="auto"/>
          </w:tcPr>
          <w:p w14:paraId="3A30FE1A" w14:textId="77777777" w:rsidR="005E4678" w:rsidRDefault="005E4678" w:rsidP="00BB5ACB">
            <w:pPr>
              <w:spacing w:line="240" w:lineRule="auto"/>
              <w:jc w:val="left"/>
            </w:pPr>
            <w:r>
              <w:t>70</w:t>
            </w:r>
          </w:p>
        </w:tc>
        <w:tc>
          <w:tcPr>
            <w:tcW w:w="810" w:type="dxa"/>
            <w:shd w:val="clear" w:color="auto" w:fill="auto"/>
          </w:tcPr>
          <w:p w14:paraId="04910A9C" w14:textId="77777777" w:rsidR="005E4678" w:rsidRDefault="005E4678" w:rsidP="00BB5ACB">
            <w:pPr>
              <w:spacing w:line="240" w:lineRule="auto"/>
              <w:jc w:val="left"/>
            </w:pPr>
            <w:r>
              <w:t>80</w:t>
            </w:r>
          </w:p>
        </w:tc>
        <w:tc>
          <w:tcPr>
            <w:tcW w:w="810" w:type="dxa"/>
            <w:shd w:val="clear" w:color="auto" w:fill="auto"/>
          </w:tcPr>
          <w:p w14:paraId="4B50AA02" w14:textId="77777777" w:rsidR="005E4678" w:rsidRDefault="005E4678" w:rsidP="00BB5ACB">
            <w:pPr>
              <w:spacing w:line="240" w:lineRule="auto"/>
              <w:jc w:val="left"/>
            </w:pPr>
            <w:r>
              <w:t>90</w:t>
            </w:r>
          </w:p>
        </w:tc>
      </w:tr>
      <w:tr w:rsidR="005E4678" w14:paraId="78BC7525" w14:textId="77777777" w:rsidTr="00BB5ACB">
        <w:trPr>
          <w:trHeight w:val="658"/>
        </w:trPr>
        <w:tc>
          <w:tcPr>
            <w:tcW w:w="1255" w:type="dxa"/>
            <w:shd w:val="clear" w:color="auto" w:fill="auto"/>
          </w:tcPr>
          <w:p w14:paraId="6A789C6C" w14:textId="77777777" w:rsidR="005E4678" w:rsidRDefault="005E4678" w:rsidP="00BB5ACB">
            <w:pPr>
              <w:spacing w:line="240" w:lineRule="auto"/>
              <w:jc w:val="left"/>
            </w:pPr>
            <w:r>
              <w:t>SVM (%)</w:t>
            </w:r>
          </w:p>
        </w:tc>
        <w:tc>
          <w:tcPr>
            <w:tcW w:w="810" w:type="dxa"/>
            <w:shd w:val="clear" w:color="auto" w:fill="auto"/>
          </w:tcPr>
          <w:p w14:paraId="3015B992" w14:textId="77777777" w:rsidR="005E4678" w:rsidRDefault="005E4678" w:rsidP="00BB5ACB">
            <w:pPr>
              <w:spacing w:line="240" w:lineRule="auto"/>
              <w:jc w:val="left"/>
            </w:pPr>
            <w:r>
              <w:t>70.00</w:t>
            </w:r>
          </w:p>
        </w:tc>
        <w:tc>
          <w:tcPr>
            <w:tcW w:w="810" w:type="dxa"/>
            <w:shd w:val="clear" w:color="auto" w:fill="auto"/>
          </w:tcPr>
          <w:p w14:paraId="4C7CE3D0" w14:textId="77777777" w:rsidR="005E4678" w:rsidRDefault="005E4678" w:rsidP="00BB5ACB">
            <w:pPr>
              <w:spacing w:line="240" w:lineRule="auto"/>
              <w:jc w:val="left"/>
            </w:pPr>
            <w:r>
              <w:t>75.00</w:t>
            </w:r>
          </w:p>
        </w:tc>
        <w:tc>
          <w:tcPr>
            <w:tcW w:w="810" w:type="dxa"/>
            <w:shd w:val="clear" w:color="auto" w:fill="auto"/>
          </w:tcPr>
          <w:p w14:paraId="6E3C913B" w14:textId="77777777" w:rsidR="005E4678" w:rsidRDefault="005E4678" w:rsidP="00BB5ACB">
            <w:pPr>
              <w:spacing w:line="240" w:lineRule="auto"/>
              <w:jc w:val="left"/>
            </w:pPr>
            <w:r>
              <w:t>75.00</w:t>
            </w:r>
          </w:p>
        </w:tc>
        <w:tc>
          <w:tcPr>
            <w:tcW w:w="810" w:type="dxa"/>
            <w:shd w:val="clear" w:color="auto" w:fill="auto"/>
          </w:tcPr>
          <w:p w14:paraId="249C6924" w14:textId="77777777" w:rsidR="005E4678" w:rsidRDefault="005E4678" w:rsidP="00BB5ACB">
            <w:pPr>
              <w:spacing w:line="240" w:lineRule="auto"/>
              <w:jc w:val="left"/>
            </w:pPr>
            <w:r>
              <w:t>80.00</w:t>
            </w:r>
          </w:p>
        </w:tc>
        <w:tc>
          <w:tcPr>
            <w:tcW w:w="810" w:type="dxa"/>
            <w:shd w:val="clear" w:color="auto" w:fill="auto"/>
          </w:tcPr>
          <w:p w14:paraId="1F7A425A" w14:textId="77777777" w:rsidR="005E4678" w:rsidRDefault="005E4678" w:rsidP="00BB5ACB">
            <w:pPr>
              <w:spacing w:line="240" w:lineRule="auto"/>
              <w:jc w:val="left"/>
            </w:pPr>
            <w:r>
              <w:t>75.00</w:t>
            </w:r>
          </w:p>
        </w:tc>
        <w:tc>
          <w:tcPr>
            <w:tcW w:w="810" w:type="dxa"/>
          </w:tcPr>
          <w:p w14:paraId="305039FB" w14:textId="77777777" w:rsidR="005E4678" w:rsidRDefault="005E4678" w:rsidP="00BB5ACB">
            <w:pPr>
              <w:spacing w:line="240" w:lineRule="auto"/>
              <w:jc w:val="left"/>
            </w:pPr>
            <w:r>
              <w:t>65.00</w:t>
            </w:r>
          </w:p>
        </w:tc>
        <w:tc>
          <w:tcPr>
            <w:tcW w:w="810" w:type="dxa"/>
            <w:shd w:val="clear" w:color="auto" w:fill="auto"/>
          </w:tcPr>
          <w:p w14:paraId="10CD305F" w14:textId="77777777" w:rsidR="005E4678" w:rsidRDefault="005E4678" w:rsidP="00BB5ACB">
            <w:pPr>
              <w:spacing w:line="240" w:lineRule="auto"/>
              <w:jc w:val="left"/>
            </w:pPr>
            <w:r>
              <w:t>90.00</w:t>
            </w:r>
          </w:p>
        </w:tc>
        <w:tc>
          <w:tcPr>
            <w:tcW w:w="810" w:type="dxa"/>
            <w:shd w:val="clear" w:color="auto" w:fill="auto"/>
          </w:tcPr>
          <w:p w14:paraId="2AC56C5A" w14:textId="77777777" w:rsidR="005E4678" w:rsidRDefault="005E4678" w:rsidP="00BB5ACB">
            <w:pPr>
              <w:spacing w:line="240" w:lineRule="auto"/>
              <w:jc w:val="left"/>
            </w:pPr>
            <w:r>
              <w:t>70.00</w:t>
            </w:r>
          </w:p>
        </w:tc>
        <w:tc>
          <w:tcPr>
            <w:tcW w:w="810" w:type="dxa"/>
            <w:shd w:val="clear" w:color="auto" w:fill="auto"/>
          </w:tcPr>
          <w:p w14:paraId="72DA893E" w14:textId="77777777" w:rsidR="005E4678" w:rsidRDefault="005E4678" w:rsidP="00BB5ACB">
            <w:pPr>
              <w:spacing w:line="240" w:lineRule="auto"/>
              <w:jc w:val="left"/>
            </w:pPr>
            <w:r>
              <w:t>95.00</w:t>
            </w:r>
          </w:p>
        </w:tc>
        <w:tc>
          <w:tcPr>
            <w:tcW w:w="810" w:type="dxa"/>
            <w:shd w:val="clear" w:color="auto" w:fill="auto"/>
          </w:tcPr>
          <w:p w14:paraId="44CFF37A" w14:textId="77777777" w:rsidR="005E4678" w:rsidRDefault="005E4678" w:rsidP="00BB5ACB">
            <w:pPr>
              <w:spacing w:line="240" w:lineRule="auto"/>
              <w:jc w:val="left"/>
            </w:pPr>
            <w:r>
              <w:t>80.00</w:t>
            </w:r>
          </w:p>
        </w:tc>
      </w:tr>
      <w:tr w:rsidR="005E4678" w14:paraId="125D5F56" w14:textId="77777777" w:rsidTr="00BB5ACB">
        <w:trPr>
          <w:trHeight w:val="616"/>
        </w:trPr>
        <w:tc>
          <w:tcPr>
            <w:tcW w:w="1255" w:type="dxa"/>
            <w:shd w:val="clear" w:color="auto" w:fill="auto"/>
          </w:tcPr>
          <w:p w14:paraId="70E706DF" w14:textId="77777777" w:rsidR="005E4678" w:rsidRDefault="005E4678" w:rsidP="00BB5ACB">
            <w:pPr>
              <w:spacing w:line="240" w:lineRule="auto"/>
              <w:jc w:val="left"/>
            </w:pPr>
            <w:r>
              <w:t xml:space="preserve">RF (%) </w:t>
            </w:r>
          </w:p>
        </w:tc>
        <w:tc>
          <w:tcPr>
            <w:tcW w:w="810" w:type="dxa"/>
            <w:shd w:val="clear" w:color="auto" w:fill="auto"/>
          </w:tcPr>
          <w:p w14:paraId="69FF91B8" w14:textId="77777777" w:rsidR="005E4678" w:rsidRDefault="009847CB" w:rsidP="00BB5ACB">
            <w:pPr>
              <w:spacing w:line="240" w:lineRule="auto"/>
              <w:jc w:val="left"/>
            </w:pPr>
            <w:r>
              <w:t>70</w:t>
            </w:r>
            <w:r w:rsidR="005E4678">
              <w:t>.00</w:t>
            </w:r>
          </w:p>
        </w:tc>
        <w:tc>
          <w:tcPr>
            <w:tcW w:w="810" w:type="dxa"/>
            <w:shd w:val="clear" w:color="auto" w:fill="auto"/>
          </w:tcPr>
          <w:p w14:paraId="0C8631AA" w14:textId="77777777" w:rsidR="005E4678" w:rsidRDefault="005E4678" w:rsidP="00BB5ACB">
            <w:pPr>
              <w:spacing w:line="240" w:lineRule="auto"/>
              <w:jc w:val="left"/>
            </w:pPr>
            <w:r>
              <w:t>70.00</w:t>
            </w:r>
          </w:p>
        </w:tc>
        <w:tc>
          <w:tcPr>
            <w:tcW w:w="810" w:type="dxa"/>
            <w:shd w:val="clear" w:color="auto" w:fill="auto"/>
          </w:tcPr>
          <w:p w14:paraId="132BF6DD" w14:textId="77777777" w:rsidR="005E4678" w:rsidRDefault="005E4678" w:rsidP="00BB5ACB">
            <w:pPr>
              <w:jc w:val="left"/>
            </w:pPr>
            <w:r>
              <w:t>65.00</w:t>
            </w:r>
          </w:p>
        </w:tc>
        <w:tc>
          <w:tcPr>
            <w:tcW w:w="810" w:type="dxa"/>
            <w:shd w:val="clear" w:color="auto" w:fill="auto"/>
          </w:tcPr>
          <w:p w14:paraId="18AA474B" w14:textId="77777777" w:rsidR="005E4678" w:rsidRDefault="005E4678" w:rsidP="00BB5ACB">
            <w:pPr>
              <w:spacing w:line="240" w:lineRule="auto"/>
              <w:jc w:val="left"/>
            </w:pPr>
            <w:r>
              <w:t>85.00</w:t>
            </w:r>
          </w:p>
        </w:tc>
        <w:tc>
          <w:tcPr>
            <w:tcW w:w="810" w:type="dxa"/>
            <w:shd w:val="clear" w:color="auto" w:fill="auto"/>
          </w:tcPr>
          <w:p w14:paraId="577DB4E7" w14:textId="77777777" w:rsidR="005E4678" w:rsidRDefault="005E4678" w:rsidP="00BB5ACB">
            <w:pPr>
              <w:spacing w:line="240" w:lineRule="auto"/>
              <w:jc w:val="left"/>
            </w:pPr>
            <w:r>
              <w:t>75.00</w:t>
            </w:r>
          </w:p>
        </w:tc>
        <w:tc>
          <w:tcPr>
            <w:tcW w:w="810" w:type="dxa"/>
          </w:tcPr>
          <w:p w14:paraId="0C91E5A7" w14:textId="77777777" w:rsidR="005E4678" w:rsidRDefault="005E4678" w:rsidP="00BB5ACB">
            <w:pPr>
              <w:spacing w:line="240" w:lineRule="auto"/>
              <w:jc w:val="left"/>
            </w:pPr>
            <w:r>
              <w:t>75.00</w:t>
            </w:r>
          </w:p>
        </w:tc>
        <w:tc>
          <w:tcPr>
            <w:tcW w:w="810" w:type="dxa"/>
            <w:shd w:val="clear" w:color="auto" w:fill="auto"/>
          </w:tcPr>
          <w:p w14:paraId="5423E214" w14:textId="77777777" w:rsidR="005E4678" w:rsidRDefault="005E4678" w:rsidP="00BB5ACB">
            <w:pPr>
              <w:spacing w:line="240" w:lineRule="auto"/>
              <w:jc w:val="left"/>
            </w:pPr>
            <w:r>
              <w:t>80.00</w:t>
            </w:r>
          </w:p>
        </w:tc>
        <w:tc>
          <w:tcPr>
            <w:tcW w:w="810" w:type="dxa"/>
            <w:shd w:val="clear" w:color="auto" w:fill="auto"/>
          </w:tcPr>
          <w:p w14:paraId="7FA4EBC2" w14:textId="77777777" w:rsidR="005E4678" w:rsidRDefault="005E4678" w:rsidP="00BB5ACB">
            <w:pPr>
              <w:spacing w:line="240" w:lineRule="auto"/>
              <w:jc w:val="left"/>
            </w:pPr>
            <w:r>
              <w:t>80.00</w:t>
            </w:r>
          </w:p>
        </w:tc>
        <w:tc>
          <w:tcPr>
            <w:tcW w:w="810" w:type="dxa"/>
            <w:shd w:val="clear" w:color="auto" w:fill="auto"/>
          </w:tcPr>
          <w:p w14:paraId="74F57127" w14:textId="77777777" w:rsidR="005E4678" w:rsidRDefault="005E4678" w:rsidP="00BB5ACB">
            <w:pPr>
              <w:spacing w:line="240" w:lineRule="auto"/>
              <w:jc w:val="left"/>
            </w:pPr>
            <w:r>
              <w:t>80.00</w:t>
            </w:r>
          </w:p>
        </w:tc>
        <w:tc>
          <w:tcPr>
            <w:tcW w:w="810" w:type="dxa"/>
            <w:shd w:val="clear" w:color="auto" w:fill="auto"/>
          </w:tcPr>
          <w:p w14:paraId="0702D2CB" w14:textId="77777777" w:rsidR="005E4678" w:rsidRDefault="005E4678" w:rsidP="00BB5ACB">
            <w:pPr>
              <w:spacing w:line="240" w:lineRule="auto"/>
              <w:jc w:val="left"/>
            </w:pPr>
            <w:r>
              <w:t>85.00</w:t>
            </w:r>
          </w:p>
        </w:tc>
      </w:tr>
    </w:tbl>
    <w:p w14:paraId="231F1274" w14:textId="77777777" w:rsidR="005E4678" w:rsidRDefault="005E4678" w:rsidP="005E4678">
      <w:pPr>
        <w:ind w:left="360"/>
      </w:pPr>
    </w:p>
    <w:p w14:paraId="7A13A60F" w14:textId="77777777" w:rsidR="003A6388" w:rsidRDefault="00963916" w:rsidP="003A6388">
      <w:pPr>
        <w:keepNext/>
        <w:ind w:left="360"/>
        <w:jc w:val="center"/>
      </w:pPr>
      <w:r>
        <w:rPr>
          <w:noProof/>
        </w:rPr>
        <w:lastRenderedPageBreak/>
        <w:drawing>
          <wp:inline distT="0" distB="0" distL="0" distR="0" wp14:anchorId="4F03A230" wp14:editId="5971D9E3">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0282" cy="2743200"/>
                    </a:xfrm>
                    <a:prstGeom prst="rect">
                      <a:avLst/>
                    </a:prstGeom>
                  </pic:spPr>
                </pic:pic>
              </a:graphicData>
            </a:graphic>
          </wp:inline>
        </w:drawing>
      </w:r>
    </w:p>
    <w:p w14:paraId="5ED676F2" w14:textId="77777777" w:rsidR="00D01AC4" w:rsidRDefault="003A6388" w:rsidP="003A6388">
      <w:pPr>
        <w:pStyle w:val="Caption"/>
      </w:pPr>
      <w:bookmarkStart w:id="402" w:name="_Toc68996343"/>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28</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402"/>
      <w:proofErr w:type="spellEnd"/>
    </w:p>
    <w:p w14:paraId="649E1886" w14:textId="77777777" w:rsidR="006537BD"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77,5%,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với</w:t>
      </w:r>
      <w:proofErr w:type="spellEnd"/>
      <w:r>
        <w:t xml:space="preserve"> 76,5%.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65% </w:t>
      </w:r>
      <w:proofErr w:type="spellStart"/>
      <w:r>
        <w:t>đến</w:t>
      </w:r>
      <w:proofErr w:type="spellEnd"/>
      <w:r>
        <w:t xml:space="preserve"> 85%.</w:t>
      </w:r>
    </w:p>
    <w:p w14:paraId="201FBB20" w14:textId="77777777" w:rsidR="006537BD" w:rsidRPr="006537BD" w:rsidRDefault="006537BD" w:rsidP="006537BD"/>
    <w:p w14:paraId="7C5A8A6C"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p>
    <w:p w14:paraId="387D3C3C" w14:textId="77777777" w:rsidR="005E4678" w:rsidRDefault="005E4678" w:rsidP="005E4678">
      <w:pPr>
        <w:ind w:left="360"/>
      </w:pPr>
    </w:p>
    <w:p w14:paraId="377C8BF6" w14:textId="77777777" w:rsidR="000A2EA4" w:rsidRDefault="000A2EA4" w:rsidP="000A2EA4">
      <w:pPr>
        <w:pStyle w:val="Caption"/>
        <w:keepNext/>
      </w:pPr>
      <w:bookmarkStart w:id="403" w:name="_Toc68996356"/>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7</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bookmarkEnd w:id="403"/>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28FCD379" w14:textId="77777777" w:rsidTr="00BB5ACB">
        <w:trPr>
          <w:trHeight w:val="658"/>
        </w:trPr>
        <w:tc>
          <w:tcPr>
            <w:tcW w:w="1255" w:type="dxa"/>
            <w:shd w:val="clear" w:color="auto" w:fill="auto"/>
          </w:tcPr>
          <w:p w14:paraId="40121EC1"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1232A968" w14:textId="77777777" w:rsidR="005E4678" w:rsidRDefault="005E4678" w:rsidP="00BB5ACB">
            <w:pPr>
              <w:spacing w:line="240" w:lineRule="auto"/>
              <w:jc w:val="left"/>
            </w:pPr>
            <w:r>
              <w:t>0</w:t>
            </w:r>
          </w:p>
        </w:tc>
        <w:tc>
          <w:tcPr>
            <w:tcW w:w="810" w:type="dxa"/>
            <w:shd w:val="clear" w:color="auto" w:fill="auto"/>
          </w:tcPr>
          <w:p w14:paraId="3C99C5B6" w14:textId="77777777" w:rsidR="005E4678" w:rsidRDefault="005E4678" w:rsidP="00BB5ACB">
            <w:pPr>
              <w:spacing w:line="240" w:lineRule="auto"/>
              <w:jc w:val="left"/>
            </w:pPr>
            <w:r>
              <w:t>10</w:t>
            </w:r>
          </w:p>
        </w:tc>
        <w:tc>
          <w:tcPr>
            <w:tcW w:w="810" w:type="dxa"/>
            <w:shd w:val="clear" w:color="auto" w:fill="auto"/>
          </w:tcPr>
          <w:p w14:paraId="7242A32B" w14:textId="77777777" w:rsidR="005E4678" w:rsidRDefault="005E4678" w:rsidP="00BB5ACB">
            <w:pPr>
              <w:spacing w:line="240" w:lineRule="auto"/>
              <w:jc w:val="left"/>
            </w:pPr>
            <w:r>
              <w:t>20</w:t>
            </w:r>
          </w:p>
        </w:tc>
        <w:tc>
          <w:tcPr>
            <w:tcW w:w="810" w:type="dxa"/>
            <w:shd w:val="clear" w:color="auto" w:fill="auto"/>
          </w:tcPr>
          <w:p w14:paraId="017A907A" w14:textId="77777777" w:rsidR="005E4678" w:rsidRDefault="005E4678" w:rsidP="00BB5ACB">
            <w:pPr>
              <w:spacing w:line="240" w:lineRule="auto"/>
              <w:jc w:val="left"/>
            </w:pPr>
            <w:r>
              <w:t>30</w:t>
            </w:r>
          </w:p>
        </w:tc>
        <w:tc>
          <w:tcPr>
            <w:tcW w:w="810" w:type="dxa"/>
            <w:shd w:val="clear" w:color="auto" w:fill="auto"/>
          </w:tcPr>
          <w:p w14:paraId="56054281" w14:textId="77777777" w:rsidR="005E4678" w:rsidRDefault="005E4678" w:rsidP="00BB5ACB">
            <w:pPr>
              <w:spacing w:line="240" w:lineRule="auto"/>
              <w:jc w:val="left"/>
            </w:pPr>
            <w:r>
              <w:t>40</w:t>
            </w:r>
          </w:p>
        </w:tc>
        <w:tc>
          <w:tcPr>
            <w:tcW w:w="810" w:type="dxa"/>
          </w:tcPr>
          <w:p w14:paraId="22D532D2" w14:textId="77777777" w:rsidR="005E4678" w:rsidRDefault="005E4678" w:rsidP="00BB5ACB">
            <w:pPr>
              <w:spacing w:line="240" w:lineRule="auto"/>
              <w:jc w:val="left"/>
            </w:pPr>
            <w:r>
              <w:t>50</w:t>
            </w:r>
          </w:p>
        </w:tc>
        <w:tc>
          <w:tcPr>
            <w:tcW w:w="810" w:type="dxa"/>
            <w:shd w:val="clear" w:color="auto" w:fill="auto"/>
          </w:tcPr>
          <w:p w14:paraId="680B6D11" w14:textId="77777777" w:rsidR="005E4678" w:rsidRDefault="005E4678" w:rsidP="00BB5ACB">
            <w:pPr>
              <w:spacing w:line="240" w:lineRule="auto"/>
              <w:jc w:val="left"/>
            </w:pPr>
            <w:r>
              <w:t>60</w:t>
            </w:r>
          </w:p>
        </w:tc>
        <w:tc>
          <w:tcPr>
            <w:tcW w:w="810" w:type="dxa"/>
            <w:shd w:val="clear" w:color="auto" w:fill="auto"/>
          </w:tcPr>
          <w:p w14:paraId="196409A8" w14:textId="77777777" w:rsidR="005E4678" w:rsidRDefault="005E4678" w:rsidP="00BB5ACB">
            <w:pPr>
              <w:spacing w:line="240" w:lineRule="auto"/>
              <w:jc w:val="left"/>
            </w:pPr>
            <w:r>
              <w:t>70</w:t>
            </w:r>
          </w:p>
        </w:tc>
        <w:tc>
          <w:tcPr>
            <w:tcW w:w="810" w:type="dxa"/>
            <w:shd w:val="clear" w:color="auto" w:fill="auto"/>
          </w:tcPr>
          <w:p w14:paraId="2DD33BC3" w14:textId="77777777" w:rsidR="005E4678" w:rsidRDefault="005E4678" w:rsidP="00BB5ACB">
            <w:pPr>
              <w:spacing w:line="240" w:lineRule="auto"/>
              <w:jc w:val="left"/>
            </w:pPr>
            <w:r>
              <w:t>80</w:t>
            </w:r>
          </w:p>
        </w:tc>
        <w:tc>
          <w:tcPr>
            <w:tcW w:w="810" w:type="dxa"/>
            <w:shd w:val="clear" w:color="auto" w:fill="auto"/>
          </w:tcPr>
          <w:p w14:paraId="1BA8777E" w14:textId="77777777" w:rsidR="005E4678" w:rsidRDefault="005E4678" w:rsidP="00BB5ACB">
            <w:pPr>
              <w:spacing w:line="240" w:lineRule="auto"/>
              <w:jc w:val="left"/>
            </w:pPr>
            <w:r>
              <w:t>90</w:t>
            </w:r>
          </w:p>
        </w:tc>
      </w:tr>
      <w:tr w:rsidR="005E4678" w14:paraId="0B35A6DA" w14:textId="77777777" w:rsidTr="00BB5ACB">
        <w:trPr>
          <w:trHeight w:val="658"/>
        </w:trPr>
        <w:tc>
          <w:tcPr>
            <w:tcW w:w="1255" w:type="dxa"/>
            <w:shd w:val="clear" w:color="auto" w:fill="auto"/>
          </w:tcPr>
          <w:p w14:paraId="0649935D" w14:textId="77777777" w:rsidR="005E4678" w:rsidRDefault="005E4678" w:rsidP="00BB5ACB">
            <w:pPr>
              <w:spacing w:line="240" w:lineRule="auto"/>
              <w:jc w:val="left"/>
            </w:pPr>
            <w:r>
              <w:t>SVM (%)</w:t>
            </w:r>
          </w:p>
        </w:tc>
        <w:tc>
          <w:tcPr>
            <w:tcW w:w="810" w:type="dxa"/>
            <w:shd w:val="clear" w:color="auto" w:fill="auto"/>
          </w:tcPr>
          <w:p w14:paraId="4FA7186C" w14:textId="77777777" w:rsidR="005E4678" w:rsidRDefault="005E4678" w:rsidP="00BB5ACB">
            <w:pPr>
              <w:spacing w:line="240" w:lineRule="auto"/>
              <w:jc w:val="left"/>
            </w:pPr>
            <w:r>
              <w:t>75.00</w:t>
            </w:r>
          </w:p>
        </w:tc>
        <w:tc>
          <w:tcPr>
            <w:tcW w:w="810" w:type="dxa"/>
            <w:shd w:val="clear" w:color="auto" w:fill="auto"/>
          </w:tcPr>
          <w:p w14:paraId="5860C591" w14:textId="77777777" w:rsidR="005E4678" w:rsidRDefault="005E4678" w:rsidP="00BB5ACB">
            <w:pPr>
              <w:spacing w:line="240" w:lineRule="auto"/>
              <w:jc w:val="left"/>
            </w:pPr>
            <w:r>
              <w:t>70.00</w:t>
            </w:r>
          </w:p>
        </w:tc>
        <w:tc>
          <w:tcPr>
            <w:tcW w:w="810" w:type="dxa"/>
            <w:shd w:val="clear" w:color="auto" w:fill="auto"/>
          </w:tcPr>
          <w:p w14:paraId="13883FD1" w14:textId="77777777" w:rsidR="005E4678" w:rsidRDefault="005E4678" w:rsidP="00BB5ACB">
            <w:pPr>
              <w:spacing w:line="240" w:lineRule="auto"/>
              <w:jc w:val="left"/>
            </w:pPr>
            <w:r>
              <w:t>55.00</w:t>
            </w:r>
          </w:p>
        </w:tc>
        <w:tc>
          <w:tcPr>
            <w:tcW w:w="810" w:type="dxa"/>
            <w:shd w:val="clear" w:color="auto" w:fill="auto"/>
          </w:tcPr>
          <w:p w14:paraId="6D04FD3B" w14:textId="77777777" w:rsidR="005E4678" w:rsidRDefault="005E4678" w:rsidP="00BB5ACB">
            <w:pPr>
              <w:spacing w:line="240" w:lineRule="auto"/>
              <w:jc w:val="left"/>
            </w:pPr>
            <w:r>
              <w:t>75.00</w:t>
            </w:r>
          </w:p>
        </w:tc>
        <w:tc>
          <w:tcPr>
            <w:tcW w:w="810" w:type="dxa"/>
            <w:shd w:val="clear" w:color="auto" w:fill="auto"/>
          </w:tcPr>
          <w:p w14:paraId="7373A522" w14:textId="77777777" w:rsidR="005E4678" w:rsidRDefault="005E4678" w:rsidP="00BB5ACB">
            <w:pPr>
              <w:spacing w:line="240" w:lineRule="auto"/>
              <w:jc w:val="left"/>
            </w:pPr>
            <w:r>
              <w:t>65.00</w:t>
            </w:r>
          </w:p>
        </w:tc>
        <w:tc>
          <w:tcPr>
            <w:tcW w:w="810" w:type="dxa"/>
          </w:tcPr>
          <w:p w14:paraId="36930E5A" w14:textId="77777777" w:rsidR="005E4678" w:rsidRDefault="005E4678" w:rsidP="00BB5ACB">
            <w:pPr>
              <w:spacing w:line="240" w:lineRule="auto"/>
              <w:jc w:val="left"/>
            </w:pPr>
            <w:r>
              <w:t>70.00</w:t>
            </w:r>
          </w:p>
        </w:tc>
        <w:tc>
          <w:tcPr>
            <w:tcW w:w="810" w:type="dxa"/>
            <w:shd w:val="clear" w:color="auto" w:fill="auto"/>
          </w:tcPr>
          <w:p w14:paraId="429A560E" w14:textId="77777777" w:rsidR="005E4678" w:rsidRDefault="005E4678" w:rsidP="00BB5ACB">
            <w:pPr>
              <w:spacing w:line="240" w:lineRule="auto"/>
              <w:jc w:val="left"/>
            </w:pPr>
            <w:r>
              <w:t>80.00</w:t>
            </w:r>
          </w:p>
        </w:tc>
        <w:tc>
          <w:tcPr>
            <w:tcW w:w="810" w:type="dxa"/>
            <w:shd w:val="clear" w:color="auto" w:fill="auto"/>
          </w:tcPr>
          <w:p w14:paraId="35E43C3D" w14:textId="77777777" w:rsidR="005E4678" w:rsidRDefault="005E4678" w:rsidP="00BB5ACB">
            <w:pPr>
              <w:spacing w:line="240" w:lineRule="auto"/>
              <w:jc w:val="left"/>
            </w:pPr>
            <w:r>
              <w:t>75.00</w:t>
            </w:r>
          </w:p>
        </w:tc>
        <w:tc>
          <w:tcPr>
            <w:tcW w:w="810" w:type="dxa"/>
            <w:shd w:val="clear" w:color="auto" w:fill="auto"/>
          </w:tcPr>
          <w:p w14:paraId="0FE7D23F" w14:textId="77777777" w:rsidR="005E4678" w:rsidRDefault="005E4678" w:rsidP="00BB5ACB">
            <w:pPr>
              <w:spacing w:line="240" w:lineRule="auto"/>
              <w:jc w:val="left"/>
            </w:pPr>
            <w:r>
              <w:t>70.00</w:t>
            </w:r>
          </w:p>
        </w:tc>
        <w:tc>
          <w:tcPr>
            <w:tcW w:w="810" w:type="dxa"/>
            <w:shd w:val="clear" w:color="auto" w:fill="auto"/>
          </w:tcPr>
          <w:p w14:paraId="4B796572" w14:textId="77777777" w:rsidR="005E4678" w:rsidRDefault="005E4678" w:rsidP="00BB5ACB">
            <w:pPr>
              <w:spacing w:line="240" w:lineRule="auto"/>
              <w:jc w:val="left"/>
            </w:pPr>
            <w:r>
              <w:t>75.00</w:t>
            </w:r>
          </w:p>
        </w:tc>
      </w:tr>
      <w:tr w:rsidR="005E4678" w14:paraId="199AA513" w14:textId="77777777" w:rsidTr="00BB5ACB">
        <w:trPr>
          <w:trHeight w:val="616"/>
        </w:trPr>
        <w:tc>
          <w:tcPr>
            <w:tcW w:w="1255" w:type="dxa"/>
            <w:shd w:val="clear" w:color="auto" w:fill="auto"/>
          </w:tcPr>
          <w:p w14:paraId="244EA3E8" w14:textId="77777777" w:rsidR="005E4678" w:rsidRDefault="005E4678" w:rsidP="00BB5ACB">
            <w:pPr>
              <w:spacing w:line="240" w:lineRule="auto"/>
              <w:jc w:val="left"/>
            </w:pPr>
            <w:r>
              <w:t xml:space="preserve">RF (%) </w:t>
            </w:r>
          </w:p>
        </w:tc>
        <w:tc>
          <w:tcPr>
            <w:tcW w:w="810" w:type="dxa"/>
            <w:shd w:val="clear" w:color="auto" w:fill="auto"/>
          </w:tcPr>
          <w:p w14:paraId="77F2C349" w14:textId="77777777" w:rsidR="005E4678" w:rsidRDefault="00963916" w:rsidP="00BB5ACB">
            <w:pPr>
              <w:spacing w:line="240" w:lineRule="auto"/>
              <w:jc w:val="left"/>
            </w:pPr>
            <w:r>
              <w:t>65</w:t>
            </w:r>
            <w:r w:rsidR="005E4678">
              <w:t>.00</w:t>
            </w:r>
          </w:p>
        </w:tc>
        <w:tc>
          <w:tcPr>
            <w:tcW w:w="810" w:type="dxa"/>
            <w:shd w:val="clear" w:color="auto" w:fill="auto"/>
          </w:tcPr>
          <w:p w14:paraId="373AB6B7" w14:textId="77777777" w:rsidR="005E4678" w:rsidRDefault="002A2070" w:rsidP="00BB5ACB">
            <w:pPr>
              <w:spacing w:line="240" w:lineRule="auto"/>
              <w:jc w:val="left"/>
            </w:pPr>
            <w:r>
              <w:t>65.00</w:t>
            </w:r>
          </w:p>
        </w:tc>
        <w:tc>
          <w:tcPr>
            <w:tcW w:w="810" w:type="dxa"/>
            <w:shd w:val="clear" w:color="auto" w:fill="auto"/>
          </w:tcPr>
          <w:p w14:paraId="6280533C" w14:textId="77777777" w:rsidR="005E4678" w:rsidRDefault="002A2070" w:rsidP="00BB5ACB">
            <w:pPr>
              <w:jc w:val="left"/>
            </w:pPr>
            <w:r>
              <w:t>60.00</w:t>
            </w:r>
          </w:p>
        </w:tc>
        <w:tc>
          <w:tcPr>
            <w:tcW w:w="810" w:type="dxa"/>
            <w:shd w:val="clear" w:color="auto" w:fill="auto"/>
          </w:tcPr>
          <w:p w14:paraId="70060CF2" w14:textId="77777777" w:rsidR="005E4678" w:rsidRDefault="002A2070" w:rsidP="00BB5ACB">
            <w:pPr>
              <w:spacing w:line="240" w:lineRule="auto"/>
              <w:jc w:val="left"/>
            </w:pPr>
            <w:r>
              <w:t>75.00</w:t>
            </w:r>
          </w:p>
        </w:tc>
        <w:tc>
          <w:tcPr>
            <w:tcW w:w="810" w:type="dxa"/>
            <w:shd w:val="clear" w:color="auto" w:fill="auto"/>
          </w:tcPr>
          <w:p w14:paraId="332B8C30" w14:textId="77777777" w:rsidR="005E4678" w:rsidRDefault="002A2070" w:rsidP="00BB5ACB">
            <w:pPr>
              <w:spacing w:line="240" w:lineRule="auto"/>
              <w:jc w:val="left"/>
            </w:pPr>
            <w:r>
              <w:t>45.00</w:t>
            </w:r>
          </w:p>
        </w:tc>
        <w:tc>
          <w:tcPr>
            <w:tcW w:w="810" w:type="dxa"/>
          </w:tcPr>
          <w:p w14:paraId="28ADD30C" w14:textId="77777777" w:rsidR="005E4678" w:rsidRDefault="002A2070" w:rsidP="00BB5ACB">
            <w:pPr>
              <w:spacing w:line="240" w:lineRule="auto"/>
              <w:jc w:val="left"/>
            </w:pPr>
            <w:r>
              <w:t>65.00</w:t>
            </w:r>
          </w:p>
        </w:tc>
        <w:tc>
          <w:tcPr>
            <w:tcW w:w="810" w:type="dxa"/>
            <w:shd w:val="clear" w:color="auto" w:fill="auto"/>
          </w:tcPr>
          <w:p w14:paraId="2F864362" w14:textId="77777777" w:rsidR="005E4678" w:rsidRDefault="002A2070" w:rsidP="00BB5ACB">
            <w:pPr>
              <w:spacing w:line="240" w:lineRule="auto"/>
              <w:jc w:val="left"/>
            </w:pPr>
            <w:r>
              <w:t>65.00</w:t>
            </w:r>
          </w:p>
        </w:tc>
        <w:tc>
          <w:tcPr>
            <w:tcW w:w="810" w:type="dxa"/>
            <w:shd w:val="clear" w:color="auto" w:fill="auto"/>
          </w:tcPr>
          <w:p w14:paraId="4CD3E024" w14:textId="77777777" w:rsidR="005E4678" w:rsidRDefault="002A2070" w:rsidP="00BB5ACB">
            <w:pPr>
              <w:spacing w:line="240" w:lineRule="auto"/>
              <w:jc w:val="left"/>
            </w:pPr>
            <w:r>
              <w:t>75.00</w:t>
            </w:r>
          </w:p>
        </w:tc>
        <w:tc>
          <w:tcPr>
            <w:tcW w:w="810" w:type="dxa"/>
            <w:shd w:val="clear" w:color="auto" w:fill="auto"/>
          </w:tcPr>
          <w:p w14:paraId="774AA13D" w14:textId="77777777" w:rsidR="005E4678" w:rsidRDefault="002A2070" w:rsidP="00BB5ACB">
            <w:pPr>
              <w:spacing w:line="240" w:lineRule="auto"/>
              <w:jc w:val="left"/>
            </w:pPr>
            <w:r>
              <w:t>75.00</w:t>
            </w:r>
          </w:p>
        </w:tc>
        <w:tc>
          <w:tcPr>
            <w:tcW w:w="810" w:type="dxa"/>
            <w:shd w:val="clear" w:color="auto" w:fill="auto"/>
          </w:tcPr>
          <w:p w14:paraId="05188B0A" w14:textId="77777777" w:rsidR="005E4678" w:rsidRDefault="005E4678" w:rsidP="00BB5ACB">
            <w:pPr>
              <w:spacing w:line="240" w:lineRule="auto"/>
              <w:jc w:val="left"/>
            </w:pPr>
            <w:r>
              <w:t>85.00</w:t>
            </w:r>
          </w:p>
        </w:tc>
      </w:tr>
    </w:tbl>
    <w:p w14:paraId="5CBB8458" w14:textId="77777777" w:rsidR="005E4678" w:rsidRDefault="005E4678" w:rsidP="005E4678">
      <w:pPr>
        <w:ind w:left="360"/>
      </w:pPr>
    </w:p>
    <w:p w14:paraId="20D117E3" w14:textId="77777777" w:rsidR="003A6388" w:rsidRDefault="00963916" w:rsidP="003A6388">
      <w:pPr>
        <w:keepNext/>
        <w:ind w:left="360"/>
        <w:jc w:val="center"/>
      </w:pPr>
      <w:r>
        <w:rPr>
          <w:noProof/>
        </w:rPr>
        <w:lastRenderedPageBreak/>
        <w:drawing>
          <wp:inline distT="0" distB="0" distL="0" distR="0" wp14:anchorId="7FC0BA1E" wp14:editId="1FB11D3E">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0474" cy="2743200"/>
                    </a:xfrm>
                    <a:prstGeom prst="rect">
                      <a:avLst/>
                    </a:prstGeom>
                  </pic:spPr>
                </pic:pic>
              </a:graphicData>
            </a:graphic>
          </wp:inline>
        </w:drawing>
      </w:r>
    </w:p>
    <w:p w14:paraId="108E12DE" w14:textId="77777777" w:rsidR="00D01AC4" w:rsidRDefault="003A6388" w:rsidP="003A6388">
      <w:pPr>
        <w:pStyle w:val="Caption"/>
      </w:pPr>
      <w:bookmarkStart w:id="404" w:name="_Toc68996344"/>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29</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404"/>
      <w:proofErr w:type="spellEnd"/>
    </w:p>
    <w:p w14:paraId="3576995A" w14:textId="77777777" w:rsidR="006537BD" w:rsidRPr="006537BD" w:rsidRDefault="006537BD"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rsidR="000A34B7">
        <w:t xml:space="preserve"> </w:t>
      </w:r>
      <w:proofErr w:type="spellStart"/>
      <w:r w:rsidR="000A34B7">
        <w:t>lãng</w:t>
      </w:r>
      <w:proofErr w:type="spellEnd"/>
      <w:r w:rsidR="000A34B7">
        <w:t xml:space="preserve"> </w:t>
      </w:r>
      <w:proofErr w:type="spellStart"/>
      <w:r w:rsidR="000A34B7">
        <w:t>mạn</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w:t>
      </w:r>
      <w:r w:rsidR="000A34B7">
        <w:t>a</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SVM </w:t>
      </w:r>
      <w:proofErr w:type="spellStart"/>
      <w:r w:rsidR="000A34B7">
        <w:t>là</w:t>
      </w:r>
      <w:proofErr w:type="spellEnd"/>
      <w:r w:rsidR="000A34B7">
        <w:t xml:space="preserve"> 71,0</w:t>
      </w:r>
      <w:r>
        <w:t xml:space="preserve">%, </w:t>
      </w:r>
      <w:proofErr w:type="spellStart"/>
      <w:r w:rsidR="000A34B7">
        <w:t>tốt</w:t>
      </w:r>
      <w:proofErr w:type="spellEnd"/>
      <w:r w:rsidR="000A34B7">
        <w:t xml:space="preserve"> </w:t>
      </w:r>
      <w:proofErr w:type="spellStart"/>
      <w:r w:rsidR="000A34B7">
        <w:t>hơn</w:t>
      </w:r>
      <w:proofErr w:type="spellEnd"/>
      <w:r w:rsidR="000A34B7">
        <w:t xml:space="preserve"> </w:t>
      </w:r>
      <w:proofErr w:type="spellStart"/>
      <w:r w:rsidR="000A34B7">
        <w:t>đáng</w:t>
      </w:r>
      <w:proofErr w:type="spellEnd"/>
      <w:r w:rsidR="000A34B7">
        <w:t xml:space="preserve"> </w:t>
      </w:r>
      <w:proofErr w:type="spellStart"/>
      <w:r w:rsidR="000A34B7">
        <w:t>kể</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vớ</w:t>
      </w:r>
      <w:r w:rsidR="000A34B7">
        <w:t>i</w:t>
      </w:r>
      <w:proofErr w:type="spellEnd"/>
      <w:r w:rsidR="000A34B7">
        <w:t xml:space="preserve"> 67</w:t>
      </w:r>
      <w:r>
        <w:t xml:space="preserve">,5%.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rsidR="000A34B7">
        <w:t xml:space="preserve"> </w:t>
      </w:r>
      <w:proofErr w:type="spellStart"/>
      <w:r w:rsidR="000A34B7">
        <w:t>với</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SVM (</w:t>
      </w:r>
      <w:proofErr w:type="spellStart"/>
      <w:r w:rsidR="000A34B7">
        <w:t>dao</w:t>
      </w:r>
      <w:proofErr w:type="spellEnd"/>
      <w:r w:rsidR="000A34B7">
        <w:t xml:space="preserve"> </w:t>
      </w:r>
      <w:proofErr w:type="spellStart"/>
      <w:r w:rsidR="000A34B7">
        <w:t>động</w:t>
      </w:r>
      <w:proofErr w:type="spellEnd"/>
      <w:r w:rsidR="000A34B7">
        <w:t xml:space="preserve"> </w:t>
      </w:r>
      <w:proofErr w:type="spellStart"/>
      <w:r w:rsidR="000A34B7">
        <w:t>trong</w:t>
      </w:r>
      <w:proofErr w:type="spellEnd"/>
      <w:r w:rsidR="000A34B7">
        <w:t xml:space="preserve"> </w:t>
      </w:r>
      <w:proofErr w:type="spellStart"/>
      <w:r w:rsidR="000A34B7">
        <w:t>khoảng</w:t>
      </w:r>
      <w:proofErr w:type="spellEnd"/>
      <w:r w:rsidR="000A34B7">
        <w:t xml:space="preserve"> 65-80%) </w:t>
      </w:r>
      <w:proofErr w:type="spellStart"/>
      <w:r w:rsidR="000A34B7">
        <w:t>nhưng</w:t>
      </w:r>
      <w:proofErr w:type="spellEnd"/>
      <w:r w:rsidR="000A34B7">
        <w:t xml:space="preserve"> </w:t>
      </w:r>
      <w:proofErr w:type="spellStart"/>
      <w:r w:rsidR="000A34B7">
        <w:t>lại</w:t>
      </w:r>
      <w:proofErr w:type="spellEnd"/>
      <w:r w:rsidR="000A34B7">
        <w:t xml:space="preserve"> </w:t>
      </w:r>
      <w:proofErr w:type="spellStart"/>
      <w:r w:rsidR="000A34B7">
        <w:t>rất</w:t>
      </w:r>
      <w:proofErr w:type="spellEnd"/>
      <w:r w:rsidR="000A34B7">
        <w:t xml:space="preserve"> </w:t>
      </w:r>
      <w:proofErr w:type="spellStart"/>
      <w:r w:rsidR="000A34B7">
        <w:t>thấp</w:t>
      </w:r>
      <w:proofErr w:type="spellEnd"/>
      <w:r w:rsidR="000A34B7">
        <w:t xml:space="preserve"> </w:t>
      </w:r>
      <w:proofErr w:type="spellStart"/>
      <w:r w:rsidR="000A34B7">
        <w:t>với</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w:t>
      </w:r>
      <w:proofErr w:type="spellStart"/>
      <w:r w:rsidR="000A34B7">
        <w:t>RandomForest</w:t>
      </w:r>
      <w:proofErr w:type="spellEnd"/>
      <w:r w:rsidR="000A34B7">
        <w:t xml:space="preserve"> (</w:t>
      </w:r>
      <w:proofErr w:type="spellStart"/>
      <w:r w:rsidR="000A34B7">
        <w:t>từ</w:t>
      </w:r>
      <w:proofErr w:type="spellEnd"/>
      <w:r w:rsidR="000A34B7">
        <w:t xml:space="preserve"> 50% </w:t>
      </w:r>
      <w:proofErr w:type="spellStart"/>
      <w:r w:rsidR="000A34B7">
        <w:t>đến</w:t>
      </w:r>
      <w:proofErr w:type="spellEnd"/>
      <w:r w:rsidR="000A34B7">
        <w:t xml:space="preserve"> 70%).</w:t>
      </w:r>
    </w:p>
    <w:p w14:paraId="21E5EF35"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p>
    <w:p w14:paraId="0D16921C" w14:textId="77777777" w:rsidR="002A2070" w:rsidRDefault="002A2070" w:rsidP="002A2070">
      <w:pPr>
        <w:ind w:left="360"/>
      </w:pPr>
    </w:p>
    <w:p w14:paraId="35EFE515" w14:textId="77777777" w:rsidR="000A2EA4" w:rsidRDefault="000A2EA4" w:rsidP="000A2EA4">
      <w:pPr>
        <w:pStyle w:val="Caption"/>
        <w:keepNext/>
      </w:pPr>
      <w:bookmarkStart w:id="405" w:name="_Toc68996357"/>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8</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bookmarkEnd w:id="405"/>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14:paraId="37EC5340" w14:textId="77777777" w:rsidTr="00BB5ACB">
        <w:trPr>
          <w:trHeight w:val="658"/>
        </w:trPr>
        <w:tc>
          <w:tcPr>
            <w:tcW w:w="1255" w:type="dxa"/>
            <w:shd w:val="clear" w:color="auto" w:fill="auto"/>
          </w:tcPr>
          <w:p w14:paraId="4F343736" w14:textId="77777777" w:rsidR="002A2070" w:rsidRDefault="002A2070"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2136F1A1" w14:textId="77777777" w:rsidR="002A2070" w:rsidRDefault="002A2070" w:rsidP="00BB5ACB">
            <w:pPr>
              <w:spacing w:line="240" w:lineRule="auto"/>
              <w:jc w:val="left"/>
            </w:pPr>
            <w:r>
              <w:t>0</w:t>
            </w:r>
          </w:p>
        </w:tc>
        <w:tc>
          <w:tcPr>
            <w:tcW w:w="810" w:type="dxa"/>
            <w:shd w:val="clear" w:color="auto" w:fill="auto"/>
          </w:tcPr>
          <w:p w14:paraId="53E06D40" w14:textId="77777777" w:rsidR="002A2070" w:rsidRDefault="002A2070" w:rsidP="00BB5ACB">
            <w:pPr>
              <w:spacing w:line="240" w:lineRule="auto"/>
              <w:jc w:val="left"/>
            </w:pPr>
            <w:r>
              <w:t>10</w:t>
            </w:r>
          </w:p>
        </w:tc>
        <w:tc>
          <w:tcPr>
            <w:tcW w:w="810" w:type="dxa"/>
            <w:shd w:val="clear" w:color="auto" w:fill="auto"/>
          </w:tcPr>
          <w:p w14:paraId="63CC2031" w14:textId="77777777" w:rsidR="002A2070" w:rsidRDefault="002A2070" w:rsidP="00BB5ACB">
            <w:pPr>
              <w:spacing w:line="240" w:lineRule="auto"/>
              <w:jc w:val="left"/>
            </w:pPr>
            <w:r>
              <w:t>20</w:t>
            </w:r>
          </w:p>
        </w:tc>
        <w:tc>
          <w:tcPr>
            <w:tcW w:w="810" w:type="dxa"/>
            <w:shd w:val="clear" w:color="auto" w:fill="auto"/>
          </w:tcPr>
          <w:p w14:paraId="28FBDFE1" w14:textId="77777777" w:rsidR="002A2070" w:rsidRDefault="002A2070" w:rsidP="00BB5ACB">
            <w:pPr>
              <w:spacing w:line="240" w:lineRule="auto"/>
              <w:jc w:val="left"/>
            </w:pPr>
            <w:r>
              <w:t>30</w:t>
            </w:r>
          </w:p>
        </w:tc>
        <w:tc>
          <w:tcPr>
            <w:tcW w:w="810" w:type="dxa"/>
            <w:shd w:val="clear" w:color="auto" w:fill="auto"/>
          </w:tcPr>
          <w:p w14:paraId="61C879AD" w14:textId="77777777" w:rsidR="002A2070" w:rsidRDefault="002A2070" w:rsidP="00BB5ACB">
            <w:pPr>
              <w:spacing w:line="240" w:lineRule="auto"/>
              <w:jc w:val="left"/>
            </w:pPr>
            <w:r>
              <w:t>40</w:t>
            </w:r>
          </w:p>
        </w:tc>
        <w:tc>
          <w:tcPr>
            <w:tcW w:w="810" w:type="dxa"/>
          </w:tcPr>
          <w:p w14:paraId="62F0D1DD" w14:textId="77777777" w:rsidR="002A2070" w:rsidRDefault="002A2070" w:rsidP="00BB5ACB">
            <w:pPr>
              <w:spacing w:line="240" w:lineRule="auto"/>
              <w:jc w:val="left"/>
            </w:pPr>
            <w:r>
              <w:t>50</w:t>
            </w:r>
          </w:p>
        </w:tc>
        <w:tc>
          <w:tcPr>
            <w:tcW w:w="810" w:type="dxa"/>
            <w:shd w:val="clear" w:color="auto" w:fill="auto"/>
          </w:tcPr>
          <w:p w14:paraId="4BAFFA54" w14:textId="77777777" w:rsidR="002A2070" w:rsidRDefault="002A2070" w:rsidP="00BB5ACB">
            <w:pPr>
              <w:spacing w:line="240" w:lineRule="auto"/>
              <w:jc w:val="left"/>
            </w:pPr>
            <w:r>
              <w:t>60</w:t>
            </w:r>
          </w:p>
        </w:tc>
        <w:tc>
          <w:tcPr>
            <w:tcW w:w="810" w:type="dxa"/>
            <w:shd w:val="clear" w:color="auto" w:fill="auto"/>
          </w:tcPr>
          <w:p w14:paraId="392349B3" w14:textId="77777777" w:rsidR="002A2070" w:rsidRDefault="002A2070" w:rsidP="00BB5ACB">
            <w:pPr>
              <w:spacing w:line="240" w:lineRule="auto"/>
              <w:jc w:val="left"/>
            </w:pPr>
            <w:r>
              <w:t>70</w:t>
            </w:r>
          </w:p>
        </w:tc>
        <w:tc>
          <w:tcPr>
            <w:tcW w:w="810" w:type="dxa"/>
            <w:shd w:val="clear" w:color="auto" w:fill="auto"/>
          </w:tcPr>
          <w:p w14:paraId="19CF220F" w14:textId="77777777" w:rsidR="002A2070" w:rsidRDefault="002A2070" w:rsidP="00BB5ACB">
            <w:pPr>
              <w:spacing w:line="240" w:lineRule="auto"/>
              <w:jc w:val="left"/>
            </w:pPr>
            <w:r>
              <w:t>80</w:t>
            </w:r>
          </w:p>
        </w:tc>
        <w:tc>
          <w:tcPr>
            <w:tcW w:w="810" w:type="dxa"/>
            <w:shd w:val="clear" w:color="auto" w:fill="auto"/>
          </w:tcPr>
          <w:p w14:paraId="3A5A5E9C" w14:textId="77777777" w:rsidR="002A2070" w:rsidRDefault="002A2070" w:rsidP="00BB5ACB">
            <w:pPr>
              <w:spacing w:line="240" w:lineRule="auto"/>
              <w:jc w:val="left"/>
            </w:pPr>
            <w:r>
              <w:t>90</w:t>
            </w:r>
          </w:p>
        </w:tc>
      </w:tr>
      <w:tr w:rsidR="002A2070" w14:paraId="6FA6A637" w14:textId="77777777" w:rsidTr="00BB5ACB">
        <w:trPr>
          <w:trHeight w:val="658"/>
        </w:trPr>
        <w:tc>
          <w:tcPr>
            <w:tcW w:w="1255" w:type="dxa"/>
            <w:shd w:val="clear" w:color="auto" w:fill="auto"/>
          </w:tcPr>
          <w:p w14:paraId="00428A28" w14:textId="77777777" w:rsidR="002A2070" w:rsidRDefault="002A2070" w:rsidP="00BB5ACB">
            <w:pPr>
              <w:spacing w:line="240" w:lineRule="auto"/>
              <w:jc w:val="left"/>
            </w:pPr>
            <w:r>
              <w:t>SVM (%)</w:t>
            </w:r>
          </w:p>
        </w:tc>
        <w:tc>
          <w:tcPr>
            <w:tcW w:w="810" w:type="dxa"/>
            <w:shd w:val="clear" w:color="auto" w:fill="auto"/>
          </w:tcPr>
          <w:p w14:paraId="13BAD416" w14:textId="77777777" w:rsidR="002A2070" w:rsidRDefault="002A2070" w:rsidP="00BB5ACB">
            <w:pPr>
              <w:spacing w:line="240" w:lineRule="auto"/>
              <w:jc w:val="left"/>
            </w:pPr>
            <w:r>
              <w:t>45.00</w:t>
            </w:r>
          </w:p>
        </w:tc>
        <w:tc>
          <w:tcPr>
            <w:tcW w:w="810" w:type="dxa"/>
            <w:shd w:val="clear" w:color="auto" w:fill="auto"/>
          </w:tcPr>
          <w:p w14:paraId="01670246" w14:textId="77777777" w:rsidR="002A2070" w:rsidRDefault="002A2070" w:rsidP="00BB5ACB">
            <w:pPr>
              <w:spacing w:line="240" w:lineRule="auto"/>
              <w:jc w:val="left"/>
            </w:pPr>
            <w:r>
              <w:t>55.00</w:t>
            </w:r>
          </w:p>
        </w:tc>
        <w:tc>
          <w:tcPr>
            <w:tcW w:w="810" w:type="dxa"/>
            <w:shd w:val="clear" w:color="auto" w:fill="auto"/>
          </w:tcPr>
          <w:p w14:paraId="67CEF4B3" w14:textId="77777777" w:rsidR="002A2070" w:rsidRDefault="002A2070" w:rsidP="00BB5ACB">
            <w:pPr>
              <w:spacing w:line="240" w:lineRule="auto"/>
              <w:jc w:val="left"/>
            </w:pPr>
            <w:r>
              <w:t>65.00</w:t>
            </w:r>
          </w:p>
        </w:tc>
        <w:tc>
          <w:tcPr>
            <w:tcW w:w="810" w:type="dxa"/>
            <w:shd w:val="clear" w:color="auto" w:fill="auto"/>
          </w:tcPr>
          <w:p w14:paraId="098E6F0C" w14:textId="77777777" w:rsidR="002A2070" w:rsidRDefault="002A2070" w:rsidP="00BB5ACB">
            <w:pPr>
              <w:spacing w:line="240" w:lineRule="auto"/>
              <w:jc w:val="left"/>
            </w:pPr>
            <w:r>
              <w:t>70.00</w:t>
            </w:r>
          </w:p>
        </w:tc>
        <w:tc>
          <w:tcPr>
            <w:tcW w:w="810" w:type="dxa"/>
            <w:shd w:val="clear" w:color="auto" w:fill="auto"/>
          </w:tcPr>
          <w:p w14:paraId="3846E5B8" w14:textId="77777777" w:rsidR="002A2070" w:rsidRDefault="002A2070" w:rsidP="00BB5ACB">
            <w:pPr>
              <w:spacing w:line="240" w:lineRule="auto"/>
              <w:jc w:val="left"/>
            </w:pPr>
            <w:r>
              <w:t>65.00</w:t>
            </w:r>
          </w:p>
        </w:tc>
        <w:tc>
          <w:tcPr>
            <w:tcW w:w="810" w:type="dxa"/>
          </w:tcPr>
          <w:p w14:paraId="12E78CD4" w14:textId="77777777" w:rsidR="002A2070" w:rsidRDefault="002A2070" w:rsidP="00BB5ACB">
            <w:pPr>
              <w:spacing w:line="240" w:lineRule="auto"/>
              <w:jc w:val="left"/>
            </w:pPr>
            <w:r>
              <w:t>75.00</w:t>
            </w:r>
          </w:p>
        </w:tc>
        <w:tc>
          <w:tcPr>
            <w:tcW w:w="810" w:type="dxa"/>
            <w:shd w:val="clear" w:color="auto" w:fill="auto"/>
          </w:tcPr>
          <w:p w14:paraId="58125158" w14:textId="77777777" w:rsidR="002A2070" w:rsidRDefault="002A2070" w:rsidP="00BB5ACB">
            <w:pPr>
              <w:spacing w:line="240" w:lineRule="auto"/>
              <w:jc w:val="left"/>
            </w:pPr>
            <w:r>
              <w:t>70.00</w:t>
            </w:r>
          </w:p>
        </w:tc>
        <w:tc>
          <w:tcPr>
            <w:tcW w:w="810" w:type="dxa"/>
            <w:shd w:val="clear" w:color="auto" w:fill="auto"/>
          </w:tcPr>
          <w:p w14:paraId="51C77CE0" w14:textId="77777777" w:rsidR="002A2070" w:rsidRDefault="002A2070" w:rsidP="00BB5ACB">
            <w:pPr>
              <w:spacing w:line="240" w:lineRule="auto"/>
              <w:jc w:val="left"/>
            </w:pPr>
            <w:r>
              <w:t>75.00</w:t>
            </w:r>
          </w:p>
        </w:tc>
        <w:tc>
          <w:tcPr>
            <w:tcW w:w="810" w:type="dxa"/>
            <w:shd w:val="clear" w:color="auto" w:fill="auto"/>
          </w:tcPr>
          <w:p w14:paraId="6D0E8A65" w14:textId="77777777" w:rsidR="002A2070" w:rsidRDefault="002A2070" w:rsidP="00BB5ACB">
            <w:pPr>
              <w:spacing w:line="240" w:lineRule="auto"/>
              <w:jc w:val="left"/>
            </w:pPr>
            <w:r>
              <w:t>70.00</w:t>
            </w:r>
          </w:p>
        </w:tc>
        <w:tc>
          <w:tcPr>
            <w:tcW w:w="810" w:type="dxa"/>
            <w:shd w:val="clear" w:color="auto" w:fill="auto"/>
          </w:tcPr>
          <w:p w14:paraId="61E0298B" w14:textId="77777777" w:rsidR="002A2070" w:rsidRDefault="002A2070" w:rsidP="00BB5ACB">
            <w:pPr>
              <w:spacing w:line="240" w:lineRule="auto"/>
              <w:jc w:val="left"/>
            </w:pPr>
            <w:r>
              <w:t>75.00</w:t>
            </w:r>
          </w:p>
        </w:tc>
      </w:tr>
      <w:tr w:rsidR="002A2070" w14:paraId="193D7CA5" w14:textId="77777777" w:rsidTr="00BB5ACB">
        <w:trPr>
          <w:trHeight w:val="616"/>
        </w:trPr>
        <w:tc>
          <w:tcPr>
            <w:tcW w:w="1255" w:type="dxa"/>
            <w:shd w:val="clear" w:color="auto" w:fill="auto"/>
          </w:tcPr>
          <w:p w14:paraId="67437B52" w14:textId="77777777" w:rsidR="002A2070" w:rsidRDefault="002A2070" w:rsidP="00BB5ACB">
            <w:pPr>
              <w:spacing w:line="240" w:lineRule="auto"/>
              <w:jc w:val="left"/>
            </w:pPr>
            <w:r>
              <w:t xml:space="preserve">RF (%) </w:t>
            </w:r>
          </w:p>
        </w:tc>
        <w:tc>
          <w:tcPr>
            <w:tcW w:w="810" w:type="dxa"/>
            <w:shd w:val="clear" w:color="auto" w:fill="auto"/>
          </w:tcPr>
          <w:p w14:paraId="22DEF5FF" w14:textId="77777777" w:rsidR="002A2070" w:rsidRDefault="00963916" w:rsidP="00BB5ACB">
            <w:pPr>
              <w:spacing w:line="240" w:lineRule="auto"/>
              <w:jc w:val="left"/>
            </w:pPr>
            <w:r>
              <w:t>55</w:t>
            </w:r>
            <w:r w:rsidR="002A2070">
              <w:t>.00</w:t>
            </w:r>
          </w:p>
        </w:tc>
        <w:tc>
          <w:tcPr>
            <w:tcW w:w="810" w:type="dxa"/>
            <w:shd w:val="clear" w:color="auto" w:fill="auto"/>
          </w:tcPr>
          <w:p w14:paraId="5E8FFF1E" w14:textId="77777777" w:rsidR="002A2070" w:rsidRDefault="002A2070" w:rsidP="00BB5ACB">
            <w:pPr>
              <w:spacing w:line="240" w:lineRule="auto"/>
              <w:jc w:val="left"/>
            </w:pPr>
            <w:r>
              <w:t>60.00</w:t>
            </w:r>
          </w:p>
        </w:tc>
        <w:tc>
          <w:tcPr>
            <w:tcW w:w="810" w:type="dxa"/>
            <w:shd w:val="clear" w:color="auto" w:fill="auto"/>
          </w:tcPr>
          <w:p w14:paraId="553B06AD" w14:textId="77777777" w:rsidR="002A2070" w:rsidRDefault="002A2070" w:rsidP="00BB5ACB">
            <w:pPr>
              <w:jc w:val="left"/>
            </w:pPr>
            <w:r>
              <w:t>75.00</w:t>
            </w:r>
          </w:p>
        </w:tc>
        <w:tc>
          <w:tcPr>
            <w:tcW w:w="810" w:type="dxa"/>
            <w:shd w:val="clear" w:color="auto" w:fill="auto"/>
          </w:tcPr>
          <w:p w14:paraId="547C0073" w14:textId="77777777" w:rsidR="002A2070" w:rsidRDefault="002A2070" w:rsidP="00BB5ACB">
            <w:pPr>
              <w:spacing w:line="240" w:lineRule="auto"/>
              <w:jc w:val="left"/>
            </w:pPr>
            <w:r>
              <w:t>65.00</w:t>
            </w:r>
          </w:p>
        </w:tc>
        <w:tc>
          <w:tcPr>
            <w:tcW w:w="810" w:type="dxa"/>
            <w:shd w:val="clear" w:color="auto" w:fill="auto"/>
          </w:tcPr>
          <w:p w14:paraId="342A214E" w14:textId="77777777" w:rsidR="002A2070" w:rsidRDefault="002A2070" w:rsidP="00BB5ACB">
            <w:pPr>
              <w:spacing w:line="240" w:lineRule="auto"/>
              <w:jc w:val="left"/>
            </w:pPr>
            <w:r>
              <w:t>70.00</w:t>
            </w:r>
          </w:p>
        </w:tc>
        <w:tc>
          <w:tcPr>
            <w:tcW w:w="810" w:type="dxa"/>
          </w:tcPr>
          <w:p w14:paraId="4F4C8BE5" w14:textId="77777777" w:rsidR="002A2070" w:rsidRDefault="002A2070" w:rsidP="00BB5ACB">
            <w:pPr>
              <w:spacing w:line="240" w:lineRule="auto"/>
              <w:jc w:val="left"/>
            </w:pPr>
            <w:r>
              <w:t>75.00</w:t>
            </w:r>
          </w:p>
        </w:tc>
        <w:tc>
          <w:tcPr>
            <w:tcW w:w="810" w:type="dxa"/>
            <w:shd w:val="clear" w:color="auto" w:fill="auto"/>
          </w:tcPr>
          <w:p w14:paraId="469FB2DF" w14:textId="77777777" w:rsidR="002A2070" w:rsidRDefault="002A2070" w:rsidP="00BB5ACB">
            <w:pPr>
              <w:spacing w:line="240" w:lineRule="auto"/>
              <w:jc w:val="left"/>
            </w:pPr>
            <w:r>
              <w:t>75.00</w:t>
            </w:r>
          </w:p>
        </w:tc>
        <w:tc>
          <w:tcPr>
            <w:tcW w:w="810" w:type="dxa"/>
            <w:shd w:val="clear" w:color="auto" w:fill="auto"/>
          </w:tcPr>
          <w:p w14:paraId="779DF751" w14:textId="77777777" w:rsidR="002A2070" w:rsidRDefault="002A2070" w:rsidP="00BB5ACB">
            <w:pPr>
              <w:spacing w:line="240" w:lineRule="auto"/>
              <w:jc w:val="left"/>
            </w:pPr>
            <w:r>
              <w:t>75.00</w:t>
            </w:r>
          </w:p>
        </w:tc>
        <w:tc>
          <w:tcPr>
            <w:tcW w:w="810" w:type="dxa"/>
            <w:shd w:val="clear" w:color="auto" w:fill="auto"/>
          </w:tcPr>
          <w:p w14:paraId="0225C442" w14:textId="77777777" w:rsidR="002A2070" w:rsidRDefault="002A2070" w:rsidP="00BB5ACB">
            <w:pPr>
              <w:spacing w:line="240" w:lineRule="auto"/>
              <w:jc w:val="left"/>
            </w:pPr>
            <w:r>
              <w:t>70.00</w:t>
            </w:r>
          </w:p>
        </w:tc>
        <w:tc>
          <w:tcPr>
            <w:tcW w:w="810" w:type="dxa"/>
            <w:shd w:val="clear" w:color="auto" w:fill="auto"/>
          </w:tcPr>
          <w:p w14:paraId="7DE6C5C1" w14:textId="77777777" w:rsidR="002A2070" w:rsidRDefault="002A2070" w:rsidP="00BB5ACB">
            <w:pPr>
              <w:spacing w:line="240" w:lineRule="auto"/>
              <w:jc w:val="left"/>
            </w:pPr>
            <w:r>
              <w:t>70.00</w:t>
            </w:r>
          </w:p>
        </w:tc>
      </w:tr>
    </w:tbl>
    <w:p w14:paraId="66E39656" w14:textId="77777777" w:rsidR="002A2070" w:rsidRDefault="002A2070" w:rsidP="002A2070">
      <w:pPr>
        <w:ind w:left="360"/>
      </w:pPr>
    </w:p>
    <w:p w14:paraId="440B5DA0" w14:textId="77777777" w:rsidR="003A6388" w:rsidRDefault="00963916" w:rsidP="003A6388">
      <w:pPr>
        <w:keepNext/>
        <w:ind w:left="360"/>
        <w:jc w:val="center"/>
      </w:pPr>
      <w:r>
        <w:rPr>
          <w:noProof/>
        </w:rPr>
        <w:lastRenderedPageBreak/>
        <w:drawing>
          <wp:inline distT="0" distB="0" distL="0" distR="0" wp14:anchorId="68BB8F3D" wp14:editId="7E730E71">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4601" cy="2743200"/>
                    </a:xfrm>
                    <a:prstGeom prst="rect">
                      <a:avLst/>
                    </a:prstGeom>
                  </pic:spPr>
                </pic:pic>
              </a:graphicData>
            </a:graphic>
          </wp:inline>
        </w:drawing>
      </w:r>
    </w:p>
    <w:p w14:paraId="03138AB0" w14:textId="77777777" w:rsidR="00D01AC4" w:rsidRDefault="003A6388" w:rsidP="003A6388">
      <w:pPr>
        <w:pStyle w:val="Caption"/>
      </w:pPr>
      <w:bookmarkStart w:id="406" w:name="_Toc68996345"/>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30</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rsidR="000A34B7">
        <w:t>\</w:t>
      </w:r>
      <w:bookmarkEnd w:id="406"/>
    </w:p>
    <w:p w14:paraId="1FBC20F6" w14:textId="77777777" w:rsidR="000A34B7" w:rsidRPr="006537BD" w:rsidRDefault="000A34B7" w:rsidP="000A34B7">
      <w:pPr>
        <w:ind w:firstLine="36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66,5%, </w:t>
      </w:r>
      <w:proofErr w:type="spellStart"/>
      <w:r>
        <w:t>thấp</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là</w:t>
      </w:r>
      <w:proofErr w:type="spellEnd"/>
      <w:r>
        <w:t xml:space="preserve"> 69,0%.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thấp</w:t>
      </w:r>
      <w:proofErr w:type="spellEnd"/>
      <w:r>
        <w:t xml:space="preserve"> </w:t>
      </w:r>
      <w:proofErr w:type="spellStart"/>
      <w:r>
        <w:t>với</w:t>
      </w:r>
      <w:proofErr w:type="spellEnd"/>
      <w:r>
        <w:t xml:space="preserve"> </w:t>
      </w:r>
      <w:proofErr w:type="spellStart"/>
      <w:r>
        <w:t>cả</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chỉ</w:t>
      </w:r>
      <w:proofErr w:type="spellEnd"/>
      <w:r>
        <w:t xml:space="preserve"> </w:t>
      </w:r>
      <w:proofErr w:type="spellStart"/>
      <w:r>
        <w:t>từ</w:t>
      </w:r>
      <w:proofErr w:type="spellEnd"/>
      <w:r>
        <w:t xml:space="preserve"> 45% </w:t>
      </w:r>
      <w:proofErr w:type="spellStart"/>
      <w:r>
        <w:t>tới</w:t>
      </w:r>
      <w:proofErr w:type="spellEnd"/>
      <w:r>
        <w:t xml:space="preserve"> 75%).</w:t>
      </w:r>
    </w:p>
    <w:p w14:paraId="0F49387E" w14:textId="77777777" w:rsidR="000A34B7" w:rsidRPr="000A34B7" w:rsidRDefault="000A34B7" w:rsidP="000A34B7"/>
    <w:p w14:paraId="0708E9F5"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p>
    <w:p w14:paraId="7C04079C" w14:textId="77777777" w:rsidR="002A2070" w:rsidRDefault="002A2070" w:rsidP="002A2070">
      <w:pPr>
        <w:ind w:left="360"/>
      </w:pPr>
    </w:p>
    <w:p w14:paraId="41A4E0EF" w14:textId="77777777" w:rsidR="000A2EA4" w:rsidRDefault="000A2EA4" w:rsidP="000A2EA4">
      <w:pPr>
        <w:pStyle w:val="Caption"/>
        <w:keepNext/>
      </w:pPr>
      <w:bookmarkStart w:id="407" w:name="_Toc68996358"/>
      <w:proofErr w:type="spellStart"/>
      <w:r>
        <w:t>Bảng</w:t>
      </w:r>
      <w:proofErr w:type="spellEnd"/>
      <w:r>
        <w:t xml:space="preserve"> </w:t>
      </w:r>
      <w:fldSimple w:instr=" STYLEREF 1 \s ">
        <w:r w:rsidR="00EC13B2">
          <w:rPr>
            <w:noProof/>
          </w:rPr>
          <w:t>3</w:t>
        </w:r>
      </w:fldSimple>
      <w:r w:rsidR="00D5476B">
        <w:t>.</w:t>
      </w:r>
      <w:fldSimple w:instr=" SEQ Bảng \* ARABIC \s 1 ">
        <w:r w:rsidR="00EC13B2">
          <w:rPr>
            <w:noProof/>
          </w:rPr>
          <w:t>9</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bookmarkEnd w:id="407"/>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14:paraId="09147572" w14:textId="77777777" w:rsidTr="00BB5ACB">
        <w:trPr>
          <w:trHeight w:val="658"/>
        </w:trPr>
        <w:tc>
          <w:tcPr>
            <w:tcW w:w="1255" w:type="dxa"/>
            <w:shd w:val="clear" w:color="auto" w:fill="auto"/>
          </w:tcPr>
          <w:p w14:paraId="6D561500" w14:textId="77777777" w:rsidR="002A2070" w:rsidRDefault="002A2070"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1A709B96" w14:textId="77777777" w:rsidR="002A2070" w:rsidRDefault="002A2070" w:rsidP="00BB5ACB">
            <w:pPr>
              <w:spacing w:line="240" w:lineRule="auto"/>
              <w:jc w:val="left"/>
            </w:pPr>
            <w:r>
              <w:t>0</w:t>
            </w:r>
          </w:p>
        </w:tc>
        <w:tc>
          <w:tcPr>
            <w:tcW w:w="810" w:type="dxa"/>
            <w:shd w:val="clear" w:color="auto" w:fill="auto"/>
          </w:tcPr>
          <w:p w14:paraId="6D0D8342" w14:textId="77777777" w:rsidR="002A2070" w:rsidRDefault="002A2070" w:rsidP="00BB5ACB">
            <w:pPr>
              <w:spacing w:line="240" w:lineRule="auto"/>
              <w:jc w:val="left"/>
            </w:pPr>
            <w:r>
              <w:t>10</w:t>
            </w:r>
          </w:p>
        </w:tc>
        <w:tc>
          <w:tcPr>
            <w:tcW w:w="810" w:type="dxa"/>
            <w:shd w:val="clear" w:color="auto" w:fill="auto"/>
          </w:tcPr>
          <w:p w14:paraId="3A717CE7" w14:textId="77777777" w:rsidR="002A2070" w:rsidRDefault="002A2070" w:rsidP="00BB5ACB">
            <w:pPr>
              <w:spacing w:line="240" w:lineRule="auto"/>
              <w:jc w:val="left"/>
            </w:pPr>
            <w:r>
              <w:t>20</w:t>
            </w:r>
          </w:p>
        </w:tc>
        <w:tc>
          <w:tcPr>
            <w:tcW w:w="810" w:type="dxa"/>
            <w:shd w:val="clear" w:color="auto" w:fill="auto"/>
          </w:tcPr>
          <w:p w14:paraId="2ED1828F" w14:textId="77777777" w:rsidR="002A2070" w:rsidRDefault="002A2070" w:rsidP="00BB5ACB">
            <w:pPr>
              <w:spacing w:line="240" w:lineRule="auto"/>
              <w:jc w:val="left"/>
            </w:pPr>
            <w:r>
              <w:t>30</w:t>
            </w:r>
          </w:p>
        </w:tc>
        <w:tc>
          <w:tcPr>
            <w:tcW w:w="810" w:type="dxa"/>
            <w:shd w:val="clear" w:color="auto" w:fill="auto"/>
          </w:tcPr>
          <w:p w14:paraId="368A7D38" w14:textId="77777777" w:rsidR="002A2070" w:rsidRDefault="002A2070" w:rsidP="00BB5ACB">
            <w:pPr>
              <w:spacing w:line="240" w:lineRule="auto"/>
              <w:jc w:val="left"/>
            </w:pPr>
            <w:r>
              <w:t>40</w:t>
            </w:r>
          </w:p>
        </w:tc>
        <w:tc>
          <w:tcPr>
            <w:tcW w:w="810" w:type="dxa"/>
          </w:tcPr>
          <w:p w14:paraId="79F29BF1" w14:textId="77777777" w:rsidR="002A2070" w:rsidRDefault="002A2070" w:rsidP="00BB5ACB">
            <w:pPr>
              <w:spacing w:line="240" w:lineRule="auto"/>
              <w:jc w:val="left"/>
            </w:pPr>
            <w:r>
              <w:t>50</w:t>
            </w:r>
          </w:p>
        </w:tc>
        <w:tc>
          <w:tcPr>
            <w:tcW w:w="810" w:type="dxa"/>
            <w:shd w:val="clear" w:color="auto" w:fill="auto"/>
          </w:tcPr>
          <w:p w14:paraId="6B555B25" w14:textId="77777777" w:rsidR="002A2070" w:rsidRDefault="002A2070" w:rsidP="00BB5ACB">
            <w:pPr>
              <w:spacing w:line="240" w:lineRule="auto"/>
              <w:jc w:val="left"/>
            </w:pPr>
            <w:r>
              <w:t>60</w:t>
            </w:r>
          </w:p>
        </w:tc>
        <w:tc>
          <w:tcPr>
            <w:tcW w:w="810" w:type="dxa"/>
            <w:shd w:val="clear" w:color="auto" w:fill="auto"/>
          </w:tcPr>
          <w:p w14:paraId="4496782D" w14:textId="77777777" w:rsidR="002A2070" w:rsidRDefault="002A2070" w:rsidP="00BB5ACB">
            <w:pPr>
              <w:spacing w:line="240" w:lineRule="auto"/>
              <w:jc w:val="left"/>
            </w:pPr>
            <w:r>
              <w:t>70</w:t>
            </w:r>
          </w:p>
        </w:tc>
        <w:tc>
          <w:tcPr>
            <w:tcW w:w="810" w:type="dxa"/>
            <w:shd w:val="clear" w:color="auto" w:fill="auto"/>
          </w:tcPr>
          <w:p w14:paraId="5B8D392D" w14:textId="77777777" w:rsidR="002A2070" w:rsidRDefault="002A2070" w:rsidP="00BB5ACB">
            <w:pPr>
              <w:spacing w:line="240" w:lineRule="auto"/>
              <w:jc w:val="left"/>
            </w:pPr>
            <w:r>
              <w:t>80</w:t>
            </w:r>
          </w:p>
        </w:tc>
        <w:tc>
          <w:tcPr>
            <w:tcW w:w="810" w:type="dxa"/>
            <w:shd w:val="clear" w:color="auto" w:fill="auto"/>
          </w:tcPr>
          <w:p w14:paraId="53D76397" w14:textId="77777777" w:rsidR="002A2070" w:rsidRDefault="002A2070" w:rsidP="00BB5ACB">
            <w:pPr>
              <w:spacing w:line="240" w:lineRule="auto"/>
              <w:jc w:val="left"/>
            </w:pPr>
            <w:r>
              <w:t>90</w:t>
            </w:r>
          </w:p>
        </w:tc>
      </w:tr>
      <w:tr w:rsidR="002A2070" w14:paraId="28A6AE41" w14:textId="77777777" w:rsidTr="00BB5ACB">
        <w:trPr>
          <w:trHeight w:val="658"/>
        </w:trPr>
        <w:tc>
          <w:tcPr>
            <w:tcW w:w="1255" w:type="dxa"/>
            <w:shd w:val="clear" w:color="auto" w:fill="auto"/>
          </w:tcPr>
          <w:p w14:paraId="70EA44DE" w14:textId="77777777" w:rsidR="002A2070" w:rsidRDefault="002A2070" w:rsidP="00BB5ACB">
            <w:pPr>
              <w:spacing w:line="240" w:lineRule="auto"/>
              <w:jc w:val="left"/>
            </w:pPr>
            <w:r>
              <w:t>SVM (%)</w:t>
            </w:r>
          </w:p>
        </w:tc>
        <w:tc>
          <w:tcPr>
            <w:tcW w:w="810" w:type="dxa"/>
            <w:shd w:val="clear" w:color="auto" w:fill="auto"/>
          </w:tcPr>
          <w:p w14:paraId="6660EA2A" w14:textId="77777777" w:rsidR="002A2070" w:rsidRDefault="002A2070" w:rsidP="00BB5ACB">
            <w:pPr>
              <w:spacing w:line="240" w:lineRule="auto"/>
              <w:jc w:val="left"/>
            </w:pPr>
            <w:r>
              <w:t>85.00</w:t>
            </w:r>
          </w:p>
        </w:tc>
        <w:tc>
          <w:tcPr>
            <w:tcW w:w="810" w:type="dxa"/>
            <w:shd w:val="clear" w:color="auto" w:fill="auto"/>
          </w:tcPr>
          <w:p w14:paraId="2F042E4B" w14:textId="77777777" w:rsidR="002A2070" w:rsidRDefault="002A2070" w:rsidP="00BB5ACB">
            <w:pPr>
              <w:spacing w:line="240" w:lineRule="auto"/>
              <w:jc w:val="left"/>
            </w:pPr>
            <w:r>
              <w:t>85.00</w:t>
            </w:r>
          </w:p>
        </w:tc>
        <w:tc>
          <w:tcPr>
            <w:tcW w:w="810" w:type="dxa"/>
            <w:shd w:val="clear" w:color="auto" w:fill="auto"/>
          </w:tcPr>
          <w:p w14:paraId="4E70AF57" w14:textId="77777777" w:rsidR="002A2070" w:rsidRDefault="002A2070" w:rsidP="00BB5ACB">
            <w:pPr>
              <w:spacing w:line="240" w:lineRule="auto"/>
              <w:jc w:val="left"/>
            </w:pPr>
            <w:r>
              <w:t>85.00</w:t>
            </w:r>
          </w:p>
        </w:tc>
        <w:tc>
          <w:tcPr>
            <w:tcW w:w="810" w:type="dxa"/>
            <w:shd w:val="clear" w:color="auto" w:fill="auto"/>
          </w:tcPr>
          <w:p w14:paraId="54036A01" w14:textId="77777777" w:rsidR="002A2070" w:rsidRDefault="002A2070" w:rsidP="00BB5ACB">
            <w:pPr>
              <w:spacing w:line="240" w:lineRule="auto"/>
              <w:jc w:val="left"/>
            </w:pPr>
            <w:r>
              <w:t>85.00</w:t>
            </w:r>
          </w:p>
        </w:tc>
        <w:tc>
          <w:tcPr>
            <w:tcW w:w="810" w:type="dxa"/>
            <w:shd w:val="clear" w:color="auto" w:fill="auto"/>
          </w:tcPr>
          <w:p w14:paraId="22069A8E" w14:textId="77777777" w:rsidR="002A2070" w:rsidRDefault="002A2070" w:rsidP="00BB5ACB">
            <w:pPr>
              <w:spacing w:line="240" w:lineRule="auto"/>
              <w:jc w:val="left"/>
            </w:pPr>
            <w:r>
              <w:t>90.00</w:t>
            </w:r>
          </w:p>
        </w:tc>
        <w:tc>
          <w:tcPr>
            <w:tcW w:w="810" w:type="dxa"/>
          </w:tcPr>
          <w:p w14:paraId="72640C87" w14:textId="77777777" w:rsidR="002A2070" w:rsidRDefault="002A2070" w:rsidP="00BB5ACB">
            <w:pPr>
              <w:spacing w:line="240" w:lineRule="auto"/>
              <w:jc w:val="left"/>
            </w:pPr>
            <w:r>
              <w:t>90.00</w:t>
            </w:r>
          </w:p>
        </w:tc>
        <w:tc>
          <w:tcPr>
            <w:tcW w:w="810" w:type="dxa"/>
            <w:shd w:val="clear" w:color="auto" w:fill="auto"/>
          </w:tcPr>
          <w:p w14:paraId="03419A2C" w14:textId="77777777" w:rsidR="002A2070" w:rsidRDefault="002A2070" w:rsidP="00BB5ACB">
            <w:pPr>
              <w:spacing w:line="240" w:lineRule="auto"/>
              <w:jc w:val="left"/>
            </w:pPr>
            <w:r>
              <w:t>80.00</w:t>
            </w:r>
          </w:p>
        </w:tc>
        <w:tc>
          <w:tcPr>
            <w:tcW w:w="810" w:type="dxa"/>
            <w:shd w:val="clear" w:color="auto" w:fill="auto"/>
          </w:tcPr>
          <w:p w14:paraId="06C438AB" w14:textId="77777777" w:rsidR="002A2070" w:rsidRDefault="002A2070" w:rsidP="00BB5ACB">
            <w:pPr>
              <w:spacing w:line="240" w:lineRule="auto"/>
              <w:jc w:val="left"/>
            </w:pPr>
            <w:r>
              <w:t>90.00</w:t>
            </w:r>
          </w:p>
        </w:tc>
        <w:tc>
          <w:tcPr>
            <w:tcW w:w="810" w:type="dxa"/>
            <w:shd w:val="clear" w:color="auto" w:fill="auto"/>
          </w:tcPr>
          <w:p w14:paraId="30BEB1D2" w14:textId="77777777" w:rsidR="002A2070" w:rsidRDefault="002A2070" w:rsidP="00BB5ACB">
            <w:pPr>
              <w:spacing w:line="240" w:lineRule="auto"/>
              <w:jc w:val="left"/>
            </w:pPr>
            <w:r>
              <w:t>85.00</w:t>
            </w:r>
          </w:p>
        </w:tc>
        <w:tc>
          <w:tcPr>
            <w:tcW w:w="810" w:type="dxa"/>
            <w:shd w:val="clear" w:color="auto" w:fill="auto"/>
          </w:tcPr>
          <w:p w14:paraId="1EB88A84" w14:textId="77777777" w:rsidR="002A2070" w:rsidRDefault="002A2070" w:rsidP="00BB5ACB">
            <w:pPr>
              <w:spacing w:line="240" w:lineRule="auto"/>
              <w:jc w:val="left"/>
            </w:pPr>
            <w:r>
              <w:t>95.00</w:t>
            </w:r>
          </w:p>
        </w:tc>
      </w:tr>
      <w:tr w:rsidR="002A2070" w14:paraId="0232CC37" w14:textId="77777777" w:rsidTr="00BB5ACB">
        <w:trPr>
          <w:trHeight w:val="616"/>
        </w:trPr>
        <w:tc>
          <w:tcPr>
            <w:tcW w:w="1255" w:type="dxa"/>
            <w:shd w:val="clear" w:color="auto" w:fill="auto"/>
          </w:tcPr>
          <w:p w14:paraId="1D77A99A" w14:textId="77777777" w:rsidR="002A2070" w:rsidRDefault="002A2070" w:rsidP="00BB5ACB">
            <w:pPr>
              <w:spacing w:line="240" w:lineRule="auto"/>
              <w:jc w:val="left"/>
            </w:pPr>
            <w:r>
              <w:t xml:space="preserve">RF (%) </w:t>
            </w:r>
          </w:p>
        </w:tc>
        <w:tc>
          <w:tcPr>
            <w:tcW w:w="810" w:type="dxa"/>
            <w:shd w:val="clear" w:color="auto" w:fill="auto"/>
          </w:tcPr>
          <w:p w14:paraId="12B23AB3" w14:textId="77777777" w:rsidR="002A2070" w:rsidRDefault="002A2070" w:rsidP="00BB5ACB">
            <w:pPr>
              <w:spacing w:line="240" w:lineRule="auto"/>
              <w:jc w:val="left"/>
            </w:pPr>
            <w:r>
              <w:t>90.00</w:t>
            </w:r>
          </w:p>
        </w:tc>
        <w:tc>
          <w:tcPr>
            <w:tcW w:w="810" w:type="dxa"/>
            <w:shd w:val="clear" w:color="auto" w:fill="auto"/>
          </w:tcPr>
          <w:p w14:paraId="5A829445" w14:textId="77777777" w:rsidR="002A2070" w:rsidRDefault="002A2070" w:rsidP="00BB5ACB">
            <w:pPr>
              <w:spacing w:line="240" w:lineRule="auto"/>
              <w:jc w:val="left"/>
            </w:pPr>
            <w:r>
              <w:t>95.00</w:t>
            </w:r>
          </w:p>
        </w:tc>
        <w:tc>
          <w:tcPr>
            <w:tcW w:w="810" w:type="dxa"/>
            <w:shd w:val="clear" w:color="auto" w:fill="auto"/>
          </w:tcPr>
          <w:p w14:paraId="5E7EF5D7" w14:textId="77777777" w:rsidR="002A2070" w:rsidRDefault="002A2070" w:rsidP="00BB5ACB">
            <w:pPr>
              <w:jc w:val="left"/>
            </w:pPr>
            <w:r>
              <w:t>90.00</w:t>
            </w:r>
          </w:p>
        </w:tc>
        <w:tc>
          <w:tcPr>
            <w:tcW w:w="810" w:type="dxa"/>
            <w:shd w:val="clear" w:color="auto" w:fill="auto"/>
          </w:tcPr>
          <w:p w14:paraId="47AA284D" w14:textId="77777777" w:rsidR="002A2070" w:rsidRDefault="002A2070" w:rsidP="00BB5ACB">
            <w:pPr>
              <w:spacing w:line="240" w:lineRule="auto"/>
              <w:jc w:val="left"/>
            </w:pPr>
            <w:r>
              <w:t>95.00</w:t>
            </w:r>
          </w:p>
        </w:tc>
        <w:tc>
          <w:tcPr>
            <w:tcW w:w="810" w:type="dxa"/>
            <w:shd w:val="clear" w:color="auto" w:fill="auto"/>
          </w:tcPr>
          <w:p w14:paraId="65D8DABA" w14:textId="77777777" w:rsidR="002A2070" w:rsidRDefault="002A2070" w:rsidP="00BB5ACB">
            <w:pPr>
              <w:spacing w:line="240" w:lineRule="auto"/>
              <w:jc w:val="left"/>
            </w:pPr>
            <w:r>
              <w:t>100</w:t>
            </w:r>
          </w:p>
        </w:tc>
        <w:tc>
          <w:tcPr>
            <w:tcW w:w="810" w:type="dxa"/>
          </w:tcPr>
          <w:p w14:paraId="4B4BF9B8" w14:textId="77777777" w:rsidR="002A2070" w:rsidRDefault="002A2070" w:rsidP="00BB5ACB">
            <w:pPr>
              <w:spacing w:line="240" w:lineRule="auto"/>
              <w:jc w:val="left"/>
            </w:pPr>
            <w:r>
              <w:t>95.00</w:t>
            </w:r>
          </w:p>
        </w:tc>
        <w:tc>
          <w:tcPr>
            <w:tcW w:w="810" w:type="dxa"/>
            <w:shd w:val="clear" w:color="auto" w:fill="auto"/>
          </w:tcPr>
          <w:p w14:paraId="3CB7F41E" w14:textId="77777777" w:rsidR="002A2070" w:rsidRDefault="002A2070" w:rsidP="00BB5ACB">
            <w:pPr>
              <w:spacing w:line="240" w:lineRule="auto"/>
              <w:jc w:val="left"/>
            </w:pPr>
            <w:r>
              <w:t>95.00</w:t>
            </w:r>
          </w:p>
        </w:tc>
        <w:tc>
          <w:tcPr>
            <w:tcW w:w="810" w:type="dxa"/>
            <w:shd w:val="clear" w:color="auto" w:fill="auto"/>
          </w:tcPr>
          <w:p w14:paraId="781CE86E" w14:textId="77777777" w:rsidR="002A2070" w:rsidRDefault="002A2070" w:rsidP="00BB5ACB">
            <w:pPr>
              <w:spacing w:line="240" w:lineRule="auto"/>
              <w:jc w:val="left"/>
            </w:pPr>
            <w:r>
              <w:t>100</w:t>
            </w:r>
          </w:p>
        </w:tc>
        <w:tc>
          <w:tcPr>
            <w:tcW w:w="810" w:type="dxa"/>
            <w:shd w:val="clear" w:color="auto" w:fill="auto"/>
          </w:tcPr>
          <w:p w14:paraId="080DB362" w14:textId="77777777" w:rsidR="002A2070" w:rsidRDefault="002A2070" w:rsidP="00BB5ACB">
            <w:pPr>
              <w:spacing w:line="240" w:lineRule="auto"/>
              <w:jc w:val="left"/>
            </w:pPr>
            <w:r>
              <w:t>100</w:t>
            </w:r>
          </w:p>
        </w:tc>
        <w:tc>
          <w:tcPr>
            <w:tcW w:w="810" w:type="dxa"/>
            <w:shd w:val="clear" w:color="auto" w:fill="auto"/>
          </w:tcPr>
          <w:p w14:paraId="10A76DFA" w14:textId="77777777" w:rsidR="002A2070" w:rsidRDefault="002A2070" w:rsidP="00BB5ACB">
            <w:pPr>
              <w:spacing w:line="240" w:lineRule="auto"/>
              <w:jc w:val="left"/>
            </w:pPr>
            <w:r>
              <w:t>100</w:t>
            </w:r>
          </w:p>
        </w:tc>
      </w:tr>
    </w:tbl>
    <w:p w14:paraId="71D11CE4" w14:textId="77777777" w:rsidR="002A2070" w:rsidRDefault="002A2070" w:rsidP="002A2070">
      <w:pPr>
        <w:ind w:left="360"/>
      </w:pPr>
    </w:p>
    <w:p w14:paraId="7E4E3889" w14:textId="77777777" w:rsidR="003A6388" w:rsidRDefault="00815003" w:rsidP="003A6388">
      <w:pPr>
        <w:keepNext/>
        <w:ind w:left="360"/>
        <w:jc w:val="center"/>
      </w:pPr>
      <w:r>
        <w:rPr>
          <w:noProof/>
        </w:rPr>
        <w:lastRenderedPageBreak/>
        <w:drawing>
          <wp:inline distT="0" distB="0" distL="0" distR="0" wp14:anchorId="1EFE0BD9" wp14:editId="131954FC">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6829" cy="2743200"/>
                    </a:xfrm>
                    <a:prstGeom prst="rect">
                      <a:avLst/>
                    </a:prstGeom>
                  </pic:spPr>
                </pic:pic>
              </a:graphicData>
            </a:graphic>
          </wp:inline>
        </w:drawing>
      </w:r>
    </w:p>
    <w:p w14:paraId="19DBCB4B" w14:textId="77777777" w:rsidR="00D01AC4" w:rsidRDefault="003A6388" w:rsidP="003A6388">
      <w:pPr>
        <w:pStyle w:val="Caption"/>
      </w:pPr>
      <w:bookmarkStart w:id="408" w:name="_Toc68996346"/>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31</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408"/>
      <w:proofErr w:type="spellEnd"/>
    </w:p>
    <w:p w14:paraId="2012C8E6" w14:textId="77777777" w:rsidR="000A34B7" w:rsidRPr="006537BD" w:rsidRDefault="000A34B7" w:rsidP="000A34B7">
      <w:pPr>
        <w:ind w:firstLine="720"/>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87,0%, </w:t>
      </w:r>
      <w:proofErr w:type="spellStart"/>
      <w:r>
        <w:t>còn</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t>là</w:t>
      </w:r>
      <w:proofErr w:type="spellEnd"/>
      <w:r>
        <w:t xml:space="preserve"> </w:t>
      </w:r>
      <w:proofErr w:type="spellStart"/>
      <w:r>
        <w:t>rất</w:t>
      </w:r>
      <w:proofErr w:type="spellEnd"/>
      <w:r>
        <w:t xml:space="preserve"> </w:t>
      </w:r>
      <w:proofErr w:type="spellStart"/>
      <w:r>
        <w:t>cao</w:t>
      </w:r>
      <w:proofErr w:type="spellEnd"/>
      <w:r>
        <w:t xml:space="preserve"> 96,0%.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rsidR="005262B4">
        <w:t>rất</w:t>
      </w:r>
      <w:proofErr w:type="spellEnd"/>
      <w:r w:rsidR="005262B4">
        <w:t xml:space="preserve"> </w:t>
      </w:r>
      <w:proofErr w:type="spellStart"/>
      <w:r w:rsidR="005262B4">
        <w:t>tốt</w:t>
      </w:r>
      <w:proofErr w:type="spellEnd"/>
      <w:r>
        <w:t xml:space="preserve"> </w:t>
      </w:r>
      <w:proofErr w:type="spellStart"/>
      <w:r>
        <w:t>với</w:t>
      </w:r>
      <w:proofErr w:type="spellEnd"/>
      <w:r>
        <w:t xml:space="preserve"> </w:t>
      </w:r>
      <w:proofErr w:type="spellStart"/>
      <w:r>
        <w:t>cả</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proofErr w:type="spellStart"/>
      <w:r>
        <w:t>RandomForest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RandomForest</w:t>
      </w:r>
      <w:proofErr w:type="spellEnd"/>
      <w:r>
        <w:t xml:space="preserve"> </w:t>
      </w:r>
      <w:proofErr w:type="spellStart"/>
      <w:r w:rsidR="005262B4">
        <w:t>cho</w:t>
      </w:r>
      <w:proofErr w:type="spellEnd"/>
      <w:r w:rsidR="005262B4">
        <w:t xml:space="preserve"> </w:t>
      </w:r>
      <w:proofErr w:type="spellStart"/>
      <w:r w:rsidR="005262B4">
        <w:t>thấy</w:t>
      </w:r>
      <w:proofErr w:type="spellEnd"/>
      <w:r w:rsidR="005262B4">
        <w:t xml:space="preserve"> </w:t>
      </w:r>
      <w:proofErr w:type="spellStart"/>
      <w:r w:rsidR="005262B4">
        <w:t>khả</w:t>
      </w:r>
      <w:proofErr w:type="spellEnd"/>
      <w:r w:rsidR="005262B4">
        <w:t xml:space="preserve"> </w:t>
      </w:r>
      <w:proofErr w:type="spellStart"/>
      <w:r w:rsidR="005262B4">
        <w:t>năng</w:t>
      </w:r>
      <w:proofErr w:type="spellEnd"/>
      <w:r w:rsidR="005262B4">
        <w:t xml:space="preserve"> </w:t>
      </w:r>
      <w:proofErr w:type="spellStart"/>
      <w:r w:rsidR="005262B4">
        <w:t>nhận</w:t>
      </w:r>
      <w:proofErr w:type="spellEnd"/>
      <w:r w:rsidR="005262B4">
        <w:t xml:space="preserve"> </w:t>
      </w:r>
      <w:proofErr w:type="spellStart"/>
      <w:r w:rsidR="005262B4">
        <w:t>dạng</w:t>
      </w:r>
      <w:proofErr w:type="spellEnd"/>
      <w:r w:rsidR="005262B4">
        <w:t xml:space="preserve"> </w:t>
      </w:r>
      <w:proofErr w:type="spellStart"/>
      <w:r w:rsidR="005262B4">
        <w:t>vượt</w:t>
      </w:r>
      <w:proofErr w:type="spellEnd"/>
      <w:r w:rsidR="005262B4">
        <w:t xml:space="preserve"> </w:t>
      </w:r>
      <w:proofErr w:type="spellStart"/>
      <w:r w:rsidR="005262B4">
        <w:t>trội</w:t>
      </w:r>
      <w:proofErr w:type="spellEnd"/>
      <w:r w:rsidR="005262B4">
        <w:t xml:space="preserve"> (</w:t>
      </w:r>
      <w:proofErr w:type="spellStart"/>
      <w:r w:rsidR="005262B4">
        <w:t>lớn</w:t>
      </w:r>
      <w:proofErr w:type="spellEnd"/>
      <w:r w:rsidR="005262B4">
        <w:t xml:space="preserve"> </w:t>
      </w:r>
      <w:proofErr w:type="spellStart"/>
      <w:r w:rsidR="005262B4">
        <w:t>hơn</w:t>
      </w:r>
      <w:proofErr w:type="spellEnd"/>
      <w:r w:rsidR="005262B4">
        <w:t xml:space="preserve"> 9%) so </w:t>
      </w:r>
      <w:proofErr w:type="spellStart"/>
      <w:r w:rsidR="005262B4">
        <w:t>với</w:t>
      </w:r>
      <w:proofErr w:type="spellEnd"/>
      <w:r w:rsidR="005262B4">
        <w:t xml:space="preserve"> </w:t>
      </w:r>
      <w:proofErr w:type="spellStart"/>
      <w:r w:rsidR="005262B4">
        <w:t>mô</w:t>
      </w:r>
      <w:proofErr w:type="spellEnd"/>
      <w:r w:rsidR="005262B4">
        <w:t xml:space="preserve"> </w:t>
      </w:r>
      <w:proofErr w:type="spellStart"/>
      <w:r w:rsidR="005262B4">
        <w:t>hình</w:t>
      </w:r>
      <w:proofErr w:type="spellEnd"/>
      <w:r w:rsidR="005262B4">
        <w:t xml:space="preserve"> SVM</w:t>
      </w:r>
      <w:r w:rsidR="001F2848">
        <w:t>.</w:t>
      </w:r>
    </w:p>
    <w:p w14:paraId="0BB1F26E" w14:textId="77777777" w:rsidR="000A34B7" w:rsidRDefault="009163FE" w:rsidP="009163FE">
      <w:pPr>
        <w:pStyle w:val="Heading2"/>
      </w:pPr>
      <w:bookmarkStart w:id="409" w:name="_Toc68996291"/>
      <w:proofErr w:type="spellStart"/>
      <w:r>
        <w:t>Nhận</w:t>
      </w:r>
      <w:proofErr w:type="spellEnd"/>
      <w:r>
        <w:t xml:space="preserve"> </w:t>
      </w:r>
      <w:proofErr w:type="spellStart"/>
      <w:r>
        <w:t>dạng</w:t>
      </w:r>
      <w:proofErr w:type="spellEnd"/>
      <w:r>
        <w:t xml:space="preserve"> </w:t>
      </w:r>
      <w:proofErr w:type="spellStart"/>
      <w:r>
        <w:t>với</w:t>
      </w:r>
      <w:proofErr w:type="spellEnd"/>
      <w:r>
        <w:t xml:space="preserve"> 3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bookmarkEnd w:id="409"/>
      <w:proofErr w:type="spellEnd"/>
    </w:p>
    <w:p w14:paraId="44AE1564" w14:textId="77777777" w:rsidR="009163FE" w:rsidRDefault="000C361A" w:rsidP="009163FE">
      <w:pPr>
        <w:ind w:firstLine="567"/>
      </w:pPr>
      <w:proofErr w:type="spellStart"/>
      <w:r>
        <w:t>Với</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lên</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thành</w:t>
      </w:r>
      <w:proofErr w:type="spellEnd"/>
      <w:r w:rsidR="009163FE">
        <w:t xml:space="preserve"> 3 </w:t>
      </w:r>
      <w:proofErr w:type="spellStart"/>
      <w:r w:rsidR="009163FE">
        <w:t>trạng</w:t>
      </w:r>
      <w:proofErr w:type="spellEnd"/>
      <w:r w:rsidR="009163FE">
        <w:t xml:space="preserve"> </w:t>
      </w:r>
      <w:proofErr w:type="spellStart"/>
      <w:r w:rsidR="009163FE">
        <w:t>thái</w:t>
      </w:r>
      <w:proofErr w:type="spellEnd"/>
      <w:r w:rsidR="009163FE">
        <w:t xml:space="preserve"> </w:t>
      </w:r>
      <w:proofErr w:type="spellStart"/>
      <w:r w:rsidR="009163FE">
        <w:t>cảm</w:t>
      </w:r>
      <w:proofErr w:type="spellEnd"/>
      <w:r w:rsidR="009163FE">
        <w:t xml:space="preserve"> </w:t>
      </w:r>
      <w:proofErr w:type="spellStart"/>
      <w:r w:rsidR="009163FE">
        <w:t>x</w:t>
      </w:r>
      <w:r>
        <w:t>úc</w:t>
      </w:r>
      <w:proofErr w:type="spellEnd"/>
      <w:r>
        <w:t xml:space="preserve"> </w:t>
      </w:r>
      <w:proofErr w:type="spellStart"/>
      <w:r>
        <w:t>chính</w:t>
      </w:r>
      <w:proofErr w:type="spellEnd"/>
      <w:r>
        <w:t xml:space="preserve"> </w:t>
      </w:r>
      <w:proofErr w:type="spellStart"/>
      <w:r>
        <w:t>gồm</w:t>
      </w:r>
      <w:proofErr w:type="spellEnd"/>
      <w:r w:rsidR="009163FE">
        <w:t xml:space="preserve">: </w:t>
      </w:r>
      <w:proofErr w:type="spellStart"/>
      <w:r w:rsidR="009163FE">
        <w:t>tích</w:t>
      </w:r>
      <w:proofErr w:type="spellEnd"/>
      <w:r w:rsidR="009163FE">
        <w:t xml:space="preserve"> </w:t>
      </w:r>
      <w:proofErr w:type="spellStart"/>
      <w:r w:rsidR="009163FE">
        <w:t>cực</w:t>
      </w:r>
      <w:proofErr w:type="spellEnd"/>
      <w:r w:rsidR="009163FE">
        <w:t xml:space="preserve">, </w:t>
      </w:r>
      <w:proofErr w:type="spellStart"/>
      <w:r w:rsidR="009163FE">
        <w:t>trung</w:t>
      </w:r>
      <w:proofErr w:type="spellEnd"/>
      <w:r w:rsidR="009163FE">
        <w:t xml:space="preserve"> </w:t>
      </w:r>
      <w:proofErr w:type="spellStart"/>
      <w:r w:rsidR="009163FE">
        <w:t>lập</w:t>
      </w:r>
      <w:proofErr w:type="spellEnd"/>
      <w:r w:rsidR="009163FE">
        <w:t xml:space="preserve"> </w:t>
      </w:r>
      <w:proofErr w:type="spellStart"/>
      <w:r w:rsidR="009163FE">
        <w:t>và</w:t>
      </w:r>
      <w:proofErr w:type="spellEnd"/>
      <w:r w:rsidR="009163FE">
        <w:t xml:space="preserve"> </w:t>
      </w:r>
      <w:proofErr w:type="spellStart"/>
      <w:r w:rsidR="009163FE">
        <w:t>tiêu</w:t>
      </w:r>
      <w:proofErr w:type="spellEnd"/>
      <w:r w:rsidR="009163FE">
        <w:t xml:space="preserve"> </w:t>
      </w:r>
      <w:proofErr w:type="spellStart"/>
      <w:r w:rsidR="009163FE">
        <w:t>cực</w:t>
      </w:r>
      <w:proofErr w:type="spellEnd"/>
      <w:r w:rsidR="009163FE">
        <w:t xml:space="preserve">. </w:t>
      </w:r>
      <w:r>
        <w:t xml:space="preserve">3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trạng</w:t>
      </w:r>
      <w:proofErr w:type="spellEnd"/>
      <w:r>
        <w:t xml:space="preserve"> </w:t>
      </w:r>
      <w:proofErr w:type="spellStart"/>
      <w:r>
        <w:t>tích</w:t>
      </w:r>
      <w:proofErr w:type="spellEnd"/>
      <w:r>
        <w:t xml:space="preserve"> </w:t>
      </w:r>
      <w:proofErr w:type="spellStart"/>
      <w:r>
        <w:t>cực</w:t>
      </w:r>
      <w:proofErr w:type="spellEnd"/>
      <w:r>
        <w:t xml:space="preserve">, 2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được</w:t>
      </w:r>
      <w:proofErr w:type="spellEnd"/>
      <w:r>
        <w:t xml:space="preserve"> </w:t>
      </w:r>
      <w:proofErr w:type="spellStart"/>
      <w:r>
        <w:t>xếp</w:t>
      </w:r>
      <w:proofErr w:type="spellEnd"/>
      <w:r>
        <w:t xml:space="preserve">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trung</w:t>
      </w:r>
      <w:proofErr w:type="spellEnd"/>
      <w:r>
        <w:t xml:space="preserve"> </w:t>
      </w:r>
      <w:proofErr w:type="spellStart"/>
      <w:r>
        <w:t>lập</w:t>
      </w:r>
      <w:proofErr w:type="spellEnd"/>
      <w:r>
        <w:t xml:space="preserve">, </w:t>
      </w:r>
      <w:proofErr w:type="spellStart"/>
      <w:r>
        <w:t>cuối</w:t>
      </w:r>
      <w:proofErr w:type="spellEnd"/>
      <w:r>
        <w:t xml:space="preserve"> </w:t>
      </w:r>
      <w:proofErr w:type="spellStart"/>
      <w:r>
        <w:t>cùng</w:t>
      </w:r>
      <w:proofErr w:type="spellEnd"/>
      <w:r>
        <w:t xml:space="preserve"> 3 </w:t>
      </w:r>
      <w:proofErr w:type="spellStart"/>
      <w:r>
        <w:t>cảm</w:t>
      </w:r>
      <w:proofErr w:type="spellEnd"/>
      <w:r>
        <w:t xml:space="preserve"> </w:t>
      </w:r>
      <w:proofErr w:type="spellStart"/>
      <w:r>
        <w:t>xúc</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là</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ghét</w:t>
      </w:r>
      <w:proofErr w:type="spellEnd"/>
      <w:r>
        <w:t xml:space="preserve"> </w:t>
      </w:r>
      <w:proofErr w:type="spellStart"/>
      <w:r>
        <w:t>bỏ</w:t>
      </w:r>
      <w:proofErr w:type="spellEnd"/>
      <w:r>
        <w:t xml:space="preserve"> </w:t>
      </w:r>
      <w:proofErr w:type="spellStart"/>
      <w:r>
        <w:t>và</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tiêu</w:t>
      </w:r>
      <w:proofErr w:type="spellEnd"/>
      <w:r>
        <w:t xml:space="preserve"> </w:t>
      </w:r>
      <w:proofErr w:type="spellStart"/>
      <w:r>
        <w:t>cực</w:t>
      </w:r>
      <w:proofErr w:type="spellEnd"/>
      <w:r>
        <w:t>.</w:t>
      </w:r>
      <w:r w:rsidR="000247BC">
        <w:t xml:space="preserve"> </w:t>
      </w:r>
      <w:proofErr w:type="spellStart"/>
      <w:r w:rsidR="000247BC">
        <w:t>Kết</w:t>
      </w:r>
      <w:proofErr w:type="spellEnd"/>
      <w:r w:rsidR="000247BC">
        <w:t xml:space="preserve"> </w:t>
      </w:r>
      <w:proofErr w:type="spellStart"/>
      <w:r w:rsidR="000247BC">
        <w:t>quả</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w:t>
      </w:r>
      <w:proofErr w:type="spellStart"/>
      <w:r w:rsidR="000247BC">
        <w:t>của</w:t>
      </w:r>
      <w:proofErr w:type="spellEnd"/>
      <w:r w:rsidR="000247BC">
        <w:t xml:space="preserve"> 2 </w:t>
      </w:r>
      <w:proofErr w:type="spellStart"/>
      <w:r w:rsidR="000247BC">
        <w:t>mô</w:t>
      </w:r>
      <w:proofErr w:type="spellEnd"/>
      <w:r w:rsidR="000247BC">
        <w:t xml:space="preserve"> </w:t>
      </w:r>
      <w:proofErr w:type="spellStart"/>
      <w:r w:rsidR="000247BC">
        <w:t>hình</w:t>
      </w:r>
      <w:proofErr w:type="spellEnd"/>
      <w:r w:rsidR="000247BC">
        <w:t xml:space="preserve"> SVM </w:t>
      </w:r>
      <w:proofErr w:type="spellStart"/>
      <w:r w:rsidR="000247BC">
        <w:t>và</w:t>
      </w:r>
      <w:proofErr w:type="spellEnd"/>
      <w:r w:rsidR="000247BC">
        <w:t xml:space="preserve"> </w:t>
      </w:r>
      <w:proofErr w:type="spellStart"/>
      <w:r w:rsidR="000247BC">
        <w:t>RandomForest</w:t>
      </w:r>
      <w:proofErr w:type="spellEnd"/>
      <w:r w:rsidR="000247BC">
        <w:t xml:space="preserve"> </w:t>
      </w:r>
      <w:proofErr w:type="spellStart"/>
      <w:r w:rsidR="000247BC">
        <w:t>với</w:t>
      </w:r>
      <w:proofErr w:type="spellEnd"/>
      <w:r w:rsidR="000247BC">
        <w:t xml:space="preserve"> 3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được</w:t>
      </w:r>
      <w:proofErr w:type="spellEnd"/>
      <w:r w:rsidR="000247BC">
        <w:t xml:space="preserve"> </w:t>
      </w:r>
      <w:proofErr w:type="spellStart"/>
      <w:r w:rsidR="000247BC">
        <w:t>biểu</w:t>
      </w:r>
      <w:proofErr w:type="spellEnd"/>
      <w:r w:rsidR="000247BC">
        <w:t xml:space="preserve"> </w:t>
      </w:r>
      <w:proofErr w:type="spellStart"/>
      <w:r w:rsidR="000247BC">
        <w:t>diễn</w:t>
      </w:r>
      <w:proofErr w:type="spellEnd"/>
      <w:r w:rsidR="000247BC">
        <w:t xml:space="preserve"> </w:t>
      </w:r>
      <w:proofErr w:type="spellStart"/>
      <w:r w:rsidR="000247BC">
        <w:t>trong</w:t>
      </w:r>
      <w:proofErr w:type="spellEnd"/>
      <w:r w:rsidR="000247BC">
        <w:t xml:space="preserve"> </w:t>
      </w:r>
      <w:r w:rsidR="000247BC">
        <w:fldChar w:fldCharType="begin"/>
      </w:r>
      <w:r w:rsidR="000247BC">
        <w:instrText xml:space="preserve"> REF _Ref68905453 \h </w:instrText>
      </w:r>
      <w:r w:rsidR="000247BC">
        <w:fldChar w:fldCharType="separate"/>
      </w:r>
      <w:proofErr w:type="spellStart"/>
      <w:r w:rsidR="00EC13B2">
        <w:t>Hình</w:t>
      </w:r>
      <w:proofErr w:type="spellEnd"/>
      <w:r w:rsidR="00EC13B2">
        <w:t xml:space="preserve"> </w:t>
      </w:r>
      <w:r w:rsidR="00EC13B2">
        <w:rPr>
          <w:noProof/>
        </w:rPr>
        <w:t>3</w:t>
      </w:r>
      <w:r w:rsidR="00EC13B2">
        <w:t>.</w:t>
      </w:r>
      <w:r w:rsidR="00EC13B2">
        <w:rPr>
          <w:noProof/>
        </w:rPr>
        <w:t>32</w:t>
      </w:r>
      <w:r w:rsidR="000247BC">
        <w:fldChar w:fldCharType="end"/>
      </w:r>
      <w:r w:rsidR="000247BC">
        <w:t xml:space="preserve"> </w:t>
      </w:r>
      <w:proofErr w:type="spellStart"/>
      <w:r w:rsidR="000247BC">
        <w:t>và</w:t>
      </w:r>
      <w:proofErr w:type="spellEnd"/>
      <w:r w:rsidR="000247BC">
        <w:t xml:space="preserve"> </w:t>
      </w:r>
      <w:r w:rsidR="000247BC">
        <w:fldChar w:fldCharType="begin"/>
      </w:r>
      <w:r w:rsidR="000247BC">
        <w:instrText xml:space="preserve"> REF _Ref68905455 \h </w:instrText>
      </w:r>
      <w:r w:rsidR="000247BC">
        <w:fldChar w:fldCharType="separate"/>
      </w:r>
      <w:proofErr w:type="spellStart"/>
      <w:r w:rsidR="00EC13B2">
        <w:t>Hình</w:t>
      </w:r>
      <w:proofErr w:type="spellEnd"/>
      <w:r w:rsidR="00EC13B2">
        <w:t xml:space="preserve"> </w:t>
      </w:r>
      <w:r w:rsidR="00EC13B2">
        <w:rPr>
          <w:noProof/>
        </w:rPr>
        <w:t>3</w:t>
      </w:r>
      <w:r w:rsidR="00EC13B2">
        <w:t>.</w:t>
      </w:r>
      <w:r w:rsidR="00EC13B2">
        <w:rPr>
          <w:noProof/>
        </w:rPr>
        <w:t>33</w:t>
      </w:r>
      <w:r w:rsidR="000247BC">
        <w:fldChar w:fldCharType="end"/>
      </w:r>
      <w:r w:rsidR="000247BC">
        <w:t>.</w:t>
      </w:r>
    </w:p>
    <w:p w14:paraId="65777657" w14:textId="77777777" w:rsidR="000C361A" w:rsidRDefault="000C361A" w:rsidP="000C361A">
      <w:pPr>
        <w:keepNext/>
        <w:ind w:firstLine="567"/>
        <w:jc w:val="center"/>
      </w:pPr>
      <w:r>
        <w:rPr>
          <w:noProof/>
        </w:rPr>
        <w:drawing>
          <wp:inline distT="0" distB="0" distL="0" distR="0" wp14:anchorId="4DDDF028" wp14:editId="5653199A">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71">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14:paraId="3303DFB7" w14:textId="77777777" w:rsidR="000C361A" w:rsidRDefault="000C361A" w:rsidP="000C361A">
      <w:pPr>
        <w:pStyle w:val="Caption"/>
      </w:pPr>
      <w:bookmarkStart w:id="410" w:name="_Ref68905453"/>
      <w:bookmarkStart w:id="411" w:name="_Toc68996347"/>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32</w:t>
        </w:r>
      </w:fldSimple>
      <w:bookmarkEnd w:id="410"/>
      <w:r>
        <w:t xml:space="preserve"> </w:t>
      </w:r>
      <w:proofErr w:type="spellStart"/>
      <w:r w:rsidR="000247BC">
        <w:t>Kết</w:t>
      </w:r>
      <w:proofErr w:type="spellEnd"/>
      <w:r w:rsidR="000247BC">
        <w:t xml:space="preserve"> </w:t>
      </w:r>
      <w:proofErr w:type="spellStart"/>
      <w:r w:rsidR="000247BC">
        <w:t>quả</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3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của</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với</w:t>
      </w:r>
      <w:proofErr w:type="spellEnd"/>
      <w:r w:rsidR="000247BC">
        <w:t xml:space="preserve"> </w:t>
      </w:r>
      <w:proofErr w:type="spellStart"/>
      <w:r w:rsidR="000247BC">
        <w:t>mô</w:t>
      </w:r>
      <w:proofErr w:type="spellEnd"/>
      <w:r w:rsidR="000247BC">
        <w:t xml:space="preserve"> </w:t>
      </w:r>
      <w:proofErr w:type="spellStart"/>
      <w:r w:rsidR="000247BC">
        <w:t>hình</w:t>
      </w:r>
      <w:proofErr w:type="spellEnd"/>
      <w:r w:rsidR="000247BC">
        <w:t xml:space="preserve"> SVM</w:t>
      </w:r>
      <w:bookmarkEnd w:id="411"/>
    </w:p>
    <w:p w14:paraId="36AA4FD7" w14:textId="77777777" w:rsidR="000C361A" w:rsidRDefault="000C361A" w:rsidP="000C361A">
      <w:pPr>
        <w:keepNext/>
        <w:ind w:firstLine="567"/>
        <w:jc w:val="center"/>
      </w:pPr>
      <w:r>
        <w:rPr>
          <w:noProof/>
        </w:rPr>
        <w:lastRenderedPageBreak/>
        <w:drawing>
          <wp:inline distT="0" distB="0" distL="0" distR="0" wp14:anchorId="4D0A1870" wp14:editId="17586552">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72">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14:paraId="3EC5B536" w14:textId="77777777" w:rsidR="000C361A" w:rsidRDefault="000C361A" w:rsidP="000C361A">
      <w:pPr>
        <w:pStyle w:val="Caption"/>
      </w:pPr>
      <w:bookmarkStart w:id="412" w:name="_Ref68905455"/>
      <w:bookmarkStart w:id="413" w:name="_Toc68996348"/>
      <w:proofErr w:type="spellStart"/>
      <w:r>
        <w:t>Hình</w:t>
      </w:r>
      <w:proofErr w:type="spellEnd"/>
      <w:r>
        <w:t xml:space="preserve"> </w:t>
      </w:r>
      <w:fldSimple w:instr=" STYLEREF 1 \s ">
        <w:r w:rsidR="00EC13B2">
          <w:rPr>
            <w:noProof/>
          </w:rPr>
          <w:t>3</w:t>
        </w:r>
      </w:fldSimple>
      <w:r w:rsidR="0004619B">
        <w:t>.</w:t>
      </w:r>
      <w:fldSimple w:instr=" SEQ Hình \* ARABIC \s 1 ">
        <w:r w:rsidR="00EC13B2">
          <w:rPr>
            <w:noProof/>
          </w:rPr>
          <w:t>33</w:t>
        </w:r>
      </w:fldSimple>
      <w:bookmarkEnd w:id="412"/>
      <w:r w:rsidR="000247BC">
        <w:t xml:space="preserve"> </w:t>
      </w:r>
      <w:proofErr w:type="spellStart"/>
      <w:r w:rsidR="000247BC">
        <w:t>Kết</w:t>
      </w:r>
      <w:proofErr w:type="spellEnd"/>
      <w:r w:rsidR="000247BC">
        <w:t xml:space="preserve"> </w:t>
      </w:r>
      <w:proofErr w:type="spellStart"/>
      <w:r w:rsidR="000247BC">
        <w:t>quả</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3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của</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với</w:t>
      </w:r>
      <w:proofErr w:type="spellEnd"/>
      <w:r w:rsidR="000247BC">
        <w:t xml:space="preserve"> </w:t>
      </w:r>
      <w:proofErr w:type="spellStart"/>
      <w:r w:rsidR="000247BC">
        <w:t>mô</w:t>
      </w:r>
      <w:proofErr w:type="spellEnd"/>
      <w:r w:rsidR="000247BC">
        <w:t xml:space="preserve"> </w:t>
      </w:r>
      <w:proofErr w:type="spellStart"/>
      <w:r w:rsidR="000247BC">
        <w:t>hình</w:t>
      </w:r>
      <w:proofErr w:type="spellEnd"/>
      <w:r w:rsidR="000247BC">
        <w:t xml:space="preserve"> RF</w:t>
      </w:r>
      <w:bookmarkEnd w:id="413"/>
    </w:p>
    <w:p w14:paraId="41C5A4BF" w14:textId="5F1380B0" w:rsidR="00292642" w:rsidRDefault="000247BC" w:rsidP="00A9426B">
      <w:pPr>
        <w:ind w:firstLine="720"/>
      </w:pPr>
      <w:r>
        <w:t xml:space="preserve">Khi </w:t>
      </w:r>
      <w:proofErr w:type="spellStart"/>
      <w:r>
        <w:t>nhận</w:t>
      </w:r>
      <w:proofErr w:type="spellEnd"/>
      <w:r>
        <w:t xml:space="preserve"> </w:t>
      </w:r>
      <w:proofErr w:type="spellStart"/>
      <w:r>
        <w:t>dạng</w:t>
      </w:r>
      <w:proofErr w:type="spellEnd"/>
      <w:r>
        <w:t xml:space="preserve"> 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là</w:t>
      </w:r>
      <w:proofErr w:type="spellEnd"/>
      <w:r>
        <w:t xml:space="preserve"> </w:t>
      </w:r>
      <w:proofErr w:type="spellStart"/>
      <w:ins w:id="414" w:author="Cung Thanh Long" w:date="2021-04-13T00:12:00Z">
        <w:r w:rsidR="00B04349">
          <w:t>rất</w:t>
        </w:r>
      </w:ins>
      <w:proofErr w:type="spellEnd"/>
      <w:del w:id="415" w:author="Cung Thanh Long" w:date="2021-04-13T00:12:00Z">
        <w:r w:rsidDel="00B04349">
          <w:delText>vô cùng</w:delText>
        </w:r>
      </w:del>
      <w:r>
        <w:t xml:space="preserve"> </w:t>
      </w:r>
      <w:proofErr w:type="spellStart"/>
      <w:r>
        <w:t>cao</w:t>
      </w:r>
      <w:proofErr w:type="spellEnd"/>
      <w:r>
        <w:t xml:space="preserve">, 91,25%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92,50%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Random</w:t>
      </w:r>
      <w:ins w:id="416" w:author="Cung Thanh Long" w:date="2021-04-13T00:12:00Z">
        <w:r w:rsidR="00B04349">
          <w:t xml:space="preserve"> </w:t>
        </w:r>
      </w:ins>
      <w:r>
        <w:t xml:space="preserve">Forest.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ít</w:t>
      </w:r>
      <w:proofErr w:type="spellEnd"/>
      <w:r>
        <w:t xml:space="preserve"> </w:t>
      </w:r>
      <w:proofErr w:type="spellStart"/>
      <w:r>
        <w:t>lớp</w:t>
      </w:r>
      <w:proofErr w:type="spellEnd"/>
      <w:r>
        <w:t xml:space="preserve"> </w:t>
      </w:r>
      <w:proofErr w:type="spellStart"/>
      <w:r w:rsidR="00160D18">
        <w:t>giúp</w:t>
      </w:r>
      <w:proofErr w:type="spellEnd"/>
      <w:r w:rsidR="00160D18">
        <w:t xml:space="preserve"> </w:t>
      </w:r>
      <w:proofErr w:type="spellStart"/>
      <w:r w:rsidR="00160D18">
        <w:t>cho</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khi</w:t>
      </w:r>
      <w:proofErr w:type="spellEnd"/>
      <w:r>
        <w:t xml:space="preserve"> </w:t>
      </w:r>
      <w:proofErr w:type="spellStart"/>
      <w:r>
        <w:t>phải</w:t>
      </w:r>
      <w:proofErr w:type="spellEnd"/>
      <w:r>
        <w:t xml:space="preserve"> </w:t>
      </w:r>
      <w:proofErr w:type="spellStart"/>
      <w:r>
        <w:t>nhận</w:t>
      </w:r>
      <w:proofErr w:type="spellEnd"/>
      <w:r>
        <w:t xml:space="preserve"> </w:t>
      </w:r>
      <w:proofErr w:type="spellStart"/>
      <w:r>
        <w:t>dạng</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w:t>
      </w:r>
    </w:p>
    <w:p w14:paraId="564DFBD7" w14:textId="77777777" w:rsidR="00292642" w:rsidRDefault="00292642">
      <w:pPr>
        <w:spacing w:before="0" w:line="240" w:lineRule="auto"/>
        <w:jc w:val="left"/>
      </w:pPr>
      <w:r>
        <w:br w:type="page"/>
      </w:r>
    </w:p>
    <w:p w14:paraId="08C359C0" w14:textId="77777777" w:rsidR="00292642" w:rsidRPr="000247BC" w:rsidRDefault="00292642" w:rsidP="00292642">
      <w:pPr>
        <w:pStyle w:val="Title"/>
      </w:pPr>
      <w:bookmarkStart w:id="417" w:name="_Toc68996292"/>
      <w:r>
        <w:lastRenderedPageBreak/>
        <w:t>KẾT LUẬN CHUNG VÀ HƯỚNG PHÁT TRIỂN</w:t>
      </w:r>
      <w:bookmarkEnd w:id="417"/>
    </w:p>
    <w:p w14:paraId="4956CAC7" w14:textId="77777777" w:rsidR="00F82DAE" w:rsidRDefault="00F82DAE" w:rsidP="00953752">
      <w:pPr>
        <w:pStyle w:val="ListParagraph"/>
        <w:numPr>
          <w:ilvl w:val="0"/>
          <w:numId w:val="4"/>
        </w:numPr>
      </w:pPr>
      <w:proofErr w:type="spellStart"/>
      <w:r>
        <w:t>Kết</w:t>
      </w:r>
      <w:proofErr w:type="spellEnd"/>
      <w:r>
        <w:t xml:space="preserve"> </w:t>
      </w:r>
      <w:proofErr w:type="spellStart"/>
      <w:r>
        <w:t>luận</w:t>
      </w:r>
      <w:proofErr w:type="spellEnd"/>
      <w:r>
        <w:t xml:space="preserve"> </w:t>
      </w:r>
      <w:proofErr w:type="spellStart"/>
      <w:r>
        <w:t>chung</w:t>
      </w:r>
      <w:proofErr w:type="spellEnd"/>
      <w:r>
        <w:t>:</w:t>
      </w:r>
    </w:p>
    <w:p w14:paraId="56B60132" w14:textId="77777777" w:rsidR="00D21C26" w:rsidRDefault="00A9426B" w:rsidP="007014A0">
      <w:pPr>
        <w:ind w:firstLine="360"/>
        <w:rPr>
          <w:ins w:id="418" w:author="Cung Thanh Long" w:date="2021-04-13T00:19:00Z"/>
        </w:rPr>
      </w:pPr>
      <w:proofErr w:type="spellStart"/>
      <w:r>
        <w:t>Luận</w:t>
      </w:r>
      <w:proofErr w:type="spellEnd"/>
      <w:r>
        <w:t xml:space="preserve"> </w:t>
      </w:r>
      <w:proofErr w:type="spellStart"/>
      <w:r>
        <w:t>văn</w:t>
      </w:r>
      <w:proofErr w:type="spellEnd"/>
      <w:r>
        <w:t xml:space="preserve"> </w:t>
      </w:r>
      <w:proofErr w:type="spellStart"/>
      <w:r w:rsidR="00F82DAE">
        <w:t>đã</w:t>
      </w:r>
      <w:proofErr w:type="spellEnd"/>
      <w:r w:rsidR="00F82DAE">
        <w:t xml:space="preserve"> </w:t>
      </w:r>
      <w:proofErr w:type="spellStart"/>
      <w:r>
        <w:t>đưa</w:t>
      </w:r>
      <w:proofErr w:type="spellEnd"/>
      <w:r>
        <w:t xml:space="preserve"> ra </w:t>
      </w:r>
      <w:proofErr w:type="spellStart"/>
      <w:ins w:id="419" w:author="Cung Thanh Long" w:date="2021-04-13T00:14:00Z">
        <w:r w:rsidR="00272844">
          <w:t>một</w:t>
        </w:r>
        <w:proofErr w:type="spellEnd"/>
        <w:r w:rsidR="00272844">
          <w:t xml:space="preserve"> </w:t>
        </w:r>
        <w:proofErr w:type="spellStart"/>
        <w:r w:rsidR="00272844">
          <w:t>giải</w:t>
        </w:r>
      </w:ins>
      <w:proofErr w:type="spellEnd"/>
      <w:del w:id="420" w:author="Cung Thanh Long" w:date="2021-04-13T00:14:00Z">
        <w:r w:rsidDel="00272844">
          <w:delText>phương</w:delText>
        </w:r>
      </w:del>
      <w:r>
        <w:t xml:space="preserve"> </w:t>
      </w:r>
      <w:proofErr w:type="spellStart"/>
      <w:r>
        <w:t>pháp</w:t>
      </w:r>
      <w:proofErr w:type="spellEnd"/>
      <w:r>
        <w:t xml:space="preserve"> </w:t>
      </w:r>
      <w:proofErr w:type="spellStart"/>
      <w:ins w:id="421" w:author="Cung Thanh Long" w:date="2021-04-13T00:13:00Z">
        <w:r w:rsidR="00272844">
          <w:t>nâng</w:t>
        </w:r>
        <w:proofErr w:type="spellEnd"/>
        <w:r w:rsidR="00272844">
          <w:t xml:space="preserve"> </w:t>
        </w:r>
        <w:proofErr w:type="spellStart"/>
        <w:r w:rsidR="00272844">
          <w:t>cao</w:t>
        </w:r>
        <w:proofErr w:type="spellEnd"/>
        <w:r w:rsidR="00272844">
          <w:t xml:space="preserve"> </w:t>
        </w:r>
        <w:proofErr w:type="spellStart"/>
        <w:r w:rsidR="00272844">
          <w:t>chất</w:t>
        </w:r>
        <w:proofErr w:type="spellEnd"/>
        <w:r w:rsidR="00272844">
          <w:t xml:space="preserve"> </w:t>
        </w:r>
        <w:proofErr w:type="spellStart"/>
        <w:r w:rsidR="00272844">
          <w:t>lượng</w:t>
        </w:r>
      </w:ins>
      <w:proofErr w:type="spellEnd"/>
      <w:del w:id="422" w:author="Cung Thanh Long" w:date="2021-04-13T00:13:00Z">
        <w:r w:rsidDel="00272844">
          <w:delText>mới</w:delText>
        </w:r>
      </w:del>
      <w:del w:id="423" w:author="Cung Thanh Long" w:date="2021-04-13T00:14:00Z">
        <w:r w:rsidDel="00272844">
          <w:delText xml:space="preserve"> trong bài toán</w:delText>
        </w:r>
      </w:del>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rsidR="00F82DAE">
        <w:t xml:space="preserve"> </w:t>
      </w:r>
      <w:proofErr w:type="spellStart"/>
      <w:ins w:id="424" w:author="Cung Thanh Long" w:date="2021-04-13T00:13:00Z">
        <w:r w:rsidR="00272844">
          <w:t>sử</w:t>
        </w:r>
        <w:proofErr w:type="spellEnd"/>
        <w:r w:rsidR="00272844">
          <w:t xml:space="preserve"> </w:t>
        </w:r>
        <w:proofErr w:type="spellStart"/>
        <w:r w:rsidR="00272844">
          <w:t>dụng</w:t>
        </w:r>
      </w:ins>
      <w:proofErr w:type="spellEnd"/>
      <w:del w:id="425" w:author="Cung Thanh Long" w:date="2021-04-13T00:13:00Z">
        <w:r w:rsidR="00F82DAE" w:rsidDel="00272844">
          <w:delText>dựa vào kết hợp các</w:delText>
        </w:r>
      </w:del>
      <w:r w:rsidR="00F82DAE">
        <w:t xml:space="preserve"> </w:t>
      </w:r>
      <w:proofErr w:type="spellStart"/>
      <w:r w:rsidR="00F82DAE">
        <w:t>tín</w:t>
      </w:r>
      <w:proofErr w:type="spellEnd"/>
      <w:r w:rsidR="00F82DAE">
        <w:t xml:space="preserve"> </w:t>
      </w:r>
      <w:proofErr w:type="spellStart"/>
      <w:r w:rsidR="00F82DAE">
        <w:t>hiệu</w:t>
      </w:r>
      <w:proofErr w:type="spellEnd"/>
      <w:r w:rsidR="00F82DAE">
        <w:t xml:space="preserve"> </w:t>
      </w:r>
      <w:proofErr w:type="spellStart"/>
      <w:r w:rsidR="00F82DAE">
        <w:t>sinh</w:t>
      </w:r>
      <w:proofErr w:type="spellEnd"/>
      <w:r w:rsidR="00F82DAE">
        <w:t xml:space="preserve"> </w:t>
      </w:r>
      <w:proofErr w:type="spellStart"/>
      <w:r w:rsidR="00F82DAE">
        <w:t>học</w:t>
      </w:r>
      <w:proofErr w:type="spellEnd"/>
      <w:r w:rsidR="00F82DAE">
        <w:t xml:space="preserve"> </w:t>
      </w:r>
      <w:proofErr w:type="spellStart"/>
      <w:r w:rsidR="00F82DAE">
        <w:t>bằng</w:t>
      </w:r>
      <w:proofErr w:type="spellEnd"/>
      <w:r w:rsidR="00F82DAE">
        <w:t xml:space="preserve"> </w:t>
      </w:r>
      <w:proofErr w:type="spellStart"/>
      <w:r w:rsidR="00F82DAE">
        <w:t>cách</w:t>
      </w:r>
      <w:proofErr w:type="spellEnd"/>
      <w:r w:rsidR="00F82DAE">
        <w:t xml:space="preserve"> </w:t>
      </w:r>
      <w:proofErr w:type="spellStart"/>
      <w:ins w:id="426" w:author="Cung Thanh Long" w:date="2021-04-13T00:14:00Z">
        <w:r w:rsidR="00272844">
          <w:t>tổ</w:t>
        </w:r>
        <w:proofErr w:type="spellEnd"/>
        <w:r w:rsidR="00272844">
          <w:t xml:space="preserve"> </w:t>
        </w:r>
        <w:proofErr w:type="spellStart"/>
        <w:r w:rsidR="00272844">
          <w:t>chức</w:t>
        </w:r>
        <w:proofErr w:type="spellEnd"/>
        <w:r w:rsidR="00272844">
          <w:t xml:space="preserve"> </w:t>
        </w:r>
        <w:proofErr w:type="spellStart"/>
        <w:r w:rsidR="00272844">
          <w:t>lại</w:t>
        </w:r>
      </w:ins>
      <w:proofErr w:type="spellEnd"/>
      <w:del w:id="427" w:author="Cung Thanh Long" w:date="2021-04-13T00:14:00Z">
        <w:r w:rsidR="00F82DAE" w:rsidDel="00272844">
          <w:delText>chồng chập</w:delText>
        </w:r>
      </w:del>
      <w:r w:rsidR="00F82DAE">
        <w:t xml:space="preserve"> </w:t>
      </w:r>
      <w:proofErr w:type="spellStart"/>
      <w:r w:rsidR="00F82DAE">
        <w:t>dữ</w:t>
      </w:r>
      <w:proofErr w:type="spellEnd"/>
      <w:r w:rsidR="00F82DAE">
        <w:t xml:space="preserve"> </w:t>
      </w:r>
      <w:proofErr w:type="spellStart"/>
      <w:r w:rsidR="00F82DAE">
        <w:t>liệu</w:t>
      </w:r>
      <w:proofErr w:type="spellEnd"/>
      <w:r w:rsidR="00F82DAE">
        <w:t xml:space="preserve"> </w:t>
      </w:r>
      <w:proofErr w:type="spellStart"/>
      <w:r w:rsidR="00F82DAE">
        <w:t>đầu</w:t>
      </w:r>
      <w:proofErr w:type="spellEnd"/>
      <w:r w:rsidR="00F82DAE">
        <w:t xml:space="preserve"> </w:t>
      </w:r>
      <w:proofErr w:type="spellStart"/>
      <w:r w:rsidR="00F82DAE">
        <w:t>vào</w:t>
      </w:r>
      <w:proofErr w:type="spellEnd"/>
      <w:r w:rsidR="007014A0">
        <w:t xml:space="preserve">. </w:t>
      </w:r>
      <w:proofErr w:type="spellStart"/>
      <w:r>
        <w:t>Kết</w:t>
      </w:r>
      <w:proofErr w:type="spellEnd"/>
      <w:r>
        <w:t xml:space="preserve"> </w:t>
      </w:r>
      <w:proofErr w:type="spellStart"/>
      <w:r>
        <w:t>quả</w:t>
      </w:r>
      <w:proofErr w:type="spellEnd"/>
      <w:r>
        <w:t xml:space="preserve"> </w:t>
      </w:r>
      <w:del w:id="428" w:author="Cung Thanh Long" w:date="2021-04-13T00:15:00Z">
        <w:r w:rsidR="00F82DAE" w:rsidDel="00272844">
          <w:delText>đạt</w:delText>
        </w:r>
        <w:r w:rsidDel="00272844">
          <w:delText xml:space="preserve"> được của </w:delText>
        </w:r>
      </w:del>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rsidR="007014A0">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ban </w:t>
      </w:r>
      <w:proofErr w:type="spellStart"/>
      <w:r>
        <w:t>đầ</w:t>
      </w:r>
      <w:r w:rsidR="007014A0">
        <w:t>u</w:t>
      </w:r>
      <w:proofErr w:type="spellEnd"/>
      <w:ins w:id="429" w:author="Cung Thanh Long" w:date="2021-04-13T00:16:00Z">
        <w:r w:rsidR="00D21C26">
          <w:t xml:space="preserve">, bao </w:t>
        </w:r>
        <w:proofErr w:type="spellStart"/>
        <w:r w:rsidR="00D21C26">
          <w:t>gồm</w:t>
        </w:r>
        <w:proofErr w:type="spellEnd"/>
        <w:r w:rsidR="00D21C26">
          <w:t xml:space="preserve"> </w:t>
        </w:r>
        <w:proofErr w:type="spellStart"/>
        <w:r w:rsidR="00D21C26">
          <w:t>lựa</w:t>
        </w:r>
        <w:proofErr w:type="spellEnd"/>
        <w:r w:rsidR="00D21C26">
          <w:t xml:space="preserve"> </w:t>
        </w:r>
        <w:proofErr w:type="spellStart"/>
        <w:r w:rsidR="00D21C26">
          <w:t>chọn</w:t>
        </w:r>
        <w:proofErr w:type="spellEnd"/>
        <w:r w:rsidR="00D21C26">
          <w:t xml:space="preserve"> </w:t>
        </w:r>
        <w:proofErr w:type="spellStart"/>
        <w:r w:rsidR="00D21C26">
          <w:t>kỹ</w:t>
        </w:r>
        <w:proofErr w:type="spellEnd"/>
        <w:r w:rsidR="00D21C26">
          <w:t xml:space="preserve"> </w:t>
        </w:r>
        <w:proofErr w:type="spellStart"/>
        <w:r w:rsidR="00D21C26">
          <w:t>thuật</w:t>
        </w:r>
        <w:proofErr w:type="spellEnd"/>
        <w:r w:rsidR="00D21C26">
          <w:t xml:space="preserve"> </w:t>
        </w:r>
        <w:proofErr w:type="spellStart"/>
        <w:r w:rsidR="00D21C26">
          <w:t>p</w:t>
        </w:r>
      </w:ins>
      <w:ins w:id="430" w:author="Cung Thanh Long" w:date="2021-04-13T00:17:00Z">
        <w:r w:rsidR="00D21C26">
          <w:t>hân</w:t>
        </w:r>
        <w:proofErr w:type="spellEnd"/>
        <w:r w:rsidR="00D21C26">
          <w:t xml:space="preserve"> </w:t>
        </w:r>
        <w:proofErr w:type="spellStart"/>
        <w:r w:rsidR="00D21C26">
          <w:t>loại</w:t>
        </w:r>
        <w:proofErr w:type="spellEnd"/>
        <w:r w:rsidR="00D21C26">
          <w:t xml:space="preserve"> </w:t>
        </w:r>
        <w:proofErr w:type="spellStart"/>
        <w:r w:rsidR="00D21C26">
          <w:t>cảm</w:t>
        </w:r>
        <w:proofErr w:type="spellEnd"/>
        <w:r w:rsidR="00D21C26">
          <w:t xml:space="preserve"> </w:t>
        </w:r>
        <w:proofErr w:type="spellStart"/>
        <w:r w:rsidR="00D21C26">
          <w:t>xúc</w:t>
        </w:r>
        <w:proofErr w:type="spellEnd"/>
        <w:r w:rsidR="00D21C26">
          <w:t xml:space="preserve"> </w:t>
        </w:r>
        <w:proofErr w:type="spellStart"/>
        <w:r w:rsidR="00D21C26">
          <w:t>thích</w:t>
        </w:r>
        <w:proofErr w:type="spellEnd"/>
        <w:r w:rsidR="00D21C26">
          <w:t xml:space="preserve"> </w:t>
        </w:r>
        <w:proofErr w:type="spellStart"/>
        <w:r w:rsidR="00D21C26">
          <w:t>hợp</w:t>
        </w:r>
        <w:proofErr w:type="spellEnd"/>
        <w:r w:rsidR="00D21C26">
          <w:t xml:space="preserve">, </w:t>
        </w:r>
        <w:proofErr w:type="spellStart"/>
        <w:r w:rsidR="00D21C26">
          <w:t>tổ</w:t>
        </w:r>
        <w:proofErr w:type="spellEnd"/>
        <w:r w:rsidR="00D21C26">
          <w:t xml:space="preserve"> </w:t>
        </w:r>
        <w:proofErr w:type="spellStart"/>
        <w:r w:rsidR="00D21C26">
          <w:t>chức</w:t>
        </w:r>
        <w:proofErr w:type="spellEnd"/>
        <w:r w:rsidR="00D21C26">
          <w:t xml:space="preserve"> </w:t>
        </w:r>
        <w:proofErr w:type="spellStart"/>
        <w:r w:rsidR="00D21C26">
          <w:t>lại</w:t>
        </w:r>
        <w:proofErr w:type="spellEnd"/>
        <w:r w:rsidR="00D21C26">
          <w:t xml:space="preserve"> </w:t>
        </w:r>
        <w:proofErr w:type="spellStart"/>
        <w:r w:rsidR="00D21C26">
          <w:t>dữ</w:t>
        </w:r>
        <w:proofErr w:type="spellEnd"/>
        <w:r w:rsidR="00D21C26">
          <w:t xml:space="preserve"> </w:t>
        </w:r>
        <w:proofErr w:type="spellStart"/>
        <w:r w:rsidR="00D21C26">
          <w:t>liệu</w:t>
        </w:r>
        <w:proofErr w:type="spellEnd"/>
        <w:r w:rsidR="00D21C26">
          <w:t xml:space="preserve"> </w:t>
        </w:r>
        <w:proofErr w:type="spellStart"/>
        <w:r w:rsidR="00D21C26">
          <w:t>huấn</w:t>
        </w:r>
        <w:proofErr w:type="spellEnd"/>
        <w:r w:rsidR="00D21C26">
          <w:t xml:space="preserve"> </w:t>
        </w:r>
        <w:proofErr w:type="spellStart"/>
        <w:r w:rsidR="00D21C26">
          <w:t>luyện</w:t>
        </w:r>
        <w:proofErr w:type="spellEnd"/>
        <w:r w:rsidR="00D21C26">
          <w:t xml:space="preserve"> </w:t>
        </w:r>
        <w:proofErr w:type="spellStart"/>
        <w:r w:rsidR="00D21C26">
          <w:t>nhằm</w:t>
        </w:r>
        <w:proofErr w:type="spellEnd"/>
        <w:r w:rsidR="00D21C26">
          <w:t xml:space="preserve"> </w:t>
        </w:r>
        <w:proofErr w:type="spellStart"/>
        <w:r w:rsidR="00D21C26">
          <w:t>nâng</w:t>
        </w:r>
        <w:proofErr w:type="spellEnd"/>
        <w:r w:rsidR="00D21C26">
          <w:t xml:space="preserve"> </w:t>
        </w:r>
        <w:proofErr w:type="spellStart"/>
        <w:r w:rsidR="00D21C26">
          <w:t>cao</w:t>
        </w:r>
        <w:proofErr w:type="spellEnd"/>
        <w:r w:rsidR="00D21C26">
          <w:t xml:space="preserve"> </w:t>
        </w:r>
        <w:proofErr w:type="spellStart"/>
        <w:r w:rsidR="00D21C26">
          <w:t>chất</w:t>
        </w:r>
        <w:proofErr w:type="spellEnd"/>
        <w:r w:rsidR="00D21C26">
          <w:t xml:space="preserve"> </w:t>
        </w:r>
        <w:proofErr w:type="spellStart"/>
        <w:r w:rsidR="00D21C26">
          <w:t>lượng</w:t>
        </w:r>
        <w:proofErr w:type="spellEnd"/>
        <w:r w:rsidR="00D21C26">
          <w:t xml:space="preserve"> </w:t>
        </w:r>
        <w:proofErr w:type="spellStart"/>
        <w:r w:rsidR="00D21C26">
          <w:t>nhận</w:t>
        </w:r>
        <w:proofErr w:type="spellEnd"/>
        <w:r w:rsidR="00D21C26">
          <w:t xml:space="preserve"> </w:t>
        </w:r>
        <w:proofErr w:type="spellStart"/>
        <w:r w:rsidR="00D21C26">
          <w:t>dạng</w:t>
        </w:r>
      </w:ins>
      <w:proofErr w:type="spellEnd"/>
      <w:ins w:id="431" w:author="Cung Thanh Long" w:date="2021-04-13T00:18:00Z">
        <w:r w:rsidR="00D21C26">
          <w:t xml:space="preserve">, </w:t>
        </w:r>
        <w:proofErr w:type="spellStart"/>
        <w:r w:rsidR="00D21C26">
          <w:t>thử</w:t>
        </w:r>
        <w:proofErr w:type="spellEnd"/>
        <w:r w:rsidR="00D21C26">
          <w:t xml:space="preserve"> </w:t>
        </w:r>
        <w:proofErr w:type="spellStart"/>
        <w:r w:rsidR="00D21C26">
          <w:t>nghiệm</w:t>
        </w:r>
        <w:proofErr w:type="spellEnd"/>
        <w:r w:rsidR="00D21C26">
          <w:t xml:space="preserve"> </w:t>
        </w:r>
        <w:proofErr w:type="spellStart"/>
        <w:r w:rsidR="00D21C26">
          <w:t>và</w:t>
        </w:r>
        <w:proofErr w:type="spellEnd"/>
        <w:r w:rsidR="00D21C26">
          <w:t xml:space="preserve"> </w:t>
        </w:r>
        <w:proofErr w:type="spellStart"/>
        <w:r w:rsidR="00D21C26">
          <w:t>đánh</w:t>
        </w:r>
        <w:proofErr w:type="spellEnd"/>
        <w:r w:rsidR="00D21C26">
          <w:t xml:space="preserve"> </w:t>
        </w:r>
        <w:proofErr w:type="spellStart"/>
        <w:r w:rsidR="00D21C26">
          <w:t>giá</w:t>
        </w:r>
        <w:proofErr w:type="spellEnd"/>
        <w:r w:rsidR="00D21C26">
          <w:t xml:space="preserve"> </w:t>
        </w:r>
        <w:proofErr w:type="spellStart"/>
        <w:r w:rsidR="00D21C26">
          <w:t>kết</w:t>
        </w:r>
        <w:proofErr w:type="spellEnd"/>
        <w:r w:rsidR="00D21C26">
          <w:t xml:space="preserve"> </w:t>
        </w:r>
        <w:proofErr w:type="spellStart"/>
        <w:r w:rsidR="00D21C26">
          <w:t>quả</w:t>
        </w:r>
        <w:proofErr w:type="spellEnd"/>
        <w:r w:rsidR="00D21C26">
          <w:t xml:space="preserve"> </w:t>
        </w:r>
        <w:proofErr w:type="spellStart"/>
        <w:r w:rsidR="00D21C26">
          <w:t>thu</w:t>
        </w:r>
        <w:proofErr w:type="spellEnd"/>
        <w:r w:rsidR="00D21C26">
          <w:t xml:space="preserve"> </w:t>
        </w:r>
        <w:proofErr w:type="spellStart"/>
        <w:r w:rsidR="00D21C26">
          <w:t>được</w:t>
        </w:r>
        <w:proofErr w:type="spellEnd"/>
        <w:r w:rsidR="00D21C26">
          <w:t>.</w:t>
        </w:r>
      </w:ins>
      <w:del w:id="432" w:author="Cung Thanh Long" w:date="2021-04-13T00:16:00Z">
        <w:r w:rsidR="007014A0" w:rsidDel="00D21C26">
          <w:delText>:</w:delText>
        </w:r>
      </w:del>
      <w:r w:rsidR="007014A0">
        <w:t xml:space="preserve"> </w:t>
      </w:r>
      <w:del w:id="433" w:author="Cung Thanh Long" w:date="2021-04-13T00:19:00Z">
        <w:r w:rsidR="007014A0" w:rsidDel="00D21C26">
          <w:delText>đầu tiên là áp</w:delText>
        </w:r>
        <w:r w:rsidDel="00D21C26">
          <w:delText xml:space="preserve"> dụng các kĩ thuật </w:delText>
        </w:r>
        <w:r w:rsidR="007014A0" w:rsidDel="00D21C26">
          <w:delText xml:space="preserve">trong </w:delText>
        </w:r>
        <w:r w:rsidDel="00D21C26">
          <w:delText>họ</w:delText>
        </w:r>
        <w:r w:rsidR="007014A0" w:rsidDel="00D21C26">
          <w:delText>c máy lên bộ</w:delText>
        </w:r>
        <w:r w:rsidDel="00D21C26">
          <w:delText xml:space="preserve"> dữ liệu</w:delText>
        </w:r>
        <w:r w:rsidR="007014A0" w:rsidDel="00D21C26">
          <w:delText xml:space="preserve"> nhận dạng </w:delText>
        </w:r>
        <w:r w:rsidR="00807D4B" w:rsidDel="00D21C26">
          <w:delText xml:space="preserve">8 loại </w:delText>
        </w:r>
        <w:r w:rsidR="007014A0" w:rsidDel="00D21C26">
          <w:delText>cảm xúc của</w:delText>
        </w:r>
        <w:r w:rsidDel="00D21C26">
          <w:delText xml:space="preserve"> MIT,</w:delText>
        </w:r>
        <w:r w:rsidR="007014A0" w:rsidDel="00D21C26">
          <w:delText xml:space="preserve"> tiếp theo là</w:delText>
        </w:r>
        <w:r w:rsidDel="00D21C26">
          <w:delText xml:space="preserve"> sử dụng kỹ thuật chồng chập để nâng cao khả năng nhận dạng cảm xúc</w:delText>
        </w:r>
        <w:r w:rsidR="007014A0" w:rsidDel="00D21C26">
          <w:delText xml:space="preserve">, </w:delText>
        </w:r>
        <w:r w:rsidR="001F4C91" w:rsidDel="00D21C26">
          <w:delText xml:space="preserve">và </w:delText>
        </w:r>
      </w:del>
    </w:p>
    <w:p w14:paraId="6647B71B" w14:textId="77777777" w:rsidR="00D21C26" w:rsidRDefault="00D21C26" w:rsidP="007014A0">
      <w:pPr>
        <w:ind w:firstLine="360"/>
        <w:rPr>
          <w:ins w:id="434" w:author="Cung Thanh Long" w:date="2021-04-13T00:21:00Z"/>
        </w:rPr>
      </w:pPr>
      <w:proofErr w:type="spellStart"/>
      <w:ins w:id="435" w:author="Cung Thanh Long" w:date="2021-04-13T00:19:00Z">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cho</w:t>
        </w:r>
        <w:proofErr w:type="spellEnd"/>
        <w:r>
          <w:t xml:space="preserve"> </w:t>
        </w:r>
        <w:proofErr w:type="spellStart"/>
        <w:r>
          <w:t>thấy</w:t>
        </w:r>
        <w:proofErr w:type="spellEnd"/>
        <w:r>
          <w:t xml:space="preserve">, </w:t>
        </w:r>
      </w:ins>
      <w:proofErr w:type="spellStart"/>
      <w:r w:rsidR="001F4C91">
        <w:t>khi</w:t>
      </w:r>
      <w:proofErr w:type="spellEnd"/>
      <w:r w:rsidR="001F4C91">
        <w:t xml:space="preserve"> </w:t>
      </w:r>
      <w:proofErr w:type="spellStart"/>
      <w:r w:rsidR="001F4C91">
        <w:t>tỉ</w:t>
      </w:r>
      <w:proofErr w:type="spellEnd"/>
      <w:r w:rsidR="001F4C91">
        <w:t xml:space="preserve"> </w:t>
      </w:r>
      <w:proofErr w:type="spellStart"/>
      <w:r w:rsidR="001F4C91">
        <w:t>lệ</w:t>
      </w:r>
      <w:proofErr w:type="spellEnd"/>
      <w:r w:rsidR="001F4C91">
        <w:t xml:space="preserve"> </w:t>
      </w:r>
      <w:proofErr w:type="spellStart"/>
      <w:r w:rsidR="001F4C91">
        <w:t>chồng</w:t>
      </w:r>
      <w:proofErr w:type="spellEnd"/>
      <w:r w:rsidR="001F4C91">
        <w:t xml:space="preserve"> </w:t>
      </w:r>
      <w:proofErr w:type="spellStart"/>
      <w:r w:rsidR="001F4C91">
        <w:t>chập</w:t>
      </w:r>
      <w:proofErr w:type="spellEnd"/>
      <w:r w:rsidR="001F4C91">
        <w:t xml:space="preserve"> </w:t>
      </w:r>
      <w:proofErr w:type="spellStart"/>
      <w:r w:rsidR="001F4C91">
        <w:t>từ</w:t>
      </w:r>
      <w:proofErr w:type="spellEnd"/>
      <w:r w:rsidR="001F4C91">
        <w:t xml:space="preserve"> 50% </w:t>
      </w:r>
      <w:proofErr w:type="spellStart"/>
      <w:r w:rsidR="001F4C91">
        <w:t>trở</w:t>
      </w:r>
      <w:proofErr w:type="spellEnd"/>
      <w:r w:rsidR="001F4C91">
        <w:t xml:space="preserve"> </w:t>
      </w:r>
      <w:proofErr w:type="spellStart"/>
      <w:r w:rsidR="001F4C91">
        <w:t>lên</w:t>
      </w:r>
      <w:proofErr w:type="spellEnd"/>
      <w:r w:rsidR="001F4C91">
        <w:t xml:space="preserve">, </w:t>
      </w:r>
      <w:proofErr w:type="spellStart"/>
      <w:r w:rsidR="007014A0">
        <w:t>kết</w:t>
      </w:r>
      <w:proofErr w:type="spellEnd"/>
      <w:r w:rsidR="007014A0">
        <w:t xml:space="preserve"> </w:t>
      </w:r>
      <w:proofErr w:type="spellStart"/>
      <w:r w:rsidR="007014A0">
        <w:t>quả</w:t>
      </w:r>
      <w:proofErr w:type="spellEnd"/>
      <w:r w:rsidR="007014A0">
        <w:t xml:space="preserve"> </w:t>
      </w:r>
      <w:proofErr w:type="spellStart"/>
      <w:r w:rsidR="001F4C91">
        <w:t>nhận</w:t>
      </w:r>
      <w:proofErr w:type="spellEnd"/>
      <w:r w:rsidR="001F4C91">
        <w:t xml:space="preserve"> </w:t>
      </w:r>
      <w:proofErr w:type="spellStart"/>
      <w:r w:rsidR="001F4C91">
        <w:t>dạng</w:t>
      </w:r>
      <w:proofErr w:type="spellEnd"/>
      <w:r w:rsidR="001F4C91">
        <w:t xml:space="preserve"> </w:t>
      </w:r>
      <w:proofErr w:type="spellStart"/>
      <w:r w:rsidR="001F4C91">
        <w:t>đúng</w:t>
      </w:r>
      <w:proofErr w:type="spellEnd"/>
      <w:ins w:id="436" w:author="Cung Thanh Long" w:date="2021-04-13T00:19:00Z">
        <w:r>
          <w:t xml:space="preserve">, </w:t>
        </w:r>
        <w:proofErr w:type="spellStart"/>
        <w:r>
          <w:t>trung</w:t>
        </w:r>
        <w:proofErr w:type="spellEnd"/>
        <w:r>
          <w:t xml:space="preserve"> </w:t>
        </w:r>
        <w:proofErr w:type="spellStart"/>
        <w:r>
          <w:t>bình</w:t>
        </w:r>
      </w:ins>
      <w:proofErr w:type="spellEnd"/>
      <w:r w:rsidR="001F4C91">
        <w:t xml:space="preserve"> </w:t>
      </w:r>
      <w:proofErr w:type="spellStart"/>
      <w:ins w:id="437" w:author="Cung Thanh Long" w:date="2021-04-13T00:19:00Z">
        <w:r>
          <w:t>luôn</w:t>
        </w:r>
      </w:ins>
      <w:proofErr w:type="spellEnd"/>
      <w:del w:id="438" w:author="Cung Thanh Long" w:date="2021-04-13T00:19:00Z">
        <w:r w:rsidR="001F4C91" w:rsidDel="00D21C26">
          <w:delText>đểu</w:delText>
        </w:r>
      </w:del>
      <w:r w:rsidR="001F4C91">
        <w:t xml:space="preserve"> </w:t>
      </w:r>
      <w:proofErr w:type="spellStart"/>
      <w:r w:rsidR="001F4C91">
        <w:t>lớn</w:t>
      </w:r>
      <w:proofErr w:type="spellEnd"/>
      <w:r w:rsidR="001F4C91">
        <w:t xml:space="preserve"> </w:t>
      </w:r>
      <w:proofErr w:type="spellStart"/>
      <w:r w:rsidR="001F4C91">
        <w:t>hơn</w:t>
      </w:r>
      <w:proofErr w:type="spellEnd"/>
      <w:r w:rsidR="001F4C91">
        <w:t xml:space="preserve"> 80%</w:t>
      </w:r>
      <w:ins w:id="439" w:author="Cung Thanh Long" w:date="2021-04-13T00:19:00Z">
        <w:r>
          <w:t xml:space="preserve"> </w:t>
        </w:r>
        <w:proofErr w:type="spellStart"/>
        <w:r>
          <w:t>cho</w:t>
        </w:r>
        <w:proofErr w:type="spellEnd"/>
        <w:r>
          <w:t xml:space="preserve"> </w:t>
        </w:r>
        <w:proofErr w:type="spellStart"/>
        <w:r>
          <w:t>cả</w:t>
        </w:r>
        <w:proofErr w:type="spellEnd"/>
        <w:r>
          <w:t xml:space="preserve"> 8 </w:t>
        </w:r>
      </w:ins>
      <w:proofErr w:type="spellStart"/>
      <w:ins w:id="440" w:author="Cung Thanh Long" w:date="2021-04-13T00:20:00Z">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ins>
      <w:proofErr w:type="spellEnd"/>
      <w:del w:id="441" w:author="Cung Thanh Long" w:date="2021-04-13T00:20:00Z">
        <w:r w:rsidR="001F4C91" w:rsidDel="00D21C26">
          <w:delText xml:space="preserve">, đặc biệt </w:delText>
        </w:r>
        <w:r w:rsidR="00807D4B" w:rsidDel="00D21C26">
          <w:delText>ở</w:delText>
        </w:r>
        <w:r w:rsidR="007014A0" w:rsidDel="00D21C26">
          <w:delText xml:space="preserve"> tỉ lệ</w:delText>
        </w:r>
      </w:del>
      <w:r w:rsidR="007014A0">
        <w:t xml:space="preserve"> </w:t>
      </w:r>
      <w:proofErr w:type="spellStart"/>
      <w:r w:rsidR="007014A0">
        <w:t>chồng</w:t>
      </w:r>
      <w:proofErr w:type="spellEnd"/>
      <w:r w:rsidR="007014A0">
        <w:t xml:space="preserve"> </w:t>
      </w:r>
      <w:proofErr w:type="spellStart"/>
      <w:r w:rsidR="007014A0">
        <w:t>chập</w:t>
      </w:r>
      <w:proofErr w:type="spellEnd"/>
      <w:r w:rsidR="007014A0">
        <w:t xml:space="preserve"> 90%</w:t>
      </w:r>
      <w:r w:rsidR="001F4C91">
        <w:t xml:space="preserve"> </w:t>
      </w:r>
      <w:proofErr w:type="spellStart"/>
      <w:r w:rsidR="001F4C91">
        <w:t>cho</w:t>
      </w:r>
      <w:proofErr w:type="spellEnd"/>
      <w:r w:rsidR="007014A0">
        <w:t xml:space="preserve"> </w:t>
      </w:r>
      <w:proofErr w:type="spellStart"/>
      <w:r w:rsidR="007014A0">
        <w:t>tỉ</w:t>
      </w:r>
      <w:proofErr w:type="spellEnd"/>
      <w:r w:rsidR="007014A0">
        <w:t xml:space="preserve"> </w:t>
      </w:r>
      <w:proofErr w:type="spellStart"/>
      <w:r w:rsidR="007014A0">
        <w:t>lệ</w:t>
      </w:r>
      <w:proofErr w:type="spellEnd"/>
      <w:r w:rsidR="007014A0">
        <w:t xml:space="preserve"> </w:t>
      </w:r>
      <w:proofErr w:type="spellStart"/>
      <w:r w:rsidR="007014A0">
        <w:t>nhận</w:t>
      </w:r>
      <w:proofErr w:type="spellEnd"/>
      <w:r w:rsidR="007014A0">
        <w:t xml:space="preserve"> </w:t>
      </w:r>
      <w:proofErr w:type="spellStart"/>
      <w:r w:rsidR="007014A0">
        <w:t>dạ</w:t>
      </w:r>
      <w:ins w:id="442" w:author="Cung Thanh Long" w:date="2021-04-13T00:20:00Z">
        <w:r>
          <w:t>ng</w:t>
        </w:r>
        <w:proofErr w:type="spellEnd"/>
        <w:r>
          <w:t xml:space="preserve"> </w:t>
        </w:r>
        <w:proofErr w:type="spellStart"/>
        <w:r>
          <w:t>đúng</w:t>
        </w:r>
        <w:proofErr w:type="spellEnd"/>
        <w:r>
          <w:t xml:space="preserve"> </w:t>
        </w:r>
        <w:proofErr w:type="spellStart"/>
        <w:r>
          <w:t>lên</w:t>
        </w:r>
        <w:proofErr w:type="spellEnd"/>
        <w:r>
          <w:t xml:space="preserve"> </w:t>
        </w:r>
        <w:proofErr w:type="spellStart"/>
        <w:r>
          <w:t>t</w:t>
        </w:r>
      </w:ins>
      <w:ins w:id="443" w:author="Cung Thanh Long" w:date="2021-04-13T00:21:00Z">
        <w:r>
          <w:t>ới</w:t>
        </w:r>
      </w:ins>
      <w:proofErr w:type="spellEnd"/>
      <w:del w:id="444" w:author="Cung Thanh Long" w:date="2021-04-13T00:20:00Z">
        <w:r w:rsidR="007014A0" w:rsidDel="00D21C26">
          <w:delText>ng cao nhất</w:delText>
        </w:r>
      </w:del>
      <w:r w:rsidR="007014A0">
        <w:t xml:space="preserve"> </w:t>
      </w:r>
      <w:proofErr w:type="spellStart"/>
      <w:r w:rsidR="001F4C91">
        <w:t>với</w:t>
      </w:r>
      <w:proofErr w:type="spellEnd"/>
      <w:r w:rsidR="007014A0">
        <w:t xml:space="preserve"> 86.25%</w:t>
      </w:r>
      <w:r w:rsidR="00A9426B">
        <w:t xml:space="preserve">. </w:t>
      </w:r>
    </w:p>
    <w:p w14:paraId="05FDA378" w14:textId="77777777" w:rsidR="000F0E0D" w:rsidRDefault="00807D4B" w:rsidP="007014A0">
      <w:pPr>
        <w:ind w:firstLine="360"/>
        <w:rPr>
          <w:ins w:id="445" w:author="Cung Thanh Long" w:date="2021-04-13T00:26:00Z"/>
        </w:rPr>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ins w:id="446" w:author="Cung Thanh Long" w:date="2021-04-13T00:21:00Z">
        <w:r w:rsidR="00D21C26">
          <w:t>học</w:t>
        </w:r>
        <w:proofErr w:type="spellEnd"/>
        <w:r w:rsidR="00D21C26">
          <w:t xml:space="preserve"> </w:t>
        </w:r>
        <w:proofErr w:type="spellStart"/>
        <w:r w:rsidR="00D21C26">
          <w:t>viên</w:t>
        </w:r>
        <w:proofErr w:type="spellEnd"/>
        <w:r w:rsidR="00D21C26">
          <w:t xml:space="preserve"> </w:t>
        </w:r>
        <w:proofErr w:type="spellStart"/>
        <w:r w:rsidR="00D21C26">
          <w:t>cũng</w:t>
        </w:r>
        <w:proofErr w:type="spellEnd"/>
        <w:r w:rsidR="00D21C26">
          <w:t xml:space="preserve"> </w:t>
        </w:r>
        <w:proofErr w:type="spellStart"/>
        <w:r w:rsidR="00D21C26">
          <w:t>tổ</w:t>
        </w:r>
        <w:proofErr w:type="spellEnd"/>
        <w:r w:rsidR="00D21C26">
          <w:t xml:space="preserve"> </w:t>
        </w:r>
        <w:proofErr w:type="spellStart"/>
        <w:r w:rsidR="00D21C26">
          <w:t>chức</w:t>
        </w:r>
        <w:proofErr w:type="spellEnd"/>
        <w:r w:rsidR="00D21C26">
          <w:t xml:space="preserve"> </w:t>
        </w:r>
        <w:proofErr w:type="spellStart"/>
        <w:r w:rsidR="00D21C26">
          <w:t>phân</w:t>
        </w:r>
        <w:proofErr w:type="spellEnd"/>
        <w:r w:rsidR="00D21C26">
          <w:t xml:space="preserve"> chia</w:t>
        </w:r>
      </w:ins>
      <w:ins w:id="447" w:author="Cung Thanh Long" w:date="2021-04-13T00:22:00Z">
        <w:r w:rsidR="00D21C26">
          <w:t xml:space="preserve"> </w:t>
        </w:r>
        <w:proofErr w:type="spellStart"/>
        <w:r w:rsidR="00D21C26">
          <w:t>lại</w:t>
        </w:r>
      </w:ins>
      <w:proofErr w:type="spellEnd"/>
      <w:ins w:id="448" w:author="Cung Thanh Long" w:date="2021-04-13T00:21:00Z">
        <w:r w:rsidR="00D21C26">
          <w:t xml:space="preserve"> </w:t>
        </w:r>
      </w:ins>
      <w:ins w:id="449" w:author="Cung Thanh Long" w:date="2021-04-13T00:22:00Z">
        <w:r w:rsidR="00D21C26">
          <w:t>8</w:t>
        </w:r>
      </w:ins>
      <w:ins w:id="450" w:author="Cung Thanh Long" w:date="2021-04-13T00:21:00Z">
        <w:r w:rsidR="00D21C26">
          <w:t xml:space="preserve"> </w:t>
        </w:r>
        <w:proofErr w:type="spellStart"/>
        <w:r w:rsidR="00D21C26">
          <w:t>trạng</w:t>
        </w:r>
        <w:proofErr w:type="spellEnd"/>
        <w:r w:rsidR="00D21C26">
          <w:t xml:space="preserve"> </w:t>
        </w:r>
        <w:proofErr w:type="spellStart"/>
        <w:r w:rsidR="00D21C26">
          <w:t>thái</w:t>
        </w:r>
        <w:proofErr w:type="spellEnd"/>
        <w:r w:rsidR="00D21C26">
          <w:t xml:space="preserve"> </w:t>
        </w:r>
        <w:proofErr w:type="spellStart"/>
        <w:r w:rsidR="00D21C26">
          <w:t>cảm</w:t>
        </w:r>
        <w:proofErr w:type="spellEnd"/>
        <w:r w:rsidR="00D21C26">
          <w:t xml:space="preserve"> </w:t>
        </w:r>
        <w:proofErr w:type="spellStart"/>
        <w:r w:rsidR="00D21C26">
          <w:t>xúc</w:t>
        </w:r>
      </w:ins>
      <w:proofErr w:type="spellEnd"/>
      <w:ins w:id="451" w:author="Cung Thanh Long" w:date="2021-04-13T00:22:00Z">
        <w:r w:rsidR="00D21C26">
          <w:t xml:space="preserve"> </w:t>
        </w:r>
        <w:proofErr w:type="spellStart"/>
        <w:r w:rsidR="00D21C26">
          <w:t>trong</w:t>
        </w:r>
        <w:proofErr w:type="spellEnd"/>
        <w:r w:rsidR="00D21C26">
          <w:t xml:space="preserve"> </w:t>
        </w:r>
        <w:proofErr w:type="spellStart"/>
        <w:r w:rsidR="00D21C26">
          <w:t>bộ</w:t>
        </w:r>
        <w:proofErr w:type="spellEnd"/>
        <w:r w:rsidR="00D21C26">
          <w:t xml:space="preserve"> </w:t>
        </w:r>
        <w:proofErr w:type="spellStart"/>
        <w:r w:rsidR="00D21C26">
          <w:t>dữ</w:t>
        </w:r>
        <w:proofErr w:type="spellEnd"/>
        <w:r w:rsidR="00D21C26">
          <w:t xml:space="preserve"> </w:t>
        </w:r>
        <w:proofErr w:type="spellStart"/>
        <w:r w:rsidR="00D21C26">
          <w:t>liệu</w:t>
        </w:r>
        <w:proofErr w:type="spellEnd"/>
        <w:r w:rsidR="00D21C26">
          <w:t xml:space="preserve"> MIT </w:t>
        </w:r>
        <w:proofErr w:type="spellStart"/>
        <w:r w:rsidR="00D21C26">
          <w:t>thành</w:t>
        </w:r>
        <w:proofErr w:type="spellEnd"/>
        <w:r w:rsidR="00D21C26">
          <w:t xml:space="preserve"> 3 </w:t>
        </w:r>
        <w:proofErr w:type="spellStart"/>
        <w:r w:rsidR="00D21C26">
          <w:t>lớp</w:t>
        </w:r>
        <w:proofErr w:type="spellEnd"/>
        <w:r w:rsidR="00D21C26">
          <w:t xml:space="preserve"> </w:t>
        </w:r>
        <w:proofErr w:type="spellStart"/>
        <w:r w:rsidR="00D21C26">
          <w:t>cảm</w:t>
        </w:r>
        <w:proofErr w:type="spellEnd"/>
        <w:r w:rsidR="00D21C26">
          <w:t xml:space="preserve"> </w:t>
        </w:r>
        <w:proofErr w:type="spellStart"/>
        <w:r w:rsidR="00D21C26">
          <w:t>xúc</w:t>
        </w:r>
      </w:ins>
      <w:proofErr w:type="spellEnd"/>
      <w:ins w:id="452" w:author="Cung Thanh Long" w:date="2021-04-13T00:24:00Z">
        <w:r w:rsidR="00D21C26">
          <w:t xml:space="preserve"> </w:t>
        </w:r>
        <w:proofErr w:type="spellStart"/>
        <w:r w:rsidR="00D21C26">
          <w:t>xét</w:t>
        </w:r>
      </w:ins>
      <w:proofErr w:type="spellEnd"/>
      <w:ins w:id="453" w:author="Cung Thanh Long" w:date="2021-04-13T00:22:00Z">
        <w:r w:rsidR="00D21C26">
          <w:t xml:space="preserve"> </w:t>
        </w:r>
      </w:ins>
      <w:proofErr w:type="spellStart"/>
      <w:ins w:id="454" w:author="Cung Thanh Long" w:date="2021-04-13T00:23:00Z">
        <w:r w:rsidR="00D21C26">
          <w:t>theo</w:t>
        </w:r>
        <w:proofErr w:type="spellEnd"/>
        <w:r w:rsidR="00D21C26">
          <w:t xml:space="preserve"> </w:t>
        </w:r>
        <w:proofErr w:type="spellStart"/>
        <w:r w:rsidR="00D21C26">
          <w:t>tính</w:t>
        </w:r>
        <w:proofErr w:type="spellEnd"/>
        <w:r w:rsidR="00D21C26">
          <w:t xml:space="preserve"> </w:t>
        </w:r>
        <w:proofErr w:type="spellStart"/>
        <w:r w:rsidR="00D21C26">
          <w:t>chất</w:t>
        </w:r>
      </w:ins>
      <w:proofErr w:type="spellEnd"/>
      <w:ins w:id="455" w:author="Cung Thanh Long" w:date="2021-04-13T00:24:00Z">
        <w:r w:rsidR="00D21C26">
          <w:t xml:space="preserve">, bao </w:t>
        </w:r>
        <w:proofErr w:type="spellStart"/>
        <w:r w:rsidR="00D21C26">
          <w:t>gồm</w:t>
        </w:r>
      </w:ins>
      <w:proofErr w:type="spellEnd"/>
      <w:ins w:id="456" w:author="Cung Thanh Long" w:date="2021-04-13T00:23:00Z">
        <w:r w:rsidR="00D21C26">
          <w:t xml:space="preserve"> </w:t>
        </w:r>
        <w:proofErr w:type="spellStart"/>
        <w:r w:rsidR="00D21C26">
          <w:t>tích</w:t>
        </w:r>
        <w:proofErr w:type="spellEnd"/>
        <w:r w:rsidR="00D21C26">
          <w:t xml:space="preserve"> </w:t>
        </w:r>
        <w:proofErr w:type="spellStart"/>
        <w:r w:rsidR="00D21C26">
          <w:t>cực</w:t>
        </w:r>
        <w:proofErr w:type="spellEnd"/>
        <w:r w:rsidR="00D21C26">
          <w:t xml:space="preserve">, </w:t>
        </w:r>
        <w:proofErr w:type="spellStart"/>
        <w:r w:rsidR="00D21C26">
          <w:t>tiêu</w:t>
        </w:r>
        <w:proofErr w:type="spellEnd"/>
        <w:r w:rsidR="00D21C26">
          <w:t xml:space="preserve"> </w:t>
        </w:r>
        <w:proofErr w:type="spellStart"/>
        <w:r w:rsidR="00D21C26">
          <w:t>cực</w:t>
        </w:r>
        <w:proofErr w:type="spellEnd"/>
        <w:r w:rsidR="00D21C26">
          <w:t xml:space="preserve"> </w:t>
        </w:r>
        <w:proofErr w:type="spellStart"/>
        <w:r w:rsidR="00D21C26">
          <w:t>và</w:t>
        </w:r>
        <w:proofErr w:type="spellEnd"/>
        <w:r w:rsidR="00D21C26">
          <w:t xml:space="preserve"> </w:t>
        </w:r>
        <w:proofErr w:type="spellStart"/>
        <w:r w:rsidR="00D21C26">
          <w:t>trung</w:t>
        </w:r>
        <w:proofErr w:type="spellEnd"/>
        <w:r w:rsidR="00D21C26">
          <w:t xml:space="preserve"> </w:t>
        </w:r>
        <w:proofErr w:type="spellStart"/>
        <w:r w:rsidR="00D21C26">
          <w:t>tính</w:t>
        </w:r>
        <w:proofErr w:type="spellEnd"/>
        <w:r w:rsidR="00D21C26">
          <w:t>.</w:t>
        </w:r>
      </w:ins>
      <w:ins w:id="457" w:author="Cung Thanh Long" w:date="2021-04-13T00:21:00Z">
        <w:r w:rsidR="00D21C26">
          <w:t xml:space="preserve"> </w:t>
        </w:r>
      </w:ins>
      <w:proofErr w:type="spellStart"/>
      <w:ins w:id="458" w:author="Cung Thanh Long" w:date="2021-04-13T00:24:00Z">
        <w:r w:rsidR="00D21C26">
          <w:t>K</w:t>
        </w:r>
      </w:ins>
      <w:del w:id="459" w:author="Cung Thanh Long" w:date="2021-04-13T00:24:00Z">
        <w:r w:rsidDel="00D21C26">
          <w:delText>k</w:delText>
        </w:r>
      </w:del>
      <w:r>
        <w:t>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ins w:id="460" w:author="Cung Thanh Long" w:date="2021-04-13T00:25:00Z">
        <w:r w:rsidR="00D21C26">
          <w:t>này</w:t>
        </w:r>
        <w:proofErr w:type="spellEnd"/>
        <w:r w:rsidR="00D21C26">
          <w:t xml:space="preserve"> </w:t>
        </w:r>
        <w:proofErr w:type="spellStart"/>
        <w:r w:rsidR="00D21C26">
          <w:t>khi</w:t>
        </w:r>
        <w:proofErr w:type="spellEnd"/>
        <w:r w:rsidR="00D21C26">
          <w:t xml:space="preserve"> </w:t>
        </w:r>
        <w:proofErr w:type="spellStart"/>
        <w:r w:rsidR="00D21C26">
          <w:t>áp</w:t>
        </w:r>
        <w:proofErr w:type="spellEnd"/>
        <w:r w:rsidR="00D21C26">
          <w:t xml:space="preserve"> </w:t>
        </w:r>
        <w:proofErr w:type="spellStart"/>
        <w:r w:rsidR="00D21C26">
          <w:t>dụng</w:t>
        </w:r>
        <w:proofErr w:type="spellEnd"/>
        <w:r w:rsidR="00D21C26">
          <w:t xml:space="preserve"> </w:t>
        </w:r>
        <w:proofErr w:type="spellStart"/>
        <w:r w:rsidR="00D21C26">
          <w:t>nguyên</w:t>
        </w:r>
        <w:proofErr w:type="spellEnd"/>
        <w:r w:rsidR="00D21C26">
          <w:t xml:space="preserve"> </w:t>
        </w:r>
        <w:proofErr w:type="spellStart"/>
        <w:r w:rsidR="00D21C26">
          <w:t>tắc</w:t>
        </w:r>
        <w:proofErr w:type="spellEnd"/>
        <w:r w:rsidR="00D21C26">
          <w:t xml:space="preserve"> </w:t>
        </w:r>
        <w:proofErr w:type="spellStart"/>
        <w:r w:rsidR="00D21C26">
          <w:t>chồng</w:t>
        </w:r>
        <w:proofErr w:type="spellEnd"/>
        <w:r w:rsidR="00D21C26">
          <w:t xml:space="preserve"> </w:t>
        </w:r>
        <w:proofErr w:type="spellStart"/>
        <w:r w:rsidR="00D21C26">
          <w:t>chập</w:t>
        </w:r>
        <w:proofErr w:type="spellEnd"/>
        <w:r w:rsidR="00D21C26">
          <w:t xml:space="preserve"> </w:t>
        </w:r>
        <w:proofErr w:type="spellStart"/>
        <w:r w:rsidR="00D21C26">
          <w:t>dữ</w:t>
        </w:r>
        <w:proofErr w:type="spellEnd"/>
        <w:r w:rsidR="00D21C26">
          <w:t xml:space="preserve"> </w:t>
        </w:r>
        <w:proofErr w:type="spellStart"/>
        <w:r w:rsidR="00D21C26">
          <w:t>liệu</w:t>
        </w:r>
        <w:proofErr w:type="spellEnd"/>
        <w:r w:rsidR="00D21C26">
          <w:t xml:space="preserve"> </w:t>
        </w:r>
        <w:proofErr w:type="spellStart"/>
        <w:r w:rsidR="00D21C26">
          <w:t>đã</w:t>
        </w:r>
        <w:proofErr w:type="spellEnd"/>
        <w:r w:rsidR="00D21C26">
          <w:t xml:space="preserve"> </w:t>
        </w:r>
        <w:proofErr w:type="spellStart"/>
        <w:r w:rsidR="00D21C26">
          <w:t>đề</w:t>
        </w:r>
        <w:proofErr w:type="spellEnd"/>
        <w:r w:rsidR="00D21C26">
          <w:t xml:space="preserve"> </w:t>
        </w:r>
        <w:proofErr w:type="spellStart"/>
        <w:r w:rsidR="00D21C26">
          <w:t>xuất</w:t>
        </w:r>
        <w:proofErr w:type="spellEnd"/>
        <w:r w:rsidR="00D21C26">
          <w:t xml:space="preserve"> </w:t>
        </w:r>
      </w:ins>
      <w:del w:id="461" w:author="Cung Thanh Long" w:date="2021-04-13T00:25:00Z">
        <w:r w:rsidDel="00D21C26">
          <w:delText>t</w:delText>
        </w:r>
      </w:del>
      <w:del w:id="462" w:author="Cung Thanh Long" w:date="2021-04-13T00:24:00Z">
        <w:r w:rsidDel="00D21C26">
          <w:delText>ích cực, trung lập và tích cực</w:delText>
        </w:r>
      </w:del>
      <w:r>
        <w:t xml:space="preserve"> </w:t>
      </w:r>
      <w:proofErr w:type="spellStart"/>
      <w:r>
        <w:t>đạt</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lên</w:t>
      </w:r>
      <w:proofErr w:type="spellEnd"/>
      <w:r>
        <w:t xml:space="preserve"> </w:t>
      </w:r>
      <w:proofErr w:type="spellStart"/>
      <w:r>
        <w:t>đến</w:t>
      </w:r>
      <w:proofErr w:type="spellEnd"/>
      <w:r>
        <w:t xml:space="preserve"> 92,5%. </w:t>
      </w:r>
    </w:p>
    <w:p w14:paraId="21AE1EB1" w14:textId="4E24C1B0" w:rsidR="007014A0" w:rsidRDefault="007014A0" w:rsidP="007014A0">
      <w:pPr>
        <w:ind w:firstLine="360"/>
      </w:pPr>
      <w:proofErr w:type="spellStart"/>
      <w:r>
        <w:t>Luận</w:t>
      </w:r>
      <w:proofErr w:type="spellEnd"/>
      <w:r>
        <w:t xml:space="preserve"> </w:t>
      </w:r>
      <w:proofErr w:type="spellStart"/>
      <w:r>
        <w:t>văn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rsidR="00807D4B">
        <w:t>phương</w:t>
      </w:r>
      <w:proofErr w:type="spellEnd"/>
      <w:r w:rsidR="00807D4B">
        <w:t xml:space="preserve"> </w:t>
      </w:r>
      <w:proofErr w:type="spellStart"/>
      <w:r w:rsidR="00807D4B">
        <w:t>pháp</w:t>
      </w:r>
      <w:proofErr w:type="spellEnd"/>
      <w:r w:rsidR="00807D4B">
        <w:t xml:space="preserve"> </w:t>
      </w:r>
      <w:proofErr w:type="spellStart"/>
      <w:r w:rsidR="00807D4B">
        <w:t>đề</w:t>
      </w:r>
      <w:proofErr w:type="spellEnd"/>
      <w:r w:rsidR="00807D4B">
        <w:t xml:space="preserve"> ra </w:t>
      </w:r>
      <w:proofErr w:type="spellStart"/>
      <w:r w:rsidR="00807D4B">
        <w:t>trong</w:t>
      </w:r>
      <w:proofErr w:type="spellEnd"/>
      <w:r w:rsidR="00807D4B">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ins w:id="463" w:author="Cung Thanh Long" w:date="2021-04-13T00:26:00Z">
        <w:r w:rsidR="000F0E0D">
          <w:t xml:space="preserve">. </w:t>
        </w:r>
        <w:proofErr w:type="spellStart"/>
        <w:r w:rsidR="000F0E0D">
          <w:t>Các</w:t>
        </w:r>
        <w:proofErr w:type="spellEnd"/>
        <w:r w:rsidR="000F0E0D">
          <w:t xml:space="preserve"> </w:t>
        </w:r>
        <w:proofErr w:type="spellStart"/>
        <w:r w:rsidR="000F0E0D">
          <w:t>kết</w:t>
        </w:r>
        <w:proofErr w:type="spellEnd"/>
        <w:r w:rsidR="000F0E0D">
          <w:t xml:space="preserve"> </w:t>
        </w:r>
        <w:proofErr w:type="spellStart"/>
        <w:r w:rsidR="000F0E0D">
          <w:t>quả</w:t>
        </w:r>
        <w:proofErr w:type="spellEnd"/>
        <w:r w:rsidR="000F0E0D">
          <w:t xml:space="preserve"> </w:t>
        </w:r>
        <w:proofErr w:type="spellStart"/>
        <w:r w:rsidR="000F0E0D">
          <w:t>này</w:t>
        </w:r>
        <w:proofErr w:type="spellEnd"/>
        <w:r w:rsidR="000F0E0D">
          <w:t xml:space="preserve"> </w:t>
        </w:r>
        <w:proofErr w:type="spellStart"/>
        <w:r w:rsidR="000F0E0D">
          <w:t>cũng</w:t>
        </w:r>
        <w:proofErr w:type="spellEnd"/>
        <w:r w:rsidR="000F0E0D">
          <w:t xml:space="preserve"> </w:t>
        </w:r>
      </w:ins>
      <w:proofErr w:type="spellStart"/>
      <w:ins w:id="464" w:author="Cung Thanh Long" w:date="2021-04-13T00:25:00Z">
        <w:r w:rsidR="000F0E0D">
          <w:t>mở</w:t>
        </w:r>
        <w:proofErr w:type="spellEnd"/>
        <w:r w:rsidR="000F0E0D">
          <w:t xml:space="preserve"> ra </w:t>
        </w:r>
        <w:proofErr w:type="spellStart"/>
        <w:r w:rsidR="000F0E0D">
          <w:t>khả</w:t>
        </w:r>
        <w:proofErr w:type="spellEnd"/>
        <w:r w:rsidR="000F0E0D">
          <w:t xml:space="preserve"> </w:t>
        </w:r>
        <w:proofErr w:type="spellStart"/>
        <w:r w:rsidR="000F0E0D">
          <w:t>năng</w:t>
        </w:r>
        <w:proofErr w:type="spellEnd"/>
        <w:r w:rsidR="000F0E0D">
          <w:t xml:space="preserve"> </w:t>
        </w:r>
        <w:proofErr w:type="spellStart"/>
        <w:r w:rsidR="000F0E0D">
          <w:t>xây</w:t>
        </w:r>
        <w:proofErr w:type="spellEnd"/>
        <w:r w:rsidR="000F0E0D">
          <w:t xml:space="preserve"> </w:t>
        </w:r>
        <w:proofErr w:type="spellStart"/>
        <w:r w:rsidR="000F0E0D">
          <w:t>dựng</w:t>
        </w:r>
        <w:proofErr w:type="spellEnd"/>
        <w:r w:rsidR="000F0E0D">
          <w:t xml:space="preserve"> </w:t>
        </w:r>
        <w:proofErr w:type="spellStart"/>
        <w:r w:rsidR="000F0E0D">
          <w:t>các</w:t>
        </w:r>
        <w:proofErr w:type="spellEnd"/>
        <w:r w:rsidR="000F0E0D">
          <w:t xml:space="preserve"> </w:t>
        </w:r>
        <w:proofErr w:type="spellStart"/>
        <w:r w:rsidR="000F0E0D">
          <w:t>ứng</w:t>
        </w:r>
        <w:proofErr w:type="spellEnd"/>
        <w:r w:rsidR="000F0E0D">
          <w:t xml:space="preserve"> </w:t>
        </w:r>
        <w:proofErr w:type="spellStart"/>
        <w:r w:rsidR="000F0E0D">
          <w:t>dụng</w:t>
        </w:r>
        <w:proofErr w:type="spellEnd"/>
        <w:r w:rsidR="000F0E0D">
          <w:t xml:space="preserve"> </w:t>
        </w:r>
        <w:proofErr w:type="spellStart"/>
        <w:r w:rsidR="000F0E0D">
          <w:t>nhận</w:t>
        </w:r>
        <w:proofErr w:type="spellEnd"/>
        <w:r w:rsidR="000F0E0D">
          <w:t xml:space="preserve"> </w:t>
        </w:r>
      </w:ins>
      <w:proofErr w:type="spellStart"/>
      <w:ins w:id="465" w:author="Cung Thanh Long" w:date="2021-04-13T00:26:00Z">
        <w:r w:rsidR="000F0E0D">
          <w:t>dạng</w:t>
        </w:r>
        <w:proofErr w:type="spellEnd"/>
        <w:r w:rsidR="000F0E0D">
          <w:t xml:space="preserve"> </w:t>
        </w:r>
        <w:proofErr w:type="spellStart"/>
        <w:r w:rsidR="000F0E0D">
          <w:t>cảm</w:t>
        </w:r>
        <w:proofErr w:type="spellEnd"/>
        <w:r w:rsidR="000F0E0D">
          <w:t xml:space="preserve"> </w:t>
        </w:r>
        <w:proofErr w:type="spellStart"/>
        <w:r w:rsidR="000F0E0D">
          <w:t>xúc</w:t>
        </w:r>
        <w:proofErr w:type="spellEnd"/>
        <w:r w:rsidR="000F0E0D">
          <w:t xml:space="preserve"> </w:t>
        </w:r>
        <w:proofErr w:type="spellStart"/>
        <w:r w:rsidR="000F0E0D">
          <w:t>thời</w:t>
        </w:r>
        <w:proofErr w:type="spellEnd"/>
        <w:r w:rsidR="000F0E0D">
          <w:t xml:space="preserve"> </w:t>
        </w:r>
        <w:proofErr w:type="spellStart"/>
        <w:r w:rsidR="000F0E0D">
          <w:t>gian</w:t>
        </w:r>
        <w:proofErr w:type="spellEnd"/>
        <w:r w:rsidR="000F0E0D">
          <w:t xml:space="preserve"> </w:t>
        </w:r>
        <w:proofErr w:type="spellStart"/>
        <w:r w:rsidR="000F0E0D">
          <w:t>thực</w:t>
        </w:r>
      </w:ins>
      <w:proofErr w:type="spellEnd"/>
      <w:r>
        <w:t>.</w:t>
      </w:r>
    </w:p>
    <w:p w14:paraId="2FDC4372" w14:textId="77777777" w:rsidR="000C361A" w:rsidRDefault="00F82DAE" w:rsidP="00953752">
      <w:pPr>
        <w:pStyle w:val="ListParagraph"/>
        <w:numPr>
          <w:ilvl w:val="0"/>
          <w:numId w:val="4"/>
        </w:numPr>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đề</w:t>
      </w:r>
      <w:proofErr w:type="spellEnd"/>
      <w:r>
        <w:t xml:space="preserve"> </w:t>
      </w:r>
      <w:proofErr w:type="spellStart"/>
      <w:r>
        <w:t>tài</w:t>
      </w:r>
      <w:proofErr w:type="spellEnd"/>
      <w:r>
        <w:t>:</w:t>
      </w:r>
    </w:p>
    <w:p w14:paraId="30142968" w14:textId="1A0FD2DC" w:rsidR="007014A0" w:rsidRDefault="00F82DAE" w:rsidP="001F4C91">
      <w:pPr>
        <w:ind w:firstLine="360"/>
      </w:pPr>
      <w:r>
        <w:t xml:space="preserve">Do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mặt</w:t>
      </w:r>
      <w:proofErr w:type="spellEnd"/>
      <w:r>
        <w:t xml:space="preserve"> </w:t>
      </w:r>
      <w:proofErr w:type="spellStart"/>
      <w:r>
        <w:t>thời</w:t>
      </w:r>
      <w:proofErr w:type="spellEnd"/>
      <w:r>
        <w:t xml:space="preserve"> </w:t>
      </w:r>
      <w:proofErr w:type="spellStart"/>
      <w:r>
        <w:t>gian</w:t>
      </w:r>
      <w:proofErr w:type="spellEnd"/>
      <w:r w:rsidR="001F4C91">
        <w:t xml:space="preserve">, </w:t>
      </w:r>
      <w:proofErr w:type="spellStart"/>
      <w:r w:rsidR="00766A33">
        <w:t>phương</w:t>
      </w:r>
      <w:proofErr w:type="spellEnd"/>
      <w:r w:rsidR="00766A33">
        <w:t xml:space="preserve"> </w:t>
      </w:r>
      <w:proofErr w:type="spellStart"/>
      <w:r w:rsidR="00766A33">
        <w:t>pháp</w:t>
      </w:r>
      <w:proofErr w:type="spellEnd"/>
      <w:r w:rsidR="00766A33">
        <w:t xml:space="preserve"> </w:t>
      </w:r>
      <w:proofErr w:type="spellStart"/>
      <w:r w:rsidR="00766A33">
        <w:t>nghiên</w:t>
      </w:r>
      <w:proofErr w:type="spellEnd"/>
      <w:r w:rsidR="00766A33">
        <w:t xml:space="preserve"> </w:t>
      </w:r>
      <w:proofErr w:type="spellStart"/>
      <w:r w:rsidR="00766A33">
        <w:t>cứu</w:t>
      </w:r>
      <w:proofErr w:type="spellEnd"/>
      <w:r w:rsidR="00766A33">
        <w:t xml:space="preserve"> </w:t>
      </w:r>
      <w:proofErr w:type="spellStart"/>
      <w:r w:rsidR="00766A33">
        <w:t>trong</w:t>
      </w:r>
      <w:proofErr w:type="spellEnd"/>
      <w:r w:rsidR="00766A33">
        <w:t xml:space="preserve"> </w:t>
      </w:r>
      <w:proofErr w:type="spellStart"/>
      <w:r w:rsidR="00766A33">
        <w:t>luận</w:t>
      </w:r>
      <w:proofErr w:type="spellEnd"/>
      <w:r w:rsidR="00766A33">
        <w:t xml:space="preserve"> </w:t>
      </w:r>
      <w:proofErr w:type="spellStart"/>
      <w:r w:rsidR="00766A33">
        <w:t>văn</w:t>
      </w:r>
      <w:proofErr w:type="spellEnd"/>
      <w:r w:rsidR="00766A33">
        <w:t xml:space="preserve"> </w:t>
      </w:r>
      <w:proofErr w:type="spellStart"/>
      <w:r w:rsidR="00766A33">
        <w:t>mới</w:t>
      </w:r>
      <w:proofErr w:type="spellEnd"/>
      <w:r w:rsidR="00766A33">
        <w:t xml:space="preserve"> </w:t>
      </w:r>
      <w:proofErr w:type="spellStart"/>
      <w:r w:rsidR="00766A33">
        <w:t>chỉ</w:t>
      </w:r>
      <w:proofErr w:type="spellEnd"/>
      <w:r w:rsidR="00766A33">
        <w:t xml:space="preserve"> </w:t>
      </w:r>
      <w:proofErr w:type="spellStart"/>
      <w:r w:rsidR="00766A33">
        <w:t>được</w:t>
      </w:r>
      <w:proofErr w:type="spellEnd"/>
      <w:r w:rsidR="00766A33">
        <w:t xml:space="preserve"> </w:t>
      </w:r>
      <w:proofErr w:type="spellStart"/>
      <w:r w:rsidR="00766A33">
        <w:t>áp</w:t>
      </w:r>
      <w:proofErr w:type="spellEnd"/>
      <w:r w:rsidR="00766A33">
        <w:t xml:space="preserve"> </w:t>
      </w:r>
      <w:proofErr w:type="spellStart"/>
      <w:r w:rsidR="00766A33">
        <w:t>dụng</w:t>
      </w:r>
      <w:proofErr w:type="spellEnd"/>
      <w:r w:rsidR="00766A33">
        <w:t xml:space="preserve"> </w:t>
      </w:r>
      <w:proofErr w:type="spellStart"/>
      <w:r w:rsidR="00766A33">
        <w:t>trên</w:t>
      </w:r>
      <w:proofErr w:type="spellEnd"/>
      <w:r w:rsidR="00766A33">
        <w:t xml:space="preserve"> </w:t>
      </w:r>
      <w:proofErr w:type="spellStart"/>
      <w:r w:rsidR="00766A33">
        <w:t>bộ</w:t>
      </w:r>
      <w:proofErr w:type="spellEnd"/>
      <w:r w:rsidR="00766A33">
        <w:t xml:space="preserve"> </w:t>
      </w:r>
      <w:proofErr w:type="spellStart"/>
      <w:r w:rsidR="00766A33">
        <w:t>dữ</w:t>
      </w:r>
      <w:proofErr w:type="spellEnd"/>
      <w:r w:rsidR="00766A33">
        <w:t xml:space="preserve"> </w:t>
      </w:r>
      <w:proofErr w:type="spellStart"/>
      <w:r w:rsidR="00766A33">
        <w:t>liệu</w:t>
      </w:r>
      <w:proofErr w:type="spellEnd"/>
      <w:r w:rsidR="00766A33">
        <w:t xml:space="preserve"> </w:t>
      </w:r>
      <w:proofErr w:type="spellStart"/>
      <w:r w:rsidR="00766A33">
        <w:t>cảm</w:t>
      </w:r>
      <w:proofErr w:type="spellEnd"/>
      <w:r w:rsidR="00766A33">
        <w:t xml:space="preserve"> </w:t>
      </w:r>
      <w:proofErr w:type="spellStart"/>
      <w:r w:rsidR="00766A33">
        <w:t>xúc</w:t>
      </w:r>
      <w:proofErr w:type="spellEnd"/>
      <w:r w:rsidR="00766A33">
        <w:t xml:space="preserve"> </w:t>
      </w:r>
      <w:proofErr w:type="spellStart"/>
      <w:r w:rsidR="00766A33">
        <w:t>của</w:t>
      </w:r>
      <w:proofErr w:type="spellEnd"/>
      <w:r w:rsidR="00766A33">
        <w:t xml:space="preserve"> MIT, </w:t>
      </w:r>
      <w:proofErr w:type="spellStart"/>
      <w:r w:rsidR="00766A33">
        <w:t>cùng</w:t>
      </w:r>
      <w:proofErr w:type="spellEnd"/>
      <w:r w:rsidR="00766A33">
        <w:t xml:space="preserve"> </w:t>
      </w:r>
      <w:proofErr w:type="spellStart"/>
      <w:r w:rsidR="00766A33">
        <w:t>với</w:t>
      </w:r>
      <w:proofErr w:type="spellEnd"/>
      <w:r w:rsidR="00766A33">
        <w:t xml:space="preserve"> </w:t>
      </w:r>
      <w:proofErr w:type="spellStart"/>
      <w:r w:rsidR="00766A33">
        <w:t>đó</w:t>
      </w:r>
      <w:proofErr w:type="spellEnd"/>
      <w:r w:rsidR="00766A33">
        <w:t xml:space="preserve"> </w:t>
      </w:r>
      <w:proofErr w:type="spellStart"/>
      <w:r w:rsidR="00766A33">
        <w:t>là</w:t>
      </w:r>
      <w:proofErr w:type="spellEnd"/>
      <w:r w:rsidR="00766A33">
        <w:t xml:space="preserve"> 4 </w:t>
      </w:r>
      <w:proofErr w:type="spellStart"/>
      <w:r w:rsidR="00766A33">
        <w:t>thuật</w:t>
      </w:r>
      <w:proofErr w:type="spellEnd"/>
      <w:r w:rsidR="00766A33">
        <w:t xml:space="preserve"> </w:t>
      </w:r>
      <w:proofErr w:type="spellStart"/>
      <w:r w:rsidR="00766A33">
        <w:t>toán</w:t>
      </w:r>
      <w:proofErr w:type="spellEnd"/>
      <w:r w:rsidR="00766A33">
        <w:t xml:space="preserve"> </w:t>
      </w:r>
      <w:proofErr w:type="spellStart"/>
      <w:r w:rsidR="00766A33">
        <w:t>phân</w:t>
      </w:r>
      <w:proofErr w:type="spellEnd"/>
      <w:r w:rsidR="00766A33">
        <w:t xml:space="preserve"> </w:t>
      </w:r>
      <w:proofErr w:type="spellStart"/>
      <w:r w:rsidR="00766A33">
        <w:t>lớp</w:t>
      </w:r>
      <w:proofErr w:type="spellEnd"/>
      <w:r w:rsidR="00766A33">
        <w:t xml:space="preserve"> </w:t>
      </w:r>
      <w:proofErr w:type="spellStart"/>
      <w:r w:rsidR="00766A33">
        <w:t>khác</w:t>
      </w:r>
      <w:proofErr w:type="spellEnd"/>
      <w:r w:rsidR="00766A33">
        <w:t xml:space="preserve"> </w:t>
      </w:r>
      <w:proofErr w:type="spellStart"/>
      <w:r w:rsidR="00766A33">
        <w:t>nhau</w:t>
      </w:r>
      <w:proofErr w:type="spellEnd"/>
      <w:r w:rsidR="00766A33">
        <w:t xml:space="preserve"> </w:t>
      </w:r>
      <w:proofErr w:type="spellStart"/>
      <w:r w:rsidR="00766A33">
        <w:t>trong</w:t>
      </w:r>
      <w:proofErr w:type="spellEnd"/>
      <w:r w:rsidR="00766A33">
        <w:t xml:space="preserve"> </w:t>
      </w:r>
      <w:proofErr w:type="spellStart"/>
      <w:r w:rsidR="00766A33">
        <w:t>học</w:t>
      </w:r>
      <w:proofErr w:type="spellEnd"/>
      <w:r w:rsidR="00766A33">
        <w:t xml:space="preserve"> </w:t>
      </w:r>
      <w:proofErr w:type="spellStart"/>
      <w:r w:rsidR="00766A33">
        <w:t>máy</w:t>
      </w:r>
      <w:proofErr w:type="spellEnd"/>
      <w:r w:rsidR="006B1BE4">
        <w:t xml:space="preserve">. </w:t>
      </w:r>
      <w:proofErr w:type="spellStart"/>
      <w:ins w:id="466" w:author="Cung Thanh Long" w:date="2021-04-13T00:28:00Z">
        <w:r w:rsidR="000F0E0D">
          <w:t>Có</w:t>
        </w:r>
        <w:proofErr w:type="spellEnd"/>
        <w:r w:rsidR="000F0E0D">
          <w:t xml:space="preserve"> </w:t>
        </w:r>
        <w:proofErr w:type="spellStart"/>
        <w:r w:rsidR="000F0E0D">
          <w:t>thể</w:t>
        </w:r>
        <w:proofErr w:type="spellEnd"/>
        <w:r w:rsidR="000F0E0D">
          <w:t xml:space="preserve"> </w:t>
        </w:r>
        <w:proofErr w:type="spellStart"/>
        <w:r w:rsidR="000F0E0D">
          <w:t>mở</w:t>
        </w:r>
        <w:proofErr w:type="spellEnd"/>
        <w:r w:rsidR="000F0E0D">
          <w:t xml:space="preserve"> </w:t>
        </w:r>
        <w:proofErr w:type="spellStart"/>
        <w:r w:rsidR="000F0E0D">
          <w:t>rộng</w:t>
        </w:r>
        <w:proofErr w:type="spellEnd"/>
        <w:r w:rsidR="000F0E0D">
          <w:t xml:space="preserve"> </w:t>
        </w:r>
        <w:proofErr w:type="spellStart"/>
        <w:r w:rsidR="000F0E0D">
          <w:t>hướng</w:t>
        </w:r>
        <w:proofErr w:type="spellEnd"/>
        <w:r w:rsidR="000F0E0D">
          <w:t xml:space="preserve"> </w:t>
        </w:r>
        <w:proofErr w:type="spellStart"/>
        <w:r w:rsidR="000F0E0D">
          <w:t>nghiên</w:t>
        </w:r>
        <w:proofErr w:type="spellEnd"/>
        <w:r w:rsidR="000F0E0D">
          <w:t xml:space="preserve"> </w:t>
        </w:r>
        <w:proofErr w:type="spellStart"/>
        <w:r w:rsidR="000F0E0D">
          <w:t>cứu</w:t>
        </w:r>
        <w:proofErr w:type="spellEnd"/>
        <w:r w:rsidR="000F0E0D">
          <w:t xml:space="preserve"> </w:t>
        </w:r>
        <w:proofErr w:type="spellStart"/>
        <w:r w:rsidR="000F0E0D">
          <w:t>này</w:t>
        </w:r>
        <w:proofErr w:type="spellEnd"/>
        <w:r w:rsidR="000F0E0D">
          <w:t xml:space="preserve"> </w:t>
        </w:r>
        <w:proofErr w:type="spellStart"/>
        <w:r w:rsidR="000F0E0D">
          <w:t>theo</w:t>
        </w:r>
        <w:proofErr w:type="spellEnd"/>
        <w:r w:rsidR="000F0E0D">
          <w:t xml:space="preserve"> </w:t>
        </w:r>
        <w:proofErr w:type="spellStart"/>
        <w:r w:rsidR="000F0E0D">
          <w:t>một</w:t>
        </w:r>
        <w:proofErr w:type="spellEnd"/>
        <w:r w:rsidR="000F0E0D">
          <w:t xml:space="preserve"> </w:t>
        </w:r>
        <w:proofErr w:type="spellStart"/>
        <w:r w:rsidR="000F0E0D">
          <w:t>số</w:t>
        </w:r>
        <w:proofErr w:type="spellEnd"/>
        <w:r w:rsidR="000F0E0D">
          <w:t xml:space="preserve"> </w:t>
        </w:r>
      </w:ins>
      <w:proofErr w:type="spellStart"/>
      <w:ins w:id="467" w:author="Cung Thanh Long" w:date="2021-04-13T00:29:00Z">
        <w:r w:rsidR="000F0E0D">
          <w:t>đề</w:t>
        </w:r>
        <w:proofErr w:type="spellEnd"/>
        <w:r w:rsidR="000F0E0D">
          <w:t xml:space="preserve"> </w:t>
        </w:r>
        <w:proofErr w:type="spellStart"/>
        <w:r w:rsidR="000F0E0D">
          <w:t>xuất</w:t>
        </w:r>
        <w:proofErr w:type="spellEnd"/>
        <w:r w:rsidR="000F0E0D">
          <w:t xml:space="preserve"> </w:t>
        </w:r>
        <w:proofErr w:type="spellStart"/>
        <w:r w:rsidR="000F0E0D">
          <w:t>dưới</w:t>
        </w:r>
        <w:proofErr w:type="spellEnd"/>
        <w:r w:rsidR="000F0E0D">
          <w:t xml:space="preserve"> </w:t>
        </w:r>
        <w:proofErr w:type="spellStart"/>
        <w:r w:rsidR="000F0E0D">
          <w:t>đây</w:t>
        </w:r>
        <w:proofErr w:type="spellEnd"/>
        <w:r w:rsidR="000F0E0D">
          <w:t>:</w:t>
        </w:r>
      </w:ins>
      <w:del w:id="468" w:author="Cung Thanh Long" w:date="2021-04-13T00:28:00Z">
        <w:r w:rsidR="007014A0" w:rsidDel="000F0E0D">
          <w:delText>Để mở rộng hướng phát triển của đề tài này, em xin đề xuất một số ý tưởng như sau</w:delText>
        </w:r>
      </w:del>
      <w:r w:rsidR="007014A0">
        <w:t>:</w:t>
      </w:r>
    </w:p>
    <w:p w14:paraId="10854F14" w14:textId="164756AD" w:rsidR="007014A0" w:rsidRDefault="00766A33" w:rsidP="00953752">
      <w:pPr>
        <w:pStyle w:val="ListParagraph"/>
        <w:numPr>
          <w:ilvl w:val="0"/>
          <w:numId w:val="13"/>
        </w:numPr>
        <w:spacing w:before="120" w:after="120"/>
      </w:pPr>
      <w:proofErr w:type="spellStart"/>
      <w:r>
        <w:t>Áp</w:t>
      </w:r>
      <w:proofErr w:type="spellEnd"/>
      <w:r>
        <w:t xml:space="preserve"> </w:t>
      </w:r>
      <w:proofErr w:type="spellStart"/>
      <w:r>
        <w:t>dụng</w:t>
      </w:r>
      <w:proofErr w:type="spellEnd"/>
      <w:r w:rsidR="007014A0">
        <w:t xml:space="preserve"> </w:t>
      </w:r>
      <w:proofErr w:type="spellStart"/>
      <w:r w:rsidR="007014A0">
        <w:t>các</w:t>
      </w:r>
      <w:proofErr w:type="spellEnd"/>
      <w:r w:rsidR="007014A0">
        <w:t xml:space="preserve"> </w:t>
      </w:r>
      <w:proofErr w:type="spellStart"/>
      <w:r w:rsidR="007014A0">
        <w:t>thuật</w:t>
      </w:r>
      <w:proofErr w:type="spellEnd"/>
      <w:r w:rsidR="007014A0">
        <w:t xml:space="preserve"> </w:t>
      </w:r>
      <w:proofErr w:type="spellStart"/>
      <w:r w:rsidR="007014A0">
        <w:t>toán</w:t>
      </w:r>
      <w:proofErr w:type="spellEnd"/>
      <w:r w:rsidR="007014A0">
        <w:t xml:space="preserve"> </w:t>
      </w:r>
      <w:proofErr w:type="spellStart"/>
      <w:r w:rsidR="007014A0">
        <w:t>lựa</w:t>
      </w:r>
      <w:proofErr w:type="spellEnd"/>
      <w:r w:rsidR="007014A0">
        <w:t xml:space="preserve"> </w:t>
      </w:r>
      <w:proofErr w:type="spellStart"/>
      <w:r w:rsidR="007014A0">
        <w:t>chọn</w:t>
      </w:r>
      <w:proofErr w:type="spellEnd"/>
      <w:r w:rsidR="007014A0">
        <w:t xml:space="preserve"> </w:t>
      </w:r>
      <w:proofErr w:type="spellStart"/>
      <w:r w:rsidR="007014A0">
        <w:t>đặc</w:t>
      </w:r>
      <w:proofErr w:type="spellEnd"/>
      <w:r w:rsidR="007014A0">
        <w:t xml:space="preserve"> </w:t>
      </w:r>
      <w:proofErr w:type="spellStart"/>
      <w:r w:rsidR="007014A0">
        <w:t>trưng</w:t>
      </w:r>
      <w:proofErr w:type="spellEnd"/>
      <w:r w:rsidR="007014A0">
        <w:t xml:space="preserve"> </w:t>
      </w:r>
      <w:proofErr w:type="spellStart"/>
      <w:r w:rsidR="007014A0">
        <w:t>và</w:t>
      </w:r>
      <w:proofErr w:type="spellEnd"/>
      <w:r w:rsidR="007014A0">
        <w:t xml:space="preserve"> </w:t>
      </w:r>
      <w:proofErr w:type="spellStart"/>
      <w:r w:rsidR="007014A0">
        <w:t>phân</w:t>
      </w:r>
      <w:proofErr w:type="spellEnd"/>
      <w:r w:rsidR="007014A0">
        <w:t xml:space="preserve"> </w:t>
      </w:r>
      <w:proofErr w:type="spellStart"/>
      <w:r w:rsidR="007014A0">
        <w:t>lớp</w:t>
      </w:r>
      <w:proofErr w:type="spellEnd"/>
      <w:r w:rsidR="007014A0">
        <w:t xml:space="preserve"> </w:t>
      </w:r>
      <w:proofErr w:type="spellStart"/>
      <w:r w:rsidR="007014A0">
        <w:t>khác</w:t>
      </w:r>
      <w:proofErr w:type="spellEnd"/>
      <w:ins w:id="469" w:author="Cung Thanh Long" w:date="2021-04-13T00:33:00Z">
        <w:r w:rsidR="000F0E0D">
          <w:t xml:space="preserve"> </w:t>
        </w:r>
        <w:proofErr w:type="spellStart"/>
        <w:r w:rsidR="000F0E0D">
          <w:t>trên</w:t>
        </w:r>
        <w:proofErr w:type="spellEnd"/>
        <w:r w:rsidR="000F0E0D">
          <w:t xml:space="preserve"> </w:t>
        </w:r>
        <w:proofErr w:type="spellStart"/>
        <w:r w:rsidR="000F0E0D">
          <w:t>bộ</w:t>
        </w:r>
        <w:proofErr w:type="spellEnd"/>
        <w:r w:rsidR="000F0E0D">
          <w:t xml:space="preserve"> </w:t>
        </w:r>
        <w:proofErr w:type="spellStart"/>
        <w:r w:rsidR="000F0E0D">
          <w:t>dữ</w:t>
        </w:r>
        <w:proofErr w:type="spellEnd"/>
        <w:r w:rsidR="000F0E0D">
          <w:t xml:space="preserve"> </w:t>
        </w:r>
        <w:proofErr w:type="spellStart"/>
        <w:r w:rsidR="000F0E0D">
          <w:t>liệu</w:t>
        </w:r>
        <w:proofErr w:type="spellEnd"/>
        <w:r w:rsidR="000F0E0D">
          <w:t xml:space="preserve"> </w:t>
        </w:r>
        <w:proofErr w:type="spellStart"/>
        <w:r w:rsidR="000F0E0D">
          <w:t>này</w:t>
        </w:r>
        <w:proofErr w:type="spellEnd"/>
        <w:r w:rsidR="000F0E0D">
          <w:t xml:space="preserve"> </w:t>
        </w:r>
        <w:proofErr w:type="spellStart"/>
        <w:r w:rsidR="000F0E0D">
          <w:t>của</w:t>
        </w:r>
        <w:proofErr w:type="spellEnd"/>
        <w:r w:rsidR="000F0E0D">
          <w:t xml:space="preserve"> MIT</w:t>
        </w:r>
      </w:ins>
      <w:del w:id="470" w:author="Cung Thanh Long" w:date="2021-04-13T00:33:00Z">
        <w:r w:rsidDel="000F0E0D">
          <w:delText>, đồng thời nghiên cứu thêm các đặc trưng khác cho tín hiệu sinh học</w:delText>
        </w:r>
      </w:del>
      <w:r w:rsidR="007014A0">
        <w:t>.</w:t>
      </w:r>
    </w:p>
    <w:p w14:paraId="65377300" w14:textId="0AD7F3D8" w:rsidR="001F4C91" w:rsidRDefault="001F4C91" w:rsidP="00953752">
      <w:pPr>
        <w:pStyle w:val="ListParagraph"/>
        <w:numPr>
          <w:ilvl w:val="0"/>
          <w:numId w:val="13"/>
        </w:numPr>
        <w:spacing w:before="120" w:after="120"/>
      </w:pP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ưu</w:t>
      </w:r>
      <w:proofErr w:type="spellEnd"/>
      <w:r>
        <w:t xml:space="preserve"> </w:t>
      </w:r>
      <w:proofErr w:type="spellStart"/>
      <w:r>
        <w:t>thế</w:t>
      </w:r>
      <w:proofErr w:type="spellEnd"/>
      <w:r>
        <w:t xml:space="preserve"> </w:t>
      </w:r>
      <w:proofErr w:type="spellStart"/>
      <w:r>
        <w:t>hơn</w:t>
      </w:r>
      <w:proofErr w:type="spellEnd"/>
      <w:ins w:id="471" w:author="Cung Thanh Long" w:date="2021-04-13T00:33:00Z">
        <w:r w:rsidR="000F0E0D">
          <w:t xml:space="preserve"> </w:t>
        </w:r>
        <w:proofErr w:type="spellStart"/>
        <w:r w:rsidR="000F0E0D">
          <w:t>các</w:t>
        </w:r>
      </w:ins>
      <w:proofErr w:type="spellEnd"/>
      <w:r>
        <w:t xml:space="preserve">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đối</w:t>
      </w:r>
      <w:proofErr w:type="spellEnd"/>
      <w:r>
        <w:t xml:space="preserve"> </w:t>
      </w:r>
      <w:proofErr w:type="spellStart"/>
      <w:r>
        <w:t>với</w:t>
      </w:r>
      <w:proofErr w:type="spellEnd"/>
      <w:r>
        <w:t xml:space="preserve"> </w:t>
      </w:r>
      <w:proofErr w:type="spellStart"/>
      <w:ins w:id="472" w:author="Cung Thanh Long" w:date="2021-04-13T00:34:00Z">
        <w:r w:rsidR="000F0E0D">
          <w:t>mọt</w:t>
        </w:r>
        <w:proofErr w:type="spellEnd"/>
        <w:r w:rsidR="000F0E0D">
          <w:t xml:space="preserve"> </w:t>
        </w:r>
        <w:proofErr w:type="spellStart"/>
        <w:r w:rsidR="000F0E0D">
          <w:t>số</w:t>
        </w:r>
      </w:ins>
      <w:proofErr w:type="spellEnd"/>
      <w:del w:id="473" w:author="Cung Thanh Long" w:date="2021-04-13T00:34:00Z">
        <w:r w:rsidDel="000F0E0D">
          <w:delText>từng</w:delText>
        </w:r>
      </w:del>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ins w:id="474" w:author="Cung Thanh Long" w:date="2021-04-13T00:34:00Z">
        <w:r w:rsidR="000F0E0D">
          <w:t>.</w:t>
        </w:r>
      </w:ins>
      <w:del w:id="475" w:author="Cung Thanh Long" w:date="2021-04-13T00:34:00Z">
        <w:r w:rsidDel="000F0E0D">
          <w:delText>,</w:delText>
        </w:r>
      </w:del>
      <w:r>
        <w:t xml:space="preserve"> </w:t>
      </w:r>
      <w:proofErr w:type="spellStart"/>
      <w:ins w:id="476" w:author="Cung Thanh Long" w:date="2021-04-13T00:34:00Z">
        <w:r w:rsidR="000F0E0D">
          <w:t>T</w:t>
        </w:r>
      </w:ins>
      <w:del w:id="477" w:author="Cung Thanh Long" w:date="2021-04-13T00:34:00Z">
        <w:r w:rsidDel="000F0E0D">
          <w:delText>t</w:delText>
        </w:r>
      </w:del>
      <w:r>
        <w:t>ừ</w:t>
      </w:r>
      <w:proofErr w:type="spellEnd"/>
      <w:r>
        <w:t xml:space="preserve"> </w:t>
      </w:r>
      <w:proofErr w:type="spellStart"/>
      <w:r>
        <w:t>đó</w:t>
      </w:r>
      <w:proofErr w:type="spellEnd"/>
      <w:ins w:id="478" w:author="Cung Thanh Long" w:date="2021-04-13T00:34:00Z">
        <w:r w:rsidR="000F0E0D">
          <w:t>,</w:t>
        </w:r>
      </w:ins>
      <w:r>
        <w:t xml:space="preserve"> </w:t>
      </w:r>
      <w:proofErr w:type="spellStart"/>
      <w:r>
        <w:t>nghiên</w:t>
      </w:r>
      <w:proofErr w:type="spellEnd"/>
      <w:r>
        <w:t xml:space="preserve"> </w:t>
      </w:r>
      <w:proofErr w:type="spellStart"/>
      <w:r>
        <w:t>cứu</w:t>
      </w:r>
      <w:proofErr w:type="spellEnd"/>
      <w:del w:id="479" w:author="Cung Thanh Long" w:date="2021-04-13T00:34:00Z">
        <w:r w:rsidDel="000F0E0D">
          <w:delText xml:space="preserve"> mô hình</w:delText>
        </w:r>
      </w:del>
      <w:r>
        <w:t xml:space="preserve"> </w:t>
      </w:r>
      <w:proofErr w:type="spellStart"/>
      <w:r>
        <w:t>kết</w:t>
      </w:r>
      <w:proofErr w:type="spellEnd"/>
      <w:r>
        <w:t xml:space="preserve"> </w:t>
      </w:r>
      <w:proofErr w:type="spellStart"/>
      <w:r>
        <w:t>hợp</w:t>
      </w:r>
      <w:proofErr w:type="spellEnd"/>
      <w:ins w:id="480" w:author="Cung Thanh Long" w:date="2021-04-13T00:34:00Z">
        <w:r w:rsidR="000F0E0D">
          <w:t xml:space="preserve"> </w:t>
        </w:r>
        <w:proofErr w:type="spellStart"/>
        <w:r w:rsidR="000F0E0D">
          <w:t>các</w:t>
        </w:r>
        <w:proofErr w:type="spellEnd"/>
        <w:r w:rsidR="000F0E0D">
          <w:t xml:space="preserve"> </w:t>
        </w:r>
        <w:proofErr w:type="spellStart"/>
        <w:r w:rsidR="000F0E0D">
          <w:t>mô</w:t>
        </w:r>
        <w:proofErr w:type="spellEnd"/>
        <w:r w:rsidR="000F0E0D">
          <w:t xml:space="preserve"> </w:t>
        </w:r>
        <w:proofErr w:type="spellStart"/>
        <w:r w:rsidR="000F0E0D">
          <w:t>hình</w:t>
        </w:r>
        <w:proofErr w:type="spellEnd"/>
        <w:r w:rsidR="000F0E0D">
          <w:t xml:space="preserve"> </w:t>
        </w:r>
        <w:proofErr w:type="spellStart"/>
        <w:r w:rsidR="000F0E0D">
          <w:t>một</w:t>
        </w:r>
        <w:proofErr w:type="spellEnd"/>
        <w:r w:rsidR="000F0E0D">
          <w:t xml:space="preserve"> </w:t>
        </w:r>
        <w:proofErr w:type="spellStart"/>
        <w:r w:rsidR="000F0E0D">
          <w:t>cách</w:t>
        </w:r>
        <w:proofErr w:type="spellEnd"/>
        <w:r w:rsidR="000F0E0D">
          <w:t xml:space="preserve"> </w:t>
        </w:r>
        <w:proofErr w:type="spellStart"/>
        <w:r w:rsidR="000F0E0D">
          <w:t>thích</w:t>
        </w:r>
        <w:proofErr w:type="spellEnd"/>
        <w:r w:rsidR="000F0E0D">
          <w:t xml:space="preserve"> </w:t>
        </w:r>
        <w:proofErr w:type="spellStart"/>
        <w:r w:rsidR="000F0E0D">
          <w:t>hợp</w:t>
        </w:r>
      </w:ins>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ins w:id="481" w:author="Cung Thanh Long" w:date="2021-04-13T00:35:00Z">
        <w:r w:rsidR="000F0E0D">
          <w:t>chất</w:t>
        </w:r>
        <w:proofErr w:type="spellEnd"/>
        <w:r w:rsidR="000F0E0D">
          <w:t xml:space="preserve"> </w:t>
        </w:r>
        <w:proofErr w:type="spellStart"/>
        <w:r w:rsidR="000F0E0D">
          <w:t>lượng</w:t>
        </w:r>
      </w:ins>
      <w:proofErr w:type="spellEnd"/>
      <w:del w:id="482" w:author="Cung Thanh Long" w:date="2021-04-13T00:35:00Z">
        <w:r w:rsidDel="000F0E0D">
          <w:delText>khả năng</w:delText>
        </w:r>
      </w:del>
      <w:r>
        <w:t xml:space="preserve"> </w:t>
      </w:r>
      <w:proofErr w:type="spellStart"/>
      <w:r>
        <w:t>nhận</w:t>
      </w:r>
      <w:proofErr w:type="spellEnd"/>
      <w:r>
        <w:t xml:space="preserve"> </w:t>
      </w:r>
      <w:proofErr w:type="spellStart"/>
      <w:r>
        <w:t>dạng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ins w:id="483" w:author="Cung Thanh Long" w:date="2021-04-13T00:35:00Z">
        <w:r w:rsidR="000F0E0D">
          <w:t xml:space="preserve"> </w:t>
        </w:r>
        <w:proofErr w:type="spellStart"/>
        <w:r w:rsidR="000F0E0D">
          <w:t>khác</w:t>
        </w:r>
        <w:proofErr w:type="spellEnd"/>
        <w:r w:rsidR="000F0E0D">
          <w:t xml:space="preserve"> </w:t>
        </w:r>
        <w:proofErr w:type="spellStart"/>
        <w:r w:rsidR="000F0E0D">
          <w:t>nhau</w:t>
        </w:r>
      </w:ins>
      <w:proofErr w:type="spellEnd"/>
      <w:r>
        <w:t xml:space="preserve">. </w:t>
      </w:r>
    </w:p>
    <w:p w14:paraId="1B43C4CF" w14:textId="57E7068A" w:rsidR="007014A0" w:rsidRDefault="007014A0" w:rsidP="00953752">
      <w:pPr>
        <w:pStyle w:val="ListParagraph"/>
        <w:numPr>
          <w:ilvl w:val="0"/>
          <w:numId w:val="13"/>
        </w:numPr>
        <w:spacing w:before="120" w:after="120"/>
      </w:pPr>
      <w:proofErr w:type="spellStart"/>
      <w:r>
        <w:t>Áp</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766A33">
        <w:t>đề</w:t>
      </w:r>
      <w:proofErr w:type="spellEnd"/>
      <w:r w:rsidR="00766A33">
        <w:t xml:space="preserve"> ra </w:t>
      </w:r>
      <w:proofErr w:type="spellStart"/>
      <w:r>
        <w:t>lên</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ins w:id="484" w:author="Cung Thanh Long" w:date="2021-04-13T00:29:00Z">
        <w:r w:rsidR="000F0E0D">
          <w:t xml:space="preserve"> </w:t>
        </w:r>
        <w:proofErr w:type="spellStart"/>
        <w:r w:rsidR="000F0E0D">
          <w:t>mẫu</w:t>
        </w:r>
        <w:proofErr w:type="spellEnd"/>
        <w:r w:rsidR="000F0E0D">
          <w:t xml:space="preserve"> </w:t>
        </w:r>
        <w:proofErr w:type="spellStart"/>
        <w:r w:rsidR="000F0E0D">
          <w:t>kh</w:t>
        </w:r>
      </w:ins>
      <w:ins w:id="485" w:author="Cung Thanh Long" w:date="2021-04-13T00:30:00Z">
        <w:r w:rsidR="000F0E0D">
          <w:t>ác</w:t>
        </w:r>
        <w:proofErr w:type="spellEnd"/>
        <w:r w:rsidR="000F0E0D">
          <w:t xml:space="preserve">, </w:t>
        </w:r>
        <w:proofErr w:type="spellStart"/>
        <w:r w:rsidR="000F0E0D">
          <w:t>nhằm</w:t>
        </w:r>
        <w:proofErr w:type="spellEnd"/>
        <w:r w:rsidR="000F0E0D">
          <w:t xml:space="preserve"> </w:t>
        </w:r>
        <w:proofErr w:type="spellStart"/>
        <w:r w:rsidR="000F0E0D">
          <w:t>đánh</w:t>
        </w:r>
        <w:proofErr w:type="spellEnd"/>
        <w:r w:rsidR="000F0E0D">
          <w:t xml:space="preserve"> </w:t>
        </w:r>
        <w:proofErr w:type="spellStart"/>
        <w:r w:rsidR="000F0E0D">
          <w:t>giá</w:t>
        </w:r>
        <w:proofErr w:type="spellEnd"/>
        <w:r w:rsidR="000F0E0D">
          <w:t xml:space="preserve"> </w:t>
        </w:r>
      </w:ins>
      <w:proofErr w:type="spellStart"/>
      <w:ins w:id="486" w:author="Cung Thanh Long" w:date="2021-04-13T00:31:00Z">
        <w:r w:rsidR="000F0E0D">
          <w:t>kỹ</w:t>
        </w:r>
      </w:ins>
      <w:proofErr w:type="spellEnd"/>
      <w:ins w:id="487" w:author="Cung Thanh Long" w:date="2021-04-13T00:30:00Z">
        <w:r w:rsidR="000F0E0D">
          <w:t xml:space="preserve"> </w:t>
        </w:r>
        <w:proofErr w:type="spellStart"/>
        <w:r w:rsidR="000F0E0D">
          <w:t>hơn</w:t>
        </w:r>
        <w:proofErr w:type="spellEnd"/>
        <w:r w:rsidR="000F0E0D">
          <w:t xml:space="preserve"> </w:t>
        </w:r>
        <w:proofErr w:type="spellStart"/>
        <w:r w:rsidR="000F0E0D">
          <w:t>tính</w:t>
        </w:r>
        <w:proofErr w:type="spellEnd"/>
        <w:r w:rsidR="000F0E0D">
          <w:t xml:space="preserve"> </w:t>
        </w:r>
        <w:proofErr w:type="spellStart"/>
        <w:r w:rsidR="000F0E0D">
          <w:t>toàn</w:t>
        </w:r>
        <w:proofErr w:type="spellEnd"/>
        <w:r w:rsidR="000F0E0D">
          <w:t xml:space="preserve"> </w:t>
        </w:r>
        <w:proofErr w:type="spellStart"/>
        <w:r w:rsidR="000F0E0D">
          <w:t>diện</w:t>
        </w:r>
        <w:proofErr w:type="spellEnd"/>
        <w:r w:rsidR="000F0E0D">
          <w:t xml:space="preserve"> </w:t>
        </w:r>
        <w:proofErr w:type="spellStart"/>
        <w:r w:rsidR="000F0E0D">
          <w:t>của</w:t>
        </w:r>
        <w:proofErr w:type="spellEnd"/>
        <w:r w:rsidR="000F0E0D">
          <w:t xml:space="preserve"> </w:t>
        </w:r>
        <w:proofErr w:type="spellStart"/>
        <w:r w:rsidR="000F0E0D">
          <w:t>giải</w:t>
        </w:r>
        <w:proofErr w:type="spellEnd"/>
        <w:r w:rsidR="000F0E0D">
          <w:t xml:space="preserve"> </w:t>
        </w:r>
        <w:proofErr w:type="spellStart"/>
        <w:r w:rsidR="000F0E0D">
          <w:t>pháp</w:t>
        </w:r>
        <w:proofErr w:type="spellEnd"/>
        <w:r w:rsidR="000F0E0D">
          <w:t xml:space="preserve"> </w:t>
        </w:r>
        <w:proofErr w:type="spellStart"/>
        <w:r w:rsidR="000F0E0D">
          <w:t>đã</w:t>
        </w:r>
        <w:proofErr w:type="spellEnd"/>
        <w:r w:rsidR="000F0E0D">
          <w:t xml:space="preserve"> </w:t>
        </w:r>
        <w:proofErr w:type="spellStart"/>
        <w:r w:rsidR="000F0E0D">
          <w:t>đề</w:t>
        </w:r>
        <w:proofErr w:type="spellEnd"/>
        <w:r w:rsidR="000F0E0D">
          <w:t xml:space="preserve"> </w:t>
        </w:r>
        <w:proofErr w:type="spellStart"/>
        <w:r w:rsidR="000F0E0D">
          <w:t>xuất</w:t>
        </w:r>
      </w:ins>
      <w:proofErr w:type="spellEnd"/>
      <w:del w:id="488" w:author="Cung Thanh Long" w:date="2021-04-13T00:31:00Z">
        <w:r w:rsidDel="000F0E0D">
          <w:delText xml:space="preserve"> nhận dạng cảm xúc khác</w:delText>
        </w:r>
        <w:r w:rsidR="00766A33" w:rsidDel="000F0E0D">
          <w:delText xml:space="preserve"> nhau</w:delText>
        </w:r>
      </w:del>
      <w:r>
        <w:t>.</w:t>
      </w:r>
    </w:p>
    <w:p w14:paraId="11E1EBB4" w14:textId="5CF6A09D" w:rsidR="007014A0" w:rsidRPr="00B71184" w:rsidRDefault="007014A0" w:rsidP="00953752">
      <w:pPr>
        <w:pStyle w:val="ListParagraph"/>
        <w:numPr>
          <w:ilvl w:val="0"/>
          <w:numId w:val="13"/>
        </w:numPr>
        <w:spacing w:before="120" w:after="120"/>
      </w:pPr>
      <w:proofErr w:type="spellStart"/>
      <w:r>
        <w:t>Thiết</w:t>
      </w:r>
      <w:proofErr w:type="spellEnd"/>
      <w:r>
        <w:t xml:space="preserve"> </w:t>
      </w:r>
      <w:proofErr w:type="spellStart"/>
      <w:r>
        <w:t>kế</w:t>
      </w:r>
      <w:proofErr w:type="spellEnd"/>
      <w:r>
        <w:t xml:space="preserve"> </w:t>
      </w:r>
      <w:proofErr w:type="spellStart"/>
      <w:r>
        <w:t>bộ</w:t>
      </w:r>
      <w:proofErr w:type="spellEnd"/>
      <w:r>
        <w:t xml:space="preserve"> </w:t>
      </w:r>
      <w:proofErr w:type="spellStart"/>
      <w:ins w:id="489" w:author="Cung Thanh Long" w:date="2021-04-13T00:31:00Z">
        <w:r w:rsidR="000F0E0D">
          <w:t>thu</w:t>
        </w:r>
        <w:proofErr w:type="spellEnd"/>
        <w:r w:rsidR="000F0E0D">
          <w:t xml:space="preserve"> </w:t>
        </w:r>
        <w:proofErr w:type="spellStart"/>
        <w:r w:rsidR="000F0E0D">
          <w:t>dữ</w:t>
        </w:r>
        <w:proofErr w:type="spellEnd"/>
        <w:r w:rsidR="000F0E0D">
          <w:t xml:space="preserve"> </w:t>
        </w:r>
        <w:proofErr w:type="spellStart"/>
        <w:r w:rsidR="000F0E0D">
          <w:t>liệu</w:t>
        </w:r>
        <w:proofErr w:type="spellEnd"/>
        <w:r w:rsidR="000F0E0D">
          <w:t xml:space="preserve"> </w:t>
        </w:r>
        <w:proofErr w:type="spellStart"/>
        <w:r w:rsidR="000F0E0D">
          <w:t>đa</w:t>
        </w:r>
        <w:proofErr w:type="spellEnd"/>
        <w:r w:rsidR="000F0E0D">
          <w:t xml:space="preserve"> </w:t>
        </w:r>
        <w:proofErr w:type="spellStart"/>
        <w:r w:rsidR="000F0E0D">
          <w:t>kênh</w:t>
        </w:r>
        <w:proofErr w:type="spellEnd"/>
        <w:r w:rsidR="000F0E0D">
          <w:t xml:space="preserve">, </w:t>
        </w:r>
        <w:proofErr w:type="spellStart"/>
        <w:r w:rsidR="000F0E0D">
          <w:t>thử</w:t>
        </w:r>
        <w:proofErr w:type="spellEnd"/>
        <w:r w:rsidR="000F0E0D">
          <w:t xml:space="preserve"> </w:t>
        </w:r>
        <w:proofErr w:type="spellStart"/>
        <w:r w:rsidR="000F0E0D">
          <w:t>nghiệm</w:t>
        </w:r>
        <w:proofErr w:type="spellEnd"/>
        <w:r w:rsidR="000F0E0D">
          <w:t xml:space="preserve"> </w:t>
        </w:r>
        <w:proofErr w:type="spellStart"/>
        <w:r w:rsidR="000F0E0D">
          <w:t>khả</w:t>
        </w:r>
        <w:proofErr w:type="spellEnd"/>
        <w:r w:rsidR="000F0E0D">
          <w:t xml:space="preserve"> </w:t>
        </w:r>
        <w:proofErr w:type="spellStart"/>
        <w:r w:rsidR="000F0E0D">
          <w:t>năng</w:t>
        </w:r>
        <w:proofErr w:type="spellEnd"/>
        <w:r w:rsidR="000F0E0D">
          <w:t xml:space="preserve"> </w:t>
        </w:r>
        <w:proofErr w:type="spellStart"/>
        <w:r w:rsidR="000F0E0D">
          <w:t>nhận</w:t>
        </w:r>
        <w:proofErr w:type="spellEnd"/>
        <w:r w:rsidR="000F0E0D">
          <w:t xml:space="preserve"> </w:t>
        </w:r>
        <w:proofErr w:type="spellStart"/>
        <w:r w:rsidR="000F0E0D">
          <w:t>dạng</w:t>
        </w:r>
        <w:proofErr w:type="spellEnd"/>
        <w:r w:rsidR="000F0E0D">
          <w:t xml:space="preserve"> </w:t>
        </w:r>
        <w:proofErr w:type="spellStart"/>
        <w:r w:rsidR="000F0E0D">
          <w:t>cảm</w:t>
        </w:r>
        <w:proofErr w:type="spellEnd"/>
        <w:r w:rsidR="000F0E0D">
          <w:t xml:space="preserve"> </w:t>
        </w:r>
        <w:proofErr w:type="spellStart"/>
        <w:r w:rsidR="000F0E0D">
          <w:t>xúc</w:t>
        </w:r>
        <w:proofErr w:type="spellEnd"/>
        <w:r w:rsidR="000F0E0D">
          <w:t xml:space="preserve"> online</w:t>
        </w:r>
      </w:ins>
      <w:ins w:id="490" w:author="Cung Thanh Long" w:date="2021-04-13T00:32:00Z">
        <w:r w:rsidR="000F0E0D">
          <w:t xml:space="preserve"> </w:t>
        </w:r>
        <w:proofErr w:type="spellStart"/>
        <w:r w:rsidR="000F0E0D">
          <w:t>trên</w:t>
        </w:r>
        <w:proofErr w:type="spellEnd"/>
        <w:r w:rsidR="000F0E0D">
          <w:t xml:space="preserve"> </w:t>
        </w:r>
        <w:proofErr w:type="spellStart"/>
        <w:r w:rsidR="000F0E0D">
          <w:t>các</w:t>
        </w:r>
        <w:proofErr w:type="spellEnd"/>
        <w:r w:rsidR="000F0E0D">
          <w:t xml:space="preserve"> </w:t>
        </w:r>
        <w:proofErr w:type="spellStart"/>
        <w:r w:rsidR="000F0E0D">
          <w:t>đoạn</w:t>
        </w:r>
        <w:proofErr w:type="spellEnd"/>
        <w:r w:rsidR="000F0E0D">
          <w:t xml:space="preserve"> </w:t>
        </w:r>
        <w:proofErr w:type="spellStart"/>
        <w:r w:rsidR="000F0E0D">
          <w:t>dữ</w:t>
        </w:r>
        <w:proofErr w:type="spellEnd"/>
        <w:r w:rsidR="000F0E0D">
          <w:t xml:space="preserve"> </w:t>
        </w:r>
        <w:proofErr w:type="spellStart"/>
        <w:r w:rsidR="000F0E0D">
          <w:t>liệu</w:t>
        </w:r>
        <w:proofErr w:type="spellEnd"/>
        <w:r w:rsidR="000F0E0D">
          <w:t xml:space="preserve"> </w:t>
        </w:r>
        <w:proofErr w:type="spellStart"/>
        <w:r w:rsidR="000F0E0D">
          <w:t>ngắn</w:t>
        </w:r>
      </w:ins>
      <w:proofErr w:type="spellEnd"/>
      <w:del w:id="491" w:author="Cung Thanh Long" w:date="2021-04-13T00:31:00Z">
        <w:r w:rsidDel="000F0E0D">
          <w:delText>công cụ</w:delText>
        </w:r>
      </w:del>
      <w:del w:id="492" w:author="Cung Thanh Long" w:date="2021-04-13T00:32:00Z">
        <w:r w:rsidDel="000F0E0D">
          <w:delText xml:space="preserve"> để nhận dạng cảm xúc từ các dữ liệu sinh học</w:delText>
        </w:r>
      </w:del>
      <w:r>
        <w:t xml:space="preserve">. </w:t>
      </w:r>
    </w:p>
    <w:p w14:paraId="231C1C34" w14:textId="77777777" w:rsidR="00061449" w:rsidRDefault="00061449">
      <w:pPr>
        <w:spacing w:before="0" w:line="240" w:lineRule="auto"/>
        <w:jc w:val="left"/>
      </w:pPr>
      <w:r>
        <w:br w:type="page"/>
      </w:r>
    </w:p>
    <w:bookmarkStart w:id="493" w:name="_Toc68996293" w:displacedByCustomXml="next"/>
    <w:sdt>
      <w:sdtPr>
        <w:rPr>
          <w:b w:val="0"/>
        </w:rPr>
        <w:id w:val="-533113486"/>
        <w:docPartObj>
          <w:docPartGallery w:val="Bibliographies"/>
          <w:docPartUnique/>
        </w:docPartObj>
      </w:sdtPr>
      <w:sdtEndPr>
        <w:rPr>
          <w:bCs/>
        </w:rPr>
      </w:sdtEndPr>
      <w:sdtContent>
        <w:p w14:paraId="0872B922" w14:textId="77777777" w:rsidR="00061449" w:rsidRDefault="00DC7437" w:rsidP="00DC7437">
          <w:pPr>
            <w:pStyle w:val="Title"/>
          </w:pP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493"/>
          <w:proofErr w:type="spellEnd"/>
        </w:p>
        <w:p w14:paraId="3434F058" w14:textId="77777777" w:rsidR="00AE64D6"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30"/>
          </w:tblGrid>
          <w:tr w:rsidR="00AE64D6" w14:paraId="0D02F336" w14:textId="77777777">
            <w:trPr>
              <w:divId w:val="1175269944"/>
              <w:tblCellSpacing w:w="15" w:type="dxa"/>
            </w:trPr>
            <w:tc>
              <w:tcPr>
                <w:tcW w:w="50" w:type="pct"/>
                <w:hideMark/>
              </w:tcPr>
              <w:p w14:paraId="6DF53323" w14:textId="77777777" w:rsidR="00AE64D6" w:rsidRDefault="00AE64D6">
                <w:pPr>
                  <w:pStyle w:val="Bibliography"/>
                  <w:rPr>
                    <w:noProof/>
                    <w:sz w:val="24"/>
                    <w:szCs w:val="24"/>
                  </w:rPr>
                </w:pPr>
                <w:r>
                  <w:rPr>
                    <w:noProof/>
                  </w:rPr>
                  <w:t xml:space="preserve">[1] </w:t>
                </w:r>
              </w:p>
            </w:tc>
            <w:tc>
              <w:tcPr>
                <w:tcW w:w="0" w:type="auto"/>
                <w:hideMark/>
              </w:tcPr>
              <w:p w14:paraId="72B7B761" w14:textId="77777777" w:rsidR="00AE64D6" w:rsidRDefault="00AE64D6">
                <w:pPr>
                  <w:pStyle w:val="Bibliography"/>
                  <w:rPr>
                    <w:noProof/>
                  </w:rPr>
                </w:pPr>
                <w:r>
                  <w:rPr>
                    <w:noProof/>
                  </w:rPr>
                  <w:t xml:space="preserve">"Decision Tree, https://machinelearningcoban.com/2018/01/14/id3/," [Online]. </w:t>
                </w:r>
              </w:p>
            </w:tc>
          </w:tr>
          <w:tr w:rsidR="00AE64D6" w14:paraId="5F8DF50F" w14:textId="77777777">
            <w:trPr>
              <w:divId w:val="1175269944"/>
              <w:tblCellSpacing w:w="15" w:type="dxa"/>
            </w:trPr>
            <w:tc>
              <w:tcPr>
                <w:tcW w:w="50" w:type="pct"/>
                <w:hideMark/>
              </w:tcPr>
              <w:p w14:paraId="4539128B" w14:textId="77777777" w:rsidR="00AE64D6" w:rsidRDefault="00AE64D6">
                <w:pPr>
                  <w:pStyle w:val="Bibliography"/>
                  <w:rPr>
                    <w:noProof/>
                  </w:rPr>
                </w:pPr>
                <w:r>
                  <w:rPr>
                    <w:noProof/>
                  </w:rPr>
                  <w:t xml:space="preserve">[2] </w:t>
                </w:r>
              </w:p>
            </w:tc>
            <w:tc>
              <w:tcPr>
                <w:tcW w:w="0" w:type="auto"/>
                <w:hideMark/>
              </w:tcPr>
              <w:p w14:paraId="3989339E" w14:textId="77777777" w:rsidR="00AE64D6" w:rsidRDefault="00AE64D6">
                <w:pPr>
                  <w:pStyle w:val="Bibliography"/>
                  <w:rPr>
                    <w:noProof/>
                  </w:rPr>
                </w:pPr>
                <w:r>
                  <w:rPr>
                    <w:noProof/>
                  </w:rPr>
                  <w:t xml:space="preserve">"Support Vector Machine, https://machinelearningcoban.com/2017/04/09/smv/," [Online]. </w:t>
                </w:r>
              </w:p>
            </w:tc>
          </w:tr>
          <w:tr w:rsidR="00AE64D6" w14:paraId="7330E6A9" w14:textId="77777777">
            <w:trPr>
              <w:divId w:val="1175269944"/>
              <w:tblCellSpacing w:w="15" w:type="dxa"/>
            </w:trPr>
            <w:tc>
              <w:tcPr>
                <w:tcW w:w="50" w:type="pct"/>
                <w:hideMark/>
              </w:tcPr>
              <w:p w14:paraId="63FF3749" w14:textId="77777777" w:rsidR="00AE64D6" w:rsidRDefault="00AE64D6">
                <w:pPr>
                  <w:pStyle w:val="Bibliography"/>
                  <w:rPr>
                    <w:noProof/>
                  </w:rPr>
                </w:pPr>
                <w:r>
                  <w:rPr>
                    <w:noProof/>
                  </w:rPr>
                  <w:t xml:space="preserve">[3] </w:t>
                </w:r>
              </w:p>
            </w:tc>
            <w:tc>
              <w:tcPr>
                <w:tcW w:w="0" w:type="auto"/>
                <w:hideMark/>
              </w:tcPr>
              <w:p w14:paraId="50F8C881" w14:textId="77777777" w:rsidR="00AE64D6" w:rsidRDefault="00AE64D6">
                <w:pPr>
                  <w:pStyle w:val="Bibliography"/>
                  <w:rPr>
                    <w:noProof/>
                  </w:rPr>
                </w:pPr>
                <w:r>
                  <w:rPr>
                    <w:noProof/>
                  </w:rPr>
                  <w:t xml:space="preserve">P.J.Lang, "The emotion probe: Studies of motivation and attention. Am. Psychol. 1995, 50, 372–385". </w:t>
                </w:r>
              </w:p>
            </w:tc>
          </w:tr>
          <w:tr w:rsidR="00AE64D6" w14:paraId="62BBA82D" w14:textId="77777777">
            <w:trPr>
              <w:divId w:val="1175269944"/>
              <w:tblCellSpacing w:w="15" w:type="dxa"/>
            </w:trPr>
            <w:tc>
              <w:tcPr>
                <w:tcW w:w="50" w:type="pct"/>
                <w:hideMark/>
              </w:tcPr>
              <w:p w14:paraId="360DCD84" w14:textId="77777777" w:rsidR="00AE64D6" w:rsidRDefault="00AE64D6">
                <w:pPr>
                  <w:pStyle w:val="Bibliography"/>
                  <w:rPr>
                    <w:noProof/>
                  </w:rPr>
                </w:pPr>
                <w:r>
                  <w:rPr>
                    <w:noProof/>
                  </w:rPr>
                  <w:t xml:space="preserve">[4] </w:t>
                </w:r>
              </w:p>
            </w:tc>
            <w:tc>
              <w:tcPr>
                <w:tcW w:w="0" w:type="auto"/>
                <w:hideMark/>
              </w:tcPr>
              <w:p w14:paraId="4A921EFD" w14:textId="77777777" w:rsidR="00AE64D6" w:rsidRDefault="00AE64D6">
                <w:pPr>
                  <w:pStyle w:val="Bibliography"/>
                  <w:rPr>
                    <w:noProof/>
                  </w:rPr>
                </w:pPr>
                <w:r>
                  <w:rPr>
                    <w:noProof/>
                  </w:rPr>
                  <w:t xml:space="preserve">"Linear Discriminant Analysis, https://machinelearningcoban.com/2017/06/30/lda/," [Online]. </w:t>
                </w:r>
              </w:p>
            </w:tc>
          </w:tr>
          <w:tr w:rsidR="00AE64D6" w14:paraId="0472F819" w14:textId="77777777">
            <w:trPr>
              <w:divId w:val="1175269944"/>
              <w:tblCellSpacing w:w="15" w:type="dxa"/>
            </w:trPr>
            <w:tc>
              <w:tcPr>
                <w:tcW w:w="50" w:type="pct"/>
                <w:hideMark/>
              </w:tcPr>
              <w:p w14:paraId="542F9F23" w14:textId="77777777" w:rsidR="00AE64D6" w:rsidRDefault="00AE64D6">
                <w:pPr>
                  <w:pStyle w:val="Bibliography"/>
                  <w:rPr>
                    <w:noProof/>
                  </w:rPr>
                </w:pPr>
                <w:r>
                  <w:rPr>
                    <w:noProof/>
                  </w:rPr>
                  <w:t xml:space="preserve">[5] </w:t>
                </w:r>
              </w:p>
            </w:tc>
            <w:tc>
              <w:tcPr>
                <w:tcW w:w="0" w:type="auto"/>
                <w:hideMark/>
              </w:tcPr>
              <w:p w14:paraId="41F8E4EC" w14:textId="77777777" w:rsidR="00AE64D6" w:rsidRDefault="00AE64D6">
                <w:pPr>
                  <w:pStyle w:val="Bibliography"/>
                  <w:rPr>
                    <w:noProof/>
                  </w:rPr>
                </w:pPr>
                <w:r>
                  <w:rPr>
                    <w:noProof/>
                  </w:rPr>
                  <w:t xml:space="preserve">"Random Forest, https://www.javatpoint.com/machine-learning-random-forest-algorithm," [Online]. </w:t>
                </w:r>
              </w:p>
            </w:tc>
          </w:tr>
        </w:tbl>
        <w:p w14:paraId="49A479B3" w14:textId="77777777" w:rsidR="00AE64D6" w:rsidRDefault="00AE64D6">
          <w:pPr>
            <w:divId w:val="1175269944"/>
            <w:rPr>
              <w:rFonts w:eastAsia="Times New Roman"/>
              <w:noProof/>
            </w:rPr>
          </w:pPr>
        </w:p>
        <w:p w14:paraId="45DD9EB8" w14:textId="77777777" w:rsidR="00061449" w:rsidRDefault="00061449">
          <w:r>
            <w:rPr>
              <w:b/>
              <w:bCs/>
            </w:rPr>
            <w:fldChar w:fldCharType="end"/>
          </w:r>
        </w:p>
      </w:sdtContent>
    </w:sdt>
    <w:p w14:paraId="621ED8C0" w14:textId="77777777" w:rsidR="000F7D4D" w:rsidRPr="000F7D4D" w:rsidRDefault="000F7D4D" w:rsidP="007322A4">
      <w:pPr>
        <w:jc w:val="center"/>
      </w:pPr>
    </w:p>
    <w:sectPr w:rsidR="000F7D4D" w:rsidRPr="000F7D4D" w:rsidSect="000F7D4D">
      <w:footerReference w:type="default" r:id="rId73"/>
      <w:pgSz w:w="11907" w:h="16840" w:code="9"/>
      <w:pgMar w:top="1138" w:right="1411" w:bottom="1138" w:left="1987" w:header="720" w:footer="389"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ung Thanh Long" w:date="2021-04-12T13:43:00Z" w:initials="CTL">
    <w:p w14:paraId="00E77B21" w14:textId="6A8C261F" w:rsidR="00D21C26" w:rsidRDefault="00D21C26">
      <w:pPr>
        <w:pStyle w:val="CommentText"/>
      </w:pPr>
      <w:r>
        <w:rPr>
          <w:rStyle w:val="CommentReference"/>
        </w:rPr>
        <w:annotationRef/>
      </w:r>
      <w:proofErr w:type="spellStart"/>
      <w:r>
        <w:t>Bỏ</w:t>
      </w:r>
      <w:proofErr w:type="spellEnd"/>
      <w:r>
        <w:t xml:space="preserve"> </w:t>
      </w:r>
      <w:proofErr w:type="spellStart"/>
      <w:r>
        <w:t>trang</w:t>
      </w:r>
      <w:proofErr w:type="spellEnd"/>
      <w:r>
        <w:t xml:space="preserve"> </w:t>
      </w:r>
      <w:proofErr w:type="spellStart"/>
      <w:r>
        <w:t>này</w:t>
      </w:r>
      <w:proofErr w:type="spellEnd"/>
      <w:r>
        <w:t xml:space="preserve">. </w:t>
      </w:r>
      <w:proofErr w:type="spellStart"/>
      <w:r>
        <w:t>Quyển</w:t>
      </w:r>
      <w:proofErr w:type="spellEnd"/>
      <w:r>
        <w:t xml:space="preserve"> </w:t>
      </w:r>
      <w:proofErr w:type="spellStart"/>
      <w:r>
        <w:t>nộp</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sau</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mới</w:t>
      </w:r>
      <w:proofErr w:type="spellEnd"/>
      <w:r>
        <w:t xml:space="preserve"> </w:t>
      </w:r>
      <w:proofErr w:type="spellStart"/>
      <w:r>
        <w:t>cần</w:t>
      </w:r>
      <w:proofErr w:type="spellEnd"/>
      <w:r>
        <w:t>.</w:t>
      </w:r>
    </w:p>
  </w:comment>
  <w:comment w:id="175" w:author="Cung Thanh Long" w:date="2021-04-12T14:54:00Z" w:initials="CTL">
    <w:p w14:paraId="420FCA11" w14:textId="19185BA8" w:rsidR="00D21C26" w:rsidRDefault="00D21C26">
      <w:pPr>
        <w:pStyle w:val="CommentText"/>
      </w:pPr>
      <w:r>
        <w:rPr>
          <w:rStyle w:val="CommentReference"/>
        </w:rPr>
        <w:annotationRef/>
      </w:r>
      <w:proofErr w:type="spellStart"/>
      <w:r>
        <w:t>Nội</w:t>
      </w:r>
      <w:proofErr w:type="spellEnd"/>
      <w:r>
        <w:t xml:space="preserve"> dung </w:t>
      </w:r>
      <w:proofErr w:type="spellStart"/>
      <w:r>
        <w:t>phần</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chưa</w:t>
      </w:r>
      <w:proofErr w:type="spellEnd"/>
      <w:r>
        <w:t xml:space="preserve"> </w:t>
      </w:r>
      <w:proofErr w:type="spellStart"/>
      <w:r>
        <w:t>có</w:t>
      </w:r>
      <w:proofErr w:type="spellEnd"/>
      <w:r>
        <w:t xml:space="preserve">. </w:t>
      </w:r>
      <w:proofErr w:type="spellStart"/>
      <w:r>
        <w:t>Cần</w:t>
      </w:r>
      <w:proofErr w:type="spellEnd"/>
      <w:r>
        <w:t xml:space="preserve"> </w:t>
      </w:r>
      <w:proofErr w:type="spellStart"/>
      <w:r>
        <w:t>viết</w:t>
      </w:r>
      <w:proofErr w:type="spellEnd"/>
      <w:r>
        <w:t xml:space="preserve"> </w:t>
      </w:r>
      <w:proofErr w:type="spellStart"/>
      <w:r>
        <w:t>khẩn</w:t>
      </w:r>
      <w:proofErr w:type="spellEnd"/>
      <w:r>
        <w:t xml:space="preserve"> </w:t>
      </w:r>
      <w:proofErr w:type="spellStart"/>
      <w:r>
        <w:t>trương</w:t>
      </w:r>
      <w:proofErr w:type="spellEnd"/>
    </w:p>
  </w:comment>
  <w:comment w:id="177" w:author="Cung Thanh Long" w:date="2021-04-12T14:54:00Z" w:initials="CTL">
    <w:p w14:paraId="45AE6DCA" w14:textId="0426080F" w:rsidR="00D21C26" w:rsidRDefault="00D21C26">
      <w:pPr>
        <w:pStyle w:val="CommentText"/>
      </w:pPr>
      <w:r>
        <w:rPr>
          <w:rStyle w:val="CommentReference"/>
        </w:rPr>
        <w:annotationRef/>
      </w:r>
      <w:proofErr w:type="spellStart"/>
      <w:r>
        <w:t>Nội</w:t>
      </w:r>
      <w:proofErr w:type="spellEnd"/>
      <w:r>
        <w:t xml:space="preserve"> dung </w:t>
      </w:r>
      <w:proofErr w:type="spellStart"/>
      <w:r>
        <w:t>phần</w:t>
      </w:r>
      <w:proofErr w:type="spellEnd"/>
      <w:r>
        <w:t xml:space="preserve"> </w:t>
      </w:r>
      <w:proofErr w:type="spellStart"/>
      <w:r>
        <w:t>này</w:t>
      </w:r>
      <w:proofErr w:type="spellEnd"/>
      <w:r>
        <w:t xml:space="preserve"> </w:t>
      </w:r>
      <w:proofErr w:type="spellStart"/>
      <w:r>
        <w:t>vẫn</w:t>
      </w:r>
      <w:proofErr w:type="spellEnd"/>
      <w:r>
        <w:t xml:space="preserve"> </w:t>
      </w:r>
      <w:proofErr w:type="spellStart"/>
      <w:r>
        <w:t>chưa</w:t>
      </w:r>
      <w:proofErr w:type="spellEnd"/>
      <w:r>
        <w:t xml:space="preserve"> </w:t>
      </w:r>
      <w:proofErr w:type="spellStart"/>
      <w:r>
        <w:t>có</w:t>
      </w:r>
      <w:proofErr w:type="spellEnd"/>
      <w:r>
        <w:t xml:space="preserve">. </w:t>
      </w:r>
      <w:proofErr w:type="spellStart"/>
      <w:r>
        <w:t>Cần</w:t>
      </w:r>
      <w:proofErr w:type="spellEnd"/>
      <w:r>
        <w:t xml:space="preserve"> </w:t>
      </w:r>
      <w:proofErr w:type="spellStart"/>
      <w:r>
        <w:t>chèn</w:t>
      </w:r>
      <w:proofErr w:type="spellEnd"/>
      <w:r>
        <w:t xml:space="preserve"> </w:t>
      </w:r>
      <w:proofErr w:type="spellStart"/>
      <w:r>
        <w:t>khẩn</w:t>
      </w:r>
      <w:proofErr w:type="spellEnd"/>
      <w:r>
        <w:t xml:space="preserve"> </w:t>
      </w:r>
      <w:proofErr w:type="spellStart"/>
      <w:r>
        <w:t>trương</w:t>
      </w:r>
      <w:proofErr w:type="spellEnd"/>
    </w:p>
  </w:comment>
  <w:comment w:id="191" w:author="Cung Thanh Long" w:date="2021-04-12T15:01:00Z" w:initials="CTL">
    <w:p w14:paraId="3F48A571" w14:textId="477FBC01" w:rsidR="00D21C26" w:rsidRDefault="00D21C26">
      <w:pPr>
        <w:pStyle w:val="CommentText"/>
      </w:pPr>
      <w:r>
        <w:rPr>
          <w:rStyle w:val="CommentReference"/>
        </w:rPr>
        <w:annotationRef/>
      </w:r>
      <w:proofErr w:type="spellStart"/>
      <w:r>
        <w:t>Lưu</w:t>
      </w:r>
      <w:proofErr w:type="spellEnd"/>
      <w:r>
        <w:t xml:space="preserve"> ý </w:t>
      </w:r>
      <w:proofErr w:type="spellStart"/>
      <w:r>
        <w:t>mô</w:t>
      </w:r>
      <w:proofErr w:type="spellEnd"/>
      <w:r>
        <w:t xml:space="preserve"> </w:t>
      </w:r>
      <w:proofErr w:type="spellStart"/>
      <w:r>
        <w:t>tả</w:t>
      </w:r>
      <w:proofErr w:type="spellEnd"/>
      <w:r>
        <w:t xml:space="preserve"> </w:t>
      </w:r>
      <w:proofErr w:type="spellStart"/>
      <w:r>
        <w:t>kỹ</w:t>
      </w:r>
      <w:proofErr w:type="spellEnd"/>
      <w:r>
        <w:t xml:space="preserve"> </w:t>
      </w:r>
      <w:proofErr w:type="spellStart"/>
      <w:r>
        <w:t>hơn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MIT</w:t>
      </w:r>
    </w:p>
  </w:comment>
  <w:comment w:id="216" w:author="Cung Thanh Long" w:date="2021-04-12T22:10:00Z" w:initials="CTL">
    <w:p w14:paraId="3E8A8E7A" w14:textId="5C8A71F4" w:rsidR="00D21C26" w:rsidRDefault="00D21C26">
      <w:pPr>
        <w:pStyle w:val="CommentText"/>
      </w:pPr>
      <w:r>
        <w:rPr>
          <w:rStyle w:val="CommentReference"/>
        </w:rPr>
        <w:annotationRef/>
      </w:r>
      <w:proofErr w:type="spellStart"/>
      <w:r>
        <w:t>Nên</w:t>
      </w:r>
      <w:proofErr w:type="spellEnd"/>
      <w:r>
        <w:t xml:space="preserve"> </w:t>
      </w:r>
      <w:proofErr w:type="spellStart"/>
      <w:r>
        <w:t>Việt</w:t>
      </w:r>
      <w:proofErr w:type="spellEnd"/>
      <w:r>
        <w:t xml:space="preserve"> </w:t>
      </w:r>
      <w:proofErr w:type="spellStart"/>
      <w:r>
        <w:t>hóa</w:t>
      </w:r>
      <w:proofErr w:type="spellEnd"/>
      <w:r>
        <w:t xml:space="preserve"> </w:t>
      </w:r>
      <w:proofErr w:type="spellStart"/>
      <w:r>
        <w:t>hình</w:t>
      </w:r>
      <w:proofErr w:type="spellEnd"/>
      <w:r>
        <w:t xml:space="preserve"> 2.1. </w:t>
      </w:r>
      <w:proofErr w:type="spellStart"/>
      <w:r>
        <w:t>Phải</w:t>
      </w:r>
      <w:proofErr w:type="spellEnd"/>
      <w:r>
        <w:t xml:space="preserve"> </w:t>
      </w:r>
      <w:proofErr w:type="spellStart"/>
      <w:r>
        <w:t>có</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đến</w:t>
      </w:r>
      <w:proofErr w:type="spellEnd"/>
      <w:r>
        <w:t xml:space="preserve"> TLTK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ko </w:t>
      </w:r>
      <w:proofErr w:type="spellStart"/>
      <w:r>
        <w:t>phải</w:t>
      </w:r>
      <w:proofErr w:type="spellEnd"/>
      <w:r>
        <w:t xml:space="preserve"> </w:t>
      </w:r>
      <w:proofErr w:type="spellStart"/>
      <w:r>
        <w:t>mình</w:t>
      </w:r>
      <w:proofErr w:type="spellEnd"/>
      <w:r>
        <w:t xml:space="preserve"> </w:t>
      </w:r>
      <w:proofErr w:type="spellStart"/>
      <w:r>
        <w:t>tạo</w:t>
      </w:r>
      <w:proofErr w:type="spellEnd"/>
      <w:r>
        <w:t xml:space="preserve"> ra.</w:t>
      </w:r>
    </w:p>
  </w:comment>
  <w:comment w:id="220" w:author="Cung Thanh Long" w:date="2021-04-12T22:11:00Z" w:initials="CTL">
    <w:p w14:paraId="13DB671A" w14:textId="10675BFB" w:rsidR="00D21C26" w:rsidRDefault="00D21C26">
      <w:pPr>
        <w:pStyle w:val="CommentText"/>
      </w:pPr>
      <w:r>
        <w:rPr>
          <w:rStyle w:val="CommentReference"/>
        </w:rPr>
        <w:annotationRef/>
      </w:r>
      <w:proofErr w:type="spellStart"/>
      <w:r>
        <w:t>Truy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tltk</w:t>
      </w:r>
      <w:proofErr w:type="spellEnd"/>
      <w:r>
        <w:t xml:space="preserve"> </w:t>
      </w:r>
      <w:proofErr w:type="spellStart"/>
      <w:r>
        <w:t>có</w:t>
      </w:r>
      <w:proofErr w:type="spellEnd"/>
      <w:r>
        <w:t xml:space="preserve"> </w:t>
      </w:r>
      <w:proofErr w:type="spellStart"/>
      <w:r>
        <w:t>hình</w:t>
      </w:r>
      <w:proofErr w:type="spellEnd"/>
      <w:r>
        <w:t xml:space="preserve"> </w:t>
      </w:r>
      <w:proofErr w:type="spellStart"/>
      <w:r>
        <w:t>này</w:t>
      </w:r>
      <w:proofErr w:type="spellEnd"/>
    </w:p>
  </w:comment>
  <w:comment w:id="246" w:author="Cung Thanh Long" w:date="2021-04-12T23:00:00Z" w:initials="CTL">
    <w:p w14:paraId="1E73CC8D" w14:textId="2C07B6E4" w:rsidR="00D21C26" w:rsidRDefault="00D21C26">
      <w:pPr>
        <w:pStyle w:val="CommentText"/>
      </w:pPr>
      <w:r>
        <w:rPr>
          <w:rStyle w:val="CommentReference"/>
        </w:rPr>
        <w:annotationRef/>
      </w:r>
      <w:proofErr w:type="spellStart"/>
      <w:r>
        <w:t>Nên</w:t>
      </w:r>
      <w:proofErr w:type="spellEnd"/>
      <w:r>
        <w:t xml:space="preserve"> </w:t>
      </w:r>
      <w:proofErr w:type="spellStart"/>
      <w:r>
        <w:t>việt</w:t>
      </w:r>
      <w:proofErr w:type="spellEnd"/>
      <w:r>
        <w:t xml:space="preserve"> </w:t>
      </w:r>
      <w:proofErr w:type="spellStart"/>
      <w:r>
        <w:t>hóa</w:t>
      </w:r>
      <w:proofErr w:type="spellEnd"/>
      <w:r>
        <w:t xml:space="preserve"> </w:t>
      </w:r>
      <w:proofErr w:type="spellStart"/>
      <w:r>
        <w:t>chữ</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truy</w:t>
      </w:r>
      <w:proofErr w:type="spellEnd"/>
      <w:r>
        <w:t xml:space="preserve"> </w:t>
      </w:r>
      <w:proofErr w:type="spellStart"/>
      <w:r>
        <w:t>dẫn</w:t>
      </w:r>
      <w:proofErr w:type="spellEnd"/>
      <w:r>
        <w:t xml:space="preserve"> </w:t>
      </w:r>
      <w:proofErr w:type="spellStart"/>
      <w:r>
        <w:t>đến</w:t>
      </w:r>
      <w:proofErr w:type="spellEnd"/>
      <w:r>
        <w:t xml:space="preserve"> TLTK</w:t>
      </w:r>
    </w:p>
  </w:comment>
  <w:comment w:id="255" w:author="Cung Thanh Long" w:date="2021-04-12T23:05:00Z" w:initials="CTL">
    <w:p w14:paraId="22D45F3C" w14:textId="101FBC36" w:rsidR="00D21C26" w:rsidRDefault="00D21C26">
      <w:pPr>
        <w:pStyle w:val="CommentText"/>
      </w:pPr>
      <w:r>
        <w:rPr>
          <w:rStyle w:val="CommentReference"/>
        </w:rPr>
        <w:annotationRef/>
      </w:r>
      <w:proofErr w:type="spellStart"/>
      <w:r>
        <w:t>Lưu</w:t>
      </w:r>
      <w:proofErr w:type="spellEnd"/>
      <w:r>
        <w:t xml:space="preserve"> </w:t>
      </w:r>
      <w:proofErr w:type="spellStart"/>
      <w:r>
        <w:t>đồ</w:t>
      </w:r>
      <w:proofErr w:type="spellEnd"/>
      <w:r>
        <w:t xml:space="preserve"> </w:t>
      </w:r>
      <w:proofErr w:type="spellStart"/>
      <w:r>
        <w:t>sai</w:t>
      </w:r>
      <w:proofErr w:type="spellEnd"/>
      <w:r>
        <w:t xml:space="preserve">. Khi </w:t>
      </w:r>
      <w:proofErr w:type="spellStart"/>
      <w:r>
        <w:t>tập</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rỗng</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à? </w:t>
      </w:r>
      <w:proofErr w:type="spellStart"/>
      <w:r>
        <w:t>Vậy</w:t>
      </w:r>
      <w:proofErr w:type="spellEnd"/>
      <w:r>
        <w:t xml:space="preserve"> </w:t>
      </w:r>
      <w:proofErr w:type="spellStart"/>
      <w:r>
        <w:t>cần</w:t>
      </w:r>
      <w:proofErr w:type="spellEnd"/>
      <w:r>
        <w:t xml:space="preserve"> </w:t>
      </w:r>
      <w:proofErr w:type="spellStart"/>
      <w:r>
        <w:t>gì</w:t>
      </w:r>
      <w:proofErr w:type="spellEnd"/>
      <w:r>
        <w:t xml:space="preserve"> </w:t>
      </w:r>
      <w:proofErr w:type="spellStart"/>
      <w:r>
        <w:t>chọn</w:t>
      </w:r>
      <w:proofErr w:type="spellEnd"/>
      <w:r>
        <w:t xml:space="preserve">? </w:t>
      </w:r>
      <w:proofErr w:type="spellStart"/>
      <w:r>
        <w:t>Lấy</w:t>
      </w:r>
      <w:proofErr w:type="spellEnd"/>
      <w:r>
        <w:t xml:space="preserve"> </w:t>
      </w:r>
      <w:proofErr w:type="spellStart"/>
      <w:r>
        <w:t>toàn</w:t>
      </w:r>
      <w:proofErr w:type="spellEnd"/>
      <w:r>
        <w:t xml:space="preserve"> </w:t>
      </w:r>
      <w:proofErr w:type="spellStart"/>
      <w:r>
        <w:t>bộ</w:t>
      </w:r>
      <w:proofErr w:type="spellEnd"/>
      <w:r>
        <w:t xml:space="preserve"> </w:t>
      </w:r>
      <w:proofErr w:type="spellStart"/>
      <w:r>
        <w:t>đặ</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xong</w:t>
      </w:r>
      <w:proofErr w:type="spellEnd"/>
      <w:r>
        <w:t xml:space="preserve">? </w:t>
      </w:r>
      <w:proofErr w:type="spellStart"/>
      <w:r>
        <w:t>Lưu</w:t>
      </w:r>
      <w:proofErr w:type="spellEnd"/>
      <w:r>
        <w:t xml:space="preserve"> ý, </w:t>
      </w:r>
      <w:proofErr w:type="spellStart"/>
      <w:r>
        <w:t>không</w:t>
      </w:r>
      <w:proofErr w:type="spellEnd"/>
      <w:r>
        <w:t xml:space="preserve"> </w:t>
      </w:r>
      <w:proofErr w:type="spellStart"/>
      <w:r>
        <w:t>có</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Nếu</w:t>
      </w:r>
      <w:proofErr w:type="spellEnd"/>
      <w:r>
        <w:t xml:space="preserve"> dung </w:t>
      </w:r>
      <w:proofErr w:type="spellStart"/>
      <w:r>
        <w:t>tối</w:t>
      </w:r>
      <w:proofErr w:type="spellEnd"/>
      <w:r>
        <w:t xml:space="preserve"> </w:t>
      </w:r>
      <w:proofErr w:type="spellStart"/>
      <w:r>
        <w:t>ưu</w:t>
      </w:r>
      <w:proofErr w:type="spellEnd"/>
      <w:r>
        <w:t xml:space="preserve"> </w:t>
      </w:r>
      <w:proofErr w:type="spellStart"/>
      <w:r>
        <w:t>thì</w:t>
      </w:r>
      <w:proofErr w:type="spellEnd"/>
      <w:r>
        <w:t xml:space="preserve"> </w:t>
      </w:r>
      <w:proofErr w:type="spellStart"/>
      <w:r>
        <w:t>tối</w:t>
      </w:r>
      <w:proofErr w:type="spellEnd"/>
      <w:r>
        <w:t xml:space="preserve"> </w:t>
      </w:r>
      <w:proofErr w:type="spellStart"/>
      <w:r>
        <w:t>ưu</w:t>
      </w:r>
      <w:proofErr w:type="spellEnd"/>
      <w:r>
        <w:t xml:space="preserve"> </w:t>
      </w:r>
      <w:proofErr w:type="spellStart"/>
      <w:r>
        <w:t>là</w:t>
      </w:r>
      <w:proofErr w:type="spellEnd"/>
      <w:r>
        <w:t xml:space="preserve"> </w:t>
      </w:r>
      <w:proofErr w:type="spellStart"/>
      <w:r>
        <w:t>đủ</w:t>
      </w:r>
      <w:proofErr w:type="spellEnd"/>
      <w:r>
        <w:t xml:space="preserve">, </w:t>
      </w:r>
      <w:proofErr w:type="spellStart"/>
      <w:r>
        <w:t>nó</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nếu</w:t>
      </w:r>
      <w:proofErr w:type="spellEnd"/>
      <w:r>
        <w:t xml:space="preserve"> ko </w:t>
      </w:r>
      <w:proofErr w:type="spellStart"/>
      <w:r>
        <w:t>muốn</w:t>
      </w:r>
      <w:proofErr w:type="spellEnd"/>
      <w:r>
        <w:t xml:space="preserve"> dung </w:t>
      </w:r>
      <w:proofErr w:type="spellStart"/>
      <w:r>
        <w:t>từ</w:t>
      </w:r>
      <w:proofErr w:type="spellEnd"/>
      <w:r>
        <w:t xml:space="preserve"> </w:t>
      </w:r>
      <w:proofErr w:type="spellStart"/>
      <w:r>
        <w:t>hán</w:t>
      </w:r>
      <w:proofErr w:type="spellEnd"/>
      <w:r>
        <w:t xml:space="preserve"> </w:t>
      </w:r>
      <w:proofErr w:type="spellStart"/>
      <w:r>
        <w:t>việt</w:t>
      </w:r>
      <w:proofErr w:type="spellEnd"/>
      <w:r>
        <w:t xml:space="preserve"> “</w:t>
      </w:r>
      <w:proofErr w:type="spellStart"/>
      <w:r>
        <w:t>tối</w:t>
      </w:r>
      <w:proofErr w:type="spellEnd"/>
      <w:r>
        <w:t xml:space="preserve"> </w:t>
      </w:r>
      <w:proofErr w:type="spellStart"/>
      <w:r>
        <w:t>ưu</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lưu</w:t>
      </w:r>
      <w:proofErr w:type="spellEnd"/>
      <w:r>
        <w:t xml:space="preserve"> </w:t>
      </w:r>
      <w:proofErr w:type="spellStart"/>
      <w:r>
        <w:t>đồ</w:t>
      </w:r>
      <w:proofErr w:type="spellEnd"/>
    </w:p>
  </w:comment>
  <w:comment w:id="266" w:author="Cung Thanh Long" w:date="2021-04-12T23:11:00Z" w:initials="CTL">
    <w:p w14:paraId="07492448" w14:textId="37BB593C" w:rsidR="00D21C26" w:rsidRDefault="00D21C26">
      <w:pPr>
        <w:pStyle w:val="CommentText"/>
      </w:pPr>
      <w:r>
        <w:rPr>
          <w:rStyle w:val="CommentReference"/>
        </w:rPr>
        <w:annotationRef/>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thưc</w:t>
      </w:r>
      <w:proofErr w:type="spellEnd"/>
    </w:p>
  </w:comment>
  <w:comment w:id="267" w:author="Cung Thanh Long" w:date="2021-04-12T23:11:00Z" w:initials="CTL">
    <w:p w14:paraId="295B261E" w14:textId="69504C28" w:rsidR="00D21C26" w:rsidRDefault="00D21C26">
      <w:pPr>
        <w:pStyle w:val="CommentText"/>
      </w:pPr>
      <w:r>
        <w:rPr>
          <w:rStyle w:val="CommentReference"/>
        </w:rPr>
        <w:annotationRef/>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thức</w:t>
      </w:r>
      <w:proofErr w:type="spellEnd"/>
    </w:p>
  </w:comment>
  <w:comment w:id="291" w:author="Cung Thanh Long" w:date="2021-04-12T23:23:00Z" w:initials="CTL">
    <w:p w14:paraId="1484FBDC" w14:textId="6B0FBA1A" w:rsidR="00D21C26" w:rsidRDefault="00D21C26">
      <w:pPr>
        <w:pStyle w:val="CommentText"/>
      </w:pPr>
      <w:r>
        <w:rPr>
          <w:rStyle w:val="CommentReference"/>
        </w:rPr>
        <w:annotationRef/>
      </w:r>
      <w:proofErr w:type="spellStart"/>
      <w:r>
        <w:t>Đây</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ko </w:t>
      </w:r>
      <w:proofErr w:type="spellStart"/>
      <w:r>
        <w:t>chồng</w:t>
      </w:r>
      <w:proofErr w:type="spellEnd"/>
      <w:r>
        <w:t xml:space="preserve"> </w:t>
      </w:r>
      <w:proofErr w:type="spellStart"/>
      <w:r>
        <w:t>chập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thì</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sẽ</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tùy</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dc dung. </w:t>
      </w:r>
      <w:proofErr w:type="spellStart"/>
      <w:r>
        <w:t>Viết</w:t>
      </w:r>
      <w:proofErr w:type="spellEnd"/>
      <w:r>
        <w:t xml:space="preserve"> </w:t>
      </w:r>
      <w:proofErr w:type="spellStart"/>
      <w:r>
        <w:t>rõ</w:t>
      </w:r>
      <w:proofErr w:type="spellEnd"/>
      <w:r>
        <w:t xml:space="preserve"> </w:t>
      </w:r>
      <w:proofErr w:type="spellStart"/>
      <w:r>
        <w:t>hơn</w:t>
      </w:r>
      <w:proofErr w:type="spellEnd"/>
      <w:r>
        <w:t xml:space="preserve"> </w:t>
      </w:r>
      <w:proofErr w:type="spellStart"/>
      <w:r>
        <w:t>chỗ</w:t>
      </w:r>
      <w:proofErr w:type="spellEnd"/>
      <w:r>
        <w:t xml:space="preserve"> </w:t>
      </w:r>
      <w:proofErr w:type="spellStart"/>
      <w:r>
        <w:t>này</w:t>
      </w:r>
      <w:proofErr w:type="spellEnd"/>
    </w:p>
  </w:comment>
  <w:comment w:id="311" w:author="Cung Thanh Long" w:date="2021-04-12T23:42:00Z" w:initials="CTL">
    <w:p w14:paraId="2977BB41" w14:textId="7DEAD8AC" w:rsidR="00D21C26" w:rsidRDefault="00D21C26">
      <w:pPr>
        <w:pStyle w:val="CommentText"/>
      </w:pPr>
      <w:r>
        <w:rPr>
          <w:rStyle w:val="CommentReference"/>
        </w:rPr>
        <w:annotationRef/>
      </w:r>
      <w:proofErr w:type="spellStart"/>
      <w:r>
        <w:t>Cần</w:t>
      </w:r>
      <w:proofErr w:type="spellEnd"/>
      <w:r>
        <w:t xml:space="preserve"> </w:t>
      </w:r>
      <w:proofErr w:type="spellStart"/>
      <w:r>
        <w:t>để</w:t>
      </w:r>
      <w:proofErr w:type="spellEnd"/>
      <w:r>
        <w:t xml:space="preserve"> </w:t>
      </w:r>
      <w:proofErr w:type="spellStart"/>
      <w:r>
        <w:t>thành</w:t>
      </w:r>
      <w:proofErr w:type="spellEnd"/>
      <w:r>
        <w:t xml:space="preserve"> </w:t>
      </w:r>
      <w:proofErr w:type="spellStart"/>
      <w:r>
        <w:t>mục</w:t>
      </w:r>
      <w:proofErr w:type="spellEnd"/>
      <w:r>
        <w:t xml:space="preserve"> </w:t>
      </w:r>
      <w:proofErr w:type="spellStart"/>
      <w:r>
        <w:t>riêng</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Làm</w:t>
      </w:r>
      <w:proofErr w:type="spellEnd"/>
      <w:r>
        <w:t xml:space="preserve"> </w:t>
      </w:r>
      <w:proofErr w:type="spellStart"/>
      <w:r>
        <w:t>nổi</w:t>
      </w:r>
      <w:proofErr w:type="spellEnd"/>
      <w:r>
        <w:t xml:space="preserve"> </w:t>
      </w:r>
      <w:proofErr w:type="spellStart"/>
      <w:r>
        <w:t>rõ</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là</w:t>
      </w:r>
      <w:proofErr w:type="spellEnd"/>
      <w:r>
        <w:t xml:space="preserve"> </w:t>
      </w:r>
      <w:proofErr w:type="spellStart"/>
      <w:r>
        <w:t>để</w:t>
      </w:r>
      <w:proofErr w:type="spellEnd"/>
      <w:r>
        <w:t xml:space="preserve"> </w:t>
      </w:r>
      <w:proofErr w:type="spellStart"/>
      <w:r>
        <w:t>tìm</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tót</w:t>
      </w:r>
      <w:proofErr w:type="spellEnd"/>
      <w:r>
        <w:t xml:space="preserve"> </w:t>
      </w:r>
      <w:proofErr w:type="spellStart"/>
      <w:r>
        <w:t>nhất</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10s ko </w:t>
      </w:r>
      <w:proofErr w:type="spellStart"/>
      <w:r>
        <w:t>chông</w:t>
      </w:r>
      <w:proofErr w:type="spellEnd"/>
      <w:r>
        <w:t xml:space="preserve"> </w:t>
      </w:r>
      <w:proofErr w:type="spellStart"/>
      <w:r>
        <w:t>chập</w:t>
      </w:r>
      <w:proofErr w:type="spellEnd"/>
      <w:r>
        <w:t xml:space="preserve">. qua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được</w:t>
      </w:r>
      <w:proofErr w:type="spellEnd"/>
      <w:r>
        <w:t xml:space="preserve"> dung </w:t>
      </w:r>
      <w:proofErr w:type="spellStart"/>
      <w:r>
        <w:t>thủ</w:t>
      </w:r>
      <w:proofErr w:type="spellEnd"/>
      <w:r>
        <w:t xml:space="preserve"> </w:t>
      </w:r>
      <w:proofErr w:type="spellStart"/>
      <w:r>
        <w:t>nghiệm</w:t>
      </w:r>
      <w:proofErr w:type="spellEnd"/>
      <w:r>
        <w:t xml:space="preserve"> </w:t>
      </w:r>
      <w:proofErr w:type="spellStart"/>
      <w:r>
        <w:t>tối</w:t>
      </w:r>
      <w:proofErr w:type="spellEnd"/>
      <w:r>
        <w:t xml:space="preserve"> </w:t>
      </w:r>
      <w:proofErr w:type="spellStart"/>
      <w:r>
        <w:t>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sau</w:t>
      </w:r>
      <w:proofErr w:type="spellEnd"/>
      <w:r>
        <w:t>.</w:t>
      </w:r>
    </w:p>
  </w:comment>
  <w:comment w:id="319" w:author="Cung Thanh Long" w:date="2021-04-12T23:45:00Z" w:initials="CTL">
    <w:p w14:paraId="6DC555E7" w14:textId="40CE2EB2" w:rsidR="00D21C26" w:rsidRDefault="00D21C26">
      <w:pPr>
        <w:pStyle w:val="CommentText"/>
      </w:pPr>
      <w:r>
        <w:rPr>
          <w:rStyle w:val="CommentReference"/>
        </w:rPr>
        <w:annotationRef/>
      </w:r>
      <w:proofErr w:type="spellStart"/>
      <w:r>
        <w:t>Phải</w:t>
      </w:r>
      <w:proofErr w:type="spellEnd"/>
      <w:r>
        <w:t xml:space="preserve"> </w:t>
      </w:r>
      <w:proofErr w:type="spellStart"/>
      <w:r>
        <w:t>có</w:t>
      </w:r>
      <w:proofErr w:type="spellEnd"/>
      <w:r>
        <w:t xml:space="preserve"> </w:t>
      </w:r>
      <w:proofErr w:type="spellStart"/>
      <w:r>
        <w:t>đặt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mô</w:t>
      </w:r>
      <w:proofErr w:type="spellEnd"/>
      <w:r>
        <w:t xml:space="preserve"> </w:t>
      </w:r>
      <w:proofErr w:type="spellStart"/>
      <w:r>
        <w:t>tả</w:t>
      </w:r>
      <w:proofErr w:type="spellEnd"/>
      <w:r>
        <w:t xml:space="preserve"> </w:t>
      </w:r>
      <w:proofErr w:type="spellStart"/>
      <w:r>
        <w:t>đầy</w:t>
      </w:r>
      <w:proofErr w:type="spellEnd"/>
      <w:r>
        <w:t xml:space="preserve"> </w:t>
      </w:r>
      <w:proofErr w:type="spellStart"/>
      <w:proofErr w:type="gramStart"/>
      <w:r>
        <w:t>đủ</w:t>
      </w:r>
      <w:proofErr w:type="spellEnd"/>
      <w:r>
        <w:t xml:space="preserve">  (</w:t>
      </w:r>
      <w:proofErr w:type="spellStart"/>
      <w:proofErr w:type="gramEnd"/>
      <w:r>
        <w:t>dữ</w:t>
      </w:r>
      <w:proofErr w:type="spellEnd"/>
      <w:r>
        <w:t xml:space="preserve"> </w:t>
      </w:r>
      <w:proofErr w:type="spellStart"/>
      <w:r>
        <w:t>liệu</w:t>
      </w:r>
      <w:proofErr w:type="spellEnd"/>
      <w:r>
        <w:t xml:space="preserve"> </w:t>
      </w:r>
      <w:proofErr w:type="spellStart"/>
      <w:r>
        <w:t>nào</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ra </w:t>
      </w:r>
      <w:proofErr w:type="spellStart"/>
      <w:r>
        <w:t>bảng</w:t>
      </w:r>
      <w:proofErr w:type="spellEnd"/>
      <w:r>
        <w:t xml:space="preserve"> </w:t>
      </w:r>
      <w:proofErr w:type="spellStart"/>
      <w:r>
        <w:t>kết</w:t>
      </w:r>
      <w:proofErr w:type="spellEnd"/>
      <w:r>
        <w:t xml:space="preserve"> </w:t>
      </w:r>
      <w:proofErr w:type="spellStart"/>
      <w:r>
        <w:t>quả</w:t>
      </w:r>
      <w:proofErr w:type="spellEnd"/>
    </w:p>
  </w:comment>
  <w:comment w:id="324" w:author="Cung Thanh Long" w:date="2021-04-12T23:48:00Z" w:initials="CTL">
    <w:p w14:paraId="40E22A85" w14:textId="1EF599D6" w:rsidR="00D21C26" w:rsidRDefault="00D21C26">
      <w:pPr>
        <w:pStyle w:val="CommentText"/>
      </w:pPr>
      <w:r>
        <w:rPr>
          <w:rStyle w:val="CommentReference"/>
        </w:rPr>
        <w:annotationRef/>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về</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lên</w:t>
      </w:r>
      <w:proofErr w:type="spellEnd"/>
      <w:r>
        <w:t xml:space="preserve"> </w:t>
      </w:r>
      <w:proofErr w:type="spellStart"/>
      <w:r>
        <w:t>mục</w:t>
      </w:r>
      <w:proofErr w:type="spellEnd"/>
      <w:r>
        <w:t xml:space="preserve"> </w:t>
      </w:r>
      <w:proofErr w:type="spellStart"/>
      <w:r>
        <w:t>cuối</w:t>
      </w:r>
      <w:proofErr w:type="spellEnd"/>
      <w:r>
        <w:t xml:space="preserve"> </w:t>
      </w:r>
      <w:proofErr w:type="spellStart"/>
      <w:r>
        <w:t>chương</w:t>
      </w:r>
      <w:proofErr w:type="spellEnd"/>
      <w:r>
        <w:t xml:space="preserve"> 2. </w:t>
      </w:r>
      <w:proofErr w:type="spellStart"/>
      <w:r>
        <w:t>Dùng</w:t>
      </w:r>
      <w:proofErr w:type="spellEnd"/>
      <w:r>
        <w:t xml:space="preserve"> </w:t>
      </w:r>
      <w:proofErr w:type="spellStart"/>
      <w:r>
        <w:t>để</w:t>
      </w:r>
      <w:proofErr w:type="spellEnd"/>
      <w:r>
        <w:t xml:space="preserve"> </w:t>
      </w:r>
      <w:proofErr w:type="spellStart"/>
      <w:r>
        <w:t>minh</w:t>
      </w:r>
      <w:proofErr w:type="spellEnd"/>
      <w:r>
        <w:t xml:space="preserve"> </w:t>
      </w:r>
      <w:proofErr w:type="spellStart"/>
      <w:r>
        <w:t>chứng</w:t>
      </w:r>
      <w:proofErr w:type="spellEnd"/>
      <w:r>
        <w:t xml:space="preserve"> </w:t>
      </w:r>
      <w:proofErr w:type="spellStart"/>
      <w:r>
        <w:t>cho</w:t>
      </w:r>
      <w:proofErr w:type="spellEnd"/>
      <w:r>
        <w:t xml:space="preserve"> 2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chọn</w:t>
      </w:r>
      <w:proofErr w:type="spellEnd"/>
      <w:r>
        <w:t xml:space="preserve"> dung </w:t>
      </w:r>
      <w:proofErr w:type="spellStart"/>
      <w:r>
        <w:t>trong</w:t>
      </w:r>
      <w:proofErr w:type="spellEnd"/>
      <w:r>
        <w:t xml:space="preserve"> </w:t>
      </w:r>
      <w:proofErr w:type="spellStart"/>
      <w:r>
        <w:t>chương</w:t>
      </w:r>
      <w:proofErr w:type="spellEnd"/>
      <w:r>
        <w:t xml:space="preserve"> 3</w:t>
      </w:r>
    </w:p>
  </w:comment>
  <w:comment w:id="329" w:author="Cung Thanh Long" w:date="2021-04-12T23:54:00Z" w:initials="CTL">
    <w:p w14:paraId="35D1A37E" w14:textId="4BDAE64D" w:rsidR="00D21C26" w:rsidRDefault="00D21C26">
      <w:pPr>
        <w:pStyle w:val="CommentText"/>
      </w:pPr>
      <w:r>
        <w:rPr>
          <w:rStyle w:val="CommentReference"/>
        </w:rPr>
        <w:annotationRef/>
      </w:r>
      <w:proofErr w:type="spellStart"/>
      <w:r>
        <w:t>Mô</w:t>
      </w:r>
      <w:proofErr w:type="spellEnd"/>
      <w:r>
        <w:t xml:space="preserve"> </w:t>
      </w:r>
      <w:proofErr w:type="spellStart"/>
      <w:r>
        <w:t>tả</w:t>
      </w:r>
      <w:proofErr w:type="spellEnd"/>
      <w:r>
        <w:t xml:space="preserve"> </w:t>
      </w:r>
      <w:proofErr w:type="spellStart"/>
      <w:r>
        <w:t>kĩ</w:t>
      </w:r>
      <w:proofErr w:type="spellEnd"/>
      <w:r>
        <w:t xml:space="preserve"> </w:t>
      </w:r>
      <w:proofErr w:type="spellStart"/>
      <w:r>
        <w:t>hơn</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là</w:t>
      </w:r>
      <w:proofErr w:type="spellEnd"/>
      <w:r>
        <w:t xml:space="preserve"> tang </w:t>
      </w:r>
      <w:proofErr w:type="spellStart"/>
      <w:r>
        <w:t>só</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MIT, </w:t>
      </w:r>
      <w:proofErr w:type="spellStart"/>
      <w:r>
        <w:t>làm</w:t>
      </w:r>
      <w:proofErr w:type="spellEnd"/>
      <w:r>
        <w:t xml:space="preserve"> </w:t>
      </w:r>
      <w:proofErr w:type="spellStart"/>
      <w:r>
        <w:t>giàu</w:t>
      </w:r>
      <w:proofErr w:type="spellEnd"/>
      <w:r>
        <w:t xml:space="preserve"> </w:t>
      </w:r>
      <w:proofErr w:type="spellStart"/>
      <w:r>
        <w:t>thông</w:t>
      </w:r>
      <w:proofErr w:type="spellEnd"/>
      <w:r>
        <w:t xml:space="preserve"> tin </w:t>
      </w:r>
      <w:proofErr w:type="spellStart"/>
      <w:r>
        <w:t>huấn</w:t>
      </w:r>
      <w:proofErr w:type="spellEnd"/>
      <w:r>
        <w:t xml:space="preserve"> </w:t>
      </w:r>
      <w:proofErr w:type="spellStart"/>
      <w:r>
        <w:t>luyện</w:t>
      </w:r>
      <w:proofErr w:type="spellEnd"/>
      <w:r>
        <w:t xml:space="preserve">, qua </w:t>
      </w:r>
      <w:proofErr w:type="spellStart"/>
      <w:r>
        <w:t>đó</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kq</w:t>
      </w:r>
      <w:proofErr w:type="spellEnd"/>
      <w:r>
        <w:t xml:space="preserve"> </w:t>
      </w:r>
      <w:proofErr w:type="spellStart"/>
      <w:r>
        <w:t>nhận</w:t>
      </w:r>
      <w:proofErr w:type="spellEnd"/>
      <w:r>
        <w:t xml:space="preserve"> </w:t>
      </w:r>
      <w:proofErr w:type="spellStart"/>
      <w:r>
        <w:t>dạng</w:t>
      </w:r>
      <w:proofErr w:type="spellEnd"/>
      <w:r>
        <w:t>.</w:t>
      </w:r>
    </w:p>
  </w:comment>
  <w:comment w:id="340" w:author="Cung Thanh Long" w:date="2021-04-12T23:57:00Z" w:initials="CTL">
    <w:p w14:paraId="771B8F94" w14:textId="5326EF5F" w:rsidR="00D21C26" w:rsidRDefault="00D21C26">
      <w:pPr>
        <w:pStyle w:val="CommentText"/>
      </w:pPr>
      <w:r>
        <w:rPr>
          <w:rStyle w:val="CommentReference"/>
        </w:rPr>
        <w:annotationRef/>
      </w:r>
      <w:proofErr w:type="spellStart"/>
      <w:r>
        <w:t>Cần</w:t>
      </w:r>
      <w:proofErr w:type="spellEnd"/>
      <w:r>
        <w:t xml:space="preserve"> </w:t>
      </w:r>
      <w:proofErr w:type="spellStart"/>
      <w:r>
        <w:t>mô</w:t>
      </w:r>
      <w:proofErr w:type="spellEnd"/>
      <w:r>
        <w:t xml:space="preserve"> </w:t>
      </w:r>
      <w:proofErr w:type="spellStart"/>
      <w:r>
        <w:t>tả</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này</w:t>
      </w:r>
      <w:proofErr w:type="spellEnd"/>
      <w:r>
        <w:t xml:space="preserve"> </w:t>
      </w:r>
      <w:proofErr w:type="spellStart"/>
      <w:r>
        <w:t>thì</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Bỏ</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đi</w:t>
      </w:r>
      <w:proofErr w:type="spellEnd"/>
      <w:r>
        <w:t xml:space="preserve"> </w:t>
      </w:r>
      <w:proofErr w:type="spellStart"/>
      <w:r>
        <w:t>mà</w:t>
      </w:r>
      <w:proofErr w:type="spellEnd"/>
      <w:r>
        <w:t xml:space="preserve"> </w:t>
      </w:r>
      <w:proofErr w:type="spellStart"/>
      <w:r>
        <w:t>viết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cho</w:t>
      </w:r>
      <w:proofErr w:type="spellEnd"/>
      <w:r>
        <w:t xml:space="preserve"> </w:t>
      </w:r>
      <w:proofErr w:type="spellStart"/>
      <w:r>
        <w:t>các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khác</w:t>
      </w:r>
      <w:proofErr w:type="spellEnd"/>
      <w:r>
        <w:t>.</w:t>
      </w:r>
    </w:p>
  </w:comment>
  <w:comment w:id="379" w:author="Cung Thanh Long" w:date="2021-04-13T00:06:00Z" w:initials="CTL">
    <w:p w14:paraId="52882510" w14:textId="77777777" w:rsidR="00D21C26" w:rsidRDefault="00D21C26">
      <w:pPr>
        <w:pStyle w:val="CommentText"/>
      </w:pPr>
      <w:r>
        <w:rPr>
          <w:rStyle w:val="CommentReference"/>
        </w:rPr>
        <w:annotationRef/>
      </w:r>
      <w:proofErr w:type="spellStart"/>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cần</w:t>
      </w:r>
      <w:proofErr w:type="spellEnd"/>
      <w:r>
        <w:t xml:space="preserve"> </w:t>
      </w:r>
      <w:proofErr w:type="spellStart"/>
      <w:r>
        <w:t>chỉ</w:t>
      </w:r>
      <w:proofErr w:type="spellEnd"/>
      <w:r>
        <w:t xml:space="preserve"> </w:t>
      </w:r>
      <w:proofErr w:type="spellStart"/>
      <w:r>
        <w:t>rõ</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hxaapj</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mà</w:t>
      </w:r>
      <w:proofErr w:type="spellEnd"/>
      <w:r>
        <w:t xml:space="preserve"> </w:t>
      </w:r>
      <w:proofErr w:type="spellStart"/>
      <w:r>
        <w:t>từ</w:t>
      </w:r>
      <w:proofErr w:type="spellEnd"/>
      <w:r>
        <w:t xml:space="preserve"> </w:t>
      </w:r>
      <w:proofErr w:type="spellStart"/>
      <w:r>
        <w:t>tỉ</w:t>
      </w:r>
      <w:proofErr w:type="spellEnd"/>
      <w:r>
        <w:t xml:space="preserve"> </w:t>
      </w:r>
      <w:proofErr w:type="spellStart"/>
      <w:r>
        <w:t>lệ</w:t>
      </w:r>
      <w:proofErr w:type="spellEnd"/>
      <w:r>
        <w:t xml:space="preserve"> </w:t>
      </w:r>
      <w:proofErr w:type="spellStart"/>
      <w:r>
        <w:t>này</w:t>
      </w:r>
      <w:proofErr w:type="spellEnd"/>
      <w:r>
        <w:t xml:space="preserve"> </w:t>
      </w:r>
      <w:proofErr w:type="spellStart"/>
      <w:r>
        <w:t>trở</w:t>
      </w:r>
      <w:proofErr w:type="spellEnd"/>
      <w:r>
        <w:t xml:space="preserve"> </w:t>
      </w:r>
      <w:proofErr w:type="spellStart"/>
      <w:r>
        <w:t>lên</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sẽ</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đạt</w:t>
      </w:r>
      <w:proofErr w:type="spellEnd"/>
      <w:r>
        <w:t xml:space="preserve"> 80% (</w:t>
      </w:r>
      <w:proofErr w:type="spellStart"/>
      <w:r>
        <w:t>mức</w:t>
      </w:r>
      <w:proofErr w:type="spellEnd"/>
      <w:r>
        <w:t xml:space="preserve"> </w:t>
      </w:r>
      <w:proofErr w:type="spellStart"/>
      <w:r>
        <w:t>tốt</w:t>
      </w:r>
      <w:proofErr w:type="spellEnd"/>
      <w:r>
        <w:t xml:space="preserve"> </w:t>
      </w:r>
      <w:proofErr w:type="spellStart"/>
      <w:r>
        <w:t>trở</w:t>
      </w:r>
      <w:proofErr w:type="spellEnd"/>
      <w:r>
        <w:t xml:space="preserve"> </w:t>
      </w:r>
      <w:proofErr w:type="spellStart"/>
      <w:r>
        <w:t>lên</w:t>
      </w:r>
      <w:proofErr w:type="spellEnd"/>
      <w:r>
        <w:t>).</w:t>
      </w:r>
    </w:p>
    <w:p w14:paraId="1FCF565E" w14:textId="77777777" w:rsidR="00D21C26" w:rsidRDefault="00D21C26">
      <w:pPr>
        <w:pStyle w:val="CommentText"/>
      </w:pPr>
    </w:p>
    <w:p w14:paraId="3511857E" w14:textId="65456DB3" w:rsidR="00D21C26" w:rsidRDefault="00D21C26">
      <w:pPr>
        <w:pStyle w:val="CommentText"/>
      </w:pPr>
      <w:r>
        <w:t xml:space="preserve">Sau </w:t>
      </w:r>
      <w:proofErr w:type="spellStart"/>
      <w:r>
        <w:t>đó</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trạng</w:t>
      </w:r>
      <w:proofErr w:type="spellEnd"/>
      <w:r>
        <w:t xml:space="preserve"> </w:t>
      </w:r>
      <w:proofErr w:type="spellStart"/>
      <w:r>
        <w:t>thái</w:t>
      </w:r>
      <w:proofErr w:type="spellEnd"/>
      <w:r>
        <w:t xml:space="preserve"> CX </w:t>
      </w:r>
      <w:proofErr w:type="spellStart"/>
      <w:r>
        <w:t>riêng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thể</w:t>
      </w:r>
      <w:proofErr w:type="spellEnd"/>
      <w:r>
        <w:t xml:space="preserve"> </w:t>
      </w:r>
      <w:proofErr w:type="spellStart"/>
      <w:r>
        <w:t>hiện</w:t>
      </w:r>
      <w:proofErr w:type="spellEnd"/>
      <w:r>
        <w:t xml:space="preserve"> xu </w:t>
      </w:r>
      <w:proofErr w:type="spellStart"/>
      <w:r>
        <w:t>hướng</w:t>
      </w:r>
      <w:proofErr w:type="spellEnd"/>
      <w:r>
        <w:t xml:space="preserve"> </w:t>
      </w:r>
      <w:proofErr w:type="spellStart"/>
      <w:r>
        <w:t>gì</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nào</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úc</w:t>
      </w:r>
      <w:proofErr w:type="spellEnd"/>
      <w:r>
        <w:t xml:space="preserve"> </w:t>
      </w:r>
      <w:proofErr w:type="spellStart"/>
      <w:r>
        <w:t>nào</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E77B21" w15:done="0"/>
  <w15:commentEx w15:paraId="420FCA11" w15:done="0"/>
  <w15:commentEx w15:paraId="45AE6DCA" w15:done="0"/>
  <w15:commentEx w15:paraId="3F48A571" w15:done="0"/>
  <w15:commentEx w15:paraId="3E8A8E7A" w15:done="0"/>
  <w15:commentEx w15:paraId="13DB671A" w15:done="0"/>
  <w15:commentEx w15:paraId="1E73CC8D" w15:done="0"/>
  <w15:commentEx w15:paraId="22D45F3C" w15:done="0"/>
  <w15:commentEx w15:paraId="07492448" w15:done="0"/>
  <w15:commentEx w15:paraId="295B261E" w15:done="0"/>
  <w15:commentEx w15:paraId="1484FBDC" w15:done="0"/>
  <w15:commentEx w15:paraId="2977BB41" w15:done="0"/>
  <w15:commentEx w15:paraId="6DC555E7" w15:done="0"/>
  <w15:commentEx w15:paraId="40E22A85" w15:done="0"/>
  <w15:commentEx w15:paraId="35D1A37E" w15:done="0"/>
  <w15:commentEx w15:paraId="771B8F94" w15:done="0"/>
  <w15:commentEx w15:paraId="35118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CD06" w16cex:dateUtc="2021-04-12T06:43:00Z"/>
  <w16cex:commentExtensible w16cex:durableId="241EDDB2" w16cex:dateUtc="2021-04-12T07:54:00Z"/>
  <w16cex:commentExtensible w16cex:durableId="241EDD95" w16cex:dateUtc="2021-04-12T07:54:00Z"/>
  <w16cex:commentExtensible w16cex:durableId="241EDF41" w16cex:dateUtc="2021-04-12T08:01:00Z"/>
  <w16cex:commentExtensible w16cex:durableId="241F43CD" w16cex:dateUtc="2021-04-12T15:10:00Z"/>
  <w16cex:commentExtensible w16cex:durableId="241F440B" w16cex:dateUtc="2021-04-12T15:11:00Z"/>
  <w16cex:commentExtensible w16cex:durableId="241F4F70" w16cex:dateUtc="2021-04-12T16:00:00Z"/>
  <w16cex:commentExtensible w16cex:durableId="241F50BB" w16cex:dateUtc="2021-04-12T16:05:00Z"/>
  <w16cex:commentExtensible w16cex:durableId="241F522C" w16cex:dateUtc="2021-04-12T16:11:00Z"/>
  <w16cex:commentExtensible w16cex:durableId="241F523D" w16cex:dateUtc="2021-04-12T16:11:00Z"/>
  <w16cex:commentExtensible w16cex:durableId="241F54E3" w16cex:dateUtc="2021-04-12T16:23:00Z"/>
  <w16cex:commentExtensible w16cex:durableId="241F597E" w16cex:dateUtc="2021-04-12T16:42:00Z"/>
  <w16cex:commentExtensible w16cex:durableId="241F5A25" w16cex:dateUtc="2021-04-12T16:45:00Z"/>
  <w16cex:commentExtensible w16cex:durableId="241F5ADF" w16cex:dateUtc="2021-04-12T16:48:00Z"/>
  <w16cex:commentExtensible w16cex:durableId="241F5C1F" w16cex:dateUtc="2021-04-12T16:54:00Z"/>
  <w16cex:commentExtensible w16cex:durableId="241F5CD5" w16cex:dateUtc="2021-04-12T16:57:00Z"/>
  <w16cex:commentExtensible w16cex:durableId="241F5F17" w16cex:dateUtc="2021-04-12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E77B21" w16cid:durableId="241ECD06"/>
  <w16cid:commentId w16cid:paraId="420FCA11" w16cid:durableId="241EDDB2"/>
  <w16cid:commentId w16cid:paraId="45AE6DCA" w16cid:durableId="241EDD95"/>
  <w16cid:commentId w16cid:paraId="3F48A571" w16cid:durableId="241EDF41"/>
  <w16cid:commentId w16cid:paraId="3E8A8E7A" w16cid:durableId="241F43CD"/>
  <w16cid:commentId w16cid:paraId="13DB671A" w16cid:durableId="241F440B"/>
  <w16cid:commentId w16cid:paraId="1E73CC8D" w16cid:durableId="241F4F70"/>
  <w16cid:commentId w16cid:paraId="22D45F3C" w16cid:durableId="241F50BB"/>
  <w16cid:commentId w16cid:paraId="07492448" w16cid:durableId="241F522C"/>
  <w16cid:commentId w16cid:paraId="295B261E" w16cid:durableId="241F523D"/>
  <w16cid:commentId w16cid:paraId="1484FBDC" w16cid:durableId="241F54E3"/>
  <w16cid:commentId w16cid:paraId="2977BB41" w16cid:durableId="241F597E"/>
  <w16cid:commentId w16cid:paraId="6DC555E7" w16cid:durableId="241F5A25"/>
  <w16cid:commentId w16cid:paraId="40E22A85" w16cid:durableId="241F5ADF"/>
  <w16cid:commentId w16cid:paraId="35D1A37E" w16cid:durableId="241F5C1F"/>
  <w16cid:commentId w16cid:paraId="771B8F94" w16cid:durableId="241F5CD5"/>
  <w16cid:commentId w16cid:paraId="3511857E" w16cid:durableId="241F5F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86FA7" w14:textId="77777777" w:rsidR="00375FB4" w:rsidRDefault="00375FB4" w:rsidP="00454810">
      <w:pPr>
        <w:spacing w:before="0" w:line="240" w:lineRule="auto"/>
      </w:pPr>
      <w:r>
        <w:separator/>
      </w:r>
    </w:p>
  </w:endnote>
  <w:endnote w:type="continuationSeparator" w:id="0">
    <w:p w14:paraId="4905FC6B" w14:textId="77777777" w:rsidR="00375FB4" w:rsidRDefault="00375FB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2B50E" w14:textId="77777777" w:rsidR="00D21C26" w:rsidRDefault="00D21C26">
    <w:pPr>
      <w:pStyle w:val="Footer"/>
      <w:jc w:val="right"/>
    </w:pPr>
  </w:p>
  <w:p w14:paraId="1BD8A218" w14:textId="77777777" w:rsidR="00D21C26" w:rsidRDefault="00D21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C58FB" w14:textId="77777777" w:rsidR="00D21C26" w:rsidRPr="00E62404" w:rsidRDefault="00D21C26">
    <w:pPr>
      <w:pStyle w:val="Footer"/>
      <w:jc w:val="right"/>
      <w:rPr>
        <w:sz w:val="24"/>
        <w:szCs w:val="24"/>
      </w:rPr>
    </w:pPr>
  </w:p>
  <w:p w14:paraId="055E56F9" w14:textId="77777777" w:rsidR="00D21C26" w:rsidRDefault="00D21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05FAE" w14:textId="77777777" w:rsidR="00D21C26" w:rsidRPr="00BA193F" w:rsidRDefault="00D21C26"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24</w:t>
    </w:r>
    <w:r w:rsidRPr="00BA193F">
      <w:rPr>
        <w:noProof/>
        <w:sz w:val="24"/>
        <w:szCs w:val="24"/>
      </w:rPr>
      <w:fldChar w:fldCharType="end"/>
    </w:r>
  </w:p>
  <w:p w14:paraId="5F0385A1" w14:textId="77777777" w:rsidR="00D21C26" w:rsidRDefault="00D21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A7D11" w14:textId="77777777" w:rsidR="00375FB4" w:rsidRDefault="00375FB4" w:rsidP="00454810">
      <w:pPr>
        <w:spacing w:before="0" w:line="240" w:lineRule="auto"/>
      </w:pPr>
      <w:r>
        <w:separator/>
      </w:r>
    </w:p>
  </w:footnote>
  <w:footnote w:type="continuationSeparator" w:id="0">
    <w:p w14:paraId="676659C8" w14:textId="77777777" w:rsidR="00375FB4" w:rsidRDefault="00375FB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F35719"/>
    <w:multiLevelType w:val="hybridMultilevel"/>
    <w:tmpl w:val="1172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ng Thanh Long">
    <w15:presenceInfo w15:providerId="AD" w15:userId="S::long.cungthanh@hust.edu.vn::8fcff8ce-4e7f-4901-8523-5e9e494034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1BC6"/>
    <w:rsid w:val="00003C5C"/>
    <w:rsid w:val="000103CB"/>
    <w:rsid w:val="00021094"/>
    <w:rsid w:val="00022928"/>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34A7"/>
    <w:rsid w:val="00077CEA"/>
    <w:rsid w:val="00086010"/>
    <w:rsid w:val="000907B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A56"/>
    <w:rsid w:val="000D7DB7"/>
    <w:rsid w:val="000E09B6"/>
    <w:rsid w:val="000E28CE"/>
    <w:rsid w:val="000E64C8"/>
    <w:rsid w:val="000E6933"/>
    <w:rsid w:val="000E6F00"/>
    <w:rsid w:val="000F061E"/>
    <w:rsid w:val="000F0D5F"/>
    <w:rsid w:val="000F0E0D"/>
    <w:rsid w:val="000F1AC2"/>
    <w:rsid w:val="000F5469"/>
    <w:rsid w:val="000F57E0"/>
    <w:rsid w:val="000F6256"/>
    <w:rsid w:val="000F76A7"/>
    <w:rsid w:val="000F7D4D"/>
    <w:rsid w:val="00101E79"/>
    <w:rsid w:val="001051CA"/>
    <w:rsid w:val="00110C30"/>
    <w:rsid w:val="0011346A"/>
    <w:rsid w:val="00120C98"/>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70EAE"/>
    <w:rsid w:val="0017157D"/>
    <w:rsid w:val="00174838"/>
    <w:rsid w:val="00176002"/>
    <w:rsid w:val="00180456"/>
    <w:rsid w:val="00182674"/>
    <w:rsid w:val="00182F9A"/>
    <w:rsid w:val="00185D2C"/>
    <w:rsid w:val="0019225B"/>
    <w:rsid w:val="00197453"/>
    <w:rsid w:val="00197BEA"/>
    <w:rsid w:val="00197F05"/>
    <w:rsid w:val="001A0E74"/>
    <w:rsid w:val="001B2FAF"/>
    <w:rsid w:val="001B3186"/>
    <w:rsid w:val="001B684A"/>
    <w:rsid w:val="001C11F5"/>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4724"/>
    <w:rsid w:val="002413A2"/>
    <w:rsid w:val="002442E8"/>
    <w:rsid w:val="00246CD8"/>
    <w:rsid w:val="00255950"/>
    <w:rsid w:val="002620DA"/>
    <w:rsid w:val="00272844"/>
    <w:rsid w:val="00274869"/>
    <w:rsid w:val="00281B8E"/>
    <w:rsid w:val="00284C88"/>
    <w:rsid w:val="0028540D"/>
    <w:rsid w:val="00286B8A"/>
    <w:rsid w:val="00292642"/>
    <w:rsid w:val="0029438A"/>
    <w:rsid w:val="00297E90"/>
    <w:rsid w:val="002A0F23"/>
    <w:rsid w:val="002A2070"/>
    <w:rsid w:val="002A437D"/>
    <w:rsid w:val="002A6C48"/>
    <w:rsid w:val="002B0A67"/>
    <w:rsid w:val="002B1BC9"/>
    <w:rsid w:val="002B2366"/>
    <w:rsid w:val="002B2DFD"/>
    <w:rsid w:val="002C1BA5"/>
    <w:rsid w:val="002D028D"/>
    <w:rsid w:val="002D2A16"/>
    <w:rsid w:val="002D4F42"/>
    <w:rsid w:val="002D50F7"/>
    <w:rsid w:val="002D791F"/>
    <w:rsid w:val="002D79C1"/>
    <w:rsid w:val="002D7A5C"/>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C87"/>
    <w:rsid w:val="0032468B"/>
    <w:rsid w:val="00326872"/>
    <w:rsid w:val="00327892"/>
    <w:rsid w:val="00330619"/>
    <w:rsid w:val="003427D4"/>
    <w:rsid w:val="003438C4"/>
    <w:rsid w:val="00345947"/>
    <w:rsid w:val="0034615D"/>
    <w:rsid w:val="00346C6C"/>
    <w:rsid w:val="003474FE"/>
    <w:rsid w:val="00347885"/>
    <w:rsid w:val="00347994"/>
    <w:rsid w:val="00347B19"/>
    <w:rsid w:val="00350C03"/>
    <w:rsid w:val="00351A7D"/>
    <w:rsid w:val="00354746"/>
    <w:rsid w:val="003638A2"/>
    <w:rsid w:val="00365D49"/>
    <w:rsid w:val="0037103F"/>
    <w:rsid w:val="00371ADD"/>
    <w:rsid w:val="00374749"/>
    <w:rsid w:val="00375FB4"/>
    <w:rsid w:val="00380058"/>
    <w:rsid w:val="00381505"/>
    <w:rsid w:val="0038316F"/>
    <w:rsid w:val="003835FC"/>
    <w:rsid w:val="00386111"/>
    <w:rsid w:val="003906EE"/>
    <w:rsid w:val="003917CD"/>
    <w:rsid w:val="003938C7"/>
    <w:rsid w:val="00394221"/>
    <w:rsid w:val="003979FC"/>
    <w:rsid w:val="003A5633"/>
    <w:rsid w:val="003A6388"/>
    <w:rsid w:val="003B4C10"/>
    <w:rsid w:val="003B573A"/>
    <w:rsid w:val="003C02E8"/>
    <w:rsid w:val="003C0D70"/>
    <w:rsid w:val="003C2C4E"/>
    <w:rsid w:val="003D46CD"/>
    <w:rsid w:val="003D5A1D"/>
    <w:rsid w:val="003D689F"/>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5F08"/>
    <w:rsid w:val="004270E9"/>
    <w:rsid w:val="00431906"/>
    <w:rsid w:val="00440979"/>
    <w:rsid w:val="00447928"/>
    <w:rsid w:val="00450641"/>
    <w:rsid w:val="004509E9"/>
    <w:rsid w:val="00454810"/>
    <w:rsid w:val="00457EE6"/>
    <w:rsid w:val="00466DF4"/>
    <w:rsid w:val="00474B4B"/>
    <w:rsid w:val="004752DA"/>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80092"/>
    <w:rsid w:val="00580429"/>
    <w:rsid w:val="00581A04"/>
    <w:rsid w:val="00585B78"/>
    <w:rsid w:val="00590EAC"/>
    <w:rsid w:val="00593260"/>
    <w:rsid w:val="005938A4"/>
    <w:rsid w:val="00593AC7"/>
    <w:rsid w:val="005942C5"/>
    <w:rsid w:val="005A0D32"/>
    <w:rsid w:val="005A1EA7"/>
    <w:rsid w:val="005A2513"/>
    <w:rsid w:val="005A2E37"/>
    <w:rsid w:val="005A64EC"/>
    <w:rsid w:val="005A6510"/>
    <w:rsid w:val="005B22A9"/>
    <w:rsid w:val="005B2DEF"/>
    <w:rsid w:val="005B40A2"/>
    <w:rsid w:val="005B4AC5"/>
    <w:rsid w:val="005C3AEE"/>
    <w:rsid w:val="005D2B19"/>
    <w:rsid w:val="005E15FF"/>
    <w:rsid w:val="005E1668"/>
    <w:rsid w:val="005E37C0"/>
    <w:rsid w:val="005E4678"/>
    <w:rsid w:val="005F7D20"/>
    <w:rsid w:val="006002F7"/>
    <w:rsid w:val="00610FE0"/>
    <w:rsid w:val="006137CF"/>
    <w:rsid w:val="006169B4"/>
    <w:rsid w:val="00616F13"/>
    <w:rsid w:val="00622550"/>
    <w:rsid w:val="006226CF"/>
    <w:rsid w:val="006241B3"/>
    <w:rsid w:val="00624CF6"/>
    <w:rsid w:val="00627A71"/>
    <w:rsid w:val="00631BF2"/>
    <w:rsid w:val="00632B72"/>
    <w:rsid w:val="00633573"/>
    <w:rsid w:val="00634938"/>
    <w:rsid w:val="00637D3E"/>
    <w:rsid w:val="00641222"/>
    <w:rsid w:val="00643C69"/>
    <w:rsid w:val="00644F3C"/>
    <w:rsid w:val="006453DB"/>
    <w:rsid w:val="00646E29"/>
    <w:rsid w:val="00653189"/>
    <w:rsid w:val="006537BD"/>
    <w:rsid w:val="00656241"/>
    <w:rsid w:val="00656A18"/>
    <w:rsid w:val="00665028"/>
    <w:rsid w:val="006667A7"/>
    <w:rsid w:val="00671E26"/>
    <w:rsid w:val="006726CF"/>
    <w:rsid w:val="00673C4F"/>
    <w:rsid w:val="00673D15"/>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2359"/>
    <w:rsid w:val="006D0028"/>
    <w:rsid w:val="006E10D0"/>
    <w:rsid w:val="006E1C36"/>
    <w:rsid w:val="006E1E8A"/>
    <w:rsid w:val="006E2404"/>
    <w:rsid w:val="006F1EE6"/>
    <w:rsid w:val="006F23A8"/>
    <w:rsid w:val="006F2414"/>
    <w:rsid w:val="006F2934"/>
    <w:rsid w:val="006F7479"/>
    <w:rsid w:val="00701381"/>
    <w:rsid w:val="007014A0"/>
    <w:rsid w:val="0070221C"/>
    <w:rsid w:val="00706E8F"/>
    <w:rsid w:val="0070778F"/>
    <w:rsid w:val="00710B0F"/>
    <w:rsid w:val="007201AE"/>
    <w:rsid w:val="007201E7"/>
    <w:rsid w:val="0072688D"/>
    <w:rsid w:val="0072707A"/>
    <w:rsid w:val="00730DE5"/>
    <w:rsid w:val="007322A4"/>
    <w:rsid w:val="007332F9"/>
    <w:rsid w:val="007356F4"/>
    <w:rsid w:val="00736F30"/>
    <w:rsid w:val="007434AB"/>
    <w:rsid w:val="00743C63"/>
    <w:rsid w:val="00745838"/>
    <w:rsid w:val="0074608B"/>
    <w:rsid w:val="00747C50"/>
    <w:rsid w:val="00747FF1"/>
    <w:rsid w:val="00750FC8"/>
    <w:rsid w:val="007574D9"/>
    <w:rsid w:val="00763A8E"/>
    <w:rsid w:val="00763BA2"/>
    <w:rsid w:val="00765771"/>
    <w:rsid w:val="00766285"/>
    <w:rsid w:val="00766A33"/>
    <w:rsid w:val="00770708"/>
    <w:rsid w:val="00771E49"/>
    <w:rsid w:val="00773FEC"/>
    <w:rsid w:val="007747B3"/>
    <w:rsid w:val="007753E1"/>
    <w:rsid w:val="00782446"/>
    <w:rsid w:val="007833B9"/>
    <w:rsid w:val="00786B60"/>
    <w:rsid w:val="00793FD2"/>
    <w:rsid w:val="007944CC"/>
    <w:rsid w:val="007949D8"/>
    <w:rsid w:val="00794C67"/>
    <w:rsid w:val="00794E94"/>
    <w:rsid w:val="00797AA0"/>
    <w:rsid w:val="007A7212"/>
    <w:rsid w:val="007A73B4"/>
    <w:rsid w:val="007B1A06"/>
    <w:rsid w:val="007B2BC3"/>
    <w:rsid w:val="007B3425"/>
    <w:rsid w:val="007B75EB"/>
    <w:rsid w:val="007B7D10"/>
    <w:rsid w:val="007C0574"/>
    <w:rsid w:val="007C6D68"/>
    <w:rsid w:val="007D08F7"/>
    <w:rsid w:val="007D1468"/>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3C7D"/>
    <w:rsid w:val="00825233"/>
    <w:rsid w:val="00826628"/>
    <w:rsid w:val="00832688"/>
    <w:rsid w:val="00833205"/>
    <w:rsid w:val="0083435A"/>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D718A"/>
    <w:rsid w:val="008E0567"/>
    <w:rsid w:val="008E0CAE"/>
    <w:rsid w:val="008E3303"/>
    <w:rsid w:val="008E618E"/>
    <w:rsid w:val="008F1A07"/>
    <w:rsid w:val="008F2F19"/>
    <w:rsid w:val="008F3B00"/>
    <w:rsid w:val="008F596D"/>
    <w:rsid w:val="0090235C"/>
    <w:rsid w:val="00905A44"/>
    <w:rsid w:val="0090611B"/>
    <w:rsid w:val="00910F17"/>
    <w:rsid w:val="0091261B"/>
    <w:rsid w:val="009130F7"/>
    <w:rsid w:val="009155DC"/>
    <w:rsid w:val="009163FE"/>
    <w:rsid w:val="00921F75"/>
    <w:rsid w:val="00921FEA"/>
    <w:rsid w:val="009244C3"/>
    <w:rsid w:val="00926001"/>
    <w:rsid w:val="00931D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25D6"/>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EC8"/>
    <w:rsid w:val="009C2989"/>
    <w:rsid w:val="009C3460"/>
    <w:rsid w:val="009C4357"/>
    <w:rsid w:val="009C4E6C"/>
    <w:rsid w:val="009C50A1"/>
    <w:rsid w:val="009C68C6"/>
    <w:rsid w:val="009D1919"/>
    <w:rsid w:val="009D1968"/>
    <w:rsid w:val="009D40D8"/>
    <w:rsid w:val="009D5879"/>
    <w:rsid w:val="009E033C"/>
    <w:rsid w:val="009E121B"/>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4504"/>
    <w:rsid w:val="00A51DBD"/>
    <w:rsid w:val="00A552F7"/>
    <w:rsid w:val="00A5672B"/>
    <w:rsid w:val="00A56759"/>
    <w:rsid w:val="00A56FA1"/>
    <w:rsid w:val="00A57B9E"/>
    <w:rsid w:val="00A61E3B"/>
    <w:rsid w:val="00A63FFB"/>
    <w:rsid w:val="00A64D22"/>
    <w:rsid w:val="00A65675"/>
    <w:rsid w:val="00A65C97"/>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5278"/>
    <w:rsid w:val="00AA6D22"/>
    <w:rsid w:val="00AB1F7D"/>
    <w:rsid w:val="00AB34C6"/>
    <w:rsid w:val="00AB4EB5"/>
    <w:rsid w:val="00AB7747"/>
    <w:rsid w:val="00AC4303"/>
    <w:rsid w:val="00AC4CCE"/>
    <w:rsid w:val="00AC5977"/>
    <w:rsid w:val="00AC711A"/>
    <w:rsid w:val="00AD2102"/>
    <w:rsid w:val="00AD2B15"/>
    <w:rsid w:val="00AE1511"/>
    <w:rsid w:val="00AE1A6F"/>
    <w:rsid w:val="00AE1CC1"/>
    <w:rsid w:val="00AE3A85"/>
    <w:rsid w:val="00AE4DF7"/>
    <w:rsid w:val="00AE64D6"/>
    <w:rsid w:val="00AF2D89"/>
    <w:rsid w:val="00AF2F94"/>
    <w:rsid w:val="00AF3ED4"/>
    <w:rsid w:val="00AF55D9"/>
    <w:rsid w:val="00B0135E"/>
    <w:rsid w:val="00B02641"/>
    <w:rsid w:val="00B03554"/>
    <w:rsid w:val="00B04349"/>
    <w:rsid w:val="00B071F4"/>
    <w:rsid w:val="00B076AA"/>
    <w:rsid w:val="00B1277F"/>
    <w:rsid w:val="00B140CA"/>
    <w:rsid w:val="00B20A92"/>
    <w:rsid w:val="00B22998"/>
    <w:rsid w:val="00B25B48"/>
    <w:rsid w:val="00B27AE1"/>
    <w:rsid w:val="00B31734"/>
    <w:rsid w:val="00B37A49"/>
    <w:rsid w:val="00B408CB"/>
    <w:rsid w:val="00B43552"/>
    <w:rsid w:val="00B467C3"/>
    <w:rsid w:val="00B5037D"/>
    <w:rsid w:val="00B51A8D"/>
    <w:rsid w:val="00B530A9"/>
    <w:rsid w:val="00B5528F"/>
    <w:rsid w:val="00B55A49"/>
    <w:rsid w:val="00B60AA0"/>
    <w:rsid w:val="00B621E5"/>
    <w:rsid w:val="00B64BE9"/>
    <w:rsid w:val="00B66C8A"/>
    <w:rsid w:val="00B70119"/>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7C85"/>
    <w:rsid w:val="00BB027F"/>
    <w:rsid w:val="00BB072A"/>
    <w:rsid w:val="00BB0AA4"/>
    <w:rsid w:val="00BB0C7D"/>
    <w:rsid w:val="00BB0FD9"/>
    <w:rsid w:val="00BB3D01"/>
    <w:rsid w:val="00BB4B93"/>
    <w:rsid w:val="00BB5ACB"/>
    <w:rsid w:val="00BB6070"/>
    <w:rsid w:val="00BC2D7D"/>
    <w:rsid w:val="00BC6AD5"/>
    <w:rsid w:val="00BD061F"/>
    <w:rsid w:val="00BD4EFF"/>
    <w:rsid w:val="00BD62B8"/>
    <w:rsid w:val="00BD713E"/>
    <w:rsid w:val="00BD7CB2"/>
    <w:rsid w:val="00BE25B9"/>
    <w:rsid w:val="00BE418D"/>
    <w:rsid w:val="00BE4351"/>
    <w:rsid w:val="00BF15E1"/>
    <w:rsid w:val="00BF1F35"/>
    <w:rsid w:val="00BF27AB"/>
    <w:rsid w:val="00C033A9"/>
    <w:rsid w:val="00C03BD4"/>
    <w:rsid w:val="00C066AF"/>
    <w:rsid w:val="00C1242D"/>
    <w:rsid w:val="00C128A7"/>
    <w:rsid w:val="00C160E5"/>
    <w:rsid w:val="00C2168E"/>
    <w:rsid w:val="00C2184C"/>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B74FD"/>
    <w:rsid w:val="00CC0AEE"/>
    <w:rsid w:val="00CC3468"/>
    <w:rsid w:val="00CC3C3B"/>
    <w:rsid w:val="00CD0DD0"/>
    <w:rsid w:val="00CD327B"/>
    <w:rsid w:val="00CE018E"/>
    <w:rsid w:val="00CE18E3"/>
    <w:rsid w:val="00CE713A"/>
    <w:rsid w:val="00CE71DE"/>
    <w:rsid w:val="00CF20DD"/>
    <w:rsid w:val="00CF25A6"/>
    <w:rsid w:val="00CF3E1E"/>
    <w:rsid w:val="00D009F0"/>
    <w:rsid w:val="00D01AC4"/>
    <w:rsid w:val="00D0797C"/>
    <w:rsid w:val="00D20B5E"/>
    <w:rsid w:val="00D21C26"/>
    <w:rsid w:val="00D2474F"/>
    <w:rsid w:val="00D27090"/>
    <w:rsid w:val="00D3254B"/>
    <w:rsid w:val="00D32BBF"/>
    <w:rsid w:val="00D36778"/>
    <w:rsid w:val="00D4116E"/>
    <w:rsid w:val="00D4388B"/>
    <w:rsid w:val="00D43F09"/>
    <w:rsid w:val="00D464C9"/>
    <w:rsid w:val="00D466EE"/>
    <w:rsid w:val="00D520D0"/>
    <w:rsid w:val="00D5476B"/>
    <w:rsid w:val="00D6256F"/>
    <w:rsid w:val="00D6455F"/>
    <w:rsid w:val="00D76ED1"/>
    <w:rsid w:val="00D8221F"/>
    <w:rsid w:val="00D85E59"/>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0776"/>
    <w:rsid w:val="00DF17D1"/>
    <w:rsid w:val="00DF34F0"/>
    <w:rsid w:val="00DF3B18"/>
    <w:rsid w:val="00DF6D99"/>
    <w:rsid w:val="00E0051B"/>
    <w:rsid w:val="00E05666"/>
    <w:rsid w:val="00E07E8D"/>
    <w:rsid w:val="00E132B0"/>
    <w:rsid w:val="00E13934"/>
    <w:rsid w:val="00E24132"/>
    <w:rsid w:val="00E32F2C"/>
    <w:rsid w:val="00E34725"/>
    <w:rsid w:val="00E40B4C"/>
    <w:rsid w:val="00E42C60"/>
    <w:rsid w:val="00E4617B"/>
    <w:rsid w:val="00E47528"/>
    <w:rsid w:val="00E47593"/>
    <w:rsid w:val="00E47A27"/>
    <w:rsid w:val="00E50958"/>
    <w:rsid w:val="00E535F8"/>
    <w:rsid w:val="00E550FD"/>
    <w:rsid w:val="00E60E9E"/>
    <w:rsid w:val="00E62404"/>
    <w:rsid w:val="00E62C83"/>
    <w:rsid w:val="00E63E00"/>
    <w:rsid w:val="00E64876"/>
    <w:rsid w:val="00E67A37"/>
    <w:rsid w:val="00E7238E"/>
    <w:rsid w:val="00E72E40"/>
    <w:rsid w:val="00E7407C"/>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1021"/>
    <w:rsid w:val="00EE1A5C"/>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0130"/>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37BC"/>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26B5"/>
    <w:rsid w:val="00FC3782"/>
    <w:rsid w:val="00FC38CA"/>
    <w:rsid w:val="00FC5A07"/>
    <w:rsid w:val="00FC5FE8"/>
    <w:rsid w:val="00FD18FB"/>
    <w:rsid w:val="00FD2480"/>
    <w:rsid w:val="00FD32CA"/>
    <w:rsid w:val="00FD42C9"/>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9FEA0"/>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B20A92"/>
    <w:rPr>
      <w:sz w:val="16"/>
      <w:szCs w:val="16"/>
    </w:rPr>
  </w:style>
  <w:style w:type="paragraph" w:styleId="CommentText">
    <w:name w:val="annotation text"/>
    <w:basedOn w:val="Normal"/>
    <w:link w:val="CommentTextChar"/>
    <w:uiPriority w:val="99"/>
    <w:semiHidden/>
    <w:unhideWhenUsed/>
    <w:rsid w:val="00B20A92"/>
    <w:pPr>
      <w:spacing w:line="240" w:lineRule="auto"/>
    </w:pPr>
    <w:rPr>
      <w:sz w:val="20"/>
      <w:szCs w:val="20"/>
    </w:rPr>
  </w:style>
  <w:style w:type="character" w:customStyle="1" w:styleId="CommentTextChar">
    <w:name w:val="Comment Text Char"/>
    <w:basedOn w:val="DefaultParagraphFont"/>
    <w:link w:val="CommentText"/>
    <w:uiPriority w:val="99"/>
    <w:semiHidden/>
    <w:rsid w:val="00B20A92"/>
    <w:rPr>
      <w:color w:val="000000"/>
    </w:rPr>
  </w:style>
  <w:style w:type="paragraph" w:styleId="CommentSubject">
    <w:name w:val="annotation subject"/>
    <w:basedOn w:val="CommentText"/>
    <w:next w:val="CommentText"/>
    <w:link w:val="CommentSubjectChar"/>
    <w:uiPriority w:val="99"/>
    <w:semiHidden/>
    <w:unhideWhenUsed/>
    <w:rsid w:val="00B20A92"/>
    <w:rPr>
      <w:b/>
      <w:bCs/>
    </w:rPr>
  </w:style>
  <w:style w:type="character" w:customStyle="1" w:styleId="CommentSubjectChar">
    <w:name w:val="Comment Subject Char"/>
    <w:basedOn w:val="CommentTextChar"/>
    <w:link w:val="CommentSubject"/>
    <w:uiPriority w:val="99"/>
    <w:semiHidden/>
    <w:rsid w:val="00B20A92"/>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1</b:RefOrder>
  </b:Source>
  <b:Source>
    <b:Tag>Sup</b:Tag>
    <b:SourceType>InternetSite</b:SourceType>
    <b:Guid>{F8FC5277-7EA2-4893-A004-A4AA7B5F0DA0}</b:Guid>
    <b:Title>Support Vector Machine, https://machinelearningcoban.com/2017/04/09/smv/</b:Title>
    <b:RefOrder>2</b:RefOrder>
  </b:Source>
  <b:Source>
    <b:Tag>Lan</b:Tag>
    <b:SourceType>JournalArticle</b:SourceType>
    <b:Guid>{13A44468-66E0-48B3-A744-E4D4064F0EF9}</b:Guid>
    <b:Title>The emotion probe: Studies of motivation and attention. Am. Psychol. 1995, 50, 372–385</b:Title>
    <b:Author>
      <b:Author>
        <b:NameList>
          <b:Person>
            <b:Last>P.J.Lang</b:Last>
          </b:Person>
        </b:NameList>
      </b:Author>
    </b:Author>
    <b:RefOrder>3</b:RefOrder>
  </b:Source>
  <b:Source>
    <b:Tag>Lin</b:Tag>
    <b:SourceType>InternetSite</b:SourceType>
    <b:Guid>{4767E908-22A2-4AD1-B1EB-3C03CEB9FB16}</b:Guid>
    <b:Title>Linear Discriminant Analysis, https://machinelearningcoban.com/2017/06/30/lda/</b:Title>
    <b:RefOrder>4</b:RefOrder>
  </b:Source>
  <b:Source>
    <b:Tag>Ran</b:Tag>
    <b:SourceType>InternetSite</b:SourceType>
    <b:Guid>{E23AE08F-4C40-4905-835F-F12DC81D003C}</b:Guid>
    <b:Title>Random Forest, https://www.javatpoint.com/machine-learning-random-forest-algorithm</b:Title>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B0F9B2-B93E-450B-A9E0-2BDA61CC4558}">
  <ds:schemaRefs>
    <ds:schemaRef ds:uri="http://schemas.openxmlformats.org/officeDocument/2006/bibliography"/>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7970</TotalTime>
  <Pages>57</Pages>
  <Words>9790</Words>
  <Characters>55803</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65463</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Cung Thanh Long</cp:lastModifiedBy>
  <cp:revision>145</cp:revision>
  <cp:lastPrinted>2019-10-09T00:50:00Z</cp:lastPrinted>
  <dcterms:created xsi:type="dcterms:W3CDTF">2021-03-15T03:17:00Z</dcterms:created>
  <dcterms:modified xsi:type="dcterms:W3CDTF">2021-04-12T17:35:00Z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